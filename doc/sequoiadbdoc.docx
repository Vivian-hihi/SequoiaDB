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word/header3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27.xml" ContentType="application/vnd.openxmlformats-officedocument.wordprocessingml.header+xml"/>
  <Override PartName="/word/header36.xml" ContentType="application/vnd.openxmlformats-officedocument.wordprocessingml.header+xml"/>
  <Override PartName="/word/header45.xml" ContentType="application/vnd.openxmlformats-officedocument.wordprocessingml.header+xml"/>
  <Override PartName="/word/header14.xml" ContentType="application/vnd.openxmlformats-officedocument.wordprocessingml.header+xml"/>
  <Override PartName="/word/header25.xml" ContentType="application/vnd.openxmlformats-officedocument.wordprocessingml.header+xml"/>
  <Override PartName="/word/header34.xml" ContentType="application/vnd.openxmlformats-officedocument.wordprocessingml.header+xml"/>
  <Override PartName="/word/header43.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39.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28.xml" ContentType="application/vnd.openxmlformats-officedocument.wordprocessingml.header+xml"/>
  <Override PartName="/word/header37.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35.xml" ContentType="application/vnd.openxmlformats-officedocument.wordprocessingml.header+xml"/>
  <Override PartName="/word/header44.xml" ContentType="application/vnd.openxmlformats-officedocument.wordprocessingml.header+xml"/>
  <Override PartName="/word/header46.xml" ContentType="application/vnd.openxmlformats-officedocument.wordprocessingml.header+xml"/>
  <Default Extension="jpeg" ContentType="image/jpeg"/>
  <Override PartName="/word/header15.xml" ContentType="application/vnd.openxmlformats-officedocument.wordprocessingml.header+xml"/>
  <Override PartName="/word/header24.xml" ContentType="application/vnd.openxmlformats-officedocument.wordprocessingml.header+xml"/>
  <Override PartName="/word/header33.xml" ContentType="application/vnd.openxmlformats-officedocument.wordprocessingml.header+xml"/>
  <Override PartName="/word/header4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AD2" w:rsidRDefault="007003A1">
      <w:pPr>
        <w:spacing w:line="566" w:lineRule="exact"/>
        <w:ind w:left="2442"/>
        <w:rPr>
          <w:rFonts w:ascii="微软雅黑" w:eastAsia="微软雅黑" w:hAnsi="微软雅黑" w:cs="微软雅黑"/>
          <w:sz w:val="44"/>
          <w:szCs w:val="44"/>
          <w:lang w:eastAsia="zh-CN"/>
        </w:rPr>
      </w:pPr>
      <w:r>
        <w:rPr>
          <w:rFonts w:ascii="微软雅黑" w:eastAsia="微软雅黑" w:hAnsi="微软雅黑" w:cs="微软雅黑"/>
          <w:w w:val="95"/>
          <w:sz w:val="44"/>
          <w:szCs w:val="44"/>
          <w:lang w:eastAsia="zh-CN"/>
        </w:rPr>
        <w:t>SequoiaDB信息中心</w:t>
      </w:r>
    </w:p>
    <w:p w:rsidR="00737AD2" w:rsidRDefault="00737AD2">
      <w:pPr>
        <w:spacing w:line="566" w:lineRule="exact"/>
        <w:rPr>
          <w:rFonts w:ascii="微软雅黑" w:eastAsia="微软雅黑" w:hAnsi="微软雅黑" w:cs="微软雅黑"/>
          <w:sz w:val="44"/>
          <w:szCs w:val="44"/>
          <w:lang w:eastAsia="zh-CN"/>
        </w:rPr>
        <w:sectPr w:rsidR="00737AD2">
          <w:type w:val="continuous"/>
          <w:pgSz w:w="12240" w:h="15840"/>
          <w:pgMar w:top="1480" w:right="1720" w:bottom="280" w:left="1720" w:header="720" w:footer="720" w:gutter="0"/>
          <w:cols w:space="720"/>
        </w:sectPr>
      </w:pPr>
    </w:p>
    <w:p w:rsidR="00737AD2" w:rsidRDefault="00737AD2">
      <w:pPr>
        <w:spacing w:line="200" w:lineRule="exact"/>
        <w:rPr>
          <w:sz w:val="20"/>
          <w:szCs w:val="20"/>
          <w:lang w:eastAsia="zh-CN"/>
        </w:rPr>
      </w:pPr>
    </w:p>
    <w:p w:rsidR="00737AD2" w:rsidRDefault="00737AD2">
      <w:pPr>
        <w:spacing w:before="3" w:line="280" w:lineRule="exact"/>
        <w:rPr>
          <w:sz w:val="28"/>
          <w:szCs w:val="28"/>
          <w:lang w:eastAsia="zh-CN"/>
        </w:rPr>
      </w:pPr>
    </w:p>
    <w:p w:rsidR="00737AD2" w:rsidRDefault="007003A1">
      <w:pPr>
        <w:spacing w:line="523" w:lineRule="exact"/>
        <w:ind w:left="433"/>
        <w:rPr>
          <w:rFonts w:ascii="微软雅黑" w:eastAsia="微软雅黑" w:hAnsi="微软雅黑" w:cs="微软雅黑"/>
          <w:sz w:val="40"/>
          <w:szCs w:val="40"/>
          <w:lang w:eastAsia="zh-CN"/>
        </w:rPr>
      </w:pPr>
      <w:bookmarkStart w:id="0" w:name="内容"/>
      <w:bookmarkEnd w:id="0"/>
      <w:r>
        <w:rPr>
          <w:rFonts w:ascii="微软雅黑" w:eastAsia="微软雅黑" w:hAnsi="微软雅黑" w:cs="微软雅黑"/>
          <w:sz w:val="40"/>
          <w:szCs w:val="40"/>
          <w:lang w:eastAsia="zh-CN"/>
        </w:rPr>
        <w:t>内容</w:t>
      </w:r>
    </w:p>
    <w:p w:rsidR="00737AD2" w:rsidRDefault="00737AD2">
      <w:pPr>
        <w:spacing w:before="2" w:line="280" w:lineRule="exact"/>
        <w:rPr>
          <w:sz w:val="28"/>
          <w:szCs w:val="28"/>
          <w:lang w:eastAsia="zh-CN"/>
        </w:rPr>
      </w:pPr>
    </w:p>
    <w:p w:rsidR="00737AD2" w:rsidRDefault="00EC10B3">
      <w:pPr>
        <w:pStyle w:val="Heading3"/>
        <w:tabs>
          <w:tab w:val="right" w:leader="dot" w:pos="10406"/>
        </w:tabs>
        <w:spacing w:line="354" w:lineRule="exact"/>
        <w:ind w:left="1585"/>
        <w:rPr>
          <w:lang w:eastAsia="zh-CN"/>
        </w:rPr>
      </w:pPr>
      <w:hyperlink w:anchor="_bookmark0" w:history="1">
        <w:r w:rsidR="007003A1">
          <w:rPr>
            <w:w w:val="95"/>
            <w:lang w:eastAsia="zh-CN"/>
          </w:rPr>
          <w:t>SequoiaDB数据库概述</w:t>
        </w:r>
        <w:r w:rsidR="007003A1">
          <w:rPr>
            <w:w w:val="95"/>
            <w:lang w:eastAsia="zh-CN"/>
          </w:rPr>
          <w:tab/>
        </w:r>
      </w:hyperlink>
      <w:r w:rsidR="007003A1">
        <w:rPr>
          <w:w w:val="90"/>
          <w:lang w:eastAsia="zh-CN"/>
        </w:rPr>
        <w:t>7</w:t>
      </w:r>
    </w:p>
    <w:p w:rsidR="00737AD2" w:rsidRDefault="00EC10B3">
      <w:pPr>
        <w:pStyle w:val="BodyText"/>
        <w:spacing w:line="243" w:lineRule="exact"/>
        <w:ind w:left="2185"/>
        <w:rPr>
          <w:lang w:eastAsia="zh-CN"/>
        </w:rPr>
      </w:pPr>
      <w:hyperlink w:anchor="_bookmark1" w:history="1">
        <w:r w:rsidR="007003A1">
          <w:rPr>
            <w:w w:val="105"/>
            <w:lang w:eastAsia="zh-CN"/>
          </w:rPr>
          <w:t>主要特点..................................................................................................................................</w:t>
        </w:r>
      </w:hyperlink>
      <w:r w:rsidR="007003A1">
        <w:rPr>
          <w:w w:val="105"/>
          <w:lang w:eastAsia="zh-CN"/>
        </w:rPr>
        <w:t xml:space="preserve">.....     </w:t>
      </w:r>
      <w:r w:rsidR="007003A1">
        <w:rPr>
          <w:spacing w:val="10"/>
          <w:w w:val="105"/>
          <w:lang w:eastAsia="zh-CN"/>
        </w:rPr>
        <w:t xml:space="preserve"> </w:t>
      </w:r>
      <w:r w:rsidR="007003A1">
        <w:rPr>
          <w:w w:val="105"/>
          <w:lang w:eastAsia="zh-CN"/>
        </w:rPr>
        <w:t>7</w:t>
      </w:r>
    </w:p>
    <w:p w:rsidR="00737AD2" w:rsidRDefault="00EC10B3">
      <w:pPr>
        <w:pStyle w:val="BodyText"/>
        <w:spacing w:line="240" w:lineRule="exact"/>
        <w:ind w:left="2185"/>
        <w:rPr>
          <w:lang w:eastAsia="zh-CN"/>
        </w:rPr>
      </w:pPr>
      <w:hyperlink w:anchor="_bookmark2" w:history="1">
        <w:r w:rsidR="007003A1">
          <w:rPr>
            <w:w w:val="105"/>
            <w:lang w:eastAsia="zh-CN"/>
          </w:rPr>
          <w:t>数据模型..................................................................................................................................</w:t>
        </w:r>
      </w:hyperlink>
      <w:r w:rsidR="007003A1">
        <w:rPr>
          <w:w w:val="105"/>
          <w:lang w:eastAsia="zh-CN"/>
        </w:rPr>
        <w:t xml:space="preserve">.....     </w:t>
      </w:r>
      <w:r w:rsidR="007003A1">
        <w:rPr>
          <w:spacing w:val="10"/>
          <w:w w:val="105"/>
          <w:lang w:eastAsia="zh-CN"/>
        </w:rPr>
        <w:t xml:space="preserve"> </w:t>
      </w:r>
      <w:r w:rsidR="007003A1">
        <w:rPr>
          <w:w w:val="105"/>
          <w:lang w:eastAsia="zh-CN"/>
        </w:rPr>
        <w:t>8</w:t>
      </w:r>
    </w:p>
    <w:p w:rsidR="00737AD2" w:rsidRDefault="00EC10B3">
      <w:pPr>
        <w:pStyle w:val="BodyText"/>
        <w:spacing w:line="240" w:lineRule="exact"/>
        <w:ind w:left="2185"/>
        <w:rPr>
          <w:lang w:eastAsia="zh-CN"/>
        </w:rPr>
      </w:pPr>
      <w:hyperlink w:anchor="_bookmark3" w:history="1">
        <w:r w:rsidR="007003A1">
          <w:rPr>
            <w:w w:val="105"/>
            <w:lang w:eastAsia="zh-CN"/>
          </w:rPr>
          <w:t>系统架构..................................................................................................................................</w:t>
        </w:r>
      </w:hyperlink>
      <w:r w:rsidR="007003A1">
        <w:rPr>
          <w:w w:val="105"/>
          <w:lang w:eastAsia="zh-CN"/>
        </w:rPr>
        <w:t xml:space="preserve">.....     </w:t>
      </w:r>
      <w:r w:rsidR="007003A1">
        <w:rPr>
          <w:spacing w:val="10"/>
          <w:w w:val="105"/>
          <w:lang w:eastAsia="zh-CN"/>
        </w:rPr>
        <w:t xml:space="preserve"> </w:t>
      </w:r>
      <w:r w:rsidR="007003A1">
        <w:rPr>
          <w:w w:val="105"/>
          <w:lang w:eastAsia="zh-CN"/>
        </w:rPr>
        <w:t>9</w:t>
      </w:r>
    </w:p>
    <w:p w:rsidR="00737AD2" w:rsidRDefault="00EC10B3">
      <w:pPr>
        <w:pStyle w:val="Heading3"/>
        <w:spacing w:line="285" w:lineRule="exact"/>
        <w:ind w:left="1585"/>
        <w:rPr>
          <w:lang w:eastAsia="zh-CN"/>
        </w:rPr>
      </w:pPr>
      <w:hyperlink w:anchor="_bookmark4" w:history="1">
        <w:r w:rsidR="007003A1">
          <w:rPr>
            <w:w w:val="105"/>
            <w:lang w:eastAsia="zh-CN"/>
          </w:rPr>
          <w:t>数据库概念................................................................................................................</w:t>
        </w:r>
      </w:hyperlink>
      <w:r w:rsidR="007003A1">
        <w:rPr>
          <w:w w:val="105"/>
          <w:lang w:eastAsia="zh-CN"/>
        </w:rPr>
        <w:t xml:space="preserve">.   </w:t>
      </w:r>
      <w:r w:rsidR="007003A1">
        <w:rPr>
          <w:spacing w:val="61"/>
          <w:w w:val="105"/>
          <w:lang w:eastAsia="zh-CN"/>
        </w:rPr>
        <w:t xml:space="preserve"> </w:t>
      </w:r>
      <w:r w:rsidR="007003A1">
        <w:rPr>
          <w:w w:val="105"/>
          <w:lang w:eastAsia="zh-CN"/>
        </w:rPr>
        <w:t>13</w:t>
      </w:r>
    </w:p>
    <w:p w:rsidR="00737AD2" w:rsidRDefault="00EC10B3">
      <w:pPr>
        <w:pStyle w:val="BodyText"/>
        <w:spacing w:line="243" w:lineRule="exact"/>
        <w:ind w:left="2185"/>
        <w:rPr>
          <w:lang w:eastAsia="zh-CN"/>
        </w:rPr>
      </w:pPr>
      <w:hyperlink w:anchor="_bookmark5" w:history="1">
        <w:r w:rsidR="007003A1">
          <w:rPr>
            <w:w w:val="105"/>
            <w:lang w:eastAsia="zh-CN"/>
          </w:rPr>
          <w:t>数据库........................................................................................................................................</w:t>
        </w:r>
      </w:hyperlink>
      <w:r w:rsidR="007003A1">
        <w:rPr>
          <w:w w:val="105"/>
          <w:lang w:eastAsia="zh-CN"/>
        </w:rPr>
        <w:t xml:space="preserve">.    </w:t>
      </w:r>
      <w:r w:rsidR="007003A1">
        <w:rPr>
          <w:spacing w:val="56"/>
          <w:w w:val="105"/>
          <w:lang w:eastAsia="zh-CN"/>
        </w:rPr>
        <w:t xml:space="preserve"> </w:t>
      </w:r>
      <w:r w:rsidR="007003A1">
        <w:rPr>
          <w:w w:val="105"/>
          <w:lang w:eastAsia="zh-CN"/>
        </w:rPr>
        <w:t>13</w:t>
      </w:r>
    </w:p>
    <w:p w:rsidR="00737AD2" w:rsidRDefault="00EC10B3">
      <w:pPr>
        <w:pStyle w:val="BodyText"/>
        <w:spacing w:line="240" w:lineRule="exact"/>
        <w:ind w:left="2785"/>
        <w:rPr>
          <w:lang w:eastAsia="zh-CN"/>
        </w:rPr>
      </w:pPr>
      <w:hyperlink w:anchor="_bookmark6" w:history="1">
        <w:r w:rsidR="007003A1">
          <w:rPr>
            <w:w w:val="110"/>
            <w:lang w:eastAsia="zh-CN"/>
          </w:rPr>
          <w:t>文档................................................................................................................................</w:t>
        </w:r>
      </w:hyperlink>
      <w:r w:rsidR="007003A1">
        <w:rPr>
          <w:w w:val="110"/>
          <w:lang w:eastAsia="zh-CN"/>
        </w:rPr>
        <w:t>.</w:t>
      </w:r>
      <w:r w:rsidR="007003A1">
        <w:rPr>
          <w:spacing w:val="5"/>
          <w:w w:val="110"/>
          <w:lang w:eastAsia="zh-CN"/>
        </w:rPr>
        <w:t>.</w:t>
      </w:r>
      <w:r w:rsidR="007003A1">
        <w:rPr>
          <w:w w:val="110"/>
          <w:lang w:eastAsia="zh-CN"/>
        </w:rPr>
        <w:t>13</w:t>
      </w:r>
    </w:p>
    <w:p w:rsidR="00737AD2" w:rsidRDefault="00EC10B3">
      <w:pPr>
        <w:pStyle w:val="BodyText"/>
        <w:spacing w:line="240" w:lineRule="exact"/>
        <w:ind w:left="2785"/>
        <w:rPr>
          <w:lang w:eastAsia="zh-CN"/>
        </w:rPr>
      </w:pPr>
      <w:hyperlink w:anchor="_bookmark8" w:history="1">
        <w:r w:rsidR="007003A1">
          <w:rPr>
            <w:w w:val="110"/>
            <w:lang w:eastAsia="zh-CN"/>
          </w:rPr>
          <w:t>集合................................................................................................................................</w:t>
        </w:r>
      </w:hyperlink>
      <w:r w:rsidR="007003A1">
        <w:rPr>
          <w:w w:val="110"/>
          <w:lang w:eastAsia="zh-CN"/>
        </w:rPr>
        <w:t>.</w:t>
      </w:r>
      <w:r w:rsidR="007003A1">
        <w:rPr>
          <w:spacing w:val="5"/>
          <w:w w:val="110"/>
          <w:lang w:eastAsia="zh-CN"/>
        </w:rPr>
        <w:t>.</w:t>
      </w:r>
      <w:r w:rsidR="007003A1">
        <w:rPr>
          <w:w w:val="110"/>
          <w:lang w:eastAsia="zh-CN"/>
        </w:rPr>
        <w:t>16</w:t>
      </w:r>
    </w:p>
    <w:p w:rsidR="00737AD2" w:rsidRDefault="00EC10B3">
      <w:pPr>
        <w:pStyle w:val="BodyText"/>
        <w:spacing w:line="240" w:lineRule="exact"/>
        <w:ind w:left="2785"/>
        <w:rPr>
          <w:lang w:eastAsia="zh-CN"/>
        </w:rPr>
      </w:pPr>
      <w:hyperlink w:anchor="_bookmark9" w:history="1">
        <w:r w:rsidR="007003A1">
          <w:rPr>
            <w:w w:val="105"/>
            <w:lang w:eastAsia="zh-CN"/>
          </w:rPr>
          <w:t>集合空间.........................................................................................................................</w:t>
        </w:r>
      </w:hyperlink>
      <w:r w:rsidR="007003A1">
        <w:rPr>
          <w:w w:val="105"/>
          <w:lang w:eastAsia="zh-CN"/>
        </w:rPr>
        <w:t xml:space="preserve">.    </w:t>
      </w:r>
      <w:r w:rsidR="007003A1">
        <w:rPr>
          <w:spacing w:val="10"/>
          <w:w w:val="105"/>
          <w:lang w:eastAsia="zh-CN"/>
        </w:rPr>
        <w:t xml:space="preserve"> </w:t>
      </w:r>
      <w:r w:rsidR="007003A1">
        <w:rPr>
          <w:w w:val="105"/>
          <w:lang w:eastAsia="zh-CN"/>
        </w:rPr>
        <w:t>17</w:t>
      </w:r>
    </w:p>
    <w:p w:rsidR="00737AD2" w:rsidRDefault="00EC10B3">
      <w:pPr>
        <w:pStyle w:val="BodyText"/>
        <w:spacing w:line="240" w:lineRule="exact"/>
        <w:ind w:left="2785"/>
        <w:rPr>
          <w:lang w:eastAsia="zh-CN"/>
        </w:rPr>
      </w:pPr>
      <w:hyperlink w:anchor="_bookmark10" w:history="1">
        <w:r w:rsidR="007003A1">
          <w:rPr>
            <w:w w:val="110"/>
            <w:lang w:eastAsia="zh-CN"/>
          </w:rPr>
          <w:t>数据库服务器.................................................................................................................</w:t>
        </w:r>
      </w:hyperlink>
      <w:r w:rsidR="007003A1">
        <w:rPr>
          <w:w w:val="110"/>
          <w:lang w:eastAsia="zh-CN"/>
        </w:rPr>
        <w:t>.</w:t>
      </w:r>
      <w:r w:rsidR="007003A1">
        <w:rPr>
          <w:spacing w:val="12"/>
          <w:w w:val="110"/>
          <w:lang w:eastAsia="zh-CN"/>
        </w:rPr>
        <w:t>.</w:t>
      </w:r>
      <w:r w:rsidR="007003A1">
        <w:rPr>
          <w:w w:val="110"/>
          <w:lang w:eastAsia="zh-CN"/>
        </w:rPr>
        <w:t>17</w:t>
      </w:r>
    </w:p>
    <w:p w:rsidR="00737AD2" w:rsidRDefault="00EC10B3">
      <w:pPr>
        <w:pStyle w:val="BodyText"/>
        <w:spacing w:line="240" w:lineRule="exact"/>
        <w:ind w:left="2785"/>
        <w:rPr>
          <w:lang w:eastAsia="zh-CN"/>
        </w:rPr>
      </w:pPr>
      <w:hyperlink w:anchor="_bookmark11" w:history="1">
        <w:r w:rsidR="007003A1">
          <w:rPr>
            <w:w w:val="110"/>
            <w:lang w:eastAsia="zh-CN"/>
          </w:rPr>
          <w:t>索引................................................................................................................................</w:t>
        </w:r>
      </w:hyperlink>
      <w:r w:rsidR="007003A1">
        <w:rPr>
          <w:w w:val="110"/>
          <w:lang w:eastAsia="zh-CN"/>
        </w:rPr>
        <w:t>.</w:t>
      </w:r>
      <w:r w:rsidR="007003A1">
        <w:rPr>
          <w:spacing w:val="5"/>
          <w:w w:val="110"/>
          <w:lang w:eastAsia="zh-CN"/>
        </w:rPr>
        <w:t>.</w:t>
      </w:r>
      <w:r w:rsidR="007003A1">
        <w:rPr>
          <w:w w:val="110"/>
          <w:lang w:eastAsia="zh-CN"/>
        </w:rPr>
        <w:t>18</w:t>
      </w:r>
    </w:p>
    <w:p w:rsidR="00737AD2" w:rsidRDefault="00EC10B3">
      <w:pPr>
        <w:pStyle w:val="BodyText"/>
        <w:spacing w:line="240" w:lineRule="exact"/>
        <w:ind w:left="2785"/>
        <w:rPr>
          <w:lang w:eastAsia="zh-CN"/>
        </w:rPr>
      </w:pPr>
      <w:hyperlink w:anchor="_bookmark12" w:history="1">
        <w:r w:rsidR="007003A1">
          <w:rPr>
            <w:w w:val="110"/>
            <w:lang w:eastAsia="zh-CN"/>
          </w:rPr>
          <w:t>聚集................................................................................................................................</w:t>
        </w:r>
      </w:hyperlink>
      <w:r w:rsidR="007003A1">
        <w:rPr>
          <w:w w:val="110"/>
          <w:lang w:eastAsia="zh-CN"/>
        </w:rPr>
        <w:t>.</w:t>
      </w:r>
      <w:r w:rsidR="007003A1">
        <w:rPr>
          <w:spacing w:val="5"/>
          <w:w w:val="110"/>
          <w:lang w:eastAsia="zh-CN"/>
        </w:rPr>
        <w:t>.</w:t>
      </w:r>
      <w:r w:rsidR="007003A1">
        <w:rPr>
          <w:w w:val="110"/>
          <w:lang w:eastAsia="zh-CN"/>
        </w:rPr>
        <w:t>19</w:t>
      </w:r>
    </w:p>
    <w:p w:rsidR="00737AD2" w:rsidRDefault="00EC10B3">
      <w:pPr>
        <w:pStyle w:val="BodyText"/>
        <w:spacing w:line="240" w:lineRule="exact"/>
        <w:ind w:left="2785"/>
        <w:rPr>
          <w:lang w:eastAsia="zh-CN"/>
        </w:rPr>
      </w:pPr>
      <w:hyperlink w:anchor="_bookmark13" w:history="1">
        <w:r w:rsidR="007003A1">
          <w:rPr>
            <w:w w:val="110"/>
            <w:lang w:eastAsia="zh-CN"/>
          </w:rPr>
          <w:t>事务................................................................................................................................</w:t>
        </w:r>
      </w:hyperlink>
      <w:r w:rsidR="007003A1">
        <w:rPr>
          <w:w w:val="110"/>
          <w:lang w:eastAsia="zh-CN"/>
        </w:rPr>
        <w:t>.</w:t>
      </w:r>
      <w:r w:rsidR="007003A1">
        <w:rPr>
          <w:spacing w:val="5"/>
          <w:w w:val="110"/>
          <w:lang w:eastAsia="zh-CN"/>
        </w:rPr>
        <w:t>.</w:t>
      </w:r>
      <w:r w:rsidR="007003A1">
        <w:rPr>
          <w:w w:val="110"/>
          <w:lang w:eastAsia="zh-CN"/>
        </w:rPr>
        <w:t>20</w:t>
      </w:r>
    </w:p>
    <w:p w:rsidR="00737AD2" w:rsidRDefault="00EC10B3">
      <w:pPr>
        <w:pStyle w:val="BodyText"/>
        <w:spacing w:line="240" w:lineRule="exact"/>
        <w:ind w:left="2785"/>
        <w:rPr>
          <w:lang w:eastAsia="zh-CN"/>
        </w:rPr>
      </w:pPr>
      <w:hyperlink w:anchor="_bookmark14" w:history="1">
        <w:r w:rsidR="007003A1">
          <w:rPr>
            <w:w w:val="105"/>
            <w:lang w:eastAsia="zh-CN"/>
          </w:rPr>
          <w:t>最终一致性策略..............................................................................................................</w:t>
        </w:r>
      </w:hyperlink>
      <w:r w:rsidR="007003A1">
        <w:rPr>
          <w:w w:val="105"/>
          <w:lang w:eastAsia="zh-CN"/>
        </w:rPr>
        <w:t xml:space="preserve">.   </w:t>
      </w:r>
      <w:r w:rsidR="007003A1">
        <w:rPr>
          <w:spacing w:val="2"/>
          <w:w w:val="105"/>
          <w:lang w:eastAsia="zh-CN"/>
        </w:rPr>
        <w:t xml:space="preserve"> </w:t>
      </w:r>
      <w:r w:rsidR="007003A1">
        <w:rPr>
          <w:w w:val="105"/>
          <w:lang w:eastAsia="zh-CN"/>
        </w:rPr>
        <w:t>20</w:t>
      </w:r>
    </w:p>
    <w:p w:rsidR="00737AD2" w:rsidRDefault="00EC10B3">
      <w:pPr>
        <w:pStyle w:val="BodyText"/>
        <w:spacing w:line="240" w:lineRule="exact"/>
        <w:ind w:left="2785"/>
        <w:rPr>
          <w:lang w:eastAsia="zh-CN"/>
        </w:rPr>
      </w:pPr>
      <w:hyperlink w:anchor="_bookmark15" w:history="1">
        <w:r w:rsidR="007003A1">
          <w:rPr>
            <w:w w:val="110"/>
            <w:lang w:eastAsia="zh-CN"/>
          </w:rPr>
          <w:t>实例................................................................................................................................</w:t>
        </w:r>
      </w:hyperlink>
      <w:r w:rsidR="007003A1">
        <w:rPr>
          <w:w w:val="110"/>
          <w:lang w:eastAsia="zh-CN"/>
        </w:rPr>
        <w:t>.</w:t>
      </w:r>
      <w:r w:rsidR="007003A1">
        <w:rPr>
          <w:spacing w:val="5"/>
          <w:w w:val="110"/>
          <w:lang w:eastAsia="zh-CN"/>
        </w:rPr>
        <w:t>.</w:t>
      </w:r>
      <w:r w:rsidR="007003A1">
        <w:rPr>
          <w:w w:val="110"/>
          <w:lang w:eastAsia="zh-CN"/>
        </w:rPr>
        <w:t>21</w:t>
      </w:r>
    </w:p>
    <w:p w:rsidR="00737AD2" w:rsidRDefault="00EC10B3">
      <w:pPr>
        <w:pStyle w:val="BodyText"/>
        <w:spacing w:line="240" w:lineRule="exact"/>
        <w:ind w:left="2785"/>
        <w:rPr>
          <w:lang w:eastAsia="zh-CN"/>
        </w:rPr>
      </w:pPr>
      <w:hyperlink w:anchor="_bookmark16" w:history="1">
        <w:r w:rsidR="007003A1">
          <w:rPr>
            <w:w w:val="105"/>
            <w:lang w:eastAsia="zh-CN"/>
          </w:rPr>
          <w:t>读写分离.........................................................................................................................</w:t>
        </w:r>
      </w:hyperlink>
      <w:r w:rsidR="007003A1">
        <w:rPr>
          <w:w w:val="105"/>
          <w:lang w:eastAsia="zh-CN"/>
        </w:rPr>
        <w:t xml:space="preserve">.    </w:t>
      </w:r>
      <w:r w:rsidR="007003A1">
        <w:rPr>
          <w:spacing w:val="10"/>
          <w:w w:val="105"/>
          <w:lang w:eastAsia="zh-CN"/>
        </w:rPr>
        <w:t xml:space="preserve"> </w:t>
      </w:r>
      <w:r w:rsidR="007003A1">
        <w:rPr>
          <w:w w:val="105"/>
          <w:lang w:eastAsia="zh-CN"/>
        </w:rPr>
        <w:t>21</w:t>
      </w:r>
    </w:p>
    <w:p w:rsidR="00737AD2" w:rsidRDefault="00EC10B3">
      <w:pPr>
        <w:pStyle w:val="BodyText"/>
        <w:spacing w:line="240" w:lineRule="exact"/>
        <w:ind w:left="2785"/>
        <w:rPr>
          <w:lang w:eastAsia="zh-CN"/>
        </w:rPr>
      </w:pPr>
      <w:hyperlink w:anchor="_bookmark17" w:history="1">
        <w:r w:rsidR="007003A1">
          <w:rPr>
            <w:w w:val="105"/>
            <w:lang w:eastAsia="zh-CN"/>
          </w:rPr>
          <w:t>后台任务.........................................................................................................................</w:t>
        </w:r>
      </w:hyperlink>
      <w:r w:rsidR="007003A1">
        <w:rPr>
          <w:w w:val="105"/>
          <w:lang w:eastAsia="zh-CN"/>
        </w:rPr>
        <w:t xml:space="preserve">.    </w:t>
      </w:r>
      <w:r w:rsidR="007003A1">
        <w:rPr>
          <w:spacing w:val="10"/>
          <w:w w:val="105"/>
          <w:lang w:eastAsia="zh-CN"/>
        </w:rPr>
        <w:t xml:space="preserve"> </w:t>
      </w:r>
      <w:r w:rsidR="007003A1">
        <w:rPr>
          <w:w w:val="105"/>
          <w:lang w:eastAsia="zh-CN"/>
        </w:rPr>
        <w:t>21</w:t>
      </w:r>
    </w:p>
    <w:p w:rsidR="00737AD2" w:rsidRDefault="00EC10B3">
      <w:pPr>
        <w:pStyle w:val="BodyText"/>
        <w:spacing w:line="240" w:lineRule="exact"/>
        <w:ind w:left="2185"/>
        <w:rPr>
          <w:lang w:eastAsia="zh-CN"/>
        </w:rPr>
      </w:pPr>
      <w:hyperlink w:anchor="_bookmark18" w:history="1">
        <w:r w:rsidR="007003A1">
          <w:rPr>
            <w:w w:val="110"/>
            <w:lang w:eastAsia="zh-CN"/>
          </w:rPr>
          <w:t>集群...........................................................................................................................................</w:t>
        </w:r>
      </w:hyperlink>
      <w:r w:rsidR="007003A1">
        <w:rPr>
          <w:w w:val="110"/>
          <w:lang w:eastAsia="zh-CN"/>
        </w:rPr>
        <w:t>.</w:t>
      </w:r>
      <w:r w:rsidR="007003A1">
        <w:rPr>
          <w:spacing w:val="13"/>
          <w:w w:val="110"/>
          <w:lang w:eastAsia="zh-CN"/>
        </w:rPr>
        <w:t>.</w:t>
      </w:r>
      <w:r w:rsidR="007003A1">
        <w:rPr>
          <w:w w:val="110"/>
          <w:lang w:eastAsia="zh-CN"/>
        </w:rPr>
        <w:t>22</w:t>
      </w:r>
    </w:p>
    <w:p w:rsidR="00737AD2" w:rsidRDefault="00EC10B3">
      <w:pPr>
        <w:pStyle w:val="BodyText"/>
        <w:spacing w:line="240" w:lineRule="exact"/>
        <w:ind w:left="2785"/>
        <w:rPr>
          <w:lang w:eastAsia="zh-CN"/>
        </w:rPr>
      </w:pPr>
      <w:hyperlink w:anchor="_bookmark19" w:history="1">
        <w:r w:rsidR="007003A1">
          <w:rPr>
            <w:w w:val="105"/>
            <w:lang w:eastAsia="zh-CN"/>
          </w:rPr>
          <w:t>运行模式.........................................................................................................................</w:t>
        </w:r>
      </w:hyperlink>
      <w:r w:rsidR="007003A1">
        <w:rPr>
          <w:w w:val="105"/>
          <w:lang w:eastAsia="zh-CN"/>
        </w:rPr>
        <w:t xml:space="preserve">.    </w:t>
      </w:r>
      <w:r w:rsidR="007003A1">
        <w:rPr>
          <w:spacing w:val="10"/>
          <w:w w:val="105"/>
          <w:lang w:eastAsia="zh-CN"/>
        </w:rPr>
        <w:t xml:space="preserve"> </w:t>
      </w:r>
      <w:r w:rsidR="007003A1">
        <w:rPr>
          <w:w w:val="105"/>
          <w:lang w:eastAsia="zh-CN"/>
        </w:rPr>
        <w:t>22</w:t>
      </w:r>
    </w:p>
    <w:p w:rsidR="00737AD2" w:rsidRDefault="00EC10B3">
      <w:pPr>
        <w:pStyle w:val="BodyText"/>
        <w:spacing w:line="240" w:lineRule="exact"/>
        <w:ind w:left="2785"/>
        <w:rPr>
          <w:lang w:eastAsia="zh-CN"/>
        </w:rPr>
      </w:pPr>
      <w:hyperlink w:anchor="_bookmark20" w:history="1">
        <w:r w:rsidR="007003A1">
          <w:rPr>
            <w:w w:val="110"/>
            <w:lang w:eastAsia="zh-CN"/>
          </w:rPr>
          <w:t>节点................................................................................................................................</w:t>
        </w:r>
      </w:hyperlink>
      <w:r w:rsidR="007003A1">
        <w:rPr>
          <w:w w:val="110"/>
          <w:lang w:eastAsia="zh-CN"/>
        </w:rPr>
        <w:t>.</w:t>
      </w:r>
      <w:r w:rsidR="007003A1">
        <w:rPr>
          <w:spacing w:val="5"/>
          <w:w w:val="110"/>
          <w:lang w:eastAsia="zh-CN"/>
        </w:rPr>
        <w:t>.</w:t>
      </w:r>
      <w:r w:rsidR="007003A1">
        <w:rPr>
          <w:w w:val="110"/>
          <w:lang w:eastAsia="zh-CN"/>
        </w:rPr>
        <w:t>23</w:t>
      </w:r>
    </w:p>
    <w:p w:rsidR="00737AD2" w:rsidRDefault="00EC10B3">
      <w:pPr>
        <w:pStyle w:val="BodyText"/>
        <w:spacing w:line="240" w:lineRule="exact"/>
        <w:ind w:left="2785"/>
        <w:rPr>
          <w:lang w:eastAsia="zh-CN"/>
        </w:rPr>
      </w:pPr>
      <w:hyperlink w:anchor="_bookmark30" w:history="1">
        <w:r w:rsidR="007003A1">
          <w:rPr>
            <w:w w:val="105"/>
            <w:lang w:eastAsia="zh-CN"/>
          </w:rPr>
          <w:t>分区组.............................................................................................................................</w:t>
        </w:r>
      </w:hyperlink>
      <w:r w:rsidR="007003A1">
        <w:rPr>
          <w:w w:val="105"/>
          <w:lang w:eastAsia="zh-CN"/>
        </w:rPr>
        <w:t xml:space="preserve">.    </w:t>
      </w:r>
      <w:r w:rsidR="007003A1">
        <w:rPr>
          <w:spacing w:val="16"/>
          <w:w w:val="105"/>
          <w:lang w:eastAsia="zh-CN"/>
        </w:rPr>
        <w:t xml:space="preserve"> </w:t>
      </w:r>
      <w:r w:rsidR="007003A1">
        <w:rPr>
          <w:w w:val="105"/>
          <w:lang w:eastAsia="zh-CN"/>
        </w:rPr>
        <w:t>29</w:t>
      </w:r>
    </w:p>
    <w:p w:rsidR="00737AD2" w:rsidRDefault="00EC10B3">
      <w:pPr>
        <w:pStyle w:val="BodyText"/>
        <w:spacing w:line="240" w:lineRule="exact"/>
        <w:ind w:left="2785"/>
        <w:rPr>
          <w:lang w:eastAsia="zh-CN"/>
        </w:rPr>
      </w:pPr>
      <w:hyperlink w:anchor="_bookmark32" w:history="1">
        <w:r w:rsidR="007003A1">
          <w:rPr>
            <w:w w:val="105"/>
            <w:lang w:eastAsia="zh-CN"/>
          </w:rPr>
          <w:t>数据分区.........................................................................................................................</w:t>
        </w:r>
      </w:hyperlink>
      <w:r w:rsidR="007003A1">
        <w:rPr>
          <w:w w:val="105"/>
          <w:lang w:eastAsia="zh-CN"/>
        </w:rPr>
        <w:t xml:space="preserve">.    </w:t>
      </w:r>
      <w:r w:rsidR="007003A1">
        <w:rPr>
          <w:spacing w:val="10"/>
          <w:w w:val="105"/>
          <w:lang w:eastAsia="zh-CN"/>
        </w:rPr>
        <w:t xml:space="preserve"> </w:t>
      </w:r>
      <w:r w:rsidR="007003A1">
        <w:rPr>
          <w:w w:val="105"/>
          <w:lang w:eastAsia="zh-CN"/>
        </w:rPr>
        <w:t>31</w:t>
      </w:r>
    </w:p>
    <w:p w:rsidR="00737AD2" w:rsidRDefault="00EC10B3">
      <w:pPr>
        <w:pStyle w:val="BodyText"/>
        <w:spacing w:line="240" w:lineRule="exact"/>
        <w:ind w:left="2785"/>
        <w:rPr>
          <w:lang w:eastAsia="zh-CN"/>
        </w:rPr>
      </w:pPr>
      <w:hyperlink w:anchor="_bookmark36" w:history="1">
        <w:r w:rsidR="007003A1">
          <w:rPr>
            <w:w w:val="105"/>
            <w:lang w:eastAsia="zh-CN"/>
          </w:rPr>
          <w:t>域....................................................................................................................................</w:t>
        </w:r>
      </w:hyperlink>
      <w:r w:rsidR="007003A1">
        <w:rPr>
          <w:w w:val="105"/>
          <w:lang w:eastAsia="zh-CN"/>
        </w:rPr>
        <w:t xml:space="preserve">.     </w:t>
      </w:r>
      <w:r w:rsidR="007003A1">
        <w:rPr>
          <w:spacing w:val="17"/>
          <w:w w:val="105"/>
          <w:lang w:eastAsia="zh-CN"/>
        </w:rPr>
        <w:t xml:space="preserve"> </w:t>
      </w:r>
      <w:r w:rsidR="007003A1">
        <w:rPr>
          <w:w w:val="105"/>
          <w:lang w:eastAsia="zh-CN"/>
        </w:rPr>
        <w:t>37</w:t>
      </w:r>
    </w:p>
    <w:p w:rsidR="00737AD2" w:rsidRDefault="00EC10B3">
      <w:pPr>
        <w:pStyle w:val="Heading3"/>
        <w:spacing w:line="285" w:lineRule="exact"/>
        <w:ind w:left="1585"/>
        <w:rPr>
          <w:lang w:eastAsia="zh-CN"/>
        </w:rPr>
      </w:pPr>
      <w:hyperlink w:anchor="_bookmark37" w:history="1">
        <w:r w:rsidR="007003A1">
          <w:rPr>
            <w:w w:val="105"/>
            <w:lang w:eastAsia="zh-CN"/>
          </w:rPr>
          <w:t>安装指南....................................................................................................................</w:t>
        </w:r>
      </w:hyperlink>
      <w:r w:rsidR="007003A1">
        <w:rPr>
          <w:w w:val="105"/>
          <w:lang w:eastAsia="zh-CN"/>
        </w:rPr>
        <w:t xml:space="preserve">.   </w:t>
      </w:r>
      <w:r w:rsidR="007003A1">
        <w:rPr>
          <w:spacing w:val="67"/>
          <w:w w:val="105"/>
          <w:lang w:eastAsia="zh-CN"/>
        </w:rPr>
        <w:t xml:space="preserve"> </w:t>
      </w:r>
      <w:r w:rsidR="007003A1">
        <w:rPr>
          <w:w w:val="105"/>
          <w:lang w:eastAsia="zh-CN"/>
        </w:rPr>
        <w:t>38</w:t>
      </w:r>
    </w:p>
    <w:p w:rsidR="00737AD2" w:rsidRDefault="00EC10B3">
      <w:pPr>
        <w:pStyle w:val="BodyText"/>
        <w:spacing w:line="243" w:lineRule="exact"/>
        <w:ind w:left="2185"/>
        <w:rPr>
          <w:lang w:eastAsia="zh-CN"/>
        </w:rPr>
      </w:pPr>
      <w:hyperlink w:anchor="_bookmark38" w:history="1">
        <w:r w:rsidR="007003A1">
          <w:rPr>
            <w:w w:val="105"/>
            <w:lang w:eastAsia="zh-CN"/>
          </w:rPr>
          <w:t>规划数据库部署.........................................................................................................................</w:t>
        </w:r>
      </w:hyperlink>
      <w:r w:rsidR="007003A1">
        <w:rPr>
          <w:w w:val="105"/>
          <w:lang w:eastAsia="zh-CN"/>
        </w:rPr>
        <w:t xml:space="preserve">.   </w:t>
      </w:r>
      <w:r w:rsidR="007003A1">
        <w:rPr>
          <w:spacing w:val="42"/>
          <w:w w:val="105"/>
          <w:lang w:eastAsia="zh-CN"/>
        </w:rPr>
        <w:t xml:space="preserve"> </w:t>
      </w:r>
      <w:r w:rsidR="007003A1">
        <w:rPr>
          <w:w w:val="105"/>
          <w:lang w:eastAsia="zh-CN"/>
        </w:rPr>
        <w:t>38</w:t>
      </w:r>
    </w:p>
    <w:p w:rsidR="00737AD2" w:rsidRDefault="00EC10B3">
      <w:pPr>
        <w:pStyle w:val="BodyText"/>
        <w:spacing w:line="240" w:lineRule="exact"/>
        <w:ind w:left="2785"/>
        <w:rPr>
          <w:lang w:eastAsia="zh-CN"/>
        </w:rPr>
      </w:pPr>
      <w:hyperlink w:anchor="_bookmark39" w:history="1">
        <w:r w:rsidR="007003A1">
          <w:rPr>
            <w:w w:val="105"/>
            <w:lang w:eastAsia="zh-CN"/>
          </w:rPr>
          <w:t>最简部署.........................................................................................................................</w:t>
        </w:r>
      </w:hyperlink>
      <w:r w:rsidR="007003A1">
        <w:rPr>
          <w:w w:val="105"/>
          <w:lang w:eastAsia="zh-CN"/>
        </w:rPr>
        <w:t xml:space="preserve">.    </w:t>
      </w:r>
      <w:r w:rsidR="007003A1">
        <w:rPr>
          <w:spacing w:val="10"/>
          <w:w w:val="105"/>
          <w:lang w:eastAsia="zh-CN"/>
        </w:rPr>
        <w:t xml:space="preserve"> </w:t>
      </w:r>
      <w:r w:rsidR="007003A1">
        <w:rPr>
          <w:w w:val="105"/>
          <w:lang w:eastAsia="zh-CN"/>
        </w:rPr>
        <w:t>38</w:t>
      </w:r>
    </w:p>
    <w:p w:rsidR="00737AD2" w:rsidRDefault="00EC10B3">
      <w:pPr>
        <w:pStyle w:val="BodyText"/>
        <w:spacing w:line="240" w:lineRule="exact"/>
        <w:ind w:left="2785"/>
        <w:rPr>
          <w:lang w:eastAsia="zh-CN"/>
        </w:rPr>
      </w:pPr>
      <w:hyperlink w:anchor="_bookmark40" w:history="1">
        <w:r w:rsidR="007003A1">
          <w:rPr>
            <w:w w:val="105"/>
            <w:lang w:eastAsia="zh-CN"/>
          </w:rPr>
          <w:t>高可用部署.....................................................................................................................</w:t>
        </w:r>
      </w:hyperlink>
      <w:r w:rsidR="007003A1">
        <w:rPr>
          <w:w w:val="105"/>
          <w:lang w:eastAsia="zh-CN"/>
        </w:rPr>
        <w:t xml:space="preserve">.    </w:t>
      </w:r>
      <w:r w:rsidR="007003A1">
        <w:rPr>
          <w:spacing w:val="3"/>
          <w:w w:val="105"/>
          <w:lang w:eastAsia="zh-CN"/>
        </w:rPr>
        <w:t xml:space="preserve"> </w:t>
      </w:r>
      <w:r w:rsidR="007003A1">
        <w:rPr>
          <w:w w:val="105"/>
          <w:lang w:eastAsia="zh-CN"/>
        </w:rPr>
        <w:t>39</w:t>
      </w:r>
    </w:p>
    <w:p w:rsidR="00737AD2" w:rsidRDefault="00EC10B3">
      <w:pPr>
        <w:pStyle w:val="BodyText"/>
        <w:spacing w:line="240" w:lineRule="exact"/>
        <w:ind w:left="2785"/>
        <w:rPr>
          <w:lang w:eastAsia="zh-CN"/>
        </w:rPr>
      </w:pPr>
      <w:hyperlink w:anchor="_bookmark41" w:history="1">
        <w:r w:rsidR="007003A1">
          <w:rPr>
            <w:w w:val="105"/>
            <w:lang w:eastAsia="zh-CN"/>
          </w:rPr>
          <w:t>高性能部署.....................................................................................................................</w:t>
        </w:r>
      </w:hyperlink>
      <w:r w:rsidR="007003A1">
        <w:rPr>
          <w:w w:val="105"/>
          <w:lang w:eastAsia="zh-CN"/>
        </w:rPr>
        <w:t xml:space="preserve">.    </w:t>
      </w:r>
      <w:r w:rsidR="007003A1">
        <w:rPr>
          <w:spacing w:val="3"/>
          <w:w w:val="105"/>
          <w:lang w:eastAsia="zh-CN"/>
        </w:rPr>
        <w:t xml:space="preserve"> </w:t>
      </w:r>
      <w:r w:rsidR="007003A1">
        <w:rPr>
          <w:w w:val="105"/>
          <w:lang w:eastAsia="zh-CN"/>
        </w:rPr>
        <w:t>39</w:t>
      </w:r>
    </w:p>
    <w:p w:rsidR="00737AD2" w:rsidRDefault="00EC10B3">
      <w:pPr>
        <w:pStyle w:val="BodyText"/>
        <w:tabs>
          <w:tab w:val="left" w:leader="dot" w:pos="10186"/>
        </w:tabs>
        <w:spacing w:line="240" w:lineRule="exact"/>
        <w:ind w:left="2185"/>
        <w:rPr>
          <w:lang w:eastAsia="zh-CN"/>
        </w:rPr>
      </w:pPr>
      <w:hyperlink w:anchor="_bookmark42" w:history="1">
        <w:r w:rsidR="007003A1">
          <w:rPr>
            <w:w w:val="95"/>
            <w:lang w:eastAsia="zh-CN"/>
          </w:rPr>
          <w:t>SequoiaDB产品安装的系统要求</w:t>
        </w:r>
        <w:r w:rsidR="007003A1">
          <w:rPr>
            <w:w w:val="95"/>
            <w:lang w:eastAsia="zh-CN"/>
          </w:rPr>
          <w:tab/>
        </w:r>
      </w:hyperlink>
      <w:r w:rsidR="007003A1">
        <w:rPr>
          <w:w w:val="95"/>
          <w:lang w:eastAsia="zh-CN"/>
        </w:rPr>
        <w:t>40</w:t>
      </w:r>
    </w:p>
    <w:p w:rsidR="00737AD2" w:rsidRDefault="00EC10B3">
      <w:pPr>
        <w:pStyle w:val="BodyText"/>
        <w:spacing w:line="240" w:lineRule="exact"/>
        <w:ind w:left="2785"/>
        <w:rPr>
          <w:lang w:eastAsia="zh-CN"/>
        </w:rPr>
      </w:pPr>
      <w:hyperlink w:anchor="_bookmark43" w:history="1">
        <w:r w:rsidR="007003A1">
          <w:rPr>
            <w:w w:val="105"/>
            <w:lang w:eastAsia="zh-CN"/>
          </w:rPr>
          <w:t>硬件要求.........................................................................................................................</w:t>
        </w:r>
      </w:hyperlink>
      <w:r w:rsidR="007003A1">
        <w:rPr>
          <w:w w:val="105"/>
          <w:lang w:eastAsia="zh-CN"/>
        </w:rPr>
        <w:t xml:space="preserve">.    </w:t>
      </w:r>
      <w:r w:rsidR="007003A1">
        <w:rPr>
          <w:spacing w:val="10"/>
          <w:w w:val="105"/>
          <w:lang w:eastAsia="zh-CN"/>
        </w:rPr>
        <w:t xml:space="preserve"> </w:t>
      </w:r>
      <w:r w:rsidR="007003A1">
        <w:rPr>
          <w:w w:val="105"/>
          <w:lang w:eastAsia="zh-CN"/>
        </w:rPr>
        <w:t>40</w:t>
      </w:r>
    </w:p>
    <w:p w:rsidR="00737AD2" w:rsidRDefault="00EC10B3">
      <w:pPr>
        <w:pStyle w:val="BodyText"/>
        <w:spacing w:line="240" w:lineRule="exact"/>
        <w:ind w:left="2785"/>
        <w:rPr>
          <w:lang w:eastAsia="zh-CN"/>
        </w:rPr>
      </w:pPr>
      <w:hyperlink w:anchor="_bookmark44" w:history="1">
        <w:r w:rsidR="007003A1">
          <w:rPr>
            <w:w w:val="105"/>
            <w:lang w:eastAsia="zh-CN"/>
          </w:rPr>
          <w:t>受支持的操作系统..........................................................................................................</w:t>
        </w:r>
      </w:hyperlink>
      <w:r w:rsidR="007003A1">
        <w:rPr>
          <w:w w:val="105"/>
          <w:lang w:eastAsia="zh-CN"/>
        </w:rPr>
        <w:t xml:space="preserve">.  </w:t>
      </w:r>
      <w:r w:rsidR="007003A1">
        <w:rPr>
          <w:spacing w:val="58"/>
          <w:w w:val="105"/>
          <w:lang w:eastAsia="zh-CN"/>
        </w:rPr>
        <w:t xml:space="preserve"> </w:t>
      </w:r>
      <w:r w:rsidR="007003A1">
        <w:rPr>
          <w:w w:val="105"/>
          <w:lang w:eastAsia="zh-CN"/>
        </w:rPr>
        <w:t>41</w:t>
      </w:r>
    </w:p>
    <w:p w:rsidR="00737AD2" w:rsidRDefault="00EC10B3">
      <w:pPr>
        <w:pStyle w:val="BodyText"/>
        <w:spacing w:line="240" w:lineRule="exact"/>
        <w:ind w:left="2785"/>
        <w:rPr>
          <w:lang w:eastAsia="zh-CN"/>
        </w:rPr>
      </w:pPr>
      <w:hyperlink w:anchor="_bookmark45" w:history="1">
        <w:r w:rsidR="007003A1">
          <w:rPr>
            <w:w w:val="105"/>
            <w:lang w:eastAsia="zh-CN"/>
          </w:rPr>
          <w:t>软件要求.........................................................................................................................</w:t>
        </w:r>
      </w:hyperlink>
      <w:r w:rsidR="007003A1">
        <w:rPr>
          <w:w w:val="105"/>
          <w:lang w:eastAsia="zh-CN"/>
        </w:rPr>
        <w:t xml:space="preserve">.    </w:t>
      </w:r>
      <w:r w:rsidR="007003A1">
        <w:rPr>
          <w:spacing w:val="10"/>
          <w:w w:val="105"/>
          <w:lang w:eastAsia="zh-CN"/>
        </w:rPr>
        <w:t xml:space="preserve"> </w:t>
      </w:r>
      <w:r w:rsidR="007003A1">
        <w:rPr>
          <w:w w:val="105"/>
          <w:lang w:eastAsia="zh-CN"/>
        </w:rPr>
        <w:t>41</w:t>
      </w:r>
    </w:p>
    <w:p w:rsidR="00737AD2" w:rsidRDefault="00EC10B3">
      <w:pPr>
        <w:pStyle w:val="BodyText"/>
        <w:spacing w:line="240" w:lineRule="exact"/>
        <w:ind w:left="2185"/>
        <w:rPr>
          <w:lang w:eastAsia="zh-CN"/>
        </w:rPr>
      </w:pPr>
      <w:hyperlink w:anchor="_bookmark46" w:history="1">
        <w:r w:rsidR="007003A1">
          <w:rPr>
            <w:w w:val="105"/>
            <w:lang w:eastAsia="zh-CN"/>
          </w:rPr>
          <w:t>准备安装介质.............................................................................................................................</w:t>
        </w:r>
      </w:hyperlink>
      <w:r w:rsidR="007003A1">
        <w:rPr>
          <w:w w:val="105"/>
          <w:lang w:eastAsia="zh-CN"/>
        </w:rPr>
        <w:t xml:space="preserve">.   </w:t>
      </w:r>
      <w:r w:rsidR="007003A1">
        <w:rPr>
          <w:spacing w:val="48"/>
          <w:w w:val="105"/>
          <w:lang w:eastAsia="zh-CN"/>
        </w:rPr>
        <w:t xml:space="preserve"> </w:t>
      </w:r>
      <w:r w:rsidR="007003A1">
        <w:rPr>
          <w:w w:val="105"/>
          <w:lang w:eastAsia="zh-CN"/>
        </w:rPr>
        <w:t>43</w:t>
      </w:r>
    </w:p>
    <w:p w:rsidR="00737AD2" w:rsidRDefault="00EC10B3">
      <w:pPr>
        <w:pStyle w:val="BodyText"/>
        <w:tabs>
          <w:tab w:val="left" w:leader="dot" w:pos="10186"/>
        </w:tabs>
        <w:spacing w:line="240" w:lineRule="exact"/>
        <w:ind w:left="2185"/>
        <w:rPr>
          <w:lang w:eastAsia="zh-CN"/>
        </w:rPr>
      </w:pPr>
      <w:hyperlink w:anchor="_bookmark47" w:history="1">
        <w:r w:rsidR="007003A1">
          <w:rPr>
            <w:w w:val="95"/>
            <w:lang w:eastAsia="zh-CN"/>
          </w:rPr>
          <w:t>SequoiaDB服务器安装</w:t>
        </w:r>
        <w:r w:rsidR="007003A1">
          <w:rPr>
            <w:w w:val="95"/>
            <w:lang w:eastAsia="zh-CN"/>
          </w:rPr>
          <w:tab/>
        </w:r>
      </w:hyperlink>
      <w:r w:rsidR="007003A1">
        <w:rPr>
          <w:w w:val="95"/>
          <w:lang w:eastAsia="zh-CN"/>
        </w:rPr>
        <w:t>43</w:t>
      </w:r>
    </w:p>
    <w:p w:rsidR="00737AD2" w:rsidRDefault="00EC10B3">
      <w:pPr>
        <w:pStyle w:val="BodyText"/>
        <w:tabs>
          <w:tab w:val="left" w:leader="dot" w:pos="10186"/>
        </w:tabs>
        <w:spacing w:line="240" w:lineRule="exact"/>
        <w:ind w:left="2785"/>
        <w:rPr>
          <w:lang w:eastAsia="zh-CN"/>
        </w:rPr>
      </w:pPr>
      <w:hyperlink w:anchor="_bookmark48" w:history="1">
        <w:r w:rsidR="007003A1">
          <w:rPr>
            <w:w w:val="95"/>
            <w:lang w:eastAsia="zh-CN"/>
          </w:rPr>
          <w:t>Linux版本的安装</w:t>
        </w:r>
        <w:r w:rsidR="007003A1">
          <w:rPr>
            <w:w w:val="95"/>
            <w:lang w:eastAsia="zh-CN"/>
          </w:rPr>
          <w:tab/>
        </w:r>
      </w:hyperlink>
      <w:r w:rsidR="007003A1">
        <w:rPr>
          <w:w w:val="95"/>
          <w:lang w:eastAsia="zh-CN"/>
        </w:rPr>
        <w:t>44</w:t>
      </w:r>
    </w:p>
    <w:p w:rsidR="00737AD2" w:rsidRDefault="00EC10B3">
      <w:pPr>
        <w:pStyle w:val="BodyText"/>
        <w:tabs>
          <w:tab w:val="left" w:leader="dot" w:pos="10204"/>
        </w:tabs>
        <w:spacing w:line="240" w:lineRule="exact"/>
        <w:ind w:left="2185"/>
        <w:rPr>
          <w:lang w:eastAsia="zh-CN"/>
        </w:rPr>
      </w:pPr>
      <w:hyperlink w:anchor="_bookmark49" w:history="1">
        <w:r w:rsidR="007003A1">
          <w:rPr>
            <w:w w:val="95"/>
            <w:lang w:eastAsia="zh-CN"/>
          </w:rPr>
          <w:t>启动SequoiaDB</w:t>
        </w:r>
        <w:r w:rsidR="007003A1">
          <w:rPr>
            <w:spacing w:val="15"/>
            <w:w w:val="95"/>
            <w:lang w:eastAsia="zh-CN"/>
          </w:rPr>
          <w:t xml:space="preserve"> </w:t>
        </w:r>
        <w:r w:rsidR="007003A1">
          <w:rPr>
            <w:w w:val="95"/>
            <w:lang w:eastAsia="zh-CN"/>
          </w:rPr>
          <w:t>web服务器</w:t>
        </w:r>
        <w:r w:rsidR="007003A1">
          <w:rPr>
            <w:w w:val="95"/>
            <w:lang w:eastAsia="zh-CN"/>
          </w:rPr>
          <w:tab/>
        </w:r>
      </w:hyperlink>
      <w:r w:rsidR="007003A1">
        <w:rPr>
          <w:w w:val="95"/>
          <w:lang w:eastAsia="zh-CN"/>
        </w:rPr>
        <w:t>45</w:t>
      </w:r>
    </w:p>
    <w:p w:rsidR="00737AD2" w:rsidRDefault="00EC10B3">
      <w:pPr>
        <w:pStyle w:val="BodyText"/>
        <w:spacing w:line="240" w:lineRule="exact"/>
        <w:ind w:left="2185"/>
        <w:rPr>
          <w:lang w:eastAsia="zh-CN"/>
        </w:rPr>
      </w:pPr>
      <w:hyperlink w:anchor="_bookmark50" w:history="1">
        <w:r w:rsidR="007003A1">
          <w:rPr>
            <w:w w:val="105"/>
            <w:lang w:eastAsia="zh-CN"/>
          </w:rPr>
          <w:t>系统配置与启动.........................................................................................................................</w:t>
        </w:r>
      </w:hyperlink>
      <w:r w:rsidR="007003A1">
        <w:rPr>
          <w:w w:val="105"/>
          <w:lang w:eastAsia="zh-CN"/>
        </w:rPr>
        <w:t xml:space="preserve">.   </w:t>
      </w:r>
      <w:r w:rsidR="007003A1">
        <w:rPr>
          <w:spacing w:val="42"/>
          <w:w w:val="105"/>
          <w:lang w:eastAsia="zh-CN"/>
        </w:rPr>
        <w:t xml:space="preserve"> </w:t>
      </w:r>
      <w:r w:rsidR="007003A1">
        <w:rPr>
          <w:w w:val="105"/>
          <w:lang w:eastAsia="zh-CN"/>
        </w:rPr>
        <w:t>45</w:t>
      </w:r>
    </w:p>
    <w:p w:rsidR="00737AD2" w:rsidRDefault="00EC10B3">
      <w:pPr>
        <w:pStyle w:val="BodyText"/>
        <w:spacing w:line="240" w:lineRule="exact"/>
        <w:ind w:left="2785"/>
        <w:rPr>
          <w:lang w:eastAsia="zh-CN"/>
        </w:rPr>
      </w:pPr>
      <w:hyperlink w:anchor="_bookmark51" w:history="1">
        <w:r w:rsidR="007003A1">
          <w:rPr>
            <w:w w:val="105"/>
            <w:lang w:eastAsia="zh-CN"/>
          </w:rPr>
          <w:t>独立模式的配置与启动...................................................................................................</w:t>
        </w:r>
      </w:hyperlink>
      <w:r w:rsidR="007003A1">
        <w:rPr>
          <w:w w:val="105"/>
          <w:lang w:eastAsia="zh-CN"/>
        </w:rPr>
        <w:t xml:space="preserve">. </w:t>
      </w:r>
      <w:r w:rsidR="007003A1">
        <w:rPr>
          <w:spacing w:val="56"/>
          <w:w w:val="105"/>
          <w:lang w:eastAsia="zh-CN"/>
        </w:rPr>
        <w:t xml:space="preserve"> </w:t>
      </w:r>
      <w:r w:rsidR="007003A1">
        <w:rPr>
          <w:w w:val="105"/>
          <w:lang w:eastAsia="zh-CN"/>
        </w:rPr>
        <w:t>45</w:t>
      </w:r>
    </w:p>
    <w:p w:rsidR="00737AD2" w:rsidRDefault="00EC10B3">
      <w:pPr>
        <w:pStyle w:val="BodyText"/>
        <w:spacing w:line="240" w:lineRule="exact"/>
        <w:ind w:left="2785"/>
        <w:rPr>
          <w:lang w:eastAsia="zh-CN"/>
        </w:rPr>
      </w:pPr>
      <w:hyperlink w:anchor="_bookmark52" w:history="1">
        <w:r w:rsidR="007003A1">
          <w:rPr>
            <w:w w:val="105"/>
            <w:lang w:eastAsia="zh-CN"/>
          </w:rPr>
          <w:t>集群模式的配置与启动...................................................................................................</w:t>
        </w:r>
      </w:hyperlink>
      <w:r w:rsidR="007003A1">
        <w:rPr>
          <w:w w:val="105"/>
          <w:lang w:eastAsia="zh-CN"/>
        </w:rPr>
        <w:t xml:space="preserve">. </w:t>
      </w:r>
      <w:r w:rsidR="007003A1">
        <w:rPr>
          <w:spacing w:val="56"/>
          <w:w w:val="105"/>
          <w:lang w:eastAsia="zh-CN"/>
        </w:rPr>
        <w:t xml:space="preserve"> </w:t>
      </w:r>
      <w:r w:rsidR="007003A1">
        <w:rPr>
          <w:w w:val="105"/>
          <w:lang w:eastAsia="zh-CN"/>
        </w:rPr>
        <w:t>46</w:t>
      </w:r>
    </w:p>
    <w:p w:rsidR="00737AD2" w:rsidRDefault="00EC10B3">
      <w:pPr>
        <w:pStyle w:val="BodyText"/>
        <w:spacing w:line="240" w:lineRule="exact"/>
        <w:ind w:left="2185"/>
        <w:rPr>
          <w:lang w:eastAsia="zh-CN"/>
        </w:rPr>
      </w:pPr>
      <w:hyperlink w:anchor="_bookmark53" w:history="1">
        <w:r w:rsidR="007003A1">
          <w:rPr>
            <w:w w:val="105"/>
            <w:lang w:eastAsia="zh-CN"/>
          </w:rPr>
          <w:t>测试环境....................................................................................................................................</w:t>
        </w:r>
      </w:hyperlink>
      <w:r w:rsidR="007003A1">
        <w:rPr>
          <w:w w:val="105"/>
          <w:lang w:eastAsia="zh-CN"/>
        </w:rPr>
        <w:t xml:space="preserve">.    </w:t>
      </w:r>
      <w:r w:rsidR="007003A1">
        <w:rPr>
          <w:spacing w:val="49"/>
          <w:w w:val="105"/>
          <w:lang w:eastAsia="zh-CN"/>
        </w:rPr>
        <w:t xml:space="preserve"> </w:t>
      </w:r>
      <w:r w:rsidR="007003A1">
        <w:rPr>
          <w:w w:val="105"/>
          <w:lang w:eastAsia="zh-CN"/>
        </w:rPr>
        <w:t>48</w:t>
      </w:r>
    </w:p>
    <w:p w:rsidR="00737AD2" w:rsidRDefault="00EC10B3">
      <w:pPr>
        <w:pStyle w:val="BodyText"/>
        <w:spacing w:line="240" w:lineRule="exact"/>
        <w:ind w:left="2185"/>
        <w:rPr>
          <w:lang w:eastAsia="zh-CN"/>
        </w:rPr>
      </w:pPr>
      <w:hyperlink w:anchor="_bookmark54" w:history="1">
        <w:r w:rsidR="007003A1">
          <w:rPr>
            <w:w w:val="110"/>
            <w:lang w:eastAsia="zh-CN"/>
          </w:rPr>
          <w:t>卸载...........................................................................................................................................</w:t>
        </w:r>
      </w:hyperlink>
      <w:r w:rsidR="007003A1">
        <w:rPr>
          <w:w w:val="110"/>
          <w:lang w:eastAsia="zh-CN"/>
        </w:rPr>
        <w:t>.</w:t>
      </w:r>
      <w:r w:rsidR="007003A1">
        <w:rPr>
          <w:spacing w:val="13"/>
          <w:w w:val="110"/>
          <w:lang w:eastAsia="zh-CN"/>
        </w:rPr>
        <w:t>.</w:t>
      </w:r>
      <w:r w:rsidR="007003A1">
        <w:rPr>
          <w:w w:val="110"/>
          <w:lang w:eastAsia="zh-CN"/>
        </w:rPr>
        <w:t>49</w:t>
      </w:r>
    </w:p>
    <w:p w:rsidR="00737AD2" w:rsidRDefault="00EC10B3">
      <w:pPr>
        <w:pStyle w:val="BodyText"/>
        <w:spacing w:line="240" w:lineRule="exact"/>
        <w:ind w:left="2185"/>
        <w:rPr>
          <w:lang w:eastAsia="zh-CN"/>
        </w:rPr>
      </w:pPr>
      <w:hyperlink w:anchor="_bookmark55" w:history="1">
        <w:r w:rsidR="007003A1">
          <w:rPr>
            <w:w w:val="110"/>
            <w:lang w:eastAsia="zh-CN"/>
          </w:rPr>
          <w:t>升级...........................................................................................................................................</w:t>
        </w:r>
      </w:hyperlink>
      <w:r w:rsidR="007003A1">
        <w:rPr>
          <w:w w:val="110"/>
          <w:lang w:eastAsia="zh-CN"/>
        </w:rPr>
        <w:t>.</w:t>
      </w:r>
      <w:r w:rsidR="007003A1">
        <w:rPr>
          <w:spacing w:val="13"/>
          <w:w w:val="110"/>
          <w:lang w:eastAsia="zh-CN"/>
        </w:rPr>
        <w:t>.</w:t>
      </w:r>
      <w:r w:rsidR="007003A1">
        <w:rPr>
          <w:w w:val="110"/>
          <w:lang w:eastAsia="zh-CN"/>
        </w:rPr>
        <w:t>50</w:t>
      </w:r>
    </w:p>
    <w:p w:rsidR="00737AD2" w:rsidRDefault="00EC10B3">
      <w:pPr>
        <w:pStyle w:val="Heading3"/>
        <w:spacing w:line="285" w:lineRule="exact"/>
        <w:ind w:left="1585"/>
        <w:rPr>
          <w:lang w:eastAsia="zh-CN"/>
        </w:rPr>
      </w:pPr>
      <w:hyperlink w:anchor="_bookmark56" w:history="1">
        <w:r w:rsidR="007003A1">
          <w:rPr>
            <w:w w:val="105"/>
            <w:lang w:eastAsia="zh-CN"/>
          </w:rPr>
          <w:t>数据库管理................................................................................................................</w:t>
        </w:r>
      </w:hyperlink>
      <w:r w:rsidR="007003A1">
        <w:rPr>
          <w:w w:val="105"/>
          <w:lang w:eastAsia="zh-CN"/>
        </w:rPr>
        <w:t xml:space="preserve">.   </w:t>
      </w:r>
      <w:r w:rsidR="007003A1">
        <w:rPr>
          <w:spacing w:val="61"/>
          <w:w w:val="105"/>
          <w:lang w:eastAsia="zh-CN"/>
        </w:rPr>
        <w:t xml:space="preserve"> </w:t>
      </w:r>
      <w:r w:rsidR="007003A1">
        <w:rPr>
          <w:w w:val="105"/>
          <w:lang w:eastAsia="zh-CN"/>
        </w:rPr>
        <w:t>51</w:t>
      </w:r>
    </w:p>
    <w:p w:rsidR="00737AD2" w:rsidRDefault="00EC10B3">
      <w:pPr>
        <w:pStyle w:val="BodyText"/>
        <w:spacing w:line="243" w:lineRule="exact"/>
        <w:ind w:left="2185"/>
        <w:rPr>
          <w:lang w:eastAsia="zh-CN"/>
        </w:rPr>
      </w:pPr>
      <w:hyperlink w:anchor="_bookmark57" w:history="1">
        <w:r w:rsidR="007003A1">
          <w:rPr>
            <w:w w:val="110"/>
            <w:lang w:eastAsia="zh-CN"/>
          </w:rPr>
          <w:t>数据库管理................................................................................................................................</w:t>
        </w:r>
      </w:hyperlink>
      <w:r w:rsidR="007003A1">
        <w:rPr>
          <w:w w:val="110"/>
          <w:lang w:eastAsia="zh-CN"/>
        </w:rPr>
        <w:t>.</w:t>
      </w:r>
      <w:r w:rsidR="007003A1">
        <w:rPr>
          <w:spacing w:val="5"/>
          <w:w w:val="110"/>
          <w:lang w:eastAsia="zh-CN"/>
        </w:rPr>
        <w:t>.</w:t>
      </w:r>
      <w:r w:rsidR="007003A1">
        <w:rPr>
          <w:w w:val="110"/>
          <w:lang w:eastAsia="zh-CN"/>
        </w:rPr>
        <w:t>51</w:t>
      </w:r>
    </w:p>
    <w:p w:rsidR="00737AD2" w:rsidRDefault="00EC10B3">
      <w:pPr>
        <w:pStyle w:val="BodyText"/>
        <w:spacing w:line="240" w:lineRule="exact"/>
        <w:ind w:left="2785"/>
        <w:rPr>
          <w:lang w:eastAsia="zh-CN"/>
        </w:rPr>
      </w:pPr>
      <w:hyperlink w:anchor="_bookmark58" w:history="1">
        <w:r w:rsidR="007003A1">
          <w:rPr>
            <w:w w:val="105"/>
            <w:lang w:eastAsia="zh-CN"/>
          </w:rPr>
          <w:t>数据库配置.....................................................................................................................</w:t>
        </w:r>
      </w:hyperlink>
      <w:r w:rsidR="007003A1">
        <w:rPr>
          <w:w w:val="105"/>
          <w:lang w:eastAsia="zh-CN"/>
        </w:rPr>
        <w:t xml:space="preserve">.    </w:t>
      </w:r>
      <w:r w:rsidR="007003A1">
        <w:rPr>
          <w:spacing w:val="3"/>
          <w:w w:val="105"/>
          <w:lang w:eastAsia="zh-CN"/>
        </w:rPr>
        <w:t xml:space="preserve"> </w:t>
      </w:r>
      <w:r w:rsidR="007003A1">
        <w:rPr>
          <w:w w:val="105"/>
          <w:lang w:eastAsia="zh-CN"/>
        </w:rPr>
        <w:t>51</w:t>
      </w:r>
    </w:p>
    <w:p w:rsidR="00737AD2" w:rsidRDefault="00EC10B3">
      <w:pPr>
        <w:pStyle w:val="BodyText"/>
        <w:spacing w:line="240" w:lineRule="exact"/>
        <w:ind w:left="2785"/>
        <w:rPr>
          <w:lang w:eastAsia="zh-CN"/>
        </w:rPr>
      </w:pPr>
      <w:hyperlink w:anchor="_bookmark59" w:history="1">
        <w:r w:rsidR="007003A1">
          <w:rPr>
            <w:w w:val="110"/>
            <w:lang w:eastAsia="zh-CN"/>
          </w:rPr>
          <w:t>监控................................................................................................................................</w:t>
        </w:r>
      </w:hyperlink>
      <w:r w:rsidR="007003A1">
        <w:rPr>
          <w:w w:val="110"/>
          <w:lang w:eastAsia="zh-CN"/>
        </w:rPr>
        <w:t>.</w:t>
      </w:r>
      <w:r w:rsidR="007003A1">
        <w:rPr>
          <w:spacing w:val="5"/>
          <w:w w:val="110"/>
          <w:lang w:eastAsia="zh-CN"/>
        </w:rPr>
        <w:t>.</w:t>
      </w:r>
      <w:r w:rsidR="007003A1">
        <w:rPr>
          <w:w w:val="110"/>
          <w:lang w:eastAsia="zh-CN"/>
        </w:rPr>
        <w:t>53</w:t>
      </w:r>
    </w:p>
    <w:p w:rsidR="00737AD2" w:rsidRDefault="00EC10B3">
      <w:pPr>
        <w:pStyle w:val="BodyText"/>
        <w:spacing w:line="240" w:lineRule="exact"/>
        <w:ind w:left="2785"/>
        <w:rPr>
          <w:lang w:eastAsia="zh-CN"/>
        </w:rPr>
      </w:pPr>
      <w:hyperlink w:anchor="_bookmark77" w:history="1">
        <w:r w:rsidR="007003A1">
          <w:rPr>
            <w:w w:val="110"/>
            <w:lang w:eastAsia="zh-CN"/>
          </w:rPr>
          <w:t>引擎调度单元.................................................................................................................</w:t>
        </w:r>
      </w:hyperlink>
      <w:r w:rsidR="007003A1">
        <w:rPr>
          <w:w w:val="110"/>
          <w:lang w:eastAsia="zh-CN"/>
        </w:rPr>
        <w:t>.</w:t>
      </w:r>
      <w:r w:rsidR="007003A1">
        <w:rPr>
          <w:spacing w:val="12"/>
          <w:w w:val="110"/>
          <w:lang w:eastAsia="zh-CN"/>
        </w:rPr>
        <w:t>.</w:t>
      </w:r>
      <w:r w:rsidR="007003A1">
        <w:rPr>
          <w:w w:val="110"/>
          <w:lang w:eastAsia="zh-CN"/>
        </w:rPr>
        <w:t>76</w:t>
      </w:r>
    </w:p>
    <w:p w:rsidR="00737AD2" w:rsidRDefault="00EC10B3">
      <w:pPr>
        <w:pStyle w:val="BodyText"/>
        <w:spacing w:line="240" w:lineRule="exact"/>
        <w:ind w:left="2785"/>
        <w:rPr>
          <w:lang w:eastAsia="zh-CN"/>
        </w:rPr>
      </w:pPr>
      <w:hyperlink w:anchor="_bookmark78" w:history="1">
        <w:r w:rsidR="007003A1">
          <w:rPr>
            <w:w w:val="110"/>
            <w:lang w:eastAsia="zh-CN"/>
          </w:rPr>
          <w:t>日志................................................................................................................................</w:t>
        </w:r>
      </w:hyperlink>
      <w:r w:rsidR="007003A1">
        <w:rPr>
          <w:w w:val="110"/>
          <w:lang w:eastAsia="zh-CN"/>
        </w:rPr>
        <w:t>.</w:t>
      </w:r>
      <w:r w:rsidR="007003A1">
        <w:rPr>
          <w:spacing w:val="5"/>
          <w:w w:val="110"/>
          <w:lang w:eastAsia="zh-CN"/>
        </w:rPr>
        <w:t>.</w:t>
      </w:r>
      <w:r w:rsidR="007003A1">
        <w:rPr>
          <w:w w:val="110"/>
          <w:lang w:eastAsia="zh-CN"/>
        </w:rPr>
        <w:t>77</w:t>
      </w:r>
    </w:p>
    <w:p w:rsidR="00737AD2" w:rsidRDefault="00EC10B3">
      <w:pPr>
        <w:pStyle w:val="BodyText"/>
        <w:spacing w:line="240" w:lineRule="exact"/>
        <w:ind w:left="2785"/>
        <w:rPr>
          <w:lang w:eastAsia="zh-CN"/>
        </w:rPr>
      </w:pPr>
      <w:hyperlink w:anchor="_bookmark80" w:history="1">
        <w:r w:rsidR="007003A1">
          <w:rPr>
            <w:w w:val="105"/>
            <w:lang w:eastAsia="zh-CN"/>
          </w:rPr>
          <w:t>数据库工具.....................................................................................................................</w:t>
        </w:r>
      </w:hyperlink>
      <w:r w:rsidR="007003A1">
        <w:rPr>
          <w:w w:val="105"/>
          <w:lang w:eastAsia="zh-CN"/>
        </w:rPr>
        <w:t xml:space="preserve">.    </w:t>
      </w:r>
      <w:r w:rsidR="007003A1">
        <w:rPr>
          <w:spacing w:val="3"/>
          <w:w w:val="105"/>
          <w:lang w:eastAsia="zh-CN"/>
        </w:rPr>
        <w:t xml:space="preserve"> </w:t>
      </w:r>
      <w:r w:rsidR="007003A1">
        <w:rPr>
          <w:w w:val="105"/>
          <w:lang w:eastAsia="zh-CN"/>
        </w:rPr>
        <w:t>78</w:t>
      </w:r>
    </w:p>
    <w:p w:rsidR="00737AD2" w:rsidRDefault="00EC10B3">
      <w:pPr>
        <w:pStyle w:val="BodyText"/>
        <w:spacing w:line="240" w:lineRule="exact"/>
        <w:ind w:left="2185"/>
        <w:rPr>
          <w:lang w:eastAsia="zh-CN"/>
        </w:rPr>
      </w:pPr>
      <w:hyperlink w:anchor="_bookmark84" w:history="1">
        <w:r w:rsidR="007003A1">
          <w:rPr>
            <w:w w:val="105"/>
            <w:lang w:eastAsia="zh-CN"/>
          </w:rPr>
          <w:t>集群管理....................................................................................................................................</w:t>
        </w:r>
      </w:hyperlink>
      <w:r w:rsidR="007003A1">
        <w:rPr>
          <w:w w:val="105"/>
          <w:lang w:eastAsia="zh-CN"/>
        </w:rPr>
        <w:t xml:space="preserve">.    </w:t>
      </w:r>
      <w:r w:rsidR="007003A1">
        <w:rPr>
          <w:spacing w:val="49"/>
          <w:w w:val="105"/>
          <w:lang w:eastAsia="zh-CN"/>
        </w:rPr>
        <w:t xml:space="preserve"> </w:t>
      </w:r>
      <w:r w:rsidR="007003A1">
        <w:rPr>
          <w:w w:val="105"/>
          <w:lang w:eastAsia="zh-CN"/>
        </w:rPr>
        <w:t>82</w:t>
      </w:r>
    </w:p>
    <w:p w:rsidR="00737AD2" w:rsidRDefault="00737AD2">
      <w:pPr>
        <w:spacing w:line="240" w:lineRule="exact"/>
        <w:rPr>
          <w:lang w:eastAsia="zh-CN"/>
        </w:rPr>
        <w:sectPr w:rsidR="00737AD2">
          <w:headerReference w:type="even" r:id="rId8"/>
          <w:headerReference w:type="default" r:id="rId9"/>
          <w:pgSz w:w="12240" w:h="15840"/>
          <w:pgMar w:top="900" w:right="1000" w:bottom="280" w:left="700" w:header="713" w:footer="0" w:gutter="0"/>
          <w:pgNumType w:start="2"/>
          <w:cols w:space="720"/>
        </w:sectPr>
      </w:pPr>
    </w:p>
    <w:p w:rsidR="00737AD2" w:rsidRDefault="00737AD2">
      <w:pPr>
        <w:spacing w:before="4" w:line="130" w:lineRule="exact"/>
        <w:rPr>
          <w:sz w:val="13"/>
          <w:szCs w:val="13"/>
          <w:lang w:eastAsia="zh-CN"/>
        </w:rPr>
      </w:pPr>
    </w:p>
    <w:p w:rsidR="00737AD2" w:rsidRDefault="00EC10B3">
      <w:pPr>
        <w:pStyle w:val="BodyText"/>
        <w:spacing w:line="312" w:lineRule="exact"/>
        <w:ind w:left="1765"/>
        <w:rPr>
          <w:lang w:eastAsia="zh-CN"/>
        </w:rPr>
      </w:pPr>
      <w:hyperlink w:anchor="_bookmark85" w:history="1">
        <w:r w:rsidR="007003A1">
          <w:rPr>
            <w:w w:val="105"/>
            <w:lang w:eastAsia="zh-CN"/>
          </w:rPr>
          <w:t>集群中新增主机..............................................................................................................</w:t>
        </w:r>
      </w:hyperlink>
      <w:r w:rsidR="007003A1">
        <w:rPr>
          <w:w w:val="105"/>
          <w:lang w:eastAsia="zh-CN"/>
        </w:rPr>
        <w:t xml:space="preserve">.   </w:t>
      </w:r>
      <w:r w:rsidR="007003A1">
        <w:rPr>
          <w:spacing w:val="2"/>
          <w:w w:val="105"/>
          <w:lang w:eastAsia="zh-CN"/>
        </w:rPr>
        <w:t xml:space="preserve"> </w:t>
      </w:r>
      <w:r w:rsidR="007003A1">
        <w:rPr>
          <w:w w:val="105"/>
          <w:lang w:eastAsia="zh-CN"/>
        </w:rPr>
        <w:t>82</w:t>
      </w:r>
    </w:p>
    <w:p w:rsidR="00737AD2" w:rsidRDefault="00EC10B3">
      <w:pPr>
        <w:pStyle w:val="BodyText"/>
        <w:spacing w:line="240" w:lineRule="exact"/>
        <w:ind w:left="1765"/>
        <w:rPr>
          <w:lang w:eastAsia="zh-CN"/>
        </w:rPr>
      </w:pPr>
      <w:hyperlink w:anchor="_bookmark86" w:history="1">
        <w:r w:rsidR="007003A1">
          <w:rPr>
            <w:w w:val="105"/>
            <w:lang w:eastAsia="zh-CN"/>
          </w:rPr>
          <w:t>编目分区组管理..............................................................................................................</w:t>
        </w:r>
      </w:hyperlink>
      <w:r w:rsidR="007003A1">
        <w:rPr>
          <w:w w:val="105"/>
          <w:lang w:eastAsia="zh-CN"/>
        </w:rPr>
        <w:t xml:space="preserve">.   </w:t>
      </w:r>
      <w:r w:rsidR="007003A1">
        <w:rPr>
          <w:spacing w:val="2"/>
          <w:w w:val="105"/>
          <w:lang w:eastAsia="zh-CN"/>
        </w:rPr>
        <w:t xml:space="preserve"> </w:t>
      </w:r>
      <w:r w:rsidR="007003A1">
        <w:rPr>
          <w:w w:val="105"/>
          <w:lang w:eastAsia="zh-CN"/>
        </w:rPr>
        <w:t>83</w:t>
      </w:r>
    </w:p>
    <w:p w:rsidR="00737AD2" w:rsidRDefault="00EC10B3">
      <w:pPr>
        <w:pStyle w:val="BodyText"/>
        <w:spacing w:line="240" w:lineRule="exact"/>
        <w:ind w:left="1765"/>
        <w:rPr>
          <w:lang w:eastAsia="zh-CN"/>
        </w:rPr>
      </w:pPr>
      <w:hyperlink w:anchor="_bookmark89" w:history="1">
        <w:r w:rsidR="007003A1">
          <w:rPr>
            <w:w w:val="105"/>
            <w:lang w:eastAsia="zh-CN"/>
          </w:rPr>
          <w:t>数据分区组管理..............................................................................................................</w:t>
        </w:r>
      </w:hyperlink>
      <w:r w:rsidR="007003A1">
        <w:rPr>
          <w:w w:val="105"/>
          <w:lang w:eastAsia="zh-CN"/>
        </w:rPr>
        <w:t xml:space="preserve">.   </w:t>
      </w:r>
      <w:r w:rsidR="007003A1">
        <w:rPr>
          <w:spacing w:val="2"/>
          <w:w w:val="105"/>
          <w:lang w:eastAsia="zh-CN"/>
        </w:rPr>
        <w:t xml:space="preserve"> </w:t>
      </w:r>
      <w:r w:rsidR="007003A1">
        <w:rPr>
          <w:w w:val="105"/>
          <w:lang w:eastAsia="zh-CN"/>
        </w:rPr>
        <w:t>84</w:t>
      </w:r>
    </w:p>
    <w:p w:rsidR="00737AD2" w:rsidRDefault="00EC10B3">
      <w:pPr>
        <w:pStyle w:val="BodyText"/>
        <w:spacing w:line="240" w:lineRule="exact"/>
        <w:ind w:left="1765"/>
        <w:rPr>
          <w:lang w:eastAsia="zh-CN"/>
        </w:rPr>
      </w:pPr>
      <w:hyperlink w:anchor="_bookmark92" w:history="1">
        <w:r w:rsidR="007003A1">
          <w:rPr>
            <w:w w:val="110"/>
            <w:lang w:eastAsia="zh-CN"/>
          </w:rPr>
          <w:t>新增协调节点.................................................................................................................</w:t>
        </w:r>
      </w:hyperlink>
      <w:r w:rsidR="007003A1">
        <w:rPr>
          <w:w w:val="110"/>
          <w:lang w:eastAsia="zh-CN"/>
        </w:rPr>
        <w:t>.</w:t>
      </w:r>
      <w:r w:rsidR="007003A1">
        <w:rPr>
          <w:spacing w:val="12"/>
          <w:w w:val="110"/>
          <w:lang w:eastAsia="zh-CN"/>
        </w:rPr>
        <w:t>.</w:t>
      </w:r>
      <w:r w:rsidR="007003A1">
        <w:rPr>
          <w:w w:val="110"/>
          <w:lang w:eastAsia="zh-CN"/>
        </w:rPr>
        <w:t>85</w:t>
      </w:r>
    </w:p>
    <w:p w:rsidR="00737AD2" w:rsidRDefault="00EC10B3">
      <w:pPr>
        <w:pStyle w:val="BodyText"/>
        <w:spacing w:line="240" w:lineRule="exact"/>
        <w:ind w:left="1765"/>
        <w:rPr>
          <w:lang w:eastAsia="zh-CN"/>
        </w:rPr>
      </w:pPr>
      <w:hyperlink w:anchor="_bookmark93" w:history="1">
        <w:r w:rsidR="007003A1">
          <w:rPr>
            <w:w w:val="110"/>
            <w:lang w:eastAsia="zh-CN"/>
          </w:rPr>
          <w:t>案例................................................................................................................................</w:t>
        </w:r>
      </w:hyperlink>
      <w:r w:rsidR="007003A1">
        <w:rPr>
          <w:w w:val="110"/>
          <w:lang w:eastAsia="zh-CN"/>
        </w:rPr>
        <w:t>.</w:t>
      </w:r>
      <w:r w:rsidR="007003A1">
        <w:rPr>
          <w:spacing w:val="5"/>
          <w:w w:val="110"/>
          <w:lang w:eastAsia="zh-CN"/>
        </w:rPr>
        <w:t>.</w:t>
      </w:r>
      <w:r w:rsidR="007003A1">
        <w:rPr>
          <w:w w:val="110"/>
          <w:lang w:eastAsia="zh-CN"/>
        </w:rPr>
        <w:t>85</w:t>
      </w:r>
    </w:p>
    <w:p w:rsidR="00737AD2" w:rsidRDefault="00EC10B3">
      <w:pPr>
        <w:pStyle w:val="BodyText"/>
        <w:spacing w:line="240" w:lineRule="exact"/>
        <w:ind w:left="1165"/>
        <w:rPr>
          <w:lang w:eastAsia="zh-CN"/>
        </w:rPr>
      </w:pPr>
      <w:hyperlink w:anchor="_bookmark94" w:history="1">
        <w:r w:rsidR="007003A1">
          <w:rPr>
            <w:w w:val="110"/>
            <w:lang w:eastAsia="zh-CN"/>
          </w:rPr>
          <w:t>运维...........................................................................................................................................</w:t>
        </w:r>
      </w:hyperlink>
      <w:r w:rsidR="007003A1">
        <w:rPr>
          <w:w w:val="110"/>
          <w:lang w:eastAsia="zh-CN"/>
        </w:rPr>
        <w:t>.</w:t>
      </w:r>
      <w:r w:rsidR="007003A1">
        <w:rPr>
          <w:spacing w:val="13"/>
          <w:w w:val="110"/>
          <w:lang w:eastAsia="zh-CN"/>
        </w:rPr>
        <w:t>.</w:t>
      </w:r>
      <w:r w:rsidR="007003A1">
        <w:rPr>
          <w:w w:val="110"/>
          <w:lang w:eastAsia="zh-CN"/>
        </w:rPr>
        <w:t>88</w:t>
      </w:r>
    </w:p>
    <w:p w:rsidR="00737AD2" w:rsidRDefault="00EC10B3">
      <w:pPr>
        <w:pStyle w:val="BodyText"/>
        <w:spacing w:line="240" w:lineRule="exact"/>
        <w:ind w:left="1765"/>
        <w:rPr>
          <w:lang w:eastAsia="zh-CN"/>
        </w:rPr>
      </w:pPr>
      <w:hyperlink w:anchor="_bookmark95" w:history="1">
        <w:r w:rsidR="007003A1">
          <w:rPr>
            <w:w w:val="105"/>
            <w:lang w:eastAsia="zh-CN"/>
          </w:rPr>
          <w:t>集群启停.........................................................................................................................</w:t>
        </w:r>
      </w:hyperlink>
      <w:r w:rsidR="007003A1">
        <w:rPr>
          <w:w w:val="105"/>
          <w:lang w:eastAsia="zh-CN"/>
        </w:rPr>
        <w:t xml:space="preserve">.    </w:t>
      </w:r>
      <w:r w:rsidR="007003A1">
        <w:rPr>
          <w:spacing w:val="10"/>
          <w:w w:val="105"/>
          <w:lang w:eastAsia="zh-CN"/>
        </w:rPr>
        <w:t xml:space="preserve"> </w:t>
      </w:r>
      <w:r w:rsidR="007003A1">
        <w:rPr>
          <w:w w:val="105"/>
          <w:lang w:eastAsia="zh-CN"/>
        </w:rPr>
        <w:t>88</w:t>
      </w:r>
    </w:p>
    <w:p w:rsidR="00737AD2" w:rsidRDefault="00EC10B3">
      <w:pPr>
        <w:pStyle w:val="BodyText"/>
        <w:spacing w:line="240" w:lineRule="exact"/>
        <w:ind w:left="1765"/>
        <w:rPr>
          <w:lang w:eastAsia="zh-CN"/>
        </w:rPr>
      </w:pPr>
      <w:hyperlink w:anchor="_bookmark98" w:history="1">
        <w:r w:rsidR="007003A1">
          <w:rPr>
            <w:w w:val="105"/>
            <w:lang w:eastAsia="zh-CN"/>
          </w:rPr>
          <w:t>数据备份.........................................................................................................................</w:t>
        </w:r>
      </w:hyperlink>
      <w:r w:rsidR="007003A1">
        <w:rPr>
          <w:w w:val="105"/>
          <w:lang w:eastAsia="zh-CN"/>
        </w:rPr>
        <w:t xml:space="preserve">.    </w:t>
      </w:r>
      <w:r w:rsidR="007003A1">
        <w:rPr>
          <w:spacing w:val="10"/>
          <w:w w:val="105"/>
          <w:lang w:eastAsia="zh-CN"/>
        </w:rPr>
        <w:t xml:space="preserve"> </w:t>
      </w:r>
      <w:r w:rsidR="007003A1">
        <w:rPr>
          <w:w w:val="105"/>
          <w:lang w:eastAsia="zh-CN"/>
        </w:rPr>
        <w:t>89</w:t>
      </w:r>
    </w:p>
    <w:p w:rsidR="00737AD2" w:rsidRDefault="00EC10B3">
      <w:pPr>
        <w:pStyle w:val="BodyText"/>
        <w:spacing w:line="240" w:lineRule="exact"/>
        <w:ind w:left="1765"/>
        <w:rPr>
          <w:lang w:eastAsia="zh-CN"/>
        </w:rPr>
      </w:pPr>
      <w:hyperlink w:anchor="_bookmark99" w:history="1">
        <w:r w:rsidR="007003A1">
          <w:rPr>
            <w:w w:val="110"/>
            <w:lang w:eastAsia="zh-CN"/>
          </w:rPr>
          <w:t>查看备份信息.................................................................................................................</w:t>
        </w:r>
      </w:hyperlink>
      <w:r w:rsidR="007003A1">
        <w:rPr>
          <w:w w:val="110"/>
          <w:lang w:eastAsia="zh-CN"/>
        </w:rPr>
        <w:t>.</w:t>
      </w:r>
      <w:r w:rsidR="007003A1">
        <w:rPr>
          <w:spacing w:val="12"/>
          <w:w w:val="110"/>
          <w:lang w:eastAsia="zh-CN"/>
        </w:rPr>
        <w:t>.</w:t>
      </w:r>
      <w:r w:rsidR="007003A1">
        <w:rPr>
          <w:w w:val="110"/>
          <w:lang w:eastAsia="zh-CN"/>
        </w:rPr>
        <w:t>90</w:t>
      </w:r>
    </w:p>
    <w:p w:rsidR="00737AD2" w:rsidRDefault="00EC10B3">
      <w:pPr>
        <w:pStyle w:val="BodyText"/>
        <w:spacing w:line="240" w:lineRule="exact"/>
        <w:ind w:left="1765"/>
        <w:rPr>
          <w:lang w:eastAsia="zh-CN"/>
        </w:rPr>
      </w:pPr>
      <w:hyperlink w:anchor="_bookmark100" w:history="1">
        <w:r w:rsidR="007003A1">
          <w:rPr>
            <w:w w:val="105"/>
            <w:lang w:eastAsia="zh-CN"/>
          </w:rPr>
          <w:t>数据恢复.........................................................................................................................</w:t>
        </w:r>
      </w:hyperlink>
      <w:r w:rsidR="007003A1">
        <w:rPr>
          <w:w w:val="105"/>
          <w:lang w:eastAsia="zh-CN"/>
        </w:rPr>
        <w:t xml:space="preserve">.    </w:t>
      </w:r>
      <w:r w:rsidR="007003A1">
        <w:rPr>
          <w:spacing w:val="10"/>
          <w:w w:val="105"/>
          <w:lang w:eastAsia="zh-CN"/>
        </w:rPr>
        <w:t xml:space="preserve"> </w:t>
      </w:r>
      <w:r w:rsidR="007003A1">
        <w:rPr>
          <w:w w:val="105"/>
          <w:lang w:eastAsia="zh-CN"/>
        </w:rPr>
        <w:t>91</w:t>
      </w:r>
    </w:p>
    <w:p w:rsidR="00737AD2" w:rsidRDefault="00EC10B3">
      <w:pPr>
        <w:pStyle w:val="BodyText"/>
        <w:spacing w:line="240" w:lineRule="exact"/>
        <w:ind w:left="1765"/>
        <w:rPr>
          <w:lang w:eastAsia="zh-CN"/>
        </w:rPr>
      </w:pPr>
      <w:hyperlink w:anchor="_bookmark101" w:history="1">
        <w:r w:rsidR="007003A1">
          <w:rPr>
            <w:w w:val="105"/>
            <w:lang w:eastAsia="zh-CN"/>
          </w:rPr>
          <w:t>故障恢复.........................................................................................................................</w:t>
        </w:r>
      </w:hyperlink>
      <w:r w:rsidR="007003A1">
        <w:rPr>
          <w:w w:val="105"/>
          <w:lang w:eastAsia="zh-CN"/>
        </w:rPr>
        <w:t xml:space="preserve">.    </w:t>
      </w:r>
      <w:r w:rsidR="007003A1">
        <w:rPr>
          <w:spacing w:val="10"/>
          <w:w w:val="105"/>
          <w:lang w:eastAsia="zh-CN"/>
        </w:rPr>
        <w:t xml:space="preserve"> </w:t>
      </w:r>
      <w:r w:rsidR="007003A1">
        <w:rPr>
          <w:w w:val="105"/>
          <w:lang w:eastAsia="zh-CN"/>
        </w:rPr>
        <w:t>93</w:t>
      </w:r>
    </w:p>
    <w:p w:rsidR="00737AD2" w:rsidRDefault="00EC10B3">
      <w:pPr>
        <w:pStyle w:val="BodyText"/>
        <w:spacing w:line="240" w:lineRule="exact"/>
        <w:ind w:left="1765"/>
        <w:rPr>
          <w:lang w:eastAsia="zh-CN"/>
        </w:rPr>
      </w:pPr>
      <w:hyperlink w:anchor="_bookmark105" w:history="1">
        <w:r w:rsidR="007003A1">
          <w:rPr>
            <w:w w:val="110"/>
            <w:lang w:eastAsia="zh-CN"/>
          </w:rPr>
          <w:t>监控................................................................................................................................</w:t>
        </w:r>
      </w:hyperlink>
      <w:r w:rsidR="007003A1">
        <w:rPr>
          <w:w w:val="110"/>
          <w:lang w:eastAsia="zh-CN"/>
        </w:rPr>
        <w:t>.</w:t>
      </w:r>
      <w:r w:rsidR="007003A1">
        <w:rPr>
          <w:spacing w:val="5"/>
          <w:w w:val="110"/>
          <w:lang w:eastAsia="zh-CN"/>
        </w:rPr>
        <w:t>.</w:t>
      </w:r>
      <w:r w:rsidR="007003A1">
        <w:rPr>
          <w:w w:val="110"/>
          <w:lang w:eastAsia="zh-CN"/>
        </w:rPr>
        <w:t>93</w:t>
      </w:r>
    </w:p>
    <w:p w:rsidR="00737AD2" w:rsidRDefault="00EC10B3">
      <w:pPr>
        <w:pStyle w:val="BodyText"/>
        <w:spacing w:line="240" w:lineRule="exact"/>
        <w:ind w:left="1165"/>
      </w:pPr>
      <w:hyperlink w:anchor="_bookmark108" w:history="1">
        <w:r w:rsidR="007003A1">
          <w:rPr>
            <w:w w:val="105"/>
            <w:lang w:eastAsia="zh-CN"/>
          </w:rPr>
          <w:t>系统安全....................................................................................................................................</w:t>
        </w:r>
      </w:hyperlink>
      <w:r w:rsidR="007003A1">
        <w:rPr>
          <w:w w:val="105"/>
          <w:lang w:eastAsia="zh-CN"/>
        </w:rPr>
        <w:t xml:space="preserve">.    </w:t>
      </w:r>
      <w:r w:rsidR="007003A1">
        <w:rPr>
          <w:spacing w:val="49"/>
          <w:w w:val="105"/>
          <w:lang w:eastAsia="zh-CN"/>
        </w:rPr>
        <w:t xml:space="preserve"> </w:t>
      </w:r>
      <w:r w:rsidR="007003A1">
        <w:rPr>
          <w:w w:val="105"/>
        </w:rPr>
        <w:t>94</w:t>
      </w:r>
    </w:p>
    <w:p w:rsidR="00737AD2" w:rsidRDefault="00EC10B3">
      <w:pPr>
        <w:pStyle w:val="Heading3"/>
        <w:tabs>
          <w:tab w:val="left" w:leader="dot" w:pos="9122"/>
        </w:tabs>
        <w:spacing w:line="285" w:lineRule="exact"/>
        <w:ind w:left="565"/>
      </w:pPr>
      <w:hyperlink w:anchor="_bookmark109" w:history="1">
        <w:r w:rsidR="007003A1">
          <w:rPr>
            <w:w w:val="95"/>
          </w:rPr>
          <w:t>Hadoop集成</w:t>
        </w:r>
        <w:r w:rsidR="007003A1">
          <w:rPr>
            <w:w w:val="95"/>
          </w:rPr>
          <w:tab/>
        </w:r>
      </w:hyperlink>
      <w:r w:rsidR="007003A1">
        <w:rPr>
          <w:w w:val="95"/>
        </w:rPr>
        <w:t>95</w:t>
      </w:r>
    </w:p>
    <w:p w:rsidR="00737AD2" w:rsidRDefault="00EC10B3">
      <w:pPr>
        <w:pStyle w:val="BodyText"/>
        <w:tabs>
          <w:tab w:val="left" w:leader="dot" w:pos="9164"/>
        </w:tabs>
        <w:spacing w:line="243" w:lineRule="exact"/>
        <w:ind w:left="1165"/>
      </w:pPr>
      <w:hyperlink w:anchor="_bookmark110" w:history="1">
        <w:r w:rsidR="007003A1">
          <w:rPr>
            <w:w w:val="95"/>
          </w:rPr>
          <w:t>SequoiaDB与Hadoop</w:t>
        </w:r>
        <w:r w:rsidR="007003A1">
          <w:rPr>
            <w:spacing w:val="14"/>
            <w:w w:val="95"/>
          </w:rPr>
          <w:t xml:space="preserve"> </w:t>
        </w:r>
        <w:r w:rsidR="007003A1">
          <w:rPr>
            <w:w w:val="95"/>
          </w:rPr>
          <w:t>部署</w:t>
        </w:r>
        <w:r w:rsidR="007003A1">
          <w:rPr>
            <w:w w:val="95"/>
          </w:rPr>
          <w:tab/>
        </w:r>
      </w:hyperlink>
      <w:r w:rsidR="007003A1">
        <w:rPr>
          <w:w w:val="95"/>
        </w:rPr>
        <w:t>95</w:t>
      </w:r>
    </w:p>
    <w:p w:rsidR="00737AD2" w:rsidRDefault="00EC10B3">
      <w:pPr>
        <w:pStyle w:val="BodyText"/>
        <w:tabs>
          <w:tab w:val="left" w:leader="dot" w:pos="9166"/>
        </w:tabs>
        <w:spacing w:line="240" w:lineRule="exact"/>
        <w:ind w:left="1165"/>
      </w:pPr>
      <w:hyperlink w:anchor="_bookmark111" w:history="1">
        <w:r w:rsidR="007003A1">
          <w:rPr>
            <w:w w:val="95"/>
          </w:rPr>
          <w:t>与Map/Reduce集成</w:t>
        </w:r>
        <w:r w:rsidR="007003A1">
          <w:rPr>
            <w:w w:val="95"/>
          </w:rPr>
          <w:tab/>
        </w:r>
      </w:hyperlink>
      <w:r w:rsidR="007003A1">
        <w:rPr>
          <w:w w:val="95"/>
        </w:rPr>
        <w:t>95</w:t>
      </w:r>
    </w:p>
    <w:p w:rsidR="00737AD2" w:rsidRDefault="00EC10B3">
      <w:pPr>
        <w:pStyle w:val="BodyText"/>
        <w:tabs>
          <w:tab w:val="left" w:leader="dot" w:pos="9166"/>
        </w:tabs>
        <w:spacing w:line="240" w:lineRule="exact"/>
        <w:ind w:left="1165"/>
      </w:pPr>
      <w:hyperlink w:anchor="_bookmark112" w:history="1">
        <w:r w:rsidR="007003A1">
          <w:rPr>
            <w:w w:val="95"/>
          </w:rPr>
          <w:t>与Hive集成</w:t>
        </w:r>
        <w:r w:rsidR="007003A1">
          <w:rPr>
            <w:w w:val="95"/>
          </w:rPr>
          <w:tab/>
        </w:r>
      </w:hyperlink>
      <w:r w:rsidR="007003A1">
        <w:rPr>
          <w:w w:val="95"/>
        </w:rPr>
        <w:t>95</w:t>
      </w:r>
    </w:p>
    <w:p w:rsidR="00737AD2" w:rsidRDefault="00EC10B3">
      <w:pPr>
        <w:pStyle w:val="BodyText"/>
        <w:tabs>
          <w:tab w:val="left" w:leader="dot" w:pos="9166"/>
        </w:tabs>
        <w:spacing w:line="240" w:lineRule="exact"/>
        <w:ind w:left="1765"/>
      </w:pPr>
      <w:hyperlink w:anchor="_bookmark113" w:history="1">
        <w:r w:rsidR="007003A1">
          <w:rPr>
            <w:w w:val="95"/>
          </w:rPr>
          <w:t>SequoiaDB支持的Hive版本列表</w:t>
        </w:r>
        <w:r w:rsidR="007003A1">
          <w:rPr>
            <w:w w:val="95"/>
          </w:rPr>
          <w:tab/>
        </w:r>
      </w:hyperlink>
      <w:r w:rsidR="007003A1">
        <w:rPr>
          <w:w w:val="95"/>
        </w:rPr>
        <w:t>95</w:t>
      </w:r>
    </w:p>
    <w:p w:rsidR="00737AD2" w:rsidRDefault="00EC10B3">
      <w:pPr>
        <w:pStyle w:val="BodyText"/>
        <w:spacing w:line="240" w:lineRule="exact"/>
        <w:ind w:left="1765"/>
      </w:pPr>
      <w:hyperlink w:anchor="_bookmark114" w:history="1">
        <w:r w:rsidR="007003A1">
          <w:rPr>
            <w:w w:val="105"/>
          </w:rPr>
          <w:t>配置方法.........................................................................................................................</w:t>
        </w:r>
      </w:hyperlink>
      <w:r w:rsidR="007003A1">
        <w:rPr>
          <w:w w:val="105"/>
        </w:rPr>
        <w:t xml:space="preserve">.    </w:t>
      </w:r>
      <w:r w:rsidR="007003A1">
        <w:rPr>
          <w:spacing w:val="10"/>
          <w:w w:val="105"/>
        </w:rPr>
        <w:t xml:space="preserve"> </w:t>
      </w:r>
      <w:r w:rsidR="007003A1">
        <w:rPr>
          <w:w w:val="105"/>
        </w:rPr>
        <w:t>95</w:t>
      </w:r>
    </w:p>
    <w:p w:rsidR="00737AD2" w:rsidRDefault="00EC10B3">
      <w:pPr>
        <w:pStyle w:val="BodyText"/>
        <w:spacing w:line="240" w:lineRule="exact"/>
        <w:ind w:left="1765"/>
      </w:pPr>
      <w:hyperlink w:anchor="_bookmark115" w:history="1">
        <w:r w:rsidR="007003A1">
          <w:rPr>
            <w:w w:val="105"/>
          </w:rPr>
          <w:t>使用方法.........................................................................................................................</w:t>
        </w:r>
      </w:hyperlink>
      <w:r w:rsidR="007003A1">
        <w:rPr>
          <w:w w:val="105"/>
        </w:rPr>
        <w:t xml:space="preserve">.    </w:t>
      </w:r>
      <w:r w:rsidR="007003A1">
        <w:rPr>
          <w:spacing w:val="10"/>
          <w:w w:val="105"/>
        </w:rPr>
        <w:t xml:space="preserve"> </w:t>
      </w:r>
      <w:r w:rsidR="007003A1">
        <w:rPr>
          <w:w w:val="105"/>
        </w:rPr>
        <w:t>96</w:t>
      </w:r>
    </w:p>
    <w:p w:rsidR="00737AD2" w:rsidRDefault="00EC10B3">
      <w:pPr>
        <w:pStyle w:val="BodyText"/>
        <w:tabs>
          <w:tab w:val="left" w:leader="dot" w:pos="9166"/>
        </w:tabs>
        <w:spacing w:line="240" w:lineRule="exact"/>
        <w:ind w:left="1165"/>
      </w:pPr>
      <w:hyperlink w:anchor="_bookmark119" w:history="1">
        <w:r w:rsidR="007003A1">
          <w:rPr>
            <w:w w:val="95"/>
          </w:rPr>
          <w:t>与Pig集成</w:t>
        </w:r>
        <w:r w:rsidR="007003A1">
          <w:rPr>
            <w:w w:val="95"/>
          </w:rPr>
          <w:tab/>
        </w:r>
      </w:hyperlink>
      <w:r w:rsidR="007003A1">
        <w:rPr>
          <w:w w:val="95"/>
        </w:rPr>
        <w:t>97</w:t>
      </w:r>
    </w:p>
    <w:p w:rsidR="00737AD2" w:rsidRDefault="00EC10B3">
      <w:pPr>
        <w:pStyle w:val="Heading3"/>
        <w:spacing w:line="285" w:lineRule="exact"/>
        <w:ind w:left="565"/>
      </w:pPr>
      <w:hyperlink w:anchor="_bookmark120" w:history="1">
        <w:r w:rsidR="007003A1">
          <w:rPr>
            <w:w w:val="105"/>
          </w:rPr>
          <w:t>开发指南....................................................................................................................</w:t>
        </w:r>
      </w:hyperlink>
      <w:r w:rsidR="007003A1">
        <w:rPr>
          <w:w w:val="105"/>
        </w:rPr>
        <w:t xml:space="preserve">.   </w:t>
      </w:r>
      <w:r w:rsidR="007003A1">
        <w:rPr>
          <w:spacing w:val="67"/>
          <w:w w:val="105"/>
        </w:rPr>
        <w:t xml:space="preserve"> </w:t>
      </w:r>
      <w:r w:rsidR="007003A1">
        <w:rPr>
          <w:w w:val="105"/>
        </w:rPr>
        <w:t>98</w:t>
      </w:r>
    </w:p>
    <w:p w:rsidR="00737AD2" w:rsidRDefault="00EC10B3">
      <w:pPr>
        <w:pStyle w:val="BodyText"/>
        <w:tabs>
          <w:tab w:val="left" w:leader="dot" w:pos="9187"/>
        </w:tabs>
        <w:spacing w:line="243" w:lineRule="exact"/>
        <w:ind w:left="1165"/>
      </w:pPr>
      <w:hyperlink w:anchor="_bookmark121" w:history="1">
        <w:r w:rsidR="007003A1">
          <w:rPr>
            <w:w w:val="95"/>
          </w:rPr>
          <w:t>SequoiaDB</w:t>
        </w:r>
        <w:r w:rsidR="007003A1">
          <w:rPr>
            <w:spacing w:val="17"/>
            <w:w w:val="95"/>
          </w:rPr>
          <w:t xml:space="preserve"> </w:t>
        </w:r>
        <w:r w:rsidR="007003A1">
          <w:rPr>
            <w:w w:val="95"/>
          </w:rPr>
          <w:t>shell</w:t>
        </w:r>
        <w:r w:rsidR="007003A1">
          <w:rPr>
            <w:w w:val="95"/>
          </w:rPr>
          <w:tab/>
        </w:r>
      </w:hyperlink>
      <w:r w:rsidR="007003A1">
        <w:rPr>
          <w:w w:val="95"/>
        </w:rPr>
        <w:t>98</w:t>
      </w:r>
    </w:p>
    <w:p w:rsidR="00737AD2" w:rsidRDefault="00EC10B3">
      <w:pPr>
        <w:pStyle w:val="BodyText"/>
        <w:tabs>
          <w:tab w:val="left" w:leader="dot" w:pos="9185"/>
        </w:tabs>
        <w:spacing w:line="240" w:lineRule="exact"/>
        <w:ind w:left="1765"/>
      </w:pPr>
      <w:hyperlink w:anchor="_bookmark122" w:history="1">
        <w:r w:rsidR="007003A1">
          <w:rPr>
            <w:w w:val="95"/>
          </w:rPr>
          <w:t>SequoiaDB</w:t>
        </w:r>
        <w:r w:rsidR="007003A1">
          <w:rPr>
            <w:spacing w:val="16"/>
            <w:w w:val="95"/>
          </w:rPr>
          <w:t xml:space="preserve"> </w:t>
        </w:r>
        <w:r w:rsidR="007003A1">
          <w:rPr>
            <w:w w:val="95"/>
          </w:rPr>
          <w:t>shell入门</w:t>
        </w:r>
        <w:r w:rsidR="007003A1">
          <w:rPr>
            <w:w w:val="95"/>
          </w:rPr>
          <w:tab/>
        </w:r>
      </w:hyperlink>
      <w:r w:rsidR="007003A1">
        <w:rPr>
          <w:w w:val="95"/>
        </w:rPr>
        <w:t>98</w:t>
      </w:r>
    </w:p>
    <w:p w:rsidR="00737AD2" w:rsidRDefault="00EC10B3">
      <w:pPr>
        <w:pStyle w:val="BodyText"/>
        <w:tabs>
          <w:tab w:val="left" w:leader="dot" w:pos="9166"/>
        </w:tabs>
        <w:spacing w:line="240" w:lineRule="exact"/>
        <w:ind w:left="1765"/>
      </w:pPr>
      <w:hyperlink w:anchor="_bookmark123" w:history="1">
        <w:r w:rsidR="007003A1">
          <w:rPr>
            <w:w w:val="95"/>
          </w:rPr>
          <w:t>使用shell的窍门</w:t>
        </w:r>
        <w:r w:rsidR="007003A1">
          <w:rPr>
            <w:w w:val="95"/>
          </w:rPr>
          <w:tab/>
        </w:r>
      </w:hyperlink>
      <w:r w:rsidR="007003A1">
        <w:rPr>
          <w:w w:val="95"/>
        </w:rPr>
        <w:t>99</w:t>
      </w:r>
    </w:p>
    <w:p w:rsidR="00737AD2" w:rsidRDefault="00EC10B3">
      <w:pPr>
        <w:pStyle w:val="BodyText"/>
        <w:tabs>
          <w:tab w:val="left" w:leader="dot" w:pos="9056"/>
        </w:tabs>
        <w:spacing w:line="240" w:lineRule="exact"/>
        <w:ind w:left="1165"/>
      </w:pPr>
      <w:hyperlink w:anchor="_bookmark124" w:history="1">
        <w:r w:rsidR="007003A1">
          <w:rPr>
            <w:w w:val="95"/>
          </w:rPr>
          <w:t>Shell中的基本操作</w:t>
        </w:r>
        <w:r w:rsidR="007003A1">
          <w:rPr>
            <w:w w:val="95"/>
          </w:rPr>
          <w:tab/>
        </w:r>
      </w:hyperlink>
      <w:r w:rsidR="007003A1">
        <w:rPr>
          <w:w w:val="95"/>
        </w:rPr>
        <w:t>101</w:t>
      </w:r>
    </w:p>
    <w:p w:rsidR="00737AD2" w:rsidRDefault="00EC10B3">
      <w:pPr>
        <w:pStyle w:val="BodyText"/>
        <w:spacing w:line="240" w:lineRule="exact"/>
        <w:ind w:left="1765"/>
      </w:pPr>
      <w:hyperlink w:anchor="_bookmark125" w:history="1">
        <w:r w:rsidR="007003A1">
          <w:rPr>
            <w:w w:val="110"/>
          </w:rPr>
          <w:t>创建...............................................................................................................................</w:t>
        </w:r>
        <w:r w:rsidR="007003A1">
          <w:rPr>
            <w:spacing w:val="2"/>
            <w:w w:val="110"/>
          </w:rPr>
          <w:t>.</w:t>
        </w:r>
      </w:hyperlink>
      <w:r w:rsidR="007003A1">
        <w:rPr>
          <w:w w:val="110"/>
        </w:rPr>
        <w:t>101</w:t>
      </w:r>
    </w:p>
    <w:p w:rsidR="00737AD2" w:rsidRDefault="00EC10B3">
      <w:pPr>
        <w:pStyle w:val="BodyText"/>
        <w:spacing w:line="240" w:lineRule="exact"/>
        <w:ind w:left="1765"/>
      </w:pPr>
      <w:hyperlink w:anchor="_bookmark126" w:history="1">
        <w:r w:rsidR="007003A1">
          <w:rPr>
            <w:w w:val="110"/>
          </w:rPr>
          <w:t>读取...............................................................................................................................</w:t>
        </w:r>
        <w:r w:rsidR="007003A1">
          <w:rPr>
            <w:spacing w:val="2"/>
            <w:w w:val="110"/>
          </w:rPr>
          <w:t>.</w:t>
        </w:r>
      </w:hyperlink>
      <w:r w:rsidR="007003A1">
        <w:rPr>
          <w:w w:val="110"/>
        </w:rPr>
        <w:t>103</w:t>
      </w:r>
    </w:p>
    <w:p w:rsidR="00737AD2" w:rsidRDefault="00EC10B3">
      <w:pPr>
        <w:pStyle w:val="BodyText"/>
        <w:spacing w:line="240" w:lineRule="exact"/>
        <w:ind w:left="1765"/>
      </w:pPr>
      <w:hyperlink w:anchor="_bookmark127" w:history="1">
        <w:r w:rsidR="007003A1">
          <w:rPr>
            <w:w w:val="110"/>
          </w:rPr>
          <w:t>更新...............................................................................................................................</w:t>
        </w:r>
        <w:r w:rsidR="007003A1">
          <w:rPr>
            <w:spacing w:val="2"/>
            <w:w w:val="110"/>
          </w:rPr>
          <w:t>.</w:t>
        </w:r>
      </w:hyperlink>
      <w:r w:rsidR="007003A1">
        <w:rPr>
          <w:w w:val="110"/>
        </w:rPr>
        <w:t>105</w:t>
      </w:r>
    </w:p>
    <w:p w:rsidR="00737AD2" w:rsidRDefault="00EC10B3">
      <w:pPr>
        <w:pStyle w:val="BodyText"/>
        <w:spacing w:line="240" w:lineRule="exact"/>
        <w:ind w:left="1765"/>
      </w:pPr>
      <w:hyperlink w:anchor="_bookmark128" w:history="1">
        <w:r w:rsidR="007003A1">
          <w:rPr>
            <w:w w:val="110"/>
          </w:rPr>
          <w:t>删除...............................................................................................................................</w:t>
        </w:r>
        <w:r w:rsidR="007003A1">
          <w:rPr>
            <w:spacing w:val="2"/>
            <w:w w:val="110"/>
          </w:rPr>
          <w:t>.</w:t>
        </w:r>
      </w:hyperlink>
      <w:r w:rsidR="007003A1">
        <w:rPr>
          <w:w w:val="110"/>
        </w:rPr>
        <w:t>106</w:t>
      </w:r>
    </w:p>
    <w:p w:rsidR="00737AD2" w:rsidRDefault="00737AD2">
      <w:pPr>
        <w:spacing w:line="240" w:lineRule="exact"/>
        <w:sectPr w:rsidR="00737AD2">
          <w:pgSz w:w="12240" w:h="15840"/>
          <w:pgMar w:top="900" w:right="680" w:bottom="1261" w:left="1720" w:header="713" w:footer="0" w:gutter="0"/>
          <w:cols w:space="720"/>
        </w:sectPr>
      </w:pPr>
    </w:p>
    <w:sdt>
      <w:sdtPr>
        <w:id w:val="14787001"/>
        <w:docPartObj>
          <w:docPartGallery w:val="Table of Contents"/>
          <w:docPartUnique/>
        </w:docPartObj>
      </w:sdtPr>
      <w:sdtContent>
        <w:p w:rsidR="00737AD2" w:rsidRDefault="00EC10B3">
          <w:pPr>
            <w:pStyle w:val="TOC2"/>
            <w:tabs>
              <w:tab w:val="left" w:leader="dot" w:pos="9056"/>
            </w:tabs>
            <w:spacing w:line="240" w:lineRule="exact"/>
          </w:pPr>
          <w:hyperlink w:anchor="_bookmark129" w:history="1">
            <w:r w:rsidR="007003A1">
              <w:rPr>
                <w:w w:val="95"/>
              </w:rPr>
              <w:t>SequoiaDB应用程序开发</w:t>
            </w:r>
            <w:r w:rsidR="007003A1">
              <w:rPr>
                <w:w w:val="95"/>
              </w:rPr>
              <w:tab/>
            </w:r>
          </w:hyperlink>
          <w:r w:rsidR="007003A1">
            <w:rPr>
              <w:w w:val="95"/>
            </w:rPr>
            <w:t>107</w:t>
          </w:r>
        </w:p>
        <w:p w:rsidR="00737AD2" w:rsidRDefault="00EC10B3">
          <w:pPr>
            <w:pStyle w:val="TOC3"/>
            <w:tabs>
              <w:tab w:val="left" w:leader="dot" w:pos="9055"/>
            </w:tabs>
            <w:spacing w:line="240" w:lineRule="exact"/>
            <w:rPr>
              <w:lang w:eastAsia="zh-CN"/>
            </w:rPr>
          </w:pPr>
          <w:hyperlink w:anchor="_bookmark130" w:history="1">
            <w:r w:rsidR="007003A1">
              <w:rPr>
                <w:w w:val="95"/>
                <w:lang w:eastAsia="zh-CN"/>
              </w:rPr>
              <w:t>C</w:t>
            </w:r>
            <w:r w:rsidR="007003A1">
              <w:rPr>
                <w:spacing w:val="21"/>
                <w:w w:val="95"/>
                <w:lang w:eastAsia="zh-CN"/>
              </w:rPr>
              <w:t xml:space="preserve"> </w:t>
            </w:r>
            <w:r w:rsidR="007003A1">
              <w:rPr>
                <w:w w:val="95"/>
                <w:lang w:eastAsia="zh-CN"/>
              </w:rPr>
              <w:t>驱动</w:t>
            </w:r>
            <w:r w:rsidR="007003A1">
              <w:rPr>
                <w:w w:val="95"/>
                <w:lang w:eastAsia="zh-CN"/>
              </w:rPr>
              <w:tab/>
            </w:r>
          </w:hyperlink>
          <w:r w:rsidR="007003A1">
            <w:rPr>
              <w:w w:val="95"/>
              <w:lang w:eastAsia="zh-CN"/>
            </w:rPr>
            <w:t>107</w:t>
          </w:r>
        </w:p>
        <w:p w:rsidR="00737AD2" w:rsidRDefault="00EC10B3">
          <w:pPr>
            <w:pStyle w:val="TOC3"/>
            <w:tabs>
              <w:tab w:val="left" w:leader="dot" w:pos="9055"/>
            </w:tabs>
            <w:spacing w:line="240" w:lineRule="exact"/>
            <w:rPr>
              <w:lang w:eastAsia="zh-CN"/>
            </w:rPr>
          </w:pPr>
          <w:hyperlink w:anchor="_bookmark135" w:history="1">
            <w:r w:rsidR="007003A1">
              <w:rPr>
                <w:w w:val="90"/>
                <w:lang w:eastAsia="zh-CN"/>
              </w:rPr>
              <w:t>C++</w:t>
            </w:r>
            <w:r w:rsidR="007003A1">
              <w:rPr>
                <w:spacing w:val="22"/>
                <w:w w:val="90"/>
                <w:lang w:eastAsia="zh-CN"/>
              </w:rPr>
              <w:t xml:space="preserve"> </w:t>
            </w:r>
            <w:r w:rsidR="007003A1">
              <w:rPr>
                <w:w w:val="90"/>
                <w:lang w:eastAsia="zh-CN"/>
              </w:rPr>
              <w:t>驱动</w:t>
            </w:r>
            <w:r w:rsidR="007003A1">
              <w:rPr>
                <w:w w:val="90"/>
                <w:lang w:eastAsia="zh-CN"/>
              </w:rPr>
              <w:tab/>
            </w:r>
          </w:hyperlink>
          <w:r w:rsidR="007003A1">
            <w:rPr>
              <w:w w:val="90"/>
              <w:lang w:eastAsia="zh-CN"/>
            </w:rPr>
            <w:t>114</w:t>
          </w:r>
        </w:p>
        <w:p w:rsidR="00737AD2" w:rsidRDefault="00EC10B3">
          <w:pPr>
            <w:pStyle w:val="TOC3"/>
            <w:tabs>
              <w:tab w:val="left" w:leader="dot" w:pos="9055"/>
            </w:tabs>
            <w:spacing w:line="240" w:lineRule="exact"/>
            <w:rPr>
              <w:lang w:eastAsia="zh-CN"/>
            </w:rPr>
          </w:pPr>
          <w:hyperlink w:anchor="_bookmark140" w:history="1">
            <w:r w:rsidR="007003A1">
              <w:rPr>
                <w:w w:val="90"/>
                <w:lang w:eastAsia="zh-CN"/>
              </w:rPr>
              <w:t>Java</w:t>
            </w:r>
            <w:r w:rsidR="007003A1">
              <w:rPr>
                <w:spacing w:val="23"/>
                <w:w w:val="90"/>
                <w:lang w:eastAsia="zh-CN"/>
              </w:rPr>
              <w:t xml:space="preserve"> </w:t>
            </w:r>
            <w:r w:rsidR="007003A1">
              <w:rPr>
                <w:w w:val="90"/>
                <w:lang w:eastAsia="zh-CN"/>
              </w:rPr>
              <w:t>驱动</w:t>
            </w:r>
            <w:r w:rsidR="007003A1">
              <w:rPr>
                <w:w w:val="90"/>
                <w:lang w:eastAsia="zh-CN"/>
              </w:rPr>
              <w:tab/>
            </w:r>
          </w:hyperlink>
          <w:r w:rsidR="007003A1">
            <w:rPr>
              <w:w w:val="90"/>
              <w:lang w:eastAsia="zh-CN"/>
            </w:rPr>
            <w:t>120</w:t>
          </w:r>
        </w:p>
        <w:p w:rsidR="00737AD2" w:rsidRDefault="00EC10B3">
          <w:pPr>
            <w:pStyle w:val="TOC3"/>
            <w:tabs>
              <w:tab w:val="left" w:leader="dot" w:pos="9055"/>
            </w:tabs>
            <w:spacing w:line="240" w:lineRule="exact"/>
            <w:rPr>
              <w:lang w:eastAsia="zh-CN"/>
            </w:rPr>
          </w:pPr>
          <w:hyperlink w:anchor="_bookmark147" w:history="1">
            <w:r w:rsidR="007003A1">
              <w:rPr>
                <w:w w:val="95"/>
                <w:lang w:eastAsia="zh-CN"/>
              </w:rPr>
              <w:t>PHP</w:t>
            </w:r>
            <w:r w:rsidR="007003A1">
              <w:rPr>
                <w:spacing w:val="20"/>
                <w:w w:val="95"/>
                <w:lang w:eastAsia="zh-CN"/>
              </w:rPr>
              <w:t xml:space="preserve"> </w:t>
            </w:r>
            <w:r w:rsidR="007003A1">
              <w:rPr>
                <w:w w:val="95"/>
                <w:lang w:eastAsia="zh-CN"/>
              </w:rPr>
              <w:t>驱动</w:t>
            </w:r>
            <w:r w:rsidR="007003A1">
              <w:rPr>
                <w:w w:val="95"/>
                <w:lang w:eastAsia="zh-CN"/>
              </w:rPr>
              <w:tab/>
            </w:r>
          </w:hyperlink>
          <w:r w:rsidR="007003A1">
            <w:rPr>
              <w:w w:val="95"/>
              <w:lang w:eastAsia="zh-CN"/>
            </w:rPr>
            <w:t>128</w:t>
          </w:r>
        </w:p>
        <w:p w:rsidR="00737AD2" w:rsidRDefault="00EC10B3">
          <w:pPr>
            <w:pStyle w:val="TOC3"/>
            <w:tabs>
              <w:tab w:val="left" w:leader="dot" w:pos="9055"/>
            </w:tabs>
            <w:spacing w:line="240" w:lineRule="exact"/>
            <w:rPr>
              <w:lang w:eastAsia="zh-CN"/>
            </w:rPr>
          </w:pPr>
          <w:hyperlink w:anchor="_bookmark152" w:history="1">
            <w:r w:rsidR="007003A1">
              <w:rPr>
                <w:w w:val="95"/>
                <w:lang w:eastAsia="zh-CN"/>
              </w:rPr>
              <w:t>C#</w:t>
            </w:r>
            <w:r w:rsidR="007003A1">
              <w:rPr>
                <w:spacing w:val="20"/>
                <w:w w:val="95"/>
                <w:lang w:eastAsia="zh-CN"/>
              </w:rPr>
              <w:t xml:space="preserve"> </w:t>
            </w:r>
            <w:r w:rsidR="007003A1">
              <w:rPr>
                <w:w w:val="95"/>
                <w:lang w:eastAsia="zh-CN"/>
              </w:rPr>
              <w:t>驱动</w:t>
            </w:r>
            <w:r w:rsidR="007003A1">
              <w:rPr>
                <w:w w:val="95"/>
                <w:lang w:eastAsia="zh-CN"/>
              </w:rPr>
              <w:tab/>
            </w:r>
          </w:hyperlink>
          <w:r w:rsidR="007003A1">
            <w:rPr>
              <w:w w:val="95"/>
              <w:lang w:eastAsia="zh-CN"/>
            </w:rPr>
            <w:t>132</w:t>
          </w:r>
        </w:p>
        <w:p w:rsidR="00737AD2" w:rsidRDefault="00EC10B3">
          <w:pPr>
            <w:pStyle w:val="TOC3"/>
            <w:tabs>
              <w:tab w:val="left" w:leader="dot" w:pos="9055"/>
            </w:tabs>
            <w:spacing w:line="240" w:lineRule="exact"/>
            <w:rPr>
              <w:lang w:eastAsia="zh-CN"/>
            </w:rPr>
          </w:pPr>
          <w:hyperlink w:anchor="_bookmark157" w:history="1">
            <w:r w:rsidR="007003A1">
              <w:rPr>
                <w:w w:val="95"/>
                <w:lang w:eastAsia="zh-CN"/>
              </w:rPr>
              <w:t>Python</w:t>
            </w:r>
            <w:r w:rsidR="007003A1">
              <w:rPr>
                <w:spacing w:val="19"/>
                <w:w w:val="95"/>
                <w:lang w:eastAsia="zh-CN"/>
              </w:rPr>
              <w:t xml:space="preserve"> </w:t>
            </w:r>
            <w:r w:rsidR="007003A1">
              <w:rPr>
                <w:w w:val="95"/>
                <w:lang w:eastAsia="zh-CN"/>
              </w:rPr>
              <w:t>驱动</w:t>
            </w:r>
            <w:r w:rsidR="007003A1">
              <w:rPr>
                <w:w w:val="95"/>
                <w:lang w:eastAsia="zh-CN"/>
              </w:rPr>
              <w:tab/>
            </w:r>
          </w:hyperlink>
          <w:r w:rsidR="007003A1">
            <w:rPr>
              <w:w w:val="95"/>
              <w:lang w:eastAsia="zh-CN"/>
            </w:rPr>
            <w:t>137</w:t>
          </w:r>
        </w:p>
        <w:p w:rsidR="00737AD2" w:rsidRDefault="00EC10B3">
          <w:pPr>
            <w:pStyle w:val="TOC3"/>
            <w:tabs>
              <w:tab w:val="left" w:leader="dot" w:pos="9078"/>
            </w:tabs>
            <w:spacing w:line="240" w:lineRule="exact"/>
          </w:pPr>
          <w:hyperlink w:anchor="_bookmark162" w:history="1">
            <w:r w:rsidR="007003A1">
              <w:rPr>
                <w:w w:val="95"/>
              </w:rPr>
              <w:t>C</w:t>
            </w:r>
            <w:r w:rsidR="007003A1">
              <w:rPr>
                <w:spacing w:val="18"/>
                <w:w w:val="95"/>
              </w:rPr>
              <w:t xml:space="preserve"> </w:t>
            </w:r>
            <w:r w:rsidR="007003A1">
              <w:rPr>
                <w:w w:val="95"/>
              </w:rPr>
              <w:t>BSON简介</w:t>
            </w:r>
            <w:r w:rsidR="007003A1">
              <w:rPr>
                <w:w w:val="95"/>
              </w:rPr>
              <w:tab/>
            </w:r>
          </w:hyperlink>
          <w:r w:rsidR="007003A1">
            <w:rPr>
              <w:w w:val="95"/>
            </w:rPr>
            <w:t>142</w:t>
          </w:r>
        </w:p>
        <w:p w:rsidR="00737AD2" w:rsidRDefault="00EC10B3">
          <w:pPr>
            <w:pStyle w:val="TOC3"/>
            <w:tabs>
              <w:tab w:val="left" w:leader="dot" w:pos="9077"/>
            </w:tabs>
            <w:spacing w:line="240" w:lineRule="exact"/>
          </w:pPr>
          <w:hyperlink w:anchor="_bookmark163" w:history="1">
            <w:r w:rsidR="007003A1">
              <w:rPr>
                <w:w w:val="90"/>
              </w:rPr>
              <w:t>C++</w:t>
            </w:r>
            <w:r w:rsidR="007003A1">
              <w:rPr>
                <w:spacing w:val="20"/>
                <w:w w:val="90"/>
              </w:rPr>
              <w:t xml:space="preserve"> </w:t>
            </w:r>
            <w:r w:rsidR="007003A1">
              <w:rPr>
                <w:w w:val="90"/>
              </w:rPr>
              <w:t>BSON简介</w:t>
            </w:r>
            <w:r w:rsidR="007003A1">
              <w:rPr>
                <w:w w:val="90"/>
              </w:rPr>
              <w:tab/>
            </w:r>
          </w:hyperlink>
          <w:r w:rsidR="007003A1">
            <w:rPr>
              <w:w w:val="90"/>
            </w:rPr>
            <w:t>143</w:t>
          </w:r>
        </w:p>
        <w:p w:rsidR="00737AD2" w:rsidRDefault="00EC10B3">
          <w:pPr>
            <w:pStyle w:val="TOC3"/>
            <w:tabs>
              <w:tab w:val="left" w:leader="dot" w:pos="9101"/>
            </w:tabs>
            <w:spacing w:line="240" w:lineRule="exact"/>
          </w:pPr>
          <w:hyperlink w:anchor="_bookmark164" w:history="1">
            <w:r w:rsidR="007003A1">
              <w:rPr>
                <w:w w:val="90"/>
              </w:rPr>
              <w:t>C</w:t>
            </w:r>
            <w:r w:rsidR="007003A1">
              <w:rPr>
                <w:spacing w:val="22"/>
                <w:w w:val="90"/>
              </w:rPr>
              <w:t xml:space="preserve"> </w:t>
            </w:r>
            <w:r w:rsidR="007003A1">
              <w:rPr>
                <w:w w:val="90"/>
              </w:rPr>
              <w:t>BSON</w:t>
            </w:r>
            <w:r w:rsidR="007003A1">
              <w:rPr>
                <w:spacing w:val="22"/>
                <w:w w:val="90"/>
              </w:rPr>
              <w:t xml:space="preserve"> </w:t>
            </w:r>
            <w:r w:rsidR="007003A1">
              <w:rPr>
                <w:w w:val="90"/>
              </w:rPr>
              <w:t>API</w:t>
            </w:r>
            <w:r w:rsidR="007003A1">
              <w:rPr>
                <w:w w:val="90"/>
              </w:rPr>
              <w:tab/>
            </w:r>
          </w:hyperlink>
          <w:r w:rsidR="007003A1">
            <w:rPr>
              <w:w w:val="90"/>
            </w:rPr>
            <w:t>145</w:t>
          </w:r>
        </w:p>
        <w:p w:rsidR="00737AD2" w:rsidRDefault="00EC10B3">
          <w:pPr>
            <w:pStyle w:val="TOC3"/>
            <w:tabs>
              <w:tab w:val="left" w:leader="dot" w:pos="9099"/>
            </w:tabs>
            <w:spacing w:line="240" w:lineRule="exact"/>
          </w:pPr>
          <w:hyperlink w:anchor="_bookmark165" w:history="1">
            <w:r w:rsidR="007003A1">
              <w:rPr>
                <w:w w:val="90"/>
              </w:rPr>
              <w:t>C++</w:t>
            </w:r>
            <w:r w:rsidR="007003A1">
              <w:rPr>
                <w:spacing w:val="20"/>
                <w:w w:val="90"/>
              </w:rPr>
              <w:t xml:space="preserve"> </w:t>
            </w:r>
            <w:r w:rsidR="007003A1">
              <w:rPr>
                <w:w w:val="90"/>
              </w:rPr>
              <w:t>BSON</w:t>
            </w:r>
            <w:r w:rsidR="007003A1">
              <w:rPr>
                <w:spacing w:val="21"/>
                <w:w w:val="90"/>
              </w:rPr>
              <w:t xml:space="preserve"> </w:t>
            </w:r>
            <w:r w:rsidR="007003A1">
              <w:rPr>
                <w:w w:val="90"/>
              </w:rPr>
              <w:t>API</w:t>
            </w:r>
            <w:r w:rsidR="007003A1">
              <w:rPr>
                <w:w w:val="90"/>
              </w:rPr>
              <w:tab/>
            </w:r>
          </w:hyperlink>
          <w:r w:rsidR="007003A1">
            <w:rPr>
              <w:w w:val="90"/>
            </w:rPr>
            <w:t>145</w:t>
          </w:r>
        </w:p>
        <w:p w:rsidR="00737AD2" w:rsidRDefault="00EC10B3">
          <w:pPr>
            <w:pStyle w:val="TOC2"/>
            <w:spacing w:line="240" w:lineRule="exact"/>
          </w:pPr>
          <w:hyperlink w:anchor="_bookmark166" w:history="1">
            <w:r w:rsidR="007003A1">
              <w:rPr>
                <w:w w:val="105"/>
              </w:rPr>
              <w:t xml:space="preserve">数据库集群控制器....................................................................................................................   </w:t>
            </w:r>
            <w:r w:rsidR="007003A1">
              <w:rPr>
                <w:spacing w:val="13"/>
                <w:w w:val="105"/>
              </w:rPr>
              <w:t xml:space="preserve"> </w:t>
            </w:r>
          </w:hyperlink>
          <w:r w:rsidR="007003A1">
            <w:rPr>
              <w:w w:val="105"/>
            </w:rPr>
            <w:t>145</w:t>
          </w:r>
        </w:p>
        <w:p w:rsidR="00737AD2" w:rsidRDefault="00EC10B3">
          <w:pPr>
            <w:pStyle w:val="TOC1"/>
            <w:spacing w:line="285" w:lineRule="exact"/>
          </w:pPr>
          <w:hyperlink w:anchor="_bookmark167" w:history="1">
            <w:r w:rsidR="007003A1">
              <w:rPr>
                <w:w w:val="105"/>
              </w:rPr>
              <w:t xml:space="preserve">参考手册...................................................................................................................   </w:t>
            </w:r>
            <w:r w:rsidR="007003A1">
              <w:rPr>
                <w:spacing w:val="41"/>
                <w:w w:val="105"/>
              </w:rPr>
              <w:t xml:space="preserve"> </w:t>
            </w:r>
          </w:hyperlink>
          <w:r w:rsidR="007003A1">
            <w:rPr>
              <w:w w:val="105"/>
            </w:rPr>
            <w:t>146</w:t>
          </w:r>
        </w:p>
        <w:p w:rsidR="00737AD2" w:rsidRDefault="00EC10B3">
          <w:pPr>
            <w:pStyle w:val="TOC2"/>
            <w:tabs>
              <w:tab w:val="left" w:leader="dot" w:pos="9074"/>
            </w:tabs>
            <w:spacing w:line="243" w:lineRule="exact"/>
          </w:pPr>
          <w:hyperlink w:anchor="_bookmark168" w:history="1">
            <w:r w:rsidR="007003A1">
              <w:rPr>
                <w:w w:val="95"/>
              </w:rPr>
              <w:t>SequoiaDB</w:t>
            </w:r>
            <w:r w:rsidR="007003A1">
              <w:rPr>
                <w:spacing w:val="14"/>
                <w:w w:val="95"/>
              </w:rPr>
              <w:t xml:space="preserve"> </w:t>
            </w:r>
            <w:r w:rsidR="007003A1">
              <w:rPr>
                <w:w w:val="95"/>
              </w:rPr>
              <w:t>JavaScript方法</w:t>
            </w:r>
            <w:r w:rsidR="007003A1">
              <w:rPr>
                <w:w w:val="95"/>
              </w:rPr>
              <w:tab/>
            </w:r>
          </w:hyperlink>
          <w:r w:rsidR="007003A1">
            <w:rPr>
              <w:w w:val="95"/>
            </w:rPr>
            <w:t>146</w:t>
          </w:r>
        </w:p>
        <w:p w:rsidR="00737AD2" w:rsidRDefault="00EC10B3">
          <w:pPr>
            <w:pStyle w:val="TOC3"/>
            <w:tabs>
              <w:tab w:val="left" w:leader="dot" w:pos="9056"/>
            </w:tabs>
            <w:spacing w:line="240" w:lineRule="exact"/>
          </w:pPr>
          <w:hyperlink w:anchor="_bookmark169" w:history="1">
            <w:r w:rsidR="007003A1">
              <w:rPr>
                <w:w w:val="95"/>
              </w:rPr>
              <w:t>db.backupOffline()</w:t>
            </w:r>
            <w:r w:rsidR="007003A1">
              <w:rPr>
                <w:w w:val="95"/>
              </w:rPr>
              <w:tab/>
            </w:r>
          </w:hyperlink>
          <w:r w:rsidR="007003A1">
            <w:rPr>
              <w:w w:val="95"/>
            </w:rPr>
            <w:t>148</w:t>
          </w:r>
        </w:p>
        <w:p w:rsidR="00737AD2" w:rsidRDefault="00EC10B3">
          <w:pPr>
            <w:pStyle w:val="TOC3"/>
            <w:tabs>
              <w:tab w:val="left" w:leader="dot" w:pos="9056"/>
            </w:tabs>
            <w:spacing w:line="240" w:lineRule="exact"/>
          </w:pPr>
          <w:hyperlink w:anchor="_bookmark170" w:history="1">
            <w:r w:rsidR="007003A1">
              <w:rPr>
                <w:w w:val="95"/>
              </w:rPr>
              <w:t>db.cancelTask()</w:t>
            </w:r>
            <w:r w:rsidR="007003A1">
              <w:rPr>
                <w:w w:val="95"/>
              </w:rPr>
              <w:tab/>
            </w:r>
          </w:hyperlink>
          <w:r w:rsidR="007003A1">
            <w:rPr>
              <w:w w:val="95"/>
            </w:rPr>
            <w:t>149</w:t>
          </w:r>
        </w:p>
        <w:p w:rsidR="00737AD2" w:rsidRDefault="00EC10B3">
          <w:pPr>
            <w:pStyle w:val="TOC3"/>
            <w:tabs>
              <w:tab w:val="left" w:leader="dot" w:pos="9056"/>
            </w:tabs>
            <w:spacing w:line="240" w:lineRule="exact"/>
          </w:pPr>
          <w:hyperlink w:anchor="_bookmark171" w:history="1">
            <w:r w:rsidR="007003A1">
              <w:rPr>
                <w:w w:val="95"/>
              </w:rPr>
              <w:t>db.createCataRG()</w:t>
            </w:r>
            <w:r w:rsidR="007003A1">
              <w:rPr>
                <w:w w:val="95"/>
              </w:rPr>
              <w:tab/>
            </w:r>
          </w:hyperlink>
          <w:r w:rsidR="007003A1">
            <w:rPr>
              <w:w w:val="95"/>
            </w:rPr>
            <w:t>150</w:t>
          </w:r>
        </w:p>
        <w:p w:rsidR="00737AD2" w:rsidRDefault="00EC10B3">
          <w:pPr>
            <w:pStyle w:val="TOC3"/>
            <w:tabs>
              <w:tab w:val="left" w:leader="dot" w:pos="9056"/>
            </w:tabs>
            <w:spacing w:line="240" w:lineRule="exact"/>
          </w:pPr>
          <w:hyperlink w:anchor="_bookmark172" w:history="1">
            <w:r w:rsidR="007003A1">
              <w:rPr>
                <w:w w:val="95"/>
              </w:rPr>
              <w:t>db.createCS()</w:t>
            </w:r>
            <w:r w:rsidR="007003A1">
              <w:rPr>
                <w:w w:val="95"/>
              </w:rPr>
              <w:tab/>
            </w:r>
          </w:hyperlink>
          <w:r w:rsidR="007003A1">
            <w:rPr>
              <w:w w:val="95"/>
            </w:rPr>
            <w:t>150</w:t>
          </w:r>
        </w:p>
        <w:p w:rsidR="00737AD2" w:rsidRDefault="00EC10B3">
          <w:pPr>
            <w:pStyle w:val="TOC3"/>
            <w:tabs>
              <w:tab w:val="left" w:leader="dot" w:pos="9056"/>
            </w:tabs>
            <w:spacing w:line="240" w:lineRule="exact"/>
          </w:pPr>
          <w:hyperlink w:anchor="_bookmark173" w:history="1">
            <w:r w:rsidR="007003A1">
              <w:rPr>
                <w:w w:val="95"/>
              </w:rPr>
              <w:t>db.createDomain()</w:t>
            </w:r>
            <w:r w:rsidR="007003A1">
              <w:rPr>
                <w:w w:val="95"/>
              </w:rPr>
              <w:tab/>
            </w:r>
          </w:hyperlink>
          <w:r w:rsidR="007003A1">
            <w:rPr>
              <w:w w:val="95"/>
            </w:rPr>
            <w:t>151</w:t>
          </w:r>
        </w:p>
        <w:p w:rsidR="00737AD2" w:rsidRDefault="00EC10B3">
          <w:pPr>
            <w:pStyle w:val="TOC4"/>
            <w:tabs>
              <w:tab w:val="left" w:leader="dot" w:pos="9075"/>
            </w:tabs>
            <w:spacing w:line="240" w:lineRule="exact"/>
          </w:pPr>
          <w:hyperlink w:anchor="_bookmark174" w:history="1">
            <w:r w:rsidR="007003A1">
              <w:rPr>
                <w:w w:val="95"/>
              </w:rPr>
              <w:t>db.createProcedure()</w:t>
            </w:r>
            <w:r w:rsidR="007003A1">
              <w:rPr>
                <w:w w:val="95"/>
              </w:rPr>
              <w:tab/>
            </w:r>
          </w:hyperlink>
          <w:r w:rsidR="007003A1">
            <w:rPr>
              <w:w w:val="95"/>
            </w:rPr>
            <w:t>152</w:t>
          </w:r>
        </w:p>
        <w:p w:rsidR="00737AD2" w:rsidRDefault="00EC10B3">
          <w:pPr>
            <w:pStyle w:val="TOC3"/>
            <w:tabs>
              <w:tab w:val="left" w:leader="dot" w:pos="9056"/>
            </w:tabs>
            <w:spacing w:line="240" w:lineRule="exact"/>
          </w:pPr>
          <w:hyperlink w:anchor="_bookmark175" w:history="1">
            <w:r w:rsidR="007003A1">
              <w:rPr>
                <w:w w:val="95"/>
              </w:rPr>
              <w:t>db.createRG()</w:t>
            </w:r>
            <w:r w:rsidR="007003A1">
              <w:rPr>
                <w:w w:val="95"/>
              </w:rPr>
              <w:tab/>
            </w:r>
          </w:hyperlink>
          <w:r w:rsidR="007003A1">
            <w:rPr>
              <w:w w:val="95"/>
            </w:rPr>
            <w:t>153</w:t>
          </w:r>
        </w:p>
        <w:p w:rsidR="00737AD2" w:rsidRDefault="00EC10B3">
          <w:pPr>
            <w:pStyle w:val="TOC3"/>
            <w:tabs>
              <w:tab w:val="left" w:leader="dot" w:pos="9056"/>
            </w:tabs>
            <w:spacing w:line="240" w:lineRule="exact"/>
          </w:pPr>
          <w:hyperlink w:anchor="_bookmark176" w:history="1">
            <w:r w:rsidR="007003A1">
              <w:rPr>
                <w:w w:val="95"/>
              </w:rPr>
              <w:t>db.createUsr()</w:t>
            </w:r>
            <w:r w:rsidR="007003A1">
              <w:rPr>
                <w:w w:val="95"/>
              </w:rPr>
              <w:tab/>
            </w:r>
          </w:hyperlink>
          <w:r w:rsidR="007003A1">
            <w:rPr>
              <w:w w:val="95"/>
            </w:rPr>
            <w:t>153</w:t>
          </w:r>
        </w:p>
        <w:p w:rsidR="00737AD2" w:rsidRDefault="00EC10B3">
          <w:pPr>
            <w:pStyle w:val="TOC3"/>
            <w:tabs>
              <w:tab w:val="left" w:leader="dot" w:pos="9056"/>
            </w:tabs>
            <w:spacing w:line="240" w:lineRule="exact"/>
          </w:pPr>
          <w:hyperlink w:anchor="_bookmark177" w:history="1">
            <w:r w:rsidR="007003A1">
              <w:rPr>
                <w:w w:val="95"/>
              </w:rPr>
              <w:t>db.dropCS()</w:t>
            </w:r>
            <w:r w:rsidR="007003A1">
              <w:rPr>
                <w:w w:val="95"/>
              </w:rPr>
              <w:tab/>
            </w:r>
          </w:hyperlink>
          <w:r w:rsidR="007003A1">
            <w:rPr>
              <w:w w:val="95"/>
            </w:rPr>
            <w:t>154</w:t>
          </w:r>
        </w:p>
        <w:p w:rsidR="00737AD2" w:rsidRDefault="00EC10B3">
          <w:pPr>
            <w:pStyle w:val="TOC3"/>
            <w:tabs>
              <w:tab w:val="left" w:leader="dot" w:pos="9056"/>
            </w:tabs>
            <w:spacing w:line="240" w:lineRule="exact"/>
          </w:pPr>
          <w:hyperlink w:anchor="_bookmark178" w:history="1">
            <w:r w:rsidR="007003A1">
              <w:rPr>
                <w:w w:val="95"/>
              </w:rPr>
              <w:t>db.dropDomain()</w:t>
            </w:r>
            <w:r w:rsidR="007003A1">
              <w:rPr>
                <w:w w:val="95"/>
              </w:rPr>
              <w:tab/>
            </w:r>
          </w:hyperlink>
          <w:r w:rsidR="007003A1">
            <w:rPr>
              <w:w w:val="95"/>
            </w:rPr>
            <w:t>154</w:t>
          </w:r>
        </w:p>
        <w:p w:rsidR="00737AD2" w:rsidRDefault="00EC10B3">
          <w:pPr>
            <w:pStyle w:val="TOC3"/>
            <w:tabs>
              <w:tab w:val="left" w:leader="dot" w:pos="9056"/>
            </w:tabs>
            <w:spacing w:line="240" w:lineRule="exact"/>
          </w:pPr>
          <w:hyperlink w:anchor="_bookmark179" w:history="1">
            <w:r w:rsidR="007003A1">
              <w:rPr>
                <w:w w:val="95"/>
              </w:rPr>
              <w:t>db.dropUsr()</w:t>
            </w:r>
            <w:r w:rsidR="007003A1">
              <w:rPr>
                <w:w w:val="95"/>
              </w:rPr>
              <w:tab/>
            </w:r>
          </w:hyperlink>
          <w:r w:rsidR="007003A1">
            <w:rPr>
              <w:w w:val="95"/>
            </w:rPr>
            <w:t>155</w:t>
          </w:r>
        </w:p>
        <w:p w:rsidR="00737AD2" w:rsidRDefault="00EC10B3">
          <w:pPr>
            <w:pStyle w:val="TOC5"/>
            <w:tabs>
              <w:tab w:val="right" w:leader="dot" w:pos="10406"/>
            </w:tabs>
            <w:spacing w:before="104"/>
          </w:pPr>
          <w:hyperlink w:anchor="_bookmark180" w:history="1">
            <w:r w:rsidR="007003A1">
              <w:rPr>
                <w:w w:val="95"/>
              </w:rPr>
              <w:t>db.eval()</w:t>
            </w:r>
            <w:r w:rsidR="007003A1">
              <w:t xml:space="preserve"> </w:t>
            </w:r>
            <w:r w:rsidR="007003A1">
              <w:tab/>
            </w:r>
          </w:hyperlink>
          <w:r w:rsidR="007003A1">
            <w:rPr>
              <w:w w:val="95"/>
            </w:rPr>
            <w:t>155</w:t>
          </w:r>
        </w:p>
        <w:p w:rsidR="00737AD2" w:rsidRDefault="00EC10B3">
          <w:pPr>
            <w:pStyle w:val="TOC5"/>
            <w:tabs>
              <w:tab w:val="right" w:leader="dot" w:pos="10406"/>
            </w:tabs>
            <w:spacing w:line="240" w:lineRule="exact"/>
          </w:pPr>
          <w:hyperlink w:anchor="_bookmark181" w:history="1">
            <w:r w:rsidR="007003A1">
              <w:rPr>
                <w:w w:val="95"/>
              </w:rPr>
              <w:t>db.exec()</w:t>
            </w:r>
            <w:r w:rsidR="007003A1">
              <w:t xml:space="preserve"> </w:t>
            </w:r>
            <w:r w:rsidR="007003A1">
              <w:tab/>
            </w:r>
          </w:hyperlink>
          <w:r w:rsidR="007003A1">
            <w:rPr>
              <w:w w:val="95"/>
            </w:rPr>
            <w:t>156</w:t>
          </w:r>
        </w:p>
        <w:p w:rsidR="00737AD2" w:rsidRDefault="00EC10B3">
          <w:pPr>
            <w:pStyle w:val="TOC5"/>
            <w:tabs>
              <w:tab w:val="right" w:leader="dot" w:pos="10406"/>
            </w:tabs>
            <w:spacing w:line="240" w:lineRule="exact"/>
          </w:pPr>
          <w:hyperlink w:anchor="_bookmark182" w:history="1">
            <w:r w:rsidR="007003A1">
              <w:rPr>
                <w:w w:val="95"/>
              </w:rPr>
              <w:t>db.execUpdate()</w:t>
            </w:r>
            <w:r w:rsidR="007003A1">
              <w:t xml:space="preserve"> </w:t>
            </w:r>
            <w:r w:rsidR="007003A1">
              <w:tab/>
            </w:r>
          </w:hyperlink>
          <w:r w:rsidR="007003A1">
            <w:rPr>
              <w:w w:val="95"/>
            </w:rPr>
            <w:t>156</w:t>
          </w:r>
        </w:p>
        <w:p w:rsidR="00737AD2" w:rsidRDefault="00EC10B3">
          <w:pPr>
            <w:pStyle w:val="TOC5"/>
            <w:tabs>
              <w:tab w:val="right" w:leader="dot" w:pos="10406"/>
            </w:tabs>
            <w:spacing w:line="240" w:lineRule="exact"/>
          </w:pPr>
          <w:hyperlink w:anchor="_bookmark183" w:history="1">
            <w:r w:rsidR="007003A1">
              <w:rPr>
                <w:w w:val="95"/>
              </w:rPr>
              <w:t>db.flushConfigure()</w:t>
            </w:r>
            <w:r w:rsidR="007003A1">
              <w:t xml:space="preserve"> </w:t>
            </w:r>
            <w:r w:rsidR="007003A1">
              <w:tab/>
            </w:r>
          </w:hyperlink>
          <w:r w:rsidR="007003A1">
            <w:rPr>
              <w:w w:val="95"/>
            </w:rPr>
            <w:t>156</w:t>
          </w:r>
        </w:p>
        <w:p w:rsidR="00737AD2" w:rsidRDefault="00EC10B3">
          <w:pPr>
            <w:pStyle w:val="TOC5"/>
            <w:tabs>
              <w:tab w:val="right" w:leader="dot" w:pos="10406"/>
            </w:tabs>
            <w:spacing w:line="240" w:lineRule="exact"/>
          </w:pPr>
          <w:hyperlink w:anchor="_bookmark184" w:history="1">
            <w:r w:rsidR="007003A1">
              <w:rPr>
                <w:w w:val="90"/>
              </w:rPr>
              <w:t>db.getCS()</w:t>
            </w:r>
            <w:r w:rsidR="007003A1">
              <w:t xml:space="preserve"> </w:t>
            </w:r>
            <w:r w:rsidR="007003A1">
              <w:tab/>
            </w:r>
          </w:hyperlink>
          <w:r w:rsidR="007003A1">
            <w:rPr>
              <w:w w:val="90"/>
            </w:rPr>
            <w:t>157</w:t>
          </w:r>
        </w:p>
        <w:p w:rsidR="00737AD2" w:rsidRDefault="00EC10B3">
          <w:pPr>
            <w:pStyle w:val="TOC5"/>
            <w:tabs>
              <w:tab w:val="right" w:leader="dot" w:pos="10406"/>
            </w:tabs>
            <w:spacing w:line="240" w:lineRule="exact"/>
          </w:pPr>
          <w:hyperlink w:anchor="_bookmark185" w:history="1">
            <w:r w:rsidR="007003A1">
              <w:rPr>
                <w:w w:val="95"/>
              </w:rPr>
              <w:t>db.getDomain()</w:t>
            </w:r>
            <w:r w:rsidR="007003A1">
              <w:t xml:space="preserve"> </w:t>
            </w:r>
            <w:r w:rsidR="007003A1">
              <w:tab/>
            </w:r>
          </w:hyperlink>
          <w:r w:rsidR="007003A1">
            <w:rPr>
              <w:w w:val="95"/>
            </w:rPr>
            <w:t>157</w:t>
          </w:r>
        </w:p>
        <w:p w:rsidR="00737AD2" w:rsidRDefault="00EC10B3">
          <w:pPr>
            <w:pStyle w:val="TOC5"/>
            <w:tabs>
              <w:tab w:val="right" w:leader="dot" w:pos="10406"/>
            </w:tabs>
            <w:spacing w:line="240" w:lineRule="exact"/>
          </w:pPr>
          <w:hyperlink w:anchor="_bookmark186" w:history="1">
            <w:r w:rsidR="007003A1">
              <w:rPr>
                <w:w w:val="90"/>
              </w:rPr>
              <w:t>db.getRG()</w:t>
            </w:r>
            <w:r w:rsidR="007003A1">
              <w:t xml:space="preserve"> </w:t>
            </w:r>
            <w:r w:rsidR="007003A1">
              <w:tab/>
            </w:r>
          </w:hyperlink>
          <w:r w:rsidR="007003A1">
            <w:rPr>
              <w:w w:val="90"/>
            </w:rPr>
            <w:t>158</w:t>
          </w:r>
        </w:p>
        <w:p w:rsidR="00737AD2" w:rsidRDefault="00EC10B3">
          <w:pPr>
            <w:pStyle w:val="TOC5"/>
            <w:tabs>
              <w:tab w:val="right" w:leader="dot" w:pos="10406"/>
            </w:tabs>
            <w:spacing w:line="240" w:lineRule="exact"/>
          </w:pPr>
          <w:hyperlink w:anchor="_bookmark187" w:history="1">
            <w:r w:rsidR="007003A1">
              <w:rPr>
                <w:w w:val="95"/>
              </w:rPr>
              <w:t>db.interrupt()</w:t>
            </w:r>
            <w:r w:rsidR="007003A1">
              <w:t xml:space="preserve"> </w:t>
            </w:r>
            <w:r w:rsidR="007003A1">
              <w:tab/>
            </w:r>
          </w:hyperlink>
          <w:r w:rsidR="007003A1">
            <w:rPr>
              <w:w w:val="95"/>
            </w:rPr>
            <w:t>158</w:t>
          </w:r>
        </w:p>
        <w:p w:rsidR="00737AD2" w:rsidRDefault="00EC10B3">
          <w:pPr>
            <w:pStyle w:val="TOC5"/>
            <w:tabs>
              <w:tab w:val="right" w:leader="dot" w:pos="10406"/>
            </w:tabs>
            <w:spacing w:line="240" w:lineRule="exact"/>
          </w:pPr>
          <w:hyperlink w:anchor="_bookmark188" w:history="1">
            <w:r w:rsidR="007003A1">
              <w:rPr>
                <w:w w:val="95"/>
              </w:rPr>
              <w:t>db.invalidateCache()</w:t>
            </w:r>
            <w:r w:rsidR="007003A1">
              <w:t xml:space="preserve"> </w:t>
            </w:r>
            <w:r w:rsidR="007003A1">
              <w:tab/>
            </w:r>
          </w:hyperlink>
          <w:r w:rsidR="007003A1">
            <w:rPr>
              <w:w w:val="95"/>
            </w:rPr>
            <w:t>159</w:t>
          </w:r>
        </w:p>
        <w:p w:rsidR="00737AD2" w:rsidRDefault="00EC10B3">
          <w:pPr>
            <w:pStyle w:val="TOC5"/>
            <w:tabs>
              <w:tab w:val="right" w:leader="dot" w:pos="10406"/>
            </w:tabs>
            <w:spacing w:line="240" w:lineRule="exact"/>
          </w:pPr>
          <w:hyperlink w:anchor="_bookmark189" w:history="1">
            <w:r w:rsidR="007003A1">
              <w:rPr>
                <w:w w:val="95"/>
              </w:rPr>
              <w:t>db.list()</w:t>
            </w:r>
            <w:r w:rsidR="007003A1">
              <w:t xml:space="preserve"> </w:t>
            </w:r>
            <w:r w:rsidR="007003A1">
              <w:tab/>
            </w:r>
          </w:hyperlink>
          <w:r w:rsidR="007003A1">
            <w:rPr>
              <w:w w:val="95"/>
            </w:rPr>
            <w:t>159</w:t>
          </w:r>
        </w:p>
        <w:p w:rsidR="00737AD2" w:rsidRDefault="00EC10B3">
          <w:pPr>
            <w:pStyle w:val="TOC5"/>
            <w:tabs>
              <w:tab w:val="right" w:leader="dot" w:pos="10406"/>
            </w:tabs>
            <w:spacing w:line="240" w:lineRule="exact"/>
          </w:pPr>
          <w:hyperlink w:anchor="_bookmark190" w:history="1">
            <w:r w:rsidR="007003A1">
              <w:rPr>
                <w:w w:val="95"/>
              </w:rPr>
              <w:t>db.listBackup()</w:t>
            </w:r>
            <w:r w:rsidR="007003A1">
              <w:t xml:space="preserve"> </w:t>
            </w:r>
            <w:r w:rsidR="007003A1">
              <w:tab/>
            </w:r>
          </w:hyperlink>
          <w:r w:rsidR="007003A1">
            <w:rPr>
              <w:w w:val="95"/>
            </w:rPr>
            <w:t>160</w:t>
          </w:r>
        </w:p>
        <w:p w:rsidR="00737AD2" w:rsidRDefault="00EC10B3">
          <w:pPr>
            <w:pStyle w:val="TOC5"/>
            <w:tabs>
              <w:tab w:val="right" w:leader="dot" w:pos="10406"/>
            </w:tabs>
            <w:spacing w:line="240" w:lineRule="exact"/>
          </w:pPr>
          <w:hyperlink w:anchor="_bookmark191" w:history="1">
            <w:r w:rsidR="007003A1">
              <w:rPr>
                <w:w w:val="95"/>
              </w:rPr>
              <w:t>db.listCollections()</w:t>
            </w:r>
            <w:r w:rsidR="007003A1">
              <w:t xml:space="preserve"> </w:t>
            </w:r>
            <w:r w:rsidR="007003A1">
              <w:tab/>
            </w:r>
          </w:hyperlink>
          <w:r w:rsidR="007003A1">
            <w:rPr>
              <w:w w:val="95"/>
            </w:rPr>
            <w:t>161</w:t>
          </w:r>
        </w:p>
        <w:p w:rsidR="00737AD2" w:rsidRDefault="00EC10B3">
          <w:pPr>
            <w:pStyle w:val="TOC5"/>
            <w:tabs>
              <w:tab w:val="right" w:leader="dot" w:pos="10406"/>
            </w:tabs>
            <w:spacing w:line="240" w:lineRule="exact"/>
          </w:pPr>
          <w:hyperlink w:anchor="_bookmark192" w:history="1">
            <w:r w:rsidR="007003A1">
              <w:rPr>
                <w:w w:val="95"/>
              </w:rPr>
              <w:t>db.listCollectionSpaces()</w:t>
            </w:r>
            <w:r w:rsidR="007003A1">
              <w:t xml:space="preserve"> </w:t>
            </w:r>
            <w:r w:rsidR="007003A1">
              <w:tab/>
            </w:r>
          </w:hyperlink>
          <w:r w:rsidR="007003A1">
            <w:rPr>
              <w:w w:val="95"/>
            </w:rPr>
            <w:t>162</w:t>
          </w:r>
        </w:p>
        <w:p w:rsidR="00737AD2" w:rsidRDefault="00EC10B3">
          <w:pPr>
            <w:pStyle w:val="TOC5"/>
            <w:tabs>
              <w:tab w:val="right" w:leader="dot" w:pos="10406"/>
            </w:tabs>
            <w:spacing w:line="240" w:lineRule="exact"/>
          </w:pPr>
          <w:hyperlink w:anchor="_bookmark193" w:history="1">
            <w:r w:rsidR="007003A1">
              <w:rPr>
                <w:w w:val="95"/>
              </w:rPr>
              <w:t>db.listDomains()</w:t>
            </w:r>
            <w:r w:rsidR="007003A1">
              <w:t xml:space="preserve"> </w:t>
            </w:r>
            <w:r w:rsidR="007003A1">
              <w:tab/>
            </w:r>
          </w:hyperlink>
          <w:r w:rsidR="007003A1">
            <w:rPr>
              <w:w w:val="95"/>
            </w:rPr>
            <w:t>162</w:t>
          </w:r>
        </w:p>
        <w:p w:rsidR="00737AD2" w:rsidRDefault="00EC10B3">
          <w:pPr>
            <w:pStyle w:val="TOC5"/>
            <w:tabs>
              <w:tab w:val="right" w:leader="dot" w:pos="10406"/>
            </w:tabs>
            <w:spacing w:line="240" w:lineRule="exact"/>
          </w:pPr>
          <w:hyperlink w:anchor="_bookmark194" w:history="1">
            <w:r w:rsidR="007003A1">
              <w:rPr>
                <w:w w:val="95"/>
              </w:rPr>
              <w:t>db.listProcedures()</w:t>
            </w:r>
            <w:r w:rsidR="007003A1">
              <w:t xml:space="preserve"> </w:t>
            </w:r>
            <w:r w:rsidR="007003A1">
              <w:tab/>
            </w:r>
          </w:hyperlink>
          <w:r w:rsidR="007003A1">
            <w:rPr>
              <w:w w:val="95"/>
            </w:rPr>
            <w:t>162</w:t>
          </w:r>
        </w:p>
        <w:p w:rsidR="00737AD2" w:rsidRDefault="00EC10B3">
          <w:pPr>
            <w:pStyle w:val="TOC5"/>
            <w:tabs>
              <w:tab w:val="right" w:leader="dot" w:pos="10406"/>
            </w:tabs>
            <w:spacing w:line="240" w:lineRule="exact"/>
          </w:pPr>
          <w:hyperlink w:anchor="_bookmark195" w:history="1">
            <w:r w:rsidR="007003A1">
              <w:rPr>
                <w:w w:val="95"/>
              </w:rPr>
              <w:t>db.listReplicaGroups()</w:t>
            </w:r>
            <w:r w:rsidR="007003A1">
              <w:t xml:space="preserve"> </w:t>
            </w:r>
            <w:r w:rsidR="007003A1">
              <w:tab/>
            </w:r>
          </w:hyperlink>
          <w:r w:rsidR="007003A1">
            <w:rPr>
              <w:w w:val="95"/>
            </w:rPr>
            <w:t>163</w:t>
          </w:r>
        </w:p>
        <w:p w:rsidR="00737AD2" w:rsidRDefault="00EC10B3">
          <w:pPr>
            <w:pStyle w:val="TOC5"/>
            <w:tabs>
              <w:tab w:val="right" w:leader="dot" w:pos="10406"/>
            </w:tabs>
            <w:spacing w:line="240" w:lineRule="exact"/>
          </w:pPr>
          <w:hyperlink w:anchor="_bookmark196" w:history="1">
            <w:r w:rsidR="007003A1">
              <w:rPr>
                <w:w w:val="95"/>
              </w:rPr>
              <w:t>db.listTasks()</w:t>
            </w:r>
            <w:r w:rsidR="007003A1">
              <w:t xml:space="preserve"> </w:t>
            </w:r>
            <w:r w:rsidR="007003A1">
              <w:tab/>
            </w:r>
          </w:hyperlink>
          <w:r w:rsidR="007003A1">
            <w:rPr>
              <w:w w:val="95"/>
            </w:rPr>
            <w:t>164</w:t>
          </w:r>
        </w:p>
        <w:p w:rsidR="00737AD2" w:rsidRDefault="00EC10B3">
          <w:pPr>
            <w:pStyle w:val="TOC5"/>
            <w:tabs>
              <w:tab w:val="right" w:leader="dot" w:pos="10406"/>
            </w:tabs>
            <w:spacing w:line="240" w:lineRule="exact"/>
          </w:pPr>
          <w:hyperlink w:anchor="_bookmark197" w:history="1">
            <w:r w:rsidR="007003A1">
              <w:rPr>
                <w:w w:val="95"/>
              </w:rPr>
              <w:t>db.removeBackup()</w:t>
            </w:r>
            <w:r w:rsidR="007003A1">
              <w:t xml:space="preserve"> </w:t>
            </w:r>
            <w:r w:rsidR="007003A1">
              <w:tab/>
            </w:r>
          </w:hyperlink>
          <w:r w:rsidR="007003A1">
            <w:rPr>
              <w:w w:val="95"/>
            </w:rPr>
            <w:t>164</w:t>
          </w:r>
        </w:p>
        <w:p w:rsidR="00737AD2" w:rsidRDefault="00EC10B3">
          <w:pPr>
            <w:pStyle w:val="TOC5"/>
            <w:tabs>
              <w:tab w:val="right" w:leader="dot" w:pos="10406"/>
            </w:tabs>
            <w:spacing w:line="240" w:lineRule="exact"/>
          </w:pPr>
          <w:hyperlink w:anchor="_bookmark198" w:history="1">
            <w:r w:rsidR="007003A1">
              <w:rPr>
                <w:w w:val="95"/>
              </w:rPr>
              <w:t>db.removeProcedure()</w:t>
            </w:r>
            <w:r w:rsidR="007003A1">
              <w:t xml:space="preserve"> </w:t>
            </w:r>
            <w:r w:rsidR="007003A1">
              <w:tab/>
            </w:r>
          </w:hyperlink>
          <w:r w:rsidR="007003A1">
            <w:rPr>
              <w:w w:val="95"/>
            </w:rPr>
            <w:t>165</w:t>
          </w:r>
        </w:p>
        <w:p w:rsidR="00737AD2" w:rsidRDefault="00EC10B3">
          <w:pPr>
            <w:pStyle w:val="TOC5"/>
            <w:tabs>
              <w:tab w:val="right" w:leader="dot" w:pos="10406"/>
            </w:tabs>
            <w:spacing w:line="240" w:lineRule="exact"/>
          </w:pPr>
          <w:hyperlink w:anchor="_bookmark199" w:history="1">
            <w:r w:rsidR="007003A1">
              <w:rPr>
                <w:w w:val="95"/>
              </w:rPr>
              <w:t>db.removeRG()</w:t>
            </w:r>
            <w:r w:rsidR="007003A1">
              <w:t xml:space="preserve"> </w:t>
            </w:r>
            <w:r w:rsidR="007003A1">
              <w:tab/>
            </w:r>
          </w:hyperlink>
          <w:r w:rsidR="007003A1">
            <w:rPr>
              <w:w w:val="95"/>
            </w:rPr>
            <w:t>165</w:t>
          </w:r>
        </w:p>
        <w:p w:rsidR="00737AD2" w:rsidRDefault="00EC10B3">
          <w:pPr>
            <w:pStyle w:val="TOC5"/>
            <w:tabs>
              <w:tab w:val="right" w:leader="dot" w:pos="10406"/>
            </w:tabs>
            <w:spacing w:line="240" w:lineRule="exact"/>
          </w:pPr>
          <w:hyperlink w:anchor="_bookmark200" w:history="1">
            <w:r w:rsidR="007003A1">
              <w:rPr>
                <w:w w:val="95"/>
              </w:rPr>
              <w:t>db.resetSnapshot()</w:t>
            </w:r>
            <w:r w:rsidR="007003A1">
              <w:t xml:space="preserve"> </w:t>
            </w:r>
            <w:r w:rsidR="007003A1">
              <w:tab/>
            </w:r>
          </w:hyperlink>
          <w:r w:rsidR="007003A1">
            <w:rPr>
              <w:w w:val="95"/>
            </w:rPr>
            <w:t>166</w:t>
          </w:r>
        </w:p>
        <w:p w:rsidR="00737AD2" w:rsidRDefault="00EC10B3">
          <w:pPr>
            <w:pStyle w:val="TOC5"/>
            <w:tabs>
              <w:tab w:val="right" w:leader="dot" w:pos="10406"/>
            </w:tabs>
            <w:spacing w:line="240" w:lineRule="exact"/>
          </w:pPr>
          <w:hyperlink w:anchor="_bookmark201" w:history="1">
            <w:r w:rsidR="007003A1">
              <w:rPr>
                <w:w w:val="95"/>
              </w:rPr>
              <w:t>db.setSessionAttr()</w:t>
            </w:r>
            <w:r w:rsidR="007003A1">
              <w:t xml:space="preserve"> </w:t>
            </w:r>
            <w:r w:rsidR="007003A1">
              <w:tab/>
            </w:r>
          </w:hyperlink>
          <w:r w:rsidR="007003A1">
            <w:rPr>
              <w:w w:val="95"/>
            </w:rPr>
            <w:t>166</w:t>
          </w:r>
        </w:p>
        <w:p w:rsidR="00737AD2" w:rsidRDefault="00EC10B3">
          <w:pPr>
            <w:pStyle w:val="TOC5"/>
            <w:tabs>
              <w:tab w:val="right" w:leader="dot" w:pos="10406"/>
            </w:tabs>
            <w:spacing w:line="240" w:lineRule="exact"/>
          </w:pPr>
          <w:hyperlink w:anchor="_bookmark202" w:history="1">
            <w:r w:rsidR="007003A1">
              <w:rPr>
                <w:w w:val="95"/>
              </w:rPr>
              <w:t>db.snapshot()</w:t>
            </w:r>
            <w:r w:rsidR="007003A1">
              <w:t xml:space="preserve"> </w:t>
            </w:r>
            <w:r w:rsidR="007003A1">
              <w:tab/>
            </w:r>
          </w:hyperlink>
          <w:r w:rsidR="007003A1">
            <w:rPr>
              <w:w w:val="95"/>
            </w:rPr>
            <w:t>167</w:t>
          </w:r>
        </w:p>
        <w:p w:rsidR="00737AD2" w:rsidRDefault="00EC10B3">
          <w:pPr>
            <w:pStyle w:val="TOC5"/>
            <w:tabs>
              <w:tab w:val="right" w:leader="dot" w:pos="10406"/>
            </w:tabs>
            <w:spacing w:line="240" w:lineRule="exact"/>
          </w:pPr>
          <w:hyperlink w:anchor="_bookmark203" w:history="1">
            <w:r w:rsidR="007003A1">
              <w:rPr>
                <w:w w:val="95"/>
              </w:rPr>
              <w:t>db.startRG()</w:t>
            </w:r>
            <w:r w:rsidR="007003A1">
              <w:t xml:space="preserve"> </w:t>
            </w:r>
            <w:r w:rsidR="007003A1">
              <w:tab/>
            </w:r>
          </w:hyperlink>
          <w:r w:rsidR="007003A1">
            <w:rPr>
              <w:w w:val="95"/>
            </w:rPr>
            <w:t>169</w:t>
          </w:r>
        </w:p>
        <w:p w:rsidR="00737AD2" w:rsidRDefault="00EC10B3">
          <w:pPr>
            <w:pStyle w:val="TOC5"/>
            <w:tabs>
              <w:tab w:val="right" w:leader="dot" w:pos="10406"/>
            </w:tabs>
            <w:spacing w:line="240" w:lineRule="exact"/>
          </w:pPr>
          <w:hyperlink w:anchor="_bookmark204" w:history="1">
            <w:r w:rsidR="007003A1">
              <w:rPr>
                <w:w w:val="95"/>
              </w:rPr>
              <w:t>db.transBegin()</w:t>
            </w:r>
            <w:r w:rsidR="007003A1">
              <w:t xml:space="preserve"> </w:t>
            </w:r>
            <w:r w:rsidR="007003A1">
              <w:tab/>
            </w:r>
          </w:hyperlink>
          <w:r w:rsidR="007003A1">
            <w:rPr>
              <w:w w:val="95"/>
            </w:rPr>
            <w:t>170</w:t>
          </w:r>
        </w:p>
        <w:p w:rsidR="00737AD2" w:rsidRDefault="00EC10B3">
          <w:pPr>
            <w:pStyle w:val="TOC5"/>
            <w:tabs>
              <w:tab w:val="right" w:leader="dot" w:pos="10406"/>
            </w:tabs>
            <w:spacing w:line="240" w:lineRule="exact"/>
          </w:pPr>
          <w:hyperlink w:anchor="_bookmark205" w:history="1">
            <w:r w:rsidR="007003A1">
              <w:rPr>
                <w:w w:val="95"/>
              </w:rPr>
              <w:t>db.transCommit()</w:t>
            </w:r>
            <w:r w:rsidR="007003A1">
              <w:t xml:space="preserve"> </w:t>
            </w:r>
            <w:r w:rsidR="007003A1">
              <w:tab/>
            </w:r>
          </w:hyperlink>
          <w:r w:rsidR="007003A1">
            <w:rPr>
              <w:w w:val="95"/>
            </w:rPr>
            <w:t>170</w:t>
          </w:r>
        </w:p>
        <w:p w:rsidR="00737AD2" w:rsidRDefault="00EC10B3">
          <w:pPr>
            <w:pStyle w:val="TOC5"/>
            <w:tabs>
              <w:tab w:val="right" w:leader="dot" w:pos="10406"/>
            </w:tabs>
            <w:spacing w:line="240" w:lineRule="exact"/>
          </w:pPr>
          <w:hyperlink w:anchor="_bookmark206" w:history="1">
            <w:r w:rsidR="007003A1">
              <w:rPr>
                <w:w w:val="95"/>
              </w:rPr>
              <w:t>db.transRollback()</w:t>
            </w:r>
            <w:r w:rsidR="007003A1">
              <w:t xml:space="preserve"> </w:t>
            </w:r>
            <w:r w:rsidR="007003A1">
              <w:tab/>
            </w:r>
          </w:hyperlink>
          <w:r w:rsidR="007003A1">
            <w:rPr>
              <w:w w:val="95"/>
            </w:rPr>
            <w:t>170</w:t>
          </w:r>
        </w:p>
        <w:p w:rsidR="00737AD2" w:rsidRDefault="00EC10B3">
          <w:pPr>
            <w:pStyle w:val="TOC5"/>
            <w:tabs>
              <w:tab w:val="right" w:leader="dot" w:pos="10406"/>
            </w:tabs>
            <w:spacing w:line="240" w:lineRule="exact"/>
          </w:pPr>
          <w:hyperlink w:anchor="_bookmark207" w:history="1">
            <w:r w:rsidR="007003A1">
              <w:rPr>
                <w:w w:val="95"/>
              </w:rPr>
              <w:t>db.waitTasks()</w:t>
            </w:r>
            <w:r w:rsidR="007003A1">
              <w:t xml:space="preserve"> </w:t>
            </w:r>
            <w:r w:rsidR="007003A1">
              <w:tab/>
            </w:r>
          </w:hyperlink>
          <w:r w:rsidR="007003A1">
            <w:rPr>
              <w:w w:val="95"/>
            </w:rPr>
            <w:t>170</w:t>
          </w:r>
        </w:p>
        <w:p w:rsidR="00737AD2" w:rsidRDefault="00EC10B3">
          <w:pPr>
            <w:pStyle w:val="TOC5"/>
            <w:tabs>
              <w:tab w:val="right" w:leader="dot" w:pos="10406"/>
            </w:tabs>
            <w:spacing w:line="240" w:lineRule="exact"/>
          </w:pPr>
          <w:hyperlink w:anchor="_bookmark208" w:history="1">
            <w:r w:rsidR="007003A1">
              <w:rPr>
                <w:w w:val="95"/>
              </w:rPr>
              <w:t>db.collectionspace.createCL()</w:t>
            </w:r>
            <w:r w:rsidR="007003A1">
              <w:t xml:space="preserve"> </w:t>
            </w:r>
            <w:r w:rsidR="007003A1">
              <w:tab/>
            </w:r>
          </w:hyperlink>
          <w:r w:rsidR="007003A1">
            <w:rPr>
              <w:w w:val="95"/>
            </w:rPr>
            <w:t>171</w:t>
          </w:r>
        </w:p>
        <w:p w:rsidR="00737AD2" w:rsidRDefault="00EC10B3">
          <w:pPr>
            <w:pStyle w:val="TOC5"/>
            <w:tabs>
              <w:tab w:val="right" w:leader="dot" w:pos="10406"/>
            </w:tabs>
            <w:spacing w:line="240" w:lineRule="exact"/>
          </w:pPr>
          <w:hyperlink w:anchor="_bookmark209" w:history="1">
            <w:r w:rsidR="007003A1">
              <w:rPr>
                <w:w w:val="95"/>
              </w:rPr>
              <w:t>db.collectionspace.dropCL()</w:t>
            </w:r>
            <w:r w:rsidR="007003A1">
              <w:t xml:space="preserve"> </w:t>
            </w:r>
            <w:r w:rsidR="007003A1">
              <w:tab/>
            </w:r>
          </w:hyperlink>
          <w:r w:rsidR="007003A1">
            <w:rPr>
              <w:w w:val="95"/>
            </w:rPr>
            <w:t>172</w:t>
          </w:r>
        </w:p>
        <w:p w:rsidR="00737AD2" w:rsidRDefault="00EC10B3">
          <w:pPr>
            <w:pStyle w:val="TOC5"/>
            <w:tabs>
              <w:tab w:val="right" w:leader="dot" w:pos="10406"/>
            </w:tabs>
            <w:spacing w:line="240" w:lineRule="exact"/>
          </w:pPr>
          <w:hyperlink w:anchor="_bookmark210" w:history="1">
            <w:r w:rsidR="007003A1">
              <w:rPr>
                <w:w w:val="95"/>
              </w:rPr>
              <w:t>db.collectionspace.getCL()</w:t>
            </w:r>
            <w:r w:rsidR="007003A1">
              <w:t xml:space="preserve"> </w:t>
            </w:r>
            <w:r w:rsidR="007003A1">
              <w:tab/>
            </w:r>
          </w:hyperlink>
          <w:r w:rsidR="007003A1">
            <w:rPr>
              <w:w w:val="95"/>
            </w:rPr>
            <w:t>172</w:t>
          </w:r>
        </w:p>
        <w:p w:rsidR="00737AD2" w:rsidRDefault="00EC10B3">
          <w:pPr>
            <w:pStyle w:val="TOC5"/>
            <w:tabs>
              <w:tab w:val="right" w:leader="dot" w:pos="10406"/>
            </w:tabs>
            <w:spacing w:line="240" w:lineRule="exact"/>
          </w:pPr>
          <w:hyperlink w:anchor="_bookmark211" w:history="1">
            <w:r w:rsidR="007003A1">
              <w:rPr>
                <w:w w:val="95"/>
              </w:rPr>
              <w:t>db.collectionspace.collection.aggregate()</w:t>
            </w:r>
            <w:r w:rsidR="007003A1">
              <w:t xml:space="preserve"> </w:t>
            </w:r>
            <w:r w:rsidR="007003A1">
              <w:tab/>
            </w:r>
          </w:hyperlink>
          <w:r w:rsidR="007003A1">
            <w:rPr>
              <w:w w:val="95"/>
            </w:rPr>
            <w:t>173</w:t>
          </w:r>
        </w:p>
        <w:p w:rsidR="00737AD2" w:rsidRDefault="00EC10B3">
          <w:pPr>
            <w:pStyle w:val="TOC5"/>
            <w:tabs>
              <w:tab w:val="right" w:leader="dot" w:pos="10406"/>
            </w:tabs>
            <w:spacing w:line="240" w:lineRule="exact"/>
          </w:pPr>
          <w:hyperlink w:anchor="_bookmark212" w:history="1">
            <w:r w:rsidR="007003A1">
              <w:rPr>
                <w:w w:val="95"/>
              </w:rPr>
              <w:t>db.collectionspace.collection.alter()</w:t>
            </w:r>
            <w:r w:rsidR="007003A1">
              <w:t xml:space="preserve"> </w:t>
            </w:r>
            <w:r w:rsidR="007003A1">
              <w:tab/>
            </w:r>
          </w:hyperlink>
          <w:r w:rsidR="007003A1">
            <w:rPr>
              <w:w w:val="95"/>
            </w:rPr>
            <w:t>175</w:t>
          </w:r>
        </w:p>
        <w:p w:rsidR="00737AD2" w:rsidRDefault="00EC10B3">
          <w:pPr>
            <w:pStyle w:val="TOC5"/>
            <w:tabs>
              <w:tab w:val="right" w:leader="dot" w:pos="10406"/>
            </w:tabs>
            <w:spacing w:line="240" w:lineRule="exact"/>
          </w:pPr>
          <w:hyperlink w:anchor="_bookmark213" w:history="1">
            <w:r w:rsidR="007003A1">
              <w:rPr>
                <w:w w:val="95"/>
              </w:rPr>
              <w:t>db.collectionspace.collection.attachCL()</w:t>
            </w:r>
            <w:r w:rsidR="007003A1">
              <w:t xml:space="preserve"> </w:t>
            </w:r>
            <w:r w:rsidR="007003A1">
              <w:tab/>
            </w:r>
          </w:hyperlink>
          <w:r w:rsidR="007003A1">
            <w:rPr>
              <w:w w:val="95"/>
            </w:rPr>
            <w:t>175</w:t>
          </w:r>
        </w:p>
        <w:p w:rsidR="00737AD2" w:rsidRDefault="00EC10B3">
          <w:pPr>
            <w:pStyle w:val="TOC5"/>
            <w:tabs>
              <w:tab w:val="right" w:leader="dot" w:pos="10406"/>
            </w:tabs>
            <w:spacing w:line="240" w:lineRule="exact"/>
          </w:pPr>
          <w:hyperlink w:anchor="_bookmark214" w:history="1">
            <w:r w:rsidR="007003A1">
              <w:rPr>
                <w:w w:val="95"/>
              </w:rPr>
              <w:t>db.collectionspace.collection.count()</w:t>
            </w:r>
            <w:r w:rsidR="007003A1">
              <w:t xml:space="preserve"> </w:t>
            </w:r>
            <w:r w:rsidR="007003A1">
              <w:tab/>
            </w:r>
          </w:hyperlink>
          <w:r w:rsidR="007003A1">
            <w:rPr>
              <w:w w:val="95"/>
            </w:rPr>
            <w:t>176</w:t>
          </w:r>
        </w:p>
        <w:p w:rsidR="00737AD2" w:rsidRDefault="00EC10B3">
          <w:pPr>
            <w:pStyle w:val="TOC5"/>
            <w:tabs>
              <w:tab w:val="right" w:leader="dot" w:pos="10406"/>
            </w:tabs>
            <w:spacing w:line="240" w:lineRule="exact"/>
          </w:pPr>
          <w:hyperlink w:anchor="_bookmark215" w:history="1">
            <w:r w:rsidR="007003A1">
              <w:rPr>
                <w:w w:val="95"/>
              </w:rPr>
              <w:t>db.collectionspace.collection.createIndex()</w:t>
            </w:r>
            <w:r w:rsidR="007003A1">
              <w:t xml:space="preserve"> </w:t>
            </w:r>
            <w:r w:rsidR="007003A1">
              <w:tab/>
            </w:r>
          </w:hyperlink>
          <w:r w:rsidR="007003A1">
            <w:rPr>
              <w:w w:val="95"/>
            </w:rPr>
            <w:t>176</w:t>
          </w:r>
        </w:p>
        <w:p w:rsidR="00737AD2" w:rsidRDefault="00EC10B3">
          <w:pPr>
            <w:pStyle w:val="TOC5"/>
            <w:tabs>
              <w:tab w:val="right" w:leader="dot" w:pos="10406"/>
            </w:tabs>
            <w:spacing w:line="240" w:lineRule="exact"/>
          </w:pPr>
          <w:hyperlink w:anchor="_bookmark216" w:history="1">
            <w:r w:rsidR="007003A1">
              <w:rPr>
                <w:w w:val="95"/>
              </w:rPr>
              <w:t>db.collectionspace.collection.detachCL()</w:t>
            </w:r>
            <w:r w:rsidR="007003A1">
              <w:t xml:space="preserve"> </w:t>
            </w:r>
            <w:r w:rsidR="007003A1">
              <w:tab/>
            </w:r>
          </w:hyperlink>
          <w:r w:rsidR="007003A1">
            <w:rPr>
              <w:w w:val="95"/>
            </w:rPr>
            <w:t>177</w:t>
          </w:r>
        </w:p>
        <w:p w:rsidR="00737AD2" w:rsidRDefault="00EC10B3">
          <w:pPr>
            <w:pStyle w:val="TOC5"/>
            <w:tabs>
              <w:tab w:val="right" w:leader="dot" w:pos="10406"/>
            </w:tabs>
            <w:spacing w:line="240" w:lineRule="exact"/>
          </w:pPr>
          <w:hyperlink w:anchor="_bookmark217" w:history="1">
            <w:r w:rsidR="007003A1">
              <w:rPr>
                <w:w w:val="95"/>
              </w:rPr>
              <w:t>db.collectionspace.collection.dropIndex()</w:t>
            </w:r>
            <w:r w:rsidR="007003A1">
              <w:t xml:space="preserve"> </w:t>
            </w:r>
            <w:r w:rsidR="007003A1">
              <w:tab/>
            </w:r>
          </w:hyperlink>
          <w:r w:rsidR="007003A1">
            <w:rPr>
              <w:w w:val="95"/>
            </w:rPr>
            <w:t>177</w:t>
          </w:r>
        </w:p>
        <w:p w:rsidR="00737AD2" w:rsidRDefault="00EC10B3">
          <w:pPr>
            <w:pStyle w:val="TOC5"/>
            <w:tabs>
              <w:tab w:val="right" w:leader="dot" w:pos="10406"/>
            </w:tabs>
            <w:spacing w:line="240" w:lineRule="exact"/>
          </w:pPr>
          <w:hyperlink w:anchor="_bookmark218" w:history="1">
            <w:r w:rsidR="007003A1">
              <w:rPr>
                <w:w w:val="95"/>
              </w:rPr>
              <w:t>db.collectionspace.collection.find()</w:t>
            </w:r>
            <w:r w:rsidR="007003A1">
              <w:t xml:space="preserve"> </w:t>
            </w:r>
            <w:r w:rsidR="007003A1">
              <w:tab/>
            </w:r>
          </w:hyperlink>
          <w:r w:rsidR="007003A1">
            <w:rPr>
              <w:w w:val="95"/>
            </w:rPr>
            <w:t>178</w:t>
          </w:r>
        </w:p>
        <w:p w:rsidR="00737AD2" w:rsidRDefault="00EC10B3">
          <w:pPr>
            <w:pStyle w:val="TOC5"/>
            <w:tabs>
              <w:tab w:val="right" w:leader="dot" w:pos="10406"/>
            </w:tabs>
            <w:spacing w:line="240" w:lineRule="exact"/>
          </w:pPr>
          <w:hyperlink w:anchor="_bookmark219" w:history="1">
            <w:r w:rsidR="007003A1">
              <w:rPr>
                <w:w w:val="95"/>
              </w:rPr>
              <w:t>db.collectionspace.collection.getIndex()</w:t>
            </w:r>
            <w:r w:rsidR="007003A1">
              <w:t xml:space="preserve"> </w:t>
            </w:r>
            <w:r w:rsidR="007003A1">
              <w:tab/>
            </w:r>
          </w:hyperlink>
          <w:r w:rsidR="007003A1">
            <w:rPr>
              <w:w w:val="95"/>
            </w:rPr>
            <w:t>178</w:t>
          </w:r>
        </w:p>
        <w:p w:rsidR="00737AD2" w:rsidRDefault="00EC10B3">
          <w:pPr>
            <w:pStyle w:val="TOC5"/>
            <w:tabs>
              <w:tab w:val="right" w:leader="dot" w:pos="10406"/>
            </w:tabs>
            <w:spacing w:line="240" w:lineRule="exact"/>
          </w:pPr>
          <w:hyperlink w:anchor="_bookmark220" w:history="1">
            <w:r w:rsidR="007003A1">
              <w:rPr>
                <w:w w:val="95"/>
              </w:rPr>
              <w:t>db.collectionspace.collection.insert()</w:t>
            </w:r>
            <w:r w:rsidR="007003A1">
              <w:t xml:space="preserve"> </w:t>
            </w:r>
            <w:r w:rsidR="007003A1">
              <w:tab/>
            </w:r>
          </w:hyperlink>
          <w:r w:rsidR="007003A1">
            <w:rPr>
              <w:w w:val="95"/>
            </w:rPr>
            <w:t>179</w:t>
          </w:r>
        </w:p>
        <w:p w:rsidR="00737AD2" w:rsidRDefault="00EC10B3">
          <w:pPr>
            <w:pStyle w:val="TOC5"/>
            <w:tabs>
              <w:tab w:val="right" w:leader="dot" w:pos="10406"/>
            </w:tabs>
            <w:spacing w:line="240" w:lineRule="exact"/>
          </w:pPr>
          <w:hyperlink w:anchor="_bookmark221" w:history="1">
            <w:r w:rsidR="007003A1">
              <w:rPr>
                <w:w w:val="95"/>
              </w:rPr>
              <w:t>db.collectionspace.collection.listIndexes()</w:t>
            </w:r>
            <w:r w:rsidR="007003A1">
              <w:t xml:space="preserve"> </w:t>
            </w:r>
            <w:r w:rsidR="007003A1">
              <w:tab/>
            </w:r>
          </w:hyperlink>
          <w:r w:rsidR="007003A1">
            <w:rPr>
              <w:w w:val="95"/>
            </w:rPr>
            <w:t>180</w:t>
          </w:r>
        </w:p>
        <w:p w:rsidR="00737AD2" w:rsidRDefault="00EC10B3">
          <w:pPr>
            <w:pStyle w:val="TOC5"/>
            <w:tabs>
              <w:tab w:val="right" w:leader="dot" w:pos="10406"/>
            </w:tabs>
            <w:spacing w:line="240" w:lineRule="exact"/>
          </w:pPr>
          <w:hyperlink w:anchor="_bookmark222" w:history="1">
            <w:r w:rsidR="007003A1">
              <w:rPr>
                <w:w w:val="95"/>
              </w:rPr>
              <w:t>db.collectionspace.collection.remove()</w:t>
            </w:r>
            <w:r w:rsidR="007003A1">
              <w:t xml:space="preserve"> </w:t>
            </w:r>
            <w:r w:rsidR="007003A1">
              <w:tab/>
            </w:r>
          </w:hyperlink>
          <w:r w:rsidR="007003A1">
            <w:rPr>
              <w:w w:val="95"/>
            </w:rPr>
            <w:t>181</w:t>
          </w:r>
        </w:p>
        <w:p w:rsidR="00737AD2" w:rsidRDefault="00EC10B3">
          <w:pPr>
            <w:pStyle w:val="TOC5"/>
            <w:tabs>
              <w:tab w:val="right" w:leader="dot" w:pos="10406"/>
            </w:tabs>
            <w:spacing w:line="240" w:lineRule="exact"/>
          </w:pPr>
          <w:hyperlink w:anchor="_bookmark223" w:history="1">
            <w:r w:rsidR="007003A1">
              <w:rPr>
                <w:w w:val="95"/>
              </w:rPr>
              <w:t>db.collectionspace.collection.split()</w:t>
            </w:r>
            <w:r w:rsidR="007003A1">
              <w:t xml:space="preserve"> </w:t>
            </w:r>
            <w:r w:rsidR="007003A1">
              <w:tab/>
            </w:r>
          </w:hyperlink>
          <w:r w:rsidR="007003A1">
            <w:rPr>
              <w:w w:val="95"/>
            </w:rPr>
            <w:t>181</w:t>
          </w:r>
        </w:p>
        <w:p w:rsidR="00737AD2" w:rsidRDefault="00EC10B3">
          <w:pPr>
            <w:pStyle w:val="TOC5"/>
            <w:tabs>
              <w:tab w:val="right" w:leader="dot" w:pos="10406"/>
            </w:tabs>
            <w:spacing w:line="240" w:lineRule="exact"/>
          </w:pPr>
          <w:hyperlink w:anchor="_bookmark224" w:history="1">
            <w:r w:rsidR="007003A1">
              <w:rPr>
                <w:w w:val="95"/>
              </w:rPr>
              <w:t>db.collectionspace.collection.splitAsync()</w:t>
            </w:r>
            <w:r w:rsidR="007003A1">
              <w:t xml:space="preserve"> </w:t>
            </w:r>
            <w:r w:rsidR="007003A1">
              <w:tab/>
            </w:r>
          </w:hyperlink>
          <w:r w:rsidR="007003A1">
            <w:rPr>
              <w:w w:val="95"/>
            </w:rPr>
            <w:t>182</w:t>
          </w:r>
        </w:p>
        <w:p w:rsidR="00737AD2" w:rsidRDefault="00EC10B3">
          <w:pPr>
            <w:pStyle w:val="TOC5"/>
            <w:tabs>
              <w:tab w:val="right" w:leader="dot" w:pos="10406"/>
            </w:tabs>
            <w:spacing w:line="240" w:lineRule="exact"/>
          </w:pPr>
          <w:hyperlink w:anchor="_bookmark225" w:history="1">
            <w:r w:rsidR="007003A1">
              <w:rPr>
                <w:w w:val="95"/>
              </w:rPr>
              <w:t>db.collectionspace.collection.update()</w:t>
            </w:r>
            <w:r w:rsidR="007003A1">
              <w:t xml:space="preserve"> </w:t>
            </w:r>
            <w:r w:rsidR="007003A1">
              <w:tab/>
            </w:r>
          </w:hyperlink>
          <w:r w:rsidR="007003A1">
            <w:rPr>
              <w:w w:val="95"/>
            </w:rPr>
            <w:t>182</w:t>
          </w:r>
        </w:p>
        <w:p w:rsidR="00737AD2" w:rsidRDefault="00EC10B3">
          <w:pPr>
            <w:pStyle w:val="TOC5"/>
            <w:tabs>
              <w:tab w:val="right" w:leader="dot" w:pos="10406"/>
            </w:tabs>
            <w:spacing w:line="240" w:lineRule="exact"/>
          </w:pPr>
          <w:hyperlink w:anchor="_bookmark226" w:history="1">
            <w:r w:rsidR="007003A1">
              <w:rPr>
                <w:w w:val="95"/>
              </w:rPr>
              <w:t>db.collectionspace.collection.upsert()</w:t>
            </w:r>
            <w:r w:rsidR="007003A1">
              <w:t xml:space="preserve"> </w:t>
            </w:r>
            <w:r w:rsidR="007003A1">
              <w:tab/>
            </w:r>
          </w:hyperlink>
          <w:r w:rsidR="007003A1">
            <w:rPr>
              <w:w w:val="95"/>
            </w:rPr>
            <w:t>183</w:t>
          </w:r>
        </w:p>
        <w:p w:rsidR="00737AD2" w:rsidRDefault="00EC10B3">
          <w:pPr>
            <w:pStyle w:val="TOC5"/>
            <w:tabs>
              <w:tab w:val="right" w:leader="dot" w:pos="10406"/>
            </w:tabs>
            <w:spacing w:line="240" w:lineRule="exact"/>
          </w:pPr>
          <w:hyperlink w:anchor="_bookmark227" w:history="1">
            <w:r w:rsidR="007003A1">
              <w:rPr>
                <w:w w:val="95"/>
              </w:rPr>
              <w:t>cursor.close()</w:t>
            </w:r>
            <w:r w:rsidR="007003A1">
              <w:t xml:space="preserve"> </w:t>
            </w:r>
            <w:r w:rsidR="007003A1">
              <w:tab/>
            </w:r>
          </w:hyperlink>
          <w:r w:rsidR="007003A1">
            <w:rPr>
              <w:w w:val="95"/>
            </w:rPr>
            <w:t>185</w:t>
          </w:r>
        </w:p>
        <w:p w:rsidR="00737AD2" w:rsidRDefault="00EC10B3">
          <w:pPr>
            <w:pStyle w:val="TOC5"/>
            <w:tabs>
              <w:tab w:val="right" w:leader="dot" w:pos="10406"/>
            </w:tabs>
            <w:spacing w:line="240" w:lineRule="exact"/>
          </w:pPr>
          <w:hyperlink w:anchor="_bookmark228" w:history="1">
            <w:r w:rsidR="007003A1">
              <w:rPr>
                <w:w w:val="95"/>
              </w:rPr>
              <w:t>cursor.current()</w:t>
            </w:r>
            <w:r w:rsidR="007003A1">
              <w:t xml:space="preserve"> </w:t>
            </w:r>
            <w:r w:rsidR="007003A1">
              <w:tab/>
            </w:r>
          </w:hyperlink>
          <w:r w:rsidR="007003A1">
            <w:rPr>
              <w:w w:val="95"/>
            </w:rPr>
            <w:t>185</w:t>
          </w:r>
        </w:p>
        <w:p w:rsidR="00737AD2" w:rsidRDefault="00EC10B3">
          <w:pPr>
            <w:pStyle w:val="TOC5"/>
            <w:tabs>
              <w:tab w:val="right" w:leader="dot" w:pos="10406"/>
            </w:tabs>
            <w:spacing w:line="240" w:lineRule="exact"/>
          </w:pPr>
          <w:hyperlink w:anchor="_bookmark229" w:history="1">
            <w:r w:rsidR="007003A1">
              <w:rPr>
                <w:w w:val="95"/>
              </w:rPr>
              <w:t>cursor.explain()</w:t>
            </w:r>
            <w:r w:rsidR="007003A1">
              <w:t xml:space="preserve"> </w:t>
            </w:r>
            <w:r w:rsidR="007003A1">
              <w:tab/>
            </w:r>
          </w:hyperlink>
          <w:r w:rsidR="007003A1">
            <w:rPr>
              <w:w w:val="95"/>
            </w:rPr>
            <w:t>186</w:t>
          </w:r>
        </w:p>
        <w:p w:rsidR="00737AD2" w:rsidRDefault="00EC10B3">
          <w:pPr>
            <w:pStyle w:val="TOC5"/>
            <w:tabs>
              <w:tab w:val="right" w:leader="dot" w:pos="10406"/>
            </w:tabs>
            <w:spacing w:line="240" w:lineRule="exact"/>
          </w:pPr>
          <w:hyperlink w:anchor="_bookmark230" w:history="1">
            <w:r w:rsidR="007003A1">
              <w:rPr>
                <w:w w:val="95"/>
              </w:rPr>
              <w:t>cursor.hint()</w:t>
            </w:r>
            <w:r w:rsidR="007003A1">
              <w:t xml:space="preserve"> </w:t>
            </w:r>
            <w:r w:rsidR="007003A1">
              <w:tab/>
            </w:r>
          </w:hyperlink>
          <w:r w:rsidR="007003A1">
            <w:rPr>
              <w:w w:val="95"/>
            </w:rPr>
            <w:t>187</w:t>
          </w:r>
        </w:p>
        <w:p w:rsidR="00737AD2" w:rsidRDefault="00EC10B3">
          <w:pPr>
            <w:pStyle w:val="TOC5"/>
            <w:tabs>
              <w:tab w:val="right" w:leader="dot" w:pos="10406"/>
            </w:tabs>
            <w:spacing w:line="240" w:lineRule="exact"/>
          </w:pPr>
          <w:hyperlink w:anchor="_bookmark231" w:history="1">
            <w:r w:rsidR="007003A1">
              <w:rPr>
                <w:w w:val="95"/>
              </w:rPr>
              <w:t>cursor.limit()</w:t>
            </w:r>
            <w:r w:rsidR="007003A1">
              <w:t xml:space="preserve"> </w:t>
            </w:r>
            <w:r w:rsidR="007003A1">
              <w:tab/>
            </w:r>
          </w:hyperlink>
          <w:r w:rsidR="007003A1">
            <w:rPr>
              <w:w w:val="95"/>
            </w:rPr>
            <w:t>187</w:t>
          </w:r>
        </w:p>
        <w:p w:rsidR="00737AD2" w:rsidRDefault="00EC10B3">
          <w:pPr>
            <w:pStyle w:val="TOC5"/>
            <w:tabs>
              <w:tab w:val="right" w:leader="dot" w:pos="10406"/>
            </w:tabs>
            <w:spacing w:line="240" w:lineRule="exact"/>
          </w:pPr>
          <w:hyperlink w:anchor="_bookmark232" w:history="1">
            <w:r w:rsidR="007003A1">
              <w:rPr>
                <w:w w:val="95"/>
              </w:rPr>
              <w:t>cursor.next()</w:t>
            </w:r>
            <w:r w:rsidR="007003A1">
              <w:t xml:space="preserve"> </w:t>
            </w:r>
            <w:r w:rsidR="007003A1">
              <w:tab/>
            </w:r>
          </w:hyperlink>
          <w:r w:rsidR="007003A1">
            <w:rPr>
              <w:w w:val="95"/>
            </w:rPr>
            <w:t>188</w:t>
          </w:r>
        </w:p>
        <w:p w:rsidR="00737AD2" w:rsidRDefault="00EC10B3">
          <w:pPr>
            <w:pStyle w:val="TOC5"/>
            <w:tabs>
              <w:tab w:val="right" w:leader="dot" w:pos="10406"/>
            </w:tabs>
            <w:spacing w:line="240" w:lineRule="exact"/>
          </w:pPr>
          <w:hyperlink w:anchor="_bookmark233" w:history="1">
            <w:r w:rsidR="007003A1">
              <w:rPr>
                <w:w w:val="95"/>
              </w:rPr>
              <w:t>cursor.size()</w:t>
            </w:r>
            <w:r w:rsidR="007003A1">
              <w:t xml:space="preserve"> </w:t>
            </w:r>
            <w:r w:rsidR="007003A1">
              <w:tab/>
            </w:r>
          </w:hyperlink>
          <w:r w:rsidR="007003A1">
            <w:rPr>
              <w:w w:val="95"/>
            </w:rPr>
            <w:t>188</w:t>
          </w:r>
        </w:p>
        <w:p w:rsidR="00737AD2" w:rsidRDefault="00EC10B3">
          <w:pPr>
            <w:pStyle w:val="TOC5"/>
            <w:tabs>
              <w:tab w:val="right" w:leader="dot" w:pos="10406"/>
            </w:tabs>
            <w:spacing w:line="240" w:lineRule="exact"/>
          </w:pPr>
          <w:hyperlink w:anchor="_bookmark234" w:history="1">
            <w:r w:rsidR="007003A1">
              <w:rPr>
                <w:w w:val="95"/>
              </w:rPr>
              <w:t>cursor.skip()</w:t>
            </w:r>
            <w:r w:rsidR="007003A1">
              <w:t xml:space="preserve"> </w:t>
            </w:r>
            <w:r w:rsidR="007003A1">
              <w:tab/>
            </w:r>
          </w:hyperlink>
          <w:r w:rsidR="007003A1">
            <w:rPr>
              <w:w w:val="95"/>
            </w:rPr>
            <w:t>188</w:t>
          </w:r>
        </w:p>
        <w:p w:rsidR="00737AD2" w:rsidRDefault="00EC10B3">
          <w:pPr>
            <w:pStyle w:val="TOC5"/>
            <w:tabs>
              <w:tab w:val="right" w:leader="dot" w:pos="10406"/>
            </w:tabs>
            <w:spacing w:line="240" w:lineRule="exact"/>
          </w:pPr>
          <w:hyperlink w:anchor="_bookmark235" w:history="1">
            <w:r w:rsidR="007003A1">
              <w:rPr>
                <w:w w:val="95"/>
              </w:rPr>
              <w:t>cursor.sort()</w:t>
            </w:r>
            <w:r w:rsidR="007003A1">
              <w:t xml:space="preserve"> </w:t>
            </w:r>
            <w:r w:rsidR="007003A1">
              <w:tab/>
            </w:r>
          </w:hyperlink>
          <w:r w:rsidR="007003A1">
            <w:rPr>
              <w:w w:val="95"/>
            </w:rPr>
            <w:t>189</w:t>
          </w:r>
        </w:p>
        <w:p w:rsidR="00737AD2" w:rsidRDefault="00EC10B3">
          <w:pPr>
            <w:pStyle w:val="TOC3"/>
            <w:tabs>
              <w:tab w:val="right" w:leader="dot" w:pos="9386"/>
            </w:tabs>
            <w:spacing w:before="104"/>
          </w:pPr>
          <w:hyperlink w:anchor="_bookmark236" w:history="1">
            <w:r w:rsidR="007003A1">
              <w:rPr>
                <w:w w:val="95"/>
              </w:rPr>
              <w:t>cursor.toArray()</w:t>
            </w:r>
            <w:r w:rsidR="007003A1">
              <w:rPr>
                <w:w w:val="95"/>
              </w:rPr>
              <w:tab/>
            </w:r>
          </w:hyperlink>
          <w:r w:rsidR="007003A1">
            <w:rPr>
              <w:w w:val="95"/>
            </w:rPr>
            <w:t>189</w:t>
          </w:r>
        </w:p>
        <w:p w:rsidR="00737AD2" w:rsidRDefault="00EC10B3">
          <w:pPr>
            <w:pStyle w:val="TOC3"/>
            <w:tabs>
              <w:tab w:val="right" w:leader="dot" w:pos="9386"/>
            </w:tabs>
            <w:spacing w:line="240" w:lineRule="exact"/>
          </w:pPr>
          <w:hyperlink w:anchor="_bookmark237" w:history="1">
            <w:r w:rsidR="007003A1">
              <w:rPr>
                <w:w w:val="95"/>
              </w:rPr>
              <w:t>rg.createNode()</w:t>
            </w:r>
            <w:r w:rsidR="007003A1">
              <w:rPr>
                <w:w w:val="95"/>
              </w:rPr>
              <w:tab/>
            </w:r>
          </w:hyperlink>
          <w:r w:rsidR="007003A1">
            <w:rPr>
              <w:w w:val="95"/>
            </w:rPr>
            <w:t>190</w:t>
          </w:r>
        </w:p>
        <w:p w:rsidR="00737AD2" w:rsidRDefault="00EC10B3">
          <w:pPr>
            <w:pStyle w:val="TOC3"/>
            <w:tabs>
              <w:tab w:val="right" w:leader="dot" w:pos="9386"/>
            </w:tabs>
            <w:spacing w:line="240" w:lineRule="exact"/>
          </w:pPr>
          <w:hyperlink w:anchor="_bookmark238" w:history="1">
            <w:r w:rsidR="007003A1">
              <w:rPr>
                <w:w w:val="90"/>
              </w:rPr>
              <w:t>rg.getDetail()</w:t>
            </w:r>
            <w:r w:rsidR="007003A1">
              <w:rPr>
                <w:w w:val="90"/>
              </w:rPr>
              <w:tab/>
            </w:r>
          </w:hyperlink>
          <w:r w:rsidR="007003A1">
            <w:rPr>
              <w:w w:val="90"/>
            </w:rPr>
            <w:t>190</w:t>
          </w:r>
        </w:p>
        <w:p w:rsidR="00737AD2" w:rsidRDefault="00EC10B3">
          <w:pPr>
            <w:pStyle w:val="TOC3"/>
            <w:tabs>
              <w:tab w:val="right" w:leader="dot" w:pos="9386"/>
            </w:tabs>
            <w:spacing w:line="240" w:lineRule="exact"/>
          </w:pPr>
          <w:hyperlink w:anchor="_bookmark239" w:history="1">
            <w:r w:rsidR="007003A1">
              <w:rPr>
                <w:w w:val="95"/>
              </w:rPr>
              <w:t>rg.getMaster()</w:t>
            </w:r>
            <w:r w:rsidR="007003A1">
              <w:rPr>
                <w:w w:val="95"/>
              </w:rPr>
              <w:tab/>
            </w:r>
          </w:hyperlink>
          <w:r w:rsidR="007003A1">
            <w:rPr>
              <w:w w:val="95"/>
            </w:rPr>
            <w:t>191</w:t>
          </w:r>
        </w:p>
        <w:p w:rsidR="00737AD2" w:rsidRDefault="00EC10B3">
          <w:pPr>
            <w:pStyle w:val="TOC3"/>
            <w:tabs>
              <w:tab w:val="right" w:leader="dot" w:pos="9386"/>
            </w:tabs>
            <w:spacing w:line="240" w:lineRule="exact"/>
          </w:pPr>
          <w:hyperlink w:anchor="_bookmark240" w:history="1">
            <w:r w:rsidR="007003A1">
              <w:rPr>
                <w:w w:val="90"/>
              </w:rPr>
              <w:t>rg.getNode()</w:t>
            </w:r>
            <w:r w:rsidR="007003A1">
              <w:rPr>
                <w:w w:val="90"/>
              </w:rPr>
              <w:tab/>
            </w:r>
          </w:hyperlink>
          <w:r w:rsidR="007003A1">
            <w:rPr>
              <w:w w:val="90"/>
            </w:rPr>
            <w:t>192</w:t>
          </w:r>
        </w:p>
        <w:p w:rsidR="00737AD2" w:rsidRDefault="00EC10B3">
          <w:pPr>
            <w:pStyle w:val="TOC3"/>
            <w:tabs>
              <w:tab w:val="right" w:leader="dot" w:pos="9386"/>
            </w:tabs>
            <w:spacing w:line="240" w:lineRule="exact"/>
          </w:pPr>
          <w:hyperlink w:anchor="_bookmark241" w:history="1">
            <w:r w:rsidR="007003A1">
              <w:rPr>
                <w:w w:val="90"/>
              </w:rPr>
              <w:t>rg.getSlave()</w:t>
            </w:r>
            <w:r w:rsidR="007003A1">
              <w:rPr>
                <w:w w:val="90"/>
              </w:rPr>
              <w:tab/>
            </w:r>
          </w:hyperlink>
          <w:r w:rsidR="007003A1">
            <w:rPr>
              <w:w w:val="90"/>
            </w:rPr>
            <w:t>192</w:t>
          </w:r>
        </w:p>
        <w:p w:rsidR="00737AD2" w:rsidRDefault="00EC10B3">
          <w:pPr>
            <w:pStyle w:val="TOC3"/>
            <w:tabs>
              <w:tab w:val="right" w:leader="dot" w:pos="9386"/>
            </w:tabs>
            <w:spacing w:line="240" w:lineRule="exact"/>
          </w:pPr>
          <w:hyperlink w:anchor="_bookmark242" w:history="1">
            <w:r w:rsidR="007003A1">
              <w:rPr>
                <w:w w:val="95"/>
              </w:rPr>
              <w:t>rg.removeNode()</w:t>
            </w:r>
            <w:r w:rsidR="007003A1">
              <w:rPr>
                <w:w w:val="95"/>
              </w:rPr>
              <w:tab/>
            </w:r>
          </w:hyperlink>
          <w:r w:rsidR="007003A1">
            <w:rPr>
              <w:w w:val="95"/>
            </w:rPr>
            <w:t>192</w:t>
          </w:r>
        </w:p>
        <w:p w:rsidR="00737AD2" w:rsidRDefault="00EC10B3">
          <w:pPr>
            <w:pStyle w:val="TOC3"/>
            <w:tabs>
              <w:tab w:val="right" w:leader="dot" w:pos="9386"/>
            </w:tabs>
            <w:spacing w:line="240" w:lineRule="exact"/>
          </w:pPr>
          <w:hyperlink w:anchor="_bookmark243" w:history="1">
            <w:r w:rsidR="007003A1">
              <w:rPr>
                <w:w w:val="95"/>
              </w:rPr>
              <w:t>rg.start()</w:t>
            </w:r>
            <w:r w:rsidR="007003A1">
              <w:rPr>
                <w:w w:val="95"/>
              </w:rPr>
              <w:tab/>
            </w:r>
          </w:hyperlink>
          <w:r w:rsidR="007003A1">
            <w:rPr>
              <w:w w:val="95"/>
            </w:rPr>
            <w:t>193</w:t>
          </w:r>
        </w:p>
        <w:p w:rsidR="00737AD2" w:rsidRDefault="00EC10B3">
          <w:pPr>
            <w:pStyle w:val="TOC3"/>
            <w:tabs>
              <w:tab w:val="right" w:leader="dot" w:pos="9386"/>
            </w:tabs>
            <w:spacing w:line="240" w:lineRule="exact"/>
          </w:pPr>
          <w:hyperlink w:anchor="_bookmark244" w:history="1">
            <w:r w:rsidR="007003A1">
              <w:rPr>
                <w:w w:val="95"/>
              </w:rPr>
              <w:t>rg.stop()</w:t>
            </w:r>
            <w:r w:rsidR="007003A1">
              <w:rPr>
                <w:w w:val="95"/>
              </w:rPr>
              <w:tab/>
            </w:r>
          </w:hyperlink>
          <w:r w:rsidR="007003A1">
            <w:rPr>
              <w:w w:val="95"/>
            </w:rPr>
            <w:t>193</w:t>
          </w:r>
        </w:p>
        <w:p w:rsidR="00737AD2" w:rsidRDefault="00EC10B3">
          <w:pPr>
            <w:pStyle w:val="TOC3"/>
            <w:tabs>
              <w:tab w:val="right" w:leader="dot" w:pos="9386"/>
            </w:tabs>
            <w:spacing w:line="240" w:lineRule="exact"/>
          </w:pPr>
          <w:hyperlink w:anchor="_bookmark245" w:history="1">
            <w:r w:rsidR="007003A1">
              <w:rPr>
                <w:w w:val="95"/>
              </w:rPr>
              <w:t>node.connect()</w:t>
            </w:r>
            <w:r w:rsidR="007003A1">
              <w:rPr>
                <w:w w:val="95"/>
              </w:rPr>
              <w:tab/>
            </w:r>
          </w:hyperlink>
          <w:r w:rsidR="007003A1">
            <w:rPr>
              <w:w w:val="95"/>
            </w:rPr>
            <w:t>193</w:t>
          </w:r>
        </w:p>
        <w:p w:rsidR="00737AD2" w:rsidRDefault="00EC10B3">
          <w:pPr>
            <w:pStyle w:val="TOC3"/>
            <w:tabs>
              <w:tab w:val="right" w:leader="dot" w:pos="9386"/>
            </w:tabs>
            <w:spacing w:line="240" w:lineRule="exact"/>
          </w:pPr>
          <w:hyperlink w:anchor="_bookmark246" w:history="1">
            <w:r w:rsidR="007003A1">
              <w:rPr>
                <w:w w:val="95"/>
              </w:rPr>
              <w:t>node.getHostName()</w:t>
            </w:r>
            <w:r w:rsidR="007003A1">
              <w:rPr>
                <w:w w:val="95"/>
              </w:rPr>
              <w:tab/>
            </w:r>
          </w:hyperlink>
          <w:r w:rsidR="007003A1">
            <w:rPr>
              <w:w w:val="95"/>
            </w:rPr>
            <w:t>193</w:t>
          </w:r>
        </w:p>
        <w:p w:rsidR="00737AD2" w:rsidRDefault="00EC10B3">
          <w:pPr>
            <w:pStyle w:val="TOC3"/>
            <w:tabs>
              <w:tab w:val="right" w:leader="dot" w:pos="9386"/>
            </w:tabs>
            <w:spacing w:line="240" w:lineRule="exact"/>
          </w:pPr>
          <w:hyperlink w:anchor="_bookmark247" w:history="1">
            <w:r w:rsidR="007003A1">
              <w:rPr>
                <w:w w:val="95"/>
              </w:rPr>
              <w:t>node.getNodeDetail()</w:t>
            </w:r>
            <w:r w:rsidR="007003A1">
              <w:rPr>
                <w:w w:val="95"/>
              </w:rPr>
              <w:tab/>
            </w:r>
          </w:hyperlink>
          <w:r w:rsidR="007003A1">
            <w:rPr>
              <w:w w:val="95"/>
            </w:rPr>
            <w:t>194</w:t>
          </w:r>
        </w:p>
        <w:p w:rsidR="00737AD2" w:rsidRDefault="00EC10B3">
          <w:pPr>
            <w:pStyle w:val="TOC3"/>
            <w:tabs>
              <w:tab w:val="right" w:leader="dot" w:pos="9386"/>
            </w:tabs>
            <w:spacing w:line="240" w:lineRule="exact"/>
          </w:pPr>
          <w:hyperlink w:anchor="_bookmark248" w:history="1">
            <w:r w:rsidR="007003A1">
              <w:rPr>
                <w:w w:val="95"/>
              </w:rPr>
              <w:t>node.getServiceName()</w:t>
            </w:r>
            <w:r w:rsidR="007003A1">
              <w:rPr>
                <w:w w:val="95"/>
              </w:rPr>
              <w:tab/>
            </w:r>
          </w:hyperlink>
          <w:r w:rsidR="007003A1">
            <w:rPr>
              <w:w w:val="95"/>
            </w:rPr>
            <w:t>194</w:t>
          </w:r>
        </w:p>
        <w:p w:rsidR="00737AD2" w:rsidRDefault="00EC10B3">
          <w:pPr>
            <w:pStyle w:val="TOC3"/>
            <w:tabs>
              <w:tab w:val="right" w:leader="dot" w:pos="9386"/>
            </w:tabs>
            <w:spacing w:line="240" w:lineRule="exact"/>
          </w:pPr>
          <w:hyperlink w:anchor="_bookmark249" w:history="1">
            <w:r w:rsidR="007003A1">
              <w:rPr>
                <w:w w:val="95"/>
              </w:rPr>
              <w:t>node.start()</w:t>
            </w:r>
            <w:r w:rsidR="007003A1">
              <w:rPr>
                <w:w w:val="95"/>
              </w:rPr>
              <w:tab/>
            </w:r>
          </w:hyperlink>
          <w:r w:rsidR="007003A1">
            <w:rPr>
              <w:w w:val="95"/>
            </w:rPr>
            <w:t>194</w:t>
          </w:r>
        </w:p>
        <w:p w:rsidR="00737AD2" w:rsidRDefault="00EC10B3">
          <w:pPr>
            <w:pStyle w:val="TOC3"/>
            <w:tabs>
              <w:tab w:val="right" w:leader="dot" w:pos="9386"/>
            </w:tabs>
            <w:spacing w:line="240" w:lineRule="exact"/>
          </w:pPr>
          <w:hyperlink w:anchor="_bookmark250" w:history="1">
            <w:r w:rsidR="007003A1">
              <w:rPr>
                <w:w w:val="95"/>
              </w:rPr>
              <w:t>node.stop()</w:t>
            </w:r>
            <w:r w:rsidR="007003A1">
              <w:rPr>
                <w:w w:val="95"/>
              </w:rPr>
              <w:tab/>
            </w:r>
          </w:hyperlink>
          <w:r w:rsidR="007003A1">
            <w:rPr>
              <w:w w:val="95"/>
            </w:rPr>
            <w:t>194</w:t>
          </w:r>
        </w:p>
        <w:p w:rsidR="00737AD2" w:rsidRDefault="00EC10B3">
          <w:pPr>
            <w:pStyle w:val="TOC3"/>
            <w:tabs>
              <w:tab w:val="right" w:leader="dot" w:pos="9386"/>
            </w:tabs>
            <w:spacing w:line="240" w:lineRule="exact"/>
          </w:pPr>
          <w:hyperlink w:anchor="_bookmark251" w:history="1">
            <w:r w:rsidR="007003A1">
              <w:rPr>
                <w:w w:val="95"/>
              </w:rPr>
              <w:t>domain.alter()</w:t>
            </w:r>
            <w:r w:rsidR="007003A1">
              <w:rPr>
                <w:w w:val="95"/>
              </w:rPr>
              <w:tab/>
            </w:r>
          </w:hyperlink>
          <w:r w:rsidR="007003A1">
            <w:rPr>
              <w:w w:val="95"/>
            </w:rPr>
            <w:t>195</w:t>
          </w:r>
        </w:p>
        <w:p w:rsidR="00737AD2" w:rsidRDefault="00EC10B3">
          <w:pPr>
            <w:pStyle w:val="TOC3"/>
            <w:tabs>
              <w:tab w:val="right" w:leader="dot" w:pos="9386"/>
            </w:tabs>
            <w:spacing w:line="240" w:lineRule="exact"/>
          </w:pPr>
          <w:hyperlink w:anchor="_bookmark252" w:history="1">
            <w:r w:rsidR="007003A1">
              <w:rPr>
                <w:w w:val="95"/>
              </w:rPr>
              <w:t>domain.listCollections()</w:t>
            </w:r>
            <w:r w:rsidR="007003A1">
              <w:rPr>
                <w:w w:val="95"/>
              </w:rPr>
              <w:tab/>
            </w:r>
          </w:hyperlink>
          <w:r w:rsidR="007003A1">
            <w:rPr>
              <w:w w:val="95"/>
            </w:rPr>
            <w:t>195</w:t>
          </w:r>
        </w:p>
        <w:p w:rsidR="00737AD2" w:rsidRDefault="00EC10B3">
          <w:pPr>
            <w:pStyle w:val="TOC3"/>
            <w:tabs>
              <w:tab w:val="right" w:leader="dot" w:pos="9386"/>
            </w:tabs>
            <w:spacing w:line="240" w:lineRule="exact"/>
          </w:pPr>
          <w:hyperlink w:anchor="_bookmark253" w:history="1">
            <w:r w:rsidR="007003A1">
              <w:rPr>
                <w:w w:val="95"/>
              </w:rPr>
              <w:t>domain.listCollectionSpaces()</w:t>
            </w:r>
            <w:r w:rsidR="007003A1">
              <w:rPr>
                <w:w w:val="95"/>
              </w:rPr>
              <w:tab/>
            </w:r>
          </w:hyperlink>
          <w:r w:rsidR="007003A1">
            <w:rPr>
              <w:w w:val="95"/>
            </w:rPr>
            <w:t>196</w:t>
          </w:r>
        </w:p>
      </w:sdtContent>
    </w:sdt>
    <w:p w:rsidR="00737AD2" w:rsidRDefault="00737AD2">
      <w:pPr>
        <w:spacing w:line="240" w:lineRule="exact"/>
        <w:sectPr w:rsidR="00737AD2">
          <w:type w:val="continuous"/>
          <w:pgSz w:w="12240" w:h="15840"/>
          <w:pgMar w:top="1017" w:right="680" w:bottom="1261" w:left="1720" w:header="720" w:footer="720" w:gutter="0"/>
          <w:cols w:space="720"/>
        </w:sectPr>
      </w:pPr>
    </w:p>
    <w:p w:rsidR="00737AD2" w:rsidRDefault="00EC10B3">
      <w:pPr>
        <w:pStyle w:val="BodyText"/>
        <w:spacing w:line="240" w:lineRule="exact"/>
        <w:ind w:left="1165"/>
        <w:rPr>
          <w:lang w:eastAsia="zh-CN"/>
        </w:rPr>
      </w:pPr>
      <w:hyperlink w:anchor="_bookmark254" w:history="1">
        <w:r w:rsidR="007003A1">
          <w:rPr>
            <w:w w:val="105"/>
            <w:lang w:eastAsia="zh-CN"/>
          </w:rPr>
          <w:t xml:space="preserve">操作符.......................................................................................................................................    </w:t>
        </w:r>
        <w:r w:rsidR="007003A1">
          <w:rPr>
            <w:spacing w:val="34"/>
            <w:w w:val="105"/>
            <w:lang w:eastAsia="zh-CN"/>
          </w:rPr>
          <w:t xml:space="preserve"> </w:t>
        </w:r>
      </w:hyperlink>
      <w:r w:rsidR="007003A1">
        <w:rPr>
          <w:w w:val="105"/>
          <w:lang w:eastAsia="zh-CN"/>
        </w:rPr>
        <w:t>196</w:t>
      </w:r>
    </w:p>
    <w:p w:rsidR="00737AD2" w:rsidRDefault="00EC10B3">
      <w:pPr>
        <w:pStyle w:val="BodyText"/>
        <w:spacing w:line="240" w:lineRule="exact"/>
        <w:ind w:left="1765"/>
        <w:rPr>
          <w:lang w:eastAsia="zh-CN"/>
        </w:rPr>
      </w:pPr>
      <w:hyperlink w:anchor="_bookmark255" w:history="1">
        <w:r w:rsidR="007003A1">
          <w:rPr>
            <w:w w:val="105"/>
            <w:lang w:eastAsia="zh-CN"/>
          </w:rPr>
          <w:t xml:space="preserve">匹配符............................................................................................................................   </w:t>
        </w:r>
        <w:r w:rsidR="007003A1">
          <w:rPr>
            <w:spacing w:val="55"/>
            <w:w w:val="105"/>
            <w:lang w:eastAsia="zh-CN"/>
          </w:rPr>
          <w:t xml:space="preserve"> </w:t>
        </w:r>
      </w:hyperlink>
      <w:r w:rsidR="007003A1">
        <w:rPr>
          <w:w w:val="105"/>
          <w:lang w:eastAsia="zh-CN"/>
        </w:rPr>
        <w:t>198</w:t>
      </w:r>
    </w:p>
    <w:p w:rsidR="00737AD2" w:rsidRDefault="00EC10B3">
      <w:pPr>
        <w:pStyle w:val="BodyText"/>
        <w:spacing w:line="240" w:lineRule="exact"/>
        <w:ind w:left="1765"/>
        <w:rPr>
          <w:lang w:eastAsia="zh-CN"/>
        </w:rPr>
      </w:pPr>
      <w:hyperlink w:anchor="_bookmark276" w:history="1">
        <w:r w:rsidR="007003A1">
          <w:rPr>
            <w:w w:val="105"/>
            <w:lang w:eastAsia="zh-CN"/>
          </w:rPr>
          <w:t xml:space="preserve">更新符............................................................................................................................   </w:t>
        </w:r>
        <w:r w:rsidR="007003A1">
          <w:rPr>
            <w:spacing w:val="55"/>
            <w:w w:val="105"/>
            <w:lang w:eastAsia="zh-CN"/>
          </w:rPr>
          <w:t xml:space="preserve"> </w:t>
        </w:r>
      </w:hyperlink>
      <w:r w:rsidR="007003A1">
        <w:rPr>
          <w:w w:val="105"/>
          <w:lang w:eastAsia="zh-CN"/>
        </w:rPr>
        <w:t>206</w:t>
      </w:r>
    </w:p>
    <w:p w:rsidR="00737AD2" w:rsidRDefault="00EC10B3">
      <w:pPr>
        <w:pStyle w:val="BodyText"/>
        <w:spacing w:line="240" w:lineRule="exact"/>
        <w:ind w:left="1765"/>
        <w:rPr>
          <w:lang w:eastAsia="zh-CN"/>
        </w:rPr>
      </w:pPr>
      <w:hyperlink w:anchor="_bookmark286" w:history="1">
        <w:r w:rsidR="007003A1">
          <w:rPr>
            <w:w w:val="105"/>
            <w:lang w:eastAsia="zh-CN"/>
          </w:rPr>
          <w:t xml:space="preserve">聚集符............................................................................................................................   </w:t>
        </w:r>
        <w:r w:rsidR="007003A1">
          <w:rPr>
            <w:spacing w:val="55"/>
            <w:w w:val="105"/>
            <w:lang w:eastAsia="zh-CN"/>
          </w:rPr>
          <w:t xml:space="preserve"> </w:t>
        </w:r>
      </w:hyperlink>
      <w:r w:rsidR="007003A1">
        <w:rPr>
          <w:w w:val="105"/>
          <w:lang w:eastAsia="zh-CN"/>
        </w:rPr>
        <w:t>211</w:t>
      </w:r>
    </w:p>
    <w:p w:rsidR="00737AD2" w:rsidRDefault="00EC10B3">
      <w:pPr>
        <w:pStyle w:val="BodyText"/>
        <w:tabs>
          <w:tab w:val="left" w:leader="dot" w:pos="9055"/>
        </w:tabs>
        <w:spacing w:line="240" w:lineRule="exact"/>
        <w:ind w:left="1165"/>
        <w:rPr>
          <w:lang w:eastAsia="zh-CN"/>
        </w:rPr>
      </w:pPr>
      <w:hyperlink w:anchor="_bookmark301" w:history="1">
        <w:r w:rsidR="007003A1">
          <w:rPr>
            <w:w w:val="95"/>
            <w:lang w:eastAsia="zh-CN"/>
          </w:rPr>
          <w:t>SQL</w:t>
        </w:r>
        <w:r w:rsidR="007003A1">
          <w:rPr>
            <w:spacing w:val="20"/>
            <w:w w:val="95"/>
            <w:lang w:eastAsia="zh-CN"/>
          </w:rPr>
          <w:t xml:space="preserve"> </w:t>
        </w:r>
        <w:r w:rsidR="007003A1">
          <w:rPr>
            <w:w w:val="95"/>
            <w:lang w:eastAsia="zh-CN"/>
          </w:rPr>
          <w:t>语法</w:t>
        </w:r>
        <w:r w:rsidR="007003A1">
          <w:rPr>
            <w:w w:val="95"/>
            <w:lang w:eastAsia="zh-CN"/>
          </w:rPr>
          <w:tab/>
        </w:r>
      </w:hyperlink>
      <w:r w:rsidR="007003A1">
        <w:rPr>
          <w:w w:val="95"/>
          <w:lang w:eastAsia="zh-CN"/>
        </w:rPr>
        <w:t>219</w:t>
      </w:r>
    </w:p>
    <w:p w:rsidR="00737AD2" w:rsidRDefault="00EC10B3">
      <w:pPr>
        <w:pStyle w:val="BodyText"/>
        <w:tabs>
          <w:tab w:val="left" w:leader="dot" w:pos="9091"/>
        </w:tabs>
        <w:spacing w:line="240" w:lineRule="exact"/>
        <w:ind w:left="1765"/>
      </w:pPr>
      <w:hyperlink w:anchor="_bookmark302" w:history="1">
        <w:r w:rsidR="007003A1">
          <w:rPr>
            <w:w w:val="95"/>
          </w:rPr>
          <w:t>sql</w:t>
        </w:r>
        <w:r w:rsidR="007003A1">
          <w:rPr>
            <w:spacing w:val="13"/>
            <w:w w:val="95"/>
          </w:rPr>
          <w:t xml:space="preserve"> </w:t>
        </w:r>
        <w:r w:rsidR="007003A1">
          <w:rPr>
            <w:w w:val="95"/>
          </w:rPr>
          <w:t>create</w:t>
        </w:r>
        <w:r w:rsidR="007003A1">
          <w:rPr>
            <w:spacing w:val="14"/>
            <w:w w:val="95"/>
          </w:rPr>
          <w:t xml:space="preserve"> </w:t>
        </w:r>
        <w:r w:rsidR="007003A1">
          <w:rPr>
            <w:w w:val="95"/>
          </w:rPr>
          <w:t>collectionspace</w:t>
        </w:r>
        <w:r w:rsidR="007003A1">
          <w:rPr>
            <w:w w:val="95"/>
          </w:rPr>
          <w:tab/>
        </w:r>
      </w:hyperlink>
      <w:r w:rsidR="007003A1">
        <w:rPr>
          <w:w w:val="95"/>
        </w:rPr>
        <w:t>220</w:t>
      </w:r>
    </w:p>
    <w:p w:rsidR="00737AD2" w:rsidRDefault="00EC10B3">
      <w:pPr>
        <w:pStyle w:val="BodyText"/>
        <w:tabs>
          <w:tab w:val="left" w:leader="dot" w:pos="9092"/>
        </w:tabs>
        <w:spacing w:line="240" w:lineRule="exact"/>
        <w:ind w:left="1765"/>
      </w:pPr>
      <w:hyperlink w:anchor="_bookmark303" w:history="1">
        <w:r w:rsidR="007003A1">
          <w:rPr>
            <w:w w:val="95"/>
          </w:rPr>
          <w:t>sql</w:t>
        </w:r>
        <w:r w:rsidR="007003A1">
          <w:rPr>
            <w:spacing w:val="14"/>
            <w:w w:val="95"/>
          </w:rPr>
          <w:t xml:space="preserve"> </w:t>
        </w:r>
        <w:r w:rsidR="007003A1">
          <w:rPr>
            <w:w w:val="95"/>
          </w:rPr>
          <w:t>drop</w:t>
        </w:r>
        <w:r w:rsidR="007003A1">
          <w:rPr>
            <w:spacing w:val="14"/>
            <w:w w:val="95"/>
          </w:rPr>
          <w:t xml:space="preserve"> </w:t>
        </w:r>
        <w:r w:rsidR="007003A1">
          <w:rPr>
            <w:w w:val="95"/>
          </w:rPr>
          <w:t>collectionspace</w:t>
        </w:r>
        <w:r w:rsidR="007003A1">
          <w:rPr>
            <w:w w:val="95"/>
          </w:rPr>
          <w:tab/>
        </w:r>
      </w:hyperlink>
      <w:r w:rsidR="007003A1">
        <w:rPr>
          <w:w w:val="95"/>
        </w:rPr>
        <w:t>220</w:t>
      </w:r>
    </w:p>
    <w:p w:rsidR="00737AD2" w:rsidRDefault="00EC10B3">
      <w:pPr>
        <w:pStyle w:val="BodyText"/>
        <w:tabs>
          <w:tab w:val="left" w:leader="dot" w:pos="9095"/>
        </w:tabs>
        <w:spacing w:line="240" w:lineRule="exact"/>
        <w:ind w:left="1765"/>
      </w:pPr>
      <w:hyperlink w:anchor="_bookmark304" w:history="1">
        <w:r w:rsidR="007003A1">
          <w:rPr>
            <w:w w:val="95"/>
          </w:rPr>
          <w:t>sql</w:t>
        </w:r>
        <w:r w:rsidR="007003A1">
          <w:rPr>
            <w:spacing w:val="15"/>
            <w:w w:val="95"/>
          </w:rPr>
          <w:t xml:space="preserve"> </w:t>
        </w:r>
        <w:r w:rsidR="007003A1">
          <w:rPr>
            <w:w w:val="95"/>
          </w:rPr>
          <w:t>create</w:t>
        </w:r>
        <w:r w:rsidR="007003A1">
          <w:rPr>
            <w:spacing w:val="16"/>
            <w:w w:val="95"/>
          </w:rPr>
          <w:t xml:space="preserve"> </w:t>
        </w:r>
        <w:r w:rsidR="007003A1">
          <w:rPr>
            <w:w w:val="95"/>
          </w:rPr>
          <w:t>collection</w:t>
        </w:r>
        <w:r w:rsidR="007003A1">
          <w:rPr>
            <w:w w:val="95"/>
          </w:rPr>
          <w:tab/>
        </w:r>
      </w:hyperlink>
      <w:r w:rsidR="007003A1">
        <w:rPr>
          <w:w w:val="95"/>
        </w:rPr>
        <w:t>220</w:t>
      </w:r>
    </w:p>
    <w:p w:rsidR="00737AD2" w:rsidRDefault="00EC10B3">
      <w:pPr>
        <w:pStyle w:val="BodyText"/>
        <w:tabs>
          <w:tab w:val="left" w:leader="dot" w:pos="9096"/>
        </w:tabs>
        <w:spacing w:line="240" w:lineRule="exact"/>
        <w:ind w:left="1765"/>
      </w:pPr>
      <w:hyperlink w:anchor="_bookmark305" w:history="1">
        <w:r w:rsidR="007003A1">
          <w:rPr>
            <w:w w:val="95"/>
          </w:rPr>
          <w:t>sql</w:t>
        </w:r>
        <w:r w:rsidR="007003A1">
          <w:rPr>
            <w:spacing w:val="16"/>
            <w:w w:val="95"/>
          </w:rPr>
          <w:t xml:space="preserve"> </w:t>
        </w:r>
        <w:r w:rsidR="007003A1">
          <w:rPr>
            <w:w w:val="95"/>
          </w:rPr>
          <w:t>drop</w:t>
        </w:r>
        <w:r w:rsidR="007003A1">
          <w:rPr>
            <w:spacing w:val="17"/>
            <w:w w:val="95"/>
          </w:rPr>
          <w:t xml:space="preserve"> </w:t>
        </w:r>
        <w:r w:rsidR="007003A1">
          <w:rPr>
            <w:w w:val="95"/>
          </w:rPr>
          <w:t>collection</w:t>
        </w:r>
        <w:r w:rsidR="007003A1">
          <w:rPr>
            <w:w w:val="95"/>
          </w:rPr>
          <w:tab/>
        </w:r>
      </w:hyperlink>
      <w:r w:rsidR="007003A1">
        <w:rPr>
          <w:w w:val="95"/>
        </w:rPr>
        <w:t>221</w:t>
      </w:r>
    </w:p>
    <w:p w:rsidR="00737AD2" w:rsidRDefault="00EC10B3">
      <w:pPr>
        <w:pStyle w:val="BodyText"/>
        <w:tabs>
          <w:tab w:val="left" w:leader="dot" w:pos="9098"/>
        </w:tabs>
        <w:spacing w:line="240" w:lineRule="exact"/>
        <w:ind w:left="1765"/>
      </w:pPr>
      <w:hyperlink w:anchor="_bookmark306" w:history="1">
        <w:r w:rsidR="007003A1">
          <w:rPr>
            <w:w w:val="95"/>
          </w:rPr>
          <w:t>sql</w:t>
        </w:r>
        <w:r w:rsidR="007003A1">
          <w:rPr>
            <w:spacing w:val="17"/>
            <w:w w:val="95"/>
          </w:rPr>
          <w:t xml:space="preserve"> </w:t>
        </w:r>
        <w:r w:rsidR="007003A1">
          <w:rPr>
            <w:w w:val="95"/>
          </w:rPr>
          <w:t>create</w:t>
        </w:r>
        <w:r w:rsidR="007003A1">
          <w:rPr>
            <w:spacing w:val="18"/>
            <w:w w:val="95"/>
          </w:rPr>
          <w:t xml:space="preserve"> </w:t>
        </w:r>
        <w:r w:rsidR="007003A1">
          <w:rPr>
            <w:w w:val="95"/>
          </w:rPr>
          <w:t>index</w:t>
        </w:r>
        <w:r w:rsidR="007003A1">
          <w:rPr>
            <w:w w:val="95"/>
          </w:rPr>
          <w:tab/>
        </w:r>
      </w:hyperlink>
      <w:r w:rsidR="007003A1">
        <w:rPr>
          <w:w w:val="95"/>
        </w:rPr>
        <w:t>221</w:t>
      </w:r>
    </w:p>
    <w:p w:rsidR="00737AD2" w:rsidRDefault="00EC10B3">
      <w:pPr>
        <w:pStyle w:val="BodyText"/>
        <w:tabs>
          <w:tab w:val="left" w:leader="dot" w:pos="9099"/>
        </w:tabs>
        <w:spacing w:line="240" w:lineRule="exact"/>
        <w:ind w:left="1765"/>
      </w:pPr>
      <w:hyperlink w:anchor="_bookmark307" w:history="1">
        <w:r w:rsidR="007003A1">
          <w:rPr>
            <w:w w:val="95"/>
          </w:rPr>
          <w:t>sql</w:t>
        </w:r>
        <w:r w:rsidR="007003A1">
          <w:rPr>
            <w:spacing w:val="17"/>
            <w:w w:val="95"/>
          </w:rPr>
          <w:t xml:space="preserve"> </w:t>
        </w:r>
        <w:r w:rsidR="007003A1">
          <w:rPr>
            <w:w w:val="95"/>
          </w:rPr>
          <w:t>drop</w:t>
        </w:r>
        <w:r w:rsidR="007003A1">
          <w:rPr>
            <w:spacing w:val="18"/>
            <w:w w:val="95"/>
          </w:rPr>
          <w:t xml:space="preserve"> </w:t>
        </w:r>
        <w:r w:rsidR="007003A1">
          <w:rPr>
            <w:w w:val="95"/>
          </w:rPr>
          <w:t>index</w:t>
        </w:r>
        <w:r w:rsidR="007003A1">
          <w:rPr>
            <w:w w:val="95"/>
          </w:rPr>
          <w:tab/>
        </w:r>
      </w:hyperlink>
      <w:r w:rsidR="007003A1">
        <w:rPr>
          <w:w w:val="95"/>
        </w:rPr>
        <w:t>222</w:t>
      </w:r>
    </w:p>
    <w:p w:rsidR="00737AD2" w:rsidRDefault="00EC10B3">
      <w:pPr>
        <w:pStyle w:val="BodyText"/>
        <w:tabs>
          <w:tab w:val="left" w:leader="dot" w:pos="9093"/>
        </w:tabs>
        <w:spacing w:line="240" w:lineRule="exact"/>
        <w:ind w:left="1765"/>
      </w:pPr>
      <w:hyperlink w:anchor="_bookmark308" w:history="1">
        <w:r w:rsidR="007003A1">
          <w:rPr>
            <w:w w:val="95"/>
          </w:rPr>
          <w:t>sql</w:t>
        </w:r>
        <w:r w:rsidR="007003A1">
          <w:rPr>
            <w:spacing w:val="14"/>
            <w:w w:val="95"/>
          </w:rPr>
          <w:t xml:space="preserve"> </w:t>
        </w:r>
        <w:r w:rsidR="007003A1">
          <w:rPr>
            <w:w w:val="95"/>
          </w:rPr>
          <w:t>list</w:t>
        </w:r>
        <w:r w:rsidR="007003A1">
          <w:rPr>
            <w:spacing w:val="15"/>
            <w:w w:val="95"/>
          </w:rPr>
          <w:t xml:space="preserve"> </w:t>
        </w:r>
        <w:r w:rsidR="007003A1">
          <w:rPr>
            <w:w w:val="95"/>
          </w:rPr>
          <w:t>collectionspaces</w:t>
        </w:r>
        <w:r w:rsidR="007003A1">
          <w:rPr>
            <w:w w:val="95"/>
          </w:rPr>
          <w:tab/>
        </w:r>
      </w:hyperlink>
      <w:r w:rsidR="007003A1">
        <w:rPr>
          <w:w w:val="95"/>
        </w:rPr>
        <w:t>222</w:t>
      </w:r>
    </w:p>
    <w:p w:rsidR="00737AD2" w:rsidRDefault="00EC10B3">
      <w:pPr>
        <w:pStyle w:val="BodyText"/>
        <w:tabs>
          <w:tab w:val="left" w:leader="dot" w:pos="9097"/>
        </w:tabs>
        <w:spacing w:line="240" w:lineRule="exact"/>
        <w:ind w:left="1765"/>
      </w:pPr>
      <w:hyperlink w:anchor="_bookmark309" w:history="1">
        <w:r w:rsidR="007003A1">
          <w:rPr>
            <w:w w:val="95"/>
          </w:rPr>
          <w:t>sql</w:t>
        </w:r>
        <w:r w:rsidR="007003A1">
          <w:rPr>
            <w:spacing w:val="16"/>
            <w:w w:val="95"/>
          </w:rPr>
          <w:t xml:space="preserve"> </w:t>
        </w:r>
        <w:r w:rsidR="007003A1">
          <w:rPr>
            <w:w w:val="95"/>
          </w:rPr>
          <w:t>list</w:t>
        </w:r>
        <w:r w:rsidR="007003A1">
          <w:rPr>
            <w:spacing w:val="17"/>
            <w:w w:val="95"/>
          </w:rPr>
          <w:t xml:space="preserve"> </w:t>
        </w:r>
        <w:r w:rsidR="007003A1">
          <w:rPr>
            <w:w w:val="95"/>
          </w:rPr>
          <w:t>collections</w:t>
        </w:r>
        <w:r w:rsidR="007003A1">
          <w:rPr>
            <w:w w:val="95"/>
          </w:rPr>
          <w:tab/>
        </w:r>
      </w:hyperlink>
      <w:r w:rsidR="007003A1">
        <w:rPr>
          <w:w w:val="95"/>
        </w:rPr>
        <w:t>222</w:t>
      </w:r>
    </w:p>
    <w:p w:rsidR="00737AD2" w:rsidRDefault="00EC10B3">
      <w:pPr>
        <w:pStyle w:val="BodyText"/>
        <w:tabs>
          <w:tab w:val="left" w:leader="dot" w:pos="9100"/>
        </w:tabs>
        <w:spacing w:line="240" w:lineRule="exact"/>
        <w:ind w:left="1765"/>
      </w:pPr>
      <w:hyperlink w:anchor="_bookmark310" w:history="1">
        <w:r w:rsidR="007003A1">
          <w:rPr>
            <w:w w:val="95"/>
          </w:rPr>
          <w:t>sql</w:t>
        </w:r>
        <w:r w:rsidR="007003A1">
          <w:rPr>
            <w:spacing w:val="17"/>
            <w:w w:val="95"/>
          </w:rPr>
          <w:t xml:space="preserve"> </w:t>
        </w:r>
        <w:r w:rsidR="007003A1">
          <w:rPr>
            <w:w w:val="95"/>
          </w:rPr>
          <w:t>insert</w:t>
        </w:r>
        <w:r w:rsidR="007003A1">
          <w:rPr>
            <w:spacing w:val="18"/>
            <w:w w:val="95"/>
          </w:rPr>
          <w:t xml:space="preserve"> </w:t>
        </w:r>
        <w:r w:rsidR="007003A1">
          <w:rPr>
            <w:w w:val="95"/>
          </w:rPr>
          <w:t>into</w:t>
        </w:r>
        <w:r w:rsidR="007003A1">
          <w:rPr>
            <w:w w:val="95"/>
          </w:rPr>
          <w:tab/>
        </w:r>
      </w:hyperlink>
      <w:r w:rsidR="007003A1">
        <w:rPr>
          <w:w w:val="95"/>
        </w:rPr>
        <w:t>223</w:t>
      </w:r>
    </w:p>
    <w:p w:rsidR="00737AD2" w:rsidRDefault="00EC10B3">
      <w:pPr>
        <w:pStyle w:val="BodyText"/>
        <w:tabs>
          <w:tab w:val="left" w:leader="dot" w:pos="9079"/>
        </w:tabs>
        <w:spacing w:line="240" w:lineRule="exact"/>
        <w:ind w:left="1765"/>
      </w:pPr>
      <w:hyperlink w:anchor="_bookmark311" w:history="1">
        <w:r w:rsidR="007003A1">
          <w:rPr>
            <w:w w:val="95"/>
          </w:rPr>
          <w:t>sql</w:t>
        </w:r>
        <w:r w:rsidR="007003A1">
          <w:rPr>
            <w:spacing w:val="19"/>
            <w:w w:val="95"/>
          </w:rPr>
          <w:t xml:space="preserve"> </w:t>
        </w:r>
        <w:r w:rsidR="007003A1">
          <w:rPr>
            <w:w w:val="95"/>
          </w:rPr>
          <w:t>select</w:t>
        </w:r>
        <w:r w:rsidR="007003A1">
          <w:rPr>
            <w:w w:val="95"/>
          </w:rPr>
          <w:tab/>
        </w:r>
      </w:hyperlink>
      <w:r w:rsidR="007003A1">
        <w:rPr>
          <w:w w:val="95"/>
        </w:rPr>
        <w:t>223</w:t>
      </w:r>
    </w:p>
    <w:p w:rsidR="00737AD2" w:rsidRDefault="00EC10B3">
      <w:pPr>
        <w:pStyle w:val="BodyText"/>
        <w:tabs>
          <w:tab w:val="left" w:leader="dot" w:pos="9079"/>
        </w:tabs>
        <w:spacing w:line="240" w:lineRule="exact"/>
        <w:ind w:left="1765"/>
      </w:pPr>
      <w:hyperlink w:anchor="_bookmark312" w:history="1">
        <w:r w:rsidR="007003A1">
          <w:rPr>
            <w:w w:val="95"/>
          </w:rPr>
          <w:t>sql</w:t>
        </w:r>
        <w:r w:rsidR="007003A1">
          <w:rPr>
            <w:spacing w:val="18"/>
            <w:w w:val="95"/>
          </w:rPr>
          <w:t xml:space="preserve"> </w:t>
        </w:r>
        <w:r w:rsidR="007003A1">
          <w:rPr>
            <w:w w:val="95"/>
          </w:rPr>
          <w:t>update</w:t>
        </w:r>
        <w:r w:rsidR="007003A1">
          <w:rPr>
            <w:w w:val="95"/>
          </w:rPr>
          <w:tab/>
        </w:r>
      </w:hyperlink>
      <w:r w:rsidR="007003A1">
        <w:rPr>
          <w:w w:val="95"/>
        </w:rPr>
        <w:t>224</w:t>
      </w:r>
    </w:p>
    <w:p w:rsidR="00737AD2" w:rsidRDefault="00EC10B3">
      <w:pPr>
        <w:pStyle w:val="BodyText"/>
        <w:tabs>
          <w:tab w:val="left" w:leader="dot" w:pos="9079"/>
        </w:tabs>
        <w:spacing w:line="240" w:lineRule="exact"/>
        <w:ind w:left="1765"/>
      </w:pPr>
      <w:hyperlink w:anchor="_bookmark313" w:history="1">
        <w:r w:rsidR="007003A1">
          <w:rPr>
            <w:w w:val="95"/>
          </w:rPr>
          <w:t>sql</w:t>
        </w:r>
        <w:r w:rsidR="007003A1">
          <w:rPr>
            <w:spacing w:val="19"/>
            <w:w w:val="95"/>
          </w:rPr>
          <w:t xml:space="preserve"> </w:t>
        </w:r>
        <w:r w:rsidR="007003A1">
          <w:rPr>
            <w:w w:val="95"/>
          </w:rPr>
          <w:t>delete</w:t>
        </w:r>
        <w:r w:rsidR="007003A1">
          <w:rPr>
            <w:w w:val="95"/>
          </w:rPr>
          <w:tab/>
        </w:r>
      </w:hyperlink>
      <w:r w:rsidR="007003A1">
        <w:rPr>
          <w:w w:val="95"/>
        </w:rPr>
        <w:t>225</w:t>
      </w:r>
    </w:p>
    <w:p w:rsidR="00737AD2" w:rsidRDefault="00EC10B3">
      <w:pPr>
        <w:pStyle w:val="BodyText"/>
        <w:tabs>
          <w:tab w:val="left" w:leader="dot" w:pos="9101"/>
        </w:tabs>
        <w:spacing w:line="240" w:lineRule="exact"/>
        <w:ind w:left="1765"/>
      </w:pPr>
      <w:hyperlink w:anchor="_bookmark314" w:history="1">
        <w:r w:rsidR="007003A1">
          <w:rPr>
            <w:w w:val="90"/>
          </w:rPr>
          <w:t>sql</w:t>
        </w:r>
        <w:r w:rsidR="007003A1">
          <w:rPr>
            <w:spacing w:val="22"/>
            <w:w w:val="90"/>
          </w:rPr>
          <w:t xml:space="preserve"> </w:t>
        </w:r>
        <w:r w:rsidR="007003A1">
          <w:rPr>
            <w:w w:val="90"/>
          </w:rPr>
          <w:t>group</w:t>
        </w:r>
        <w:r w:rsidR="007003A1">
          <w:rPr>
            <w:spacing w:val="22"/>
            <w:w w:val="90"/>
          </w:rPr>
          <w:t xml:space="preserve"> </w:t>
        </w:r>
        <w:r w:rsidR="007003A1">
          <w:rPr>
            <w:w w:val="90"/>
          </w:rPr>
          <w:t>by</w:t>
        </w:r>
        <w:r w:rsidR="007003A1">
          <w:rPr>
            <w:w w:val="90"/>
          </w:rPr>
          <w:tab/>
        </w:r>
      </w:hyperlink>
      <w:r w:rsidR="007003A1">
        <w:rPr>
          <w:w w:val="90"/>
        </w:rPr>
        <w:t>225</w:t>
      </w:r>
    </w:p>
    <w:p w:rsidR="00737AD2" w:rsidRDefault="00EC10B3">
      <w:pPr>
        <w:pStyle w:val="BodyText"/>
        <w:tabs>
          <w:tab w:val="left" w:leader="dot" w:pos="9101"/>
        </w:tabs>
        <w:spacing w:line="240" w:lineRule="exact"/>
        <w:ind w:left="1765"/>
      </w:pPr>
      <w:hyperlink w:anchor="_bookmark315" w:history="1">
        <w:r w:rsidR="007003A1">
          <w:rPr>
            <w:w w:val="95"/>
          </w:rPr>
          <w:t>sql</w:t>
        </w:r>
        <w:r w:rsidR="007003A1">
          <w:rPr>
            <w:spacing w:val="18"/>
            <w:w w:val="95"/>
          </w:rPr>
          <w:t xml:space="preserve"> </w:t>
        </w:r>
        <w:r w:rsidR="007003A1">
          <w:rPr>
            <w:w w:val="95"/>
          </w:rPr>
          <w:t>order</w:t>
        </w:r>
        <w:r w:rsidR="007003A1">
          <w:rPr>
            <w:spacing w:val="19"/>
            <w:w w:val="95"/>
          </w:rPr>
          <w:t xml:space="preserve"> </w:t>
        </w:r>
        <w:r w:rsidR="007003A1">
          <w:rPr>
            <w:w w:val="95"/>
          </w:rPr>
          <w:t>by</w:t>
        </w:r>
        <w:r w:rsidR="007003A1">
          <w:rPr>
            <w:w w:val="95"/>
          </w:rPr>
          <w:tab/>
        </w:r>
      </w:hyperlink>
      <w:r w:rsidR="007003A1">
        <w:rPr>
          <w:w w:val="95"/>
        </w:rPr>
        <w:t>225</w:t>
      </w:r>
    </w:p>
    <w:p w:rsidR="00737AD2" w:rsidRDefault="00EC10B3">
      <w:pPr>
        <w:pStyle w:val="BodyText"/>
        <w:tabs>
          <w:tab w:val="left" w:leader="dot" w:pos="9102"/>
        </w:tabs>
        <w:spacing w:line="240" w:lineRule="exact"/>
        <w:ind w:left="1765"/>
      </w:pPr>
      <w:hyperlink w:anchor="_bookmark316" w:history="1">
        <w:r w:rsidR="007003A1">
          <w:rPr>
            <w:w w:val="95"/>
          </w:rPr>
          <w:t>sql</w:t>
        </w:r>
        <w:r w:rsidR="007003A1">
          <w:rPr>
            <w:spacing w:val="18"/>
            <w:w w:val="95"/>
          </w:rPr>
          <w:t xml:space="preserve"> </w:t>
        </w:r>
        <w:r w:rsidR="007003A1">
          <w:rPr>
            <w:w w:val="95"/>
          </w:rPr>
          <w:t>split</w:t>
        </w:r>
        <w:r w:rsidR="007003A1">
          <w:rPr>
            <w:spacing w:val="19"/>
            <w:w w:val="95"/>
          </w:rPr>
          <w:t xml:space="preserve"> </w:t>
        </w:r>
        <w:r w:rsidR="007003A1">
          <w:rPr>
            <w:w w:val="95"/>
          </w:rPr>
          <w:t>by</w:t>
        </w:r>
        <w:r w:rsidR="007003A1">
          <w:rPr>
            <w:w w:val="95"/>
          </w:rPr>
          <w:tab/>
        </w:r>
      </w:hyperlink>
      <w:r w:rsidR="007003A1">
        <w:rPr>
          <w:w w:val="95"/>
        </w:rPr>
        <w:t>226</w:t>
      </w:r>
    </w:p>
    <w:p w:rsidR="00737AD2" w:rsidRDefault="00EC10B3">
      <w:pPr>
        <w:pStyle w:val="BodyText"/>
        <w:tabs>
          <w:tab w:val="left" w:leader="dot" w:pos="9080"/>
        </w:tabs>
        <w:spacing w:line="240" w:lineRule="exact"/>
        <w:ind w:left="1765"/>
      </w:pPr>
      <w:hyperlink w:anchor="_bookmark317" w:history="1">
        <w:r w:rsidR="007003A1">
          <w:rPr>
            <w:w w:val="95"/>
          </w:rPr>
          <w:t>sql</w:t>
        </w:r>
        <w:r w:rsidR="007003A1">
          <w:rPr>
            <w:spacing w:val="19"/>
            <w:w w:val="95"/>
          </w:rPr>
          <w:t xml:space="preserve"> </w:t>
        </w:r>
        <w:r w:rsidR="007003A1">
          <w:rPr>
            <w:w w:val="95"/>
          </w:rPr>
          <w:t>limit</w:t>
        </w:r>
        <w:r w:rsidR="007003A1">
          <w:rPr>
            <w:w w:val="95"/>
          </w:rPr>
          <w:tab/>
        </w:r>
      </w:hyperlink>
      <w:r w:rsidR="007003A1">
        <w:rPr>
          <w:w w:val="95"/>
        </w:rPr>
        <w:t>226</w:t>
      </w:r>
    </w:p>
    <w:p w:rsidR="00737AD2" w:rsidRDefault="00EC10B3">
      <w:pPr>
        <w:pStyle w:val="BodyText"/>
        <w:tabs>
          <w:tab w:val="left" w:leader="dot" w:pos="9079"/>
        </w:tabs>
        <w:spacing w:line="240" w:lineRule="exact"/>
        <w:ind w:left="1765"/>
      </w:pPr>
      <w:hyperlink w:anchor="_bookmark318" w:history="1">
        <w:r w:rsidR="007003A1">
          <w:rPr>
            <w:w w:val="95"/>
          </w:rPr>
          <w:t>sql</w:t>
        </w:r>
        <w:r w:rsidR="007003A1">
          <w:rPr>
            <w:spacing w:val="19"/>
            <w:w w:val="95"/>
          </w:rPr>
          <w:t xml:space="preserve"> </w:t>
        </w:r>
        <w:r w:rsidR="007003A1">
          <w:rPr>
            <w:w w:val="95"/>
          </w:rPr>
          <w:t>offset</w:t>
        </w:r>
        <w:r w:rsidR="007003A1">
          <w:rPr>
            <w:w w:val="95"/>
          </w:rPr>
          <w:tab/>
        </w:r>
      </w:hyperlink>
      <w:r w:rsidR="007003A1">
        <w:rPr>
          <w:w w:val="95"/>
        </w:rPr>
        <w:t>226</w:t>
      </w:r>
    </w:p>
    <w:p w:rsidR="00737AD2" w:rsidRDefault="00EC10B3">
      <w:pPr>
        <w:pStyle w:val="BodyText"/>
        <w:tabs>
          <w:tab w:val="left" w:leader="dot" w:pos="9080"/>
        </w:tabs>
        <w:spacing w:line="240" w:lineRule="exact"/>
        <w:ind w:left="1765"/>
      </w:pPr>
      <w:hyperlink w:anchor="_bookmark319" w:history="1">
        <w:r w:rsidR="007003A1">
          <w:rPr>
            <w:w w:val="95"/>
          </w:rPr>
          <w:t>sql</w:t>
        </w:r>
        <w:r w:rsidR="007003A1">
          <w:rPr>
            <w:spacing w:val="20"/>
            <w:w w:val="95"/>
          </w:rPr>
          <w:t xml:space="preserve"> </w:t>
        </w:r>
        <w:r w:rsidR="007003A1">
          <w:rPr>
            <w:w w:val="95"/>
          </w:rPr>
          <w:t>as</w:t>
        </w:r>
        <w:r w:rsidR="007003A1">
          <w:rPr>
            <w:w w:val="95"/>
          </w:rPr>
          <w:tab/>
        </w:r>
      </w:hyperlink>
      <w:r w:rsidR="007003A1">
        <w:rPr>
          <w:w w:val="95"/>
        </w:rPr>
        <w:t>227</w:t>
      </w:r>
    </w:p>
    <w:p w:rsidR="00737AD2" w:rsidRDefault="00EC10B3">
      <w:pPr>
        <w:pStyle w:val="BodyText"/>
        <w:tabs>
          <w:tab w:val="left" w:leader="dot" w:pos="9100"/>
        </w:tabs>
        <w:spacing w:line="240" w:lineRule="exact"/>
        <w:ind w:left="1765"/>
      </w:pPr>
      <w:hyperlink w:anchor="_bookmark320" w:history="1">
        <w:r w:rsidR="007003A1">
          <w:rPr>
            <w:w w:val="95"/>
          </w:rPr>
          <w:t>sql</w:t>
        </w:r>
        <w:r w:rsidR="007003A1">
          <w:rPr>
            <w:spacing w:val="18"/>
            <w:w w:val="95"/>
          </w:rPr>
          <w:t xml:space="preserve"> </w:t>
        </w:r>
        <w:r w:rsidR="007003A1">
          <w:rPr>
            <w:w w:val="95"/>
          </w:rPr>
          <w:t>inner</w:t>
        </w:r>
        <w:r w:rsidR="007003A1">
          <w:rPr>
            <w:spacing w:val="19"/>
            <w:w w:val="95"/>
          </w:rPr>
          <w:t xml:space="preserve"> </w:t>
        </w:r>
        <w:r w:rsidR="007003A1">
          <w:rPr>
            <w:w w:val="95"/>
          </w:rPr>
          <w:t>join</w:t>
        </w:r>
        <w:r w:rsidR="007003A1">
          <w:rPr>
            <w:w w:val="95"/>
          </w:rPr>
          <w:tab/>
        </w:r>
      </w:hyperlink>
      <w:r w:rsidR="007003A1">
        <w:rPr>
          <w:w w:val="95"/>
        </w:rPr>
        <w:t>227</w:t>
      </w:r>
    </w:p>
    <w:p w:rsidR="00737AD2" w:rsidRDefault="00EC10B3">
      <w:pPr>
        <w:pStyle w:val="BodyText"/>
        <w:tabs>
          <w:tab w:val="left" w:leader="dot" w:pos="9118"/>
        </w:tabs>
        <w:spacing w:line="240" w:lineRule="exact"/>
        <w:ind w:left="1765"/>
      </w:pPr>
      <w:hyperlink w:anchor="_bookmark321" w:history="1">
        <w:r w:rsidR="007003A1">
          <w:rPr>
            <w:w w:val="95"/>
          </w:rPr>
          <w:t>sql</w:t>
        </w:r>
        <w:r w:rsidR="007003A1">
          <w:rPr>
            <w:spacing w:val="16"/>
            <w:w w:val="95"/>
          </w:rPr>
          <w:t xml:space="preserve"> </w:t>
        </w:r>
        <w:r w:rsidR="007003A1">
          <w:rPr>
            <w:w w:val="95"/>
          </w:rPr>
          <w:t>left</w:t>
        </w:r>
        <w:r w:rsidR="007003A1">
          <w:rPr>
            <w:spacing w:val="17"/>
            <w:w w:val="95"/>
          </w:rPr>
          <w:t xml:space="preserve"> </w:t>
        </w:r>
        <w:r w:rsidR="007003A1">
          <w:rPr>
            <w:w w:val="95"/>
          </w:rPr>
          <w:t>outer</w:t>
        </w:r>
        <w:r w:rsidR="007003A1">
          <w:rPr>
            <w:spacing w:val="17"/>
            <w:w w:val="95"/>
          </w:rPr>
          <w:t xml:space="preserve"> </w:t>
        </w:r>
        <w:r w:rsidR="007003A1">
          <w:rPr>
            <w:w w:val="95"/>
          </w:rPr>
          <w:t>join</w:t>
        </w:r>
        <w:r w:rsidR="007003A1">
          <w:rPr>
            <w:w w:val="95"/>
          </w:rPr>
          <w:tab/>
        </w:r>
      </w:hyperlink>
      <w:r w:rsidR="007003A1">
        <w:rPr>
          <w:w w:val="95"/>
        </w:rPr>
        <w:t>228</w:t>
      </w:r>
    </w:p>
    <w:p w:rsidR="00737AD2" w:rsidRDefault="00EC10B3">
      <w:pPr>
        <w:pStyle w:val="BodyText"/>
        <w:tabs>
          <w:tab w:val="left" w:leader="dot" w:pos="9117"/>
        </w:tabs>
        <w:spacing w:line="240" w:lineRule="exact"/>
        <w:ind w:left="1765"/>
      </w:pPr>
      <w:hyperlink w:anchor="_bookmark322" w:history="1">
        <w:r w:rsidR="007003A1">
          <w:rPr>
            <w:w w:val="95"/>
          </w:rPr>
          <w:t>sql</w:t>
        </w:r>
        <w:r w:rsidR="007003A1">
          <w:rPr>
            <w:spacing w:val="16"/>
            <w:w w:val="95"/>
          </w:rPr>
          <w:t xml:space="preserve"> </w:t>
        </w:r>
        <w:r w:rsidR="007003A1">
          <w:rPr>
            <w:w w:val="95"/>
          </w:rPr>
          <w:t>right</w:t>
        </w:r>
        <w:r w:rsidR="007003A1">
          <w:rPr>
            <w:spacing w:val="17"/>
            <w:w w:val="95"/>
          </w:rPr>
          <w:t xml:space="preserve"> </w:t>
        </w:r>
        <w:r w:rsidR="007003A1">
          <w:rPr>
            <w:w w:val="95"/>
          </w:rPr>
          <w:t>outer</w:t>
        </w:r>
        <w:r w:rsidR="007003A1">
          <w:rPr>
            <w:spacing w:val="16"/>
            <w:w w:val="95"/>
          </w:rPr>
          <w:t xml:space="preserve"> </w:t>
        </w:r>
        <w:r w:rsidR="007003A1">
          <w:rPr>
            <w:w w:val="95"/>
          </w:rPr>
          <w:t>join</w:t>
        </w:r>
        <w:r w:rsidR="007003A1">
          <w:rPr>
            <w:w w:val="95"/>
          </w:rPr>
          <w:tab/>
        </w:r>
      </w:hyperlink>
      <w:r w:rsidR="007003A1">
        <w:rPr>
          <w:w w:val="95"/>
        </w:rPr>
        <w:t>228</w:t>
      </w:r>
    </w:p>
    <w:p w:rsidR="00737AD2" w:rsidRDefault="00EC10B3">
      <w:pPr>
        <w:pStyle w:val="BodyText"/>
        <w:tabs>
          <w:tab w:val="left" w:leader="dot" w:pos="9079"/>
        </w:tabs>
        <w:spacing w:line="240" w:lineRule="exact"/>
        <w:ind w:left="1765"/>
      </w:pPr>
      <w:hyperlink w:anchor="_bookmark323" w:history="1">
        <w:r w:rsidR="007003A1">
          <w:rPr>
            <w:w w:val="95"/>
          </w:rPr>
          <w:t>sql</w:t>
        </w:r>
        <w:r w:rsidR="007003A1">
          <w:rPr>
            <w:spacing w:val="19"/>
            <w:w w:val="95"/>
          </w:rPr>
          <w:t xml:space="preserve"> </w:t>
        </w:r>
        <w:r w:rsidR="007003A1">
          <w:rPr>
            <w:w w:val="95"/>
          </w:rPr>
          <w:t>sum()</w:t>
        </w:r>
        <w:r w:rsidR="007003A1">
          <w:rPr>
            <w:w w:val="95"/>
          </w:rPr>
          <w:tab/>
        </w:r>
      </w:hyperlink>
      <w:r w:rsidR="007003A1">
        <w:rPr>
          <w:w w:val="95"/>
        </w:rPr>
        <w:t>228</w:t>
      </w:r>
    </w:p>
    <w:p w:rsidR="00737AD2" w:rsidRDefault="00EC10B3">
      <w:pPr>
        <w:pStyle w:val="BodyText"/>
        <w:tabs>
          <w:tab w:val="left" w:leader="dot" w:pos="9079"/>
        </w:tabs>
        <w:spacing w:line="240" w:lineRule="exact"/>
        <w:ind w:left="1765"/>
      </w:pPr>
      <w:hyperlink w:anchor="_bookmark324" w:history="1">
        <w:r w:rsidR="007003A1">
          <w:rPr>
            <w:w w:val="95"/>
          </w:rPr>
          <w:t>sql</w:t>
        </w:r>
        <w:r w:rsidR="007003A1">
          <w:rPr>
            <w:spacing w:val="18"/>
            <w:w w:val="95"/>
          </w:rPr>
          <w:t xml:space="preserve"> </w:t>
        </w:r>
        <w:r w:rsidR="007003A1">
          <w:rPr>
            <w:w w:val="95"/>
          </w:rPr>
          <w:t>count()</w:t>
        </w:r>
        <w:r w:rsidR="007003A1">
          <w:rPr>
            <w:w w:val="95"/>
          </w:rPr>
          <w:tab/>
        </w:r>
      </w:hyperlink>
      <w:r w:rsidR="007003A1">
        <w:rPr>
          <w:w w:val="95"/>
        </w:rPr>
        <w:t>229</w:t>
      </w:r>
    </w:p>
    <w:p w:rsidR="00737AD2" w:rsidRDefault="00EC10B3">
      <w:pPr>
        <w:pStyle w:val="BodyText"/>
        <w:tabs>
          <w:tab w:val="left" w:leader="dot" w:pos="9080"/>
        </w:tabs>
        <w:spacing w:line="240" w:lineRule="exact"/>
        <w:ind w:left="1765"/>
      </w:pPr>
      <w:hyperlink w:anchor="_bookmark325" w:history="1">
        <w:r w:rsidR="007003A1">
          <w:rPr>
            <w:w w:val="90"/>
          </w:rPr>
          <w:t>sql</w:t>
        </w:r>
        <w:r w:rsidR="007003A1">
          <w:rPr>
            <w:spacing w:val="23"/>
            <w:w w:val="90"/>
          </w:rPr>
          <w:t xml:space="preserve"> </w:t>
        </w:r>
        <w:r w:rsidR="007003A1">
          <w:rPr>
            <w:w w:val="90"/>
          </w:rPr>
          <w:t>avg()</w:t>
        </w:r>
        <w:r w:rsidR="007003A1">
          <w:rPr>
            <w:w w:val="90"/>
          </w:rPr>
          <w:tab/>
        </w:r>
      </w:hyperlink>
      <w:r w:rsidR="007003A1">
        <w:rPr>
          <w:w w:val="90"/>
        </w:rPr>
        <w:t>229</w:t>
      </w:r>
    </w:p>
    <w:p w:rsidR="00737AD2" w:rsidRDefault="00EC10B3">
      <w:pPr>
        <w:pStyle w:val="BodyText"/>
        <w:tabs>
          <w:tab w:val="left" w:leader="dot" w:pos="9079"/>
        </w:tabs>
        <w:spacing w:line="240" w:lineRule="exact"/>
        <w:ind w:left="1765"/>
      </w:pPr>
      <w:hyperlink w:anchor="_bookmark326" w:history="1">
        <w:r w:rsidR="007003A1">
          <w:rPr>
            <w:w w:val="95"/>
          </w:rPr>
          <w:t>sql</w:t>
        </w:r>
        <w:r w:rsidR="007003A1">
          <w:rPr>
            <w:spacing w:val="19"/>
            <w:w w:val="95"/>
          </w:rPr>
          <w:t xml:space="preserve"> </w:t>
        </w:r>
        <w:r w:rsidR="007003A1">
          <w:rPr>
            <w:w w:val="95"/>
          </w:rPr>
          <w:t>max()</w:t>
        </w:r>
        <w:r w:rsidR="007003A1">
          <w:rPr>
            <w:w w:val="95"/>
          </w:rPr>
          <w:tab/>
        </w:r>
      </w:hyperlink>
      <w:r w:rsidR="007003A1">
        <w:rPr>
          <w:w w:val="95"/>
        </w:rPr>
        <w:t>229</w:t>
      </w:r>
    </w:p>
    <w:p w:rsidR="00737AD2" w:rsidRDefault="00EC10B3">
      <w:pPr>
        <w:pStyle w:val="BodyText"/>
        <w:tabs>
          <w:tab w:val="left" w:leader="dot" w:pos="9079"/>
        </w:tabs>
        <w:spacing w:line="240" w:lineRule="exact"/>
        <w:ind w:left="1765"/>
      </w:pPr>
      <w:hyperlink w:anchor="_bookmark327" w:history="1">
        <w:r w:rsidR="007003A1">
          <w:rPr>
            <w:w w:val="95"/>
          </w:rPr>
          <w:t>sql</w:t>
        </w:r>
        <w:r w:rsidR="007003A1">
          <w:rPr>
            <w:spacing w:val="19"/>
            <w:w w:val="95"/>
          </w:rPr>
          <w:t xml:space="preserve"> </w:t>
        </w:r>
        <w:r w:rsidR="007003A1">
          <w:rPr>
            <w:w w:val="95"/>
          </w:rPr>
          <w:t>min()</w:t>
        </w:r>
        <w:r w:rsidR="007003A1">
          <w:rPr>
            <w:w w:val="95"/>
          </w:rPr>
          <w:tab/>
        </w:r>
      </w:hyperlink>
      <w:r w:rsidR="007003A1">
        <w:rPr>
          <w:w w:val="95"/>
        </w:rPr>
        <w:t>230</w:t>
      </w:r>
    </w:p>
    <w:p w:rsidR="00737AD2" w:rsidRDefault="00EC10B3">
      <w:pPr>
        <w:pStyle w:val="BodyText"/>
        <w:tabs>
          <w:tab w:val="left" w:leader="dot" w:pos="9079"/>
        </w:tabs>
        <w:spacing w:line="240" w:lineRule="exact"/>
        <w:ind w:left="1765"/>
      </w:pPr>
      <w:hyperlink w:anchor="_bookmark328" w:history="1">
        <w:r w:rsidR="007003A1">
          <w:rPr>
            <w:w w:val="95"/>
          </w:rPr>
          <w:t>sql</w:t>
        </w:r>
        <w:r w:rsidR="007003A1">
          <w:rPr>
            <w:spacing w:val="19"/>
            <w:w w:val="95"/>
          </w:rPr>
          <w:t xml:space="preserve"> </w:t>
        </w:r>
        <w:r w:rsidR="007003A1">
          <w:rPr>
            <w:w w:val="95"/>
          </w:rPr>
          <w:t>first()</w:t>
        </w:r>
        <w:r w:rsidR="007003A1">
          <w:rPr>
            <w:w w:val="95"/>
          </w:rPr>
          <w:tab/>
        </w:r>
      </w:hyperlink>
      <w:r w:rsidR="007003A1">
        <w:rPr>
          <w:w w:val="95"/>
        </w:rPr>
        <w:t>230</w:t>
      </w:r>
    </w:p>
    <w:p w:rsidR="00737AD2" w:rsidRDefault="00EC10B3">
      <w:pPr>
        <w:pStyle w:val="BodyText"/>
        <w:tabs>
          <w:tab w:val="left" w:leader="dot" w:pos="9080"/>
        </w:tabs>
        <w:spacing w:line="240" w:lineRule="exact"/>
        <w:ind w:left="1765"/>
      </w:pPr>
      <w:hyperlink w:anchor="_bookmark329" w:history="1">
        <w:r w:rsidR="007003A1">
          <w:rPr>
            <w:w w:val="95"/>
          </w:rPr>
          <w:t>sql</w:t>
        </w:r>
        <w:r w:rsidR="007003A1">
          <w:rPr>
            <w:spacing w:val="19"/>
            <w:w w:val="95"/>
          </w:rPr>
          <w:t xml:space="preserve"> </w:t>
        </w:r>
        <w:r w:rsidR="007003A1">
          <w:rPr>
            <w:w w:val="95"/>
          </w:rPr>
          <w:t>last()</w:t>
        </w:r>
        <w:r w:rsidR="007003A1">
          <w:rPr>
            <w:w w:val="95"/>
          </w:rPr>
          <w:tab/>
        </w:r>
      </w:hyperlink>
      <w:r w:rsidR="007003A1">
        <w:rPr>
          <w:w w:val="95"/>
        </w:rPr>
        <w:t>230</w:t>
      </w:r>
    </w:p>
    <w:p w:rsidR="00737AD2" w:rsidRDefault="00EC10B3">
      <w:pPr>
        <w:pStyle w:val="BodyText"/>
        <w:tabs>
          <w:tab w:val="left" w:leader="dot" w:pos="9079"/>
        </w:tabs>
        <w:spacing w:line="240" w:lineRule="exact"/>
        <w:ind w:left="1765"/>
      </w:pPr>
      <w:hyperlink w:anchor="_bookmark330" w:history="1">
        <w:r w:rsidR="007003A1">
          <w:rPr>
            <w:w w:val="95"/>
          </w:rPr>
          <w:t>sql</w:t>
        </w:r>
        <w:r w:rsidR="007003A1">
          <w:rPr>
            <w:spacing w:val="19"/>
            <w:w w:val="95"/>
          </w:rPr>
          <w:t xml:space="preserve"> </w:t>
        </w:r>
        <w:r w:rsidR="007003A1">
          <w:rPr>
            <w:w w:val="95"/>
          </w:rPr>
          <w:t>push()</w:t>
        </w:r>
        <w:r w:rsidR="007003A1">
          <w:rPr>
            <w:w w:val="95"/>
          </w:rPr>
          <w:tab/>
        </w:r>
      </w:hyperlink>
      <w:r w:rsidR="007003A1">
        <w:rPr>
          <w:w w:val="95"/>
        </w:rPr>
        <w:t>231</w:t>
      </w:r>
    </w:p>
    <w:p w:rsidR="00737AD2" w:rsidRDefault="00EC10B3">
      <w:pPr>
        <w:pStyle w:val="BodyText"/>
        <w:tabs>
          <w:tab w:val="left" w:leader="dot" w:pos="9078"/>
        </w:tabs>
        <w:spacing w:line="240" w:lineRule="exact"/>
        <w:ind w:left="1765"/>
      </w:pPr>
      <w:hyperlink w:anchor="_bookmark331" w:history="1">
        <w:r w:rsidR="007003A1">
          <w:rPr>
            <w:w w:val="95"/>
          </w:rPr>
          <w:t>sql</w:t>
        </w:r>
        <w:r w:rsidR="007003A1">
          <w:rPr>
            <w:spacing w:val="17"/>
            <w:w w:val="95"/>
          </w:rPr>
          <w:t xml:space="preserve"> </w:t>
        </w:r>
        <w:r w:rsidR="007003A1">
          <w:rPr>
            <w:w w:val="95"/>
          </w:rPr>
          <w:t>addtoset()</w:t>
        </w:r>
        <w:r w:rsidR="007003A1">
          <w:rPr>
            <w:w w:val="95"/>
          </w:rPr>
          <w:tab/>
        </w:r>
      </w:hyperlink>
      <w:r w:rsidR="007003A1">
        <w:rPr>
          <w:w w:val="95"/>
        </w:rPr>
        <w:t>231</w:t>
      </w:r>
    </w:p>
    <w:p w:rsidR="00737AD2" w:rsidRDefault="00EC10B3">
      <w:pPr>
        <w:pStyle w:val="BodyText"/>
        <w:tabs>
          <w:tab w:val="left" w:leader="dot" w:pos="9078"/>
        </w:tabs>
        <w:spacing w:line="240" w:lineRule="exact"/>
        <w:ind w:left="1765"/>
      </w:pPr>
      <w:hyperlink w:anchor="_bookmark332" w:history="1">
        <w:r w:rsidR="007003A1">
          <w:rPr>
            <w:w w:val="95"/>
          </w:rPr>
          <w:t>sql</w:t>
        </w:r>
        <w:r w:rsidR="007003A1">
          <w:rPr>
            <w:spacing w:val="18"/>
            <w:w w:val="95"/>
          </w:rPr>
          <w:t xml:space="preserve"> </w:t>
        </w:r>
        <w:r w:rsidR="007003A1">
          <w:rPr>
            <w:w w:val="95"/>
          </w:rPr>
          <w:t>buildobj()</w:t>
        </w:r>
        <w:r w:rsidR="007003A1">
          <w:rPr>
            <w:w w:val="95"/>
          </w:rPr>
          <w:tab/>
        </w:r>
      </w:hyperlink>
      <w:r w:rsidR="007003A1">
        <w:rPr>
          <w:w w:val="95"/>
        </w:rPr>
        <w:t>232</w:t>
      </w:r>
    </w:p>
    <w:p w:rsidR="00737AD2" w:rsidRDefault="00EC10B3">
      <w:pPr>
        <w:pStyle w:val="BodyText"/>
        <w:tabs>
          <w:tab w:val="left" w:leader="dot" w:pos="9076"/>
        </w:tabs>
        <w:spacing w:line="240" w:lineRule="exact"/>
        <w:ind w:left="1765"/>
      </w:pPr>
      <w:hyperlink w:anchor="_bookmark333" w:history="1">
        <w:r w:rsidR="007003A1">
          <w:rPr>
            <w:w w:val="95"/>
          </w:rPr>
          <w:t>sql</w:t>
        </w:r>
        <w:r w:rsidR="007003A1">
          <w:rPr>
            <w:spacing w:val="15"/>
            <w:w w:val="95"/>
          </w:rPr>
          <w:t xml:space="preserve"> </w:t>
        </w:r>
        <w:r w:rsidR="007003A1">
          <w:rPr>
            <w:w w:val="95"/>
          </w:rPr>
          <w:t>mergearrayset()</w:t>
        </w:r>
        <w:r w:rsidR="007003A1">
          <w:rPr>
            <w:w w:val="95"/>
          </w:rPr>
          <w:tab/>
        </w:r>
      </w:hyperlink>
      <w:r w:rsidR="007003A1">
        <w:rPr>
          <w:w w:val="95"/>
        </w:rPr>
        <w:t>232</w:t>
      </w:r>
    </w:p>
    <w:p w:rsidR="00737AD2" w:rsidRDefault="00EC10B3">
      <w:pPr>
        <w:pStyle w:val="BodyText"/>
        <w:tabs>
          <w:tab w:val="left" w:leader="dot" w:pos="9092"/>
        </w:tabs>
        <w:spacing w:line="240" w:lineRule="exact"/>
        <w:ind w:left="1165"/>
      </w:pPr>
      <w:hyperlink w:anchor="_bookmark334" w:history="1">
        <w:r w:rsidR="007003A1">
          <w:rPr>
            <w:w w:val="95"/>
          </w:rPr>
          <w:t>SQL</w:t>
        </w:r>
        <w:r w:rsidR="007003A1">
          <w:rPr>
            <w:spacing w:val="14"/>
            <w:w w:val="95"/>
          </w:rPr>
          <w:t xml:space="preserve"> </w:t>
        </w:r>
        <w:r w:rsidR="007003A1">
          <w:rPr>
            <w:w w:val="95"/>
          </w:rPr>
          <w:t>to</w:t>
        </w:r>
        <w:r w:rsidR="007003A1">
          <w:rPr>
            <w:spacing w:val="15"/>
            <w:w w:val="95"/>
          </w:rPr>
          <w:t xml:space="preserve"> </w:t>
        </w:r>
        <w:r w:rsidR="007003A1">
          <w:rPr>
            <w:w w:val="95"/>
          </w:rPr>
          <w:t>SequoiaDB</w:t>
        </w:r>
        <w:r w:rsidR="007003A1">
          <w:rPr>
            <w:spacing w:val="15"/>
            <w:w w:val="95"/>
          </w:rPr>
          <w:t xml:space="preserve"> </w:t>
        </w:r>
        <w:r w:rsidR="007003A1">
          <w:rPr>
            <w:w w:val="95"/>
          </w:rPr>
          <w:t>映射表</w:t>
        </w:r>
        <w:r w:rsidR="007003A1">
          <w:rPr>
            <w:w w:val="95"/>
          </w:rPr>
          <w:tab/>
        </w:r>
      </w:hyperlink>
      <w:r w:rsidR="007003A1">
        <w:rPr>
          <w:w w:val="95"/>
        </w:rPr>
        <w:t>232</w:t>
      </w:r>
    </w:p>
    <w:p w:rsidR="00737AD2" w:rsidRDefault="00737AD2">
      <w:pPr>
        <w:spacing w:line="240" w:lineRule="exact"/>
        <w:sectPr w:rsidR="00737AD2">
          <w:type w:val="continuous"/>
          <w:pgSz w:w="12240" w:h="15840"/>
          <w:pgMar w:top="900" w:right="680" w:bottom="280" w:left="1720" w:header="720" w:footer="720" w:gutter="0"/>
          <w:cols w:space="720"/>
        </w:sectPr>
      </w:pPr>
    </w:p>
    <w:p w:rsidR="00737AD2" w:rsidRDefault="00EC10B3">
      <w:pPr>
        <w:pStyle w:val="BodyText"/>
        <w:spacing w:before="104"/>
        <w:ind w:left="2185"/>
      </w:pPr>
      <w:hyperlink w:anchor="_bookmark335" w:history="1">
        <w:r w:rsidR="007003A1">
          <w:rPr>
            <w:w w:val="110"/>
          </w:rPr>
          <w:t>限制..........................................................................................................................................</w:t>
        </w:r>
        <w:r w:rsidR="007003A1">
          <w:rPr>
            <w:spacing w:val="11"/>
            <w:w w:val="110"/>
          </w:rPr>
          <w:t>.</w:t>
        </w:r>
      </w:hyperlink>
      <w:r w:rsidR="007003A1">
        <w:rPr>
          <w:w w:val="110"/>
        </w:rPr>
        <w:t>234</w:t>
      </w:r>
    </w:p>
    <w:p w:rsidR="00737AD2" w:rsidRDefault="00EC10B3">
      <w:pPr>
        <w:pStyle w:val="BodyText"/>
        <w:tabs>
          <w:tab w:val="left" w:leader="dot" w:pos="10120"/>
        </w:tabs>
        <w:spacing w:line="240" w:lineRule="exact"/>
        <w:ind w:left="2185"/>
      </w:pPr>
      <w:hyperlink w:anchor="_bookmark336" w:history="1">
        <w:r w:rsidR="007003A1">
          <w:rPr>
            <w:w w:val="95"/>
          </w:rPr>
          <w:t>Error</w:t>
        </w:r>
        <w:r w:rsidR="007003A1">
          <w:rPr>
            <w:spacing w:val="17"/>
            <w:w w:val="95"/>
          </w:rPr>
          <w:t xml:space="preserve"> </w:t>
        </w:r>
        <w:r w:rsidR="007003A1">
          <w:rPr>
            <w:w w:val="95"/>
          </w:rPr>
          <w:t>Code</w:t>
        </w:r>
        <w:r w:rsidR="007003A1">
          <w:rPr>
            <w:spacing w:val="18"/>
            <w:w w:val="95"/>
          </w:rPr>
          <w:t xml:space="preserve"> </w:t>
        </w:r>
        <w:r w:rsidR="007003A1">
          <w:rPr>
            <w:w w:val="95"/>
          </w:rPr>
          <w:t>List</w:t>
        </w:r>
        <w:r w:rsidR="007003A1">
          <w:rPr>
            <w:w w:val="95"/>
          </w:rPr>
          <w:tab/>
        </w:r>
      </w:hyperlink>
      <w:r w:rsidR="007003A1">
        <w:rPr>
          <w:w w:val="95"/>
        </w:rPr>
        <w:t>235</w:t>
      </w:r>
    </w:p>
    <w:p w:rsidR="00737AD2" w:rsidRDefault="00737AD2">
      <w:pPr>
        <w:spacing w:line="240" w:lineRule="exact"/>
        <w:sectPr w:rsidR="00737AD2">
          <w:pgSz w:w="12240" w:h="15840"/>
          <w:pgMar w:top="900" w:right="980" w:bottom="280" w:left="700" w:header="713" w:footer="0" w:gutter="0"/>
          <w:cols w:space="720"/>
        </w:sectPr>
      </w:pPr>
    </w:p>
    <w:p w:rsidR="00737AD2" w:rsidRDefault="00737AD2">
      <w:pPr>
        <w:spacing w:before="1" w:line="110" w:lineRule="exact"/>
        <w:rPr>
          <w:sz w:val="11"/>
          <w:szCs w:val="11"/>
        </w:rPr>
      </w:pPr>
    </w:p>
    <w:p w:rsidR="00737AD2" w:rsidRDefault="00737AD2">
      <w:pPr>
        <w:spacing w:line="200" w:lineRule="exact"/>
        <w:rPr>
          <w:sz w:val="20"/>
          <w:szCs w:val="20"/>
        </w:rPr>
      </w:pPr>
    </w:p>
    <w:p w:rsidR="00737AD2" w:rsidRDefault="00EC10B3">
      <w:pPr>
        <w:pStyle w:val="Heading1"/>
        <w:rPr>
          <w:lang w:eastAsia="zh-CN"/>
        </w:rPr>
      </w:pPr>
      <w:r>
        <w:pict>
          <v:group id="_x0000_s3870" style="position:absolute;left:0;text-align:left;margin-left:56.7pt;margin-top:31.8pt;width:498.6pt;height:.1pt;z-index:-25914;mso-position-horizontal-relative:page" coordorigin="1134,636" coordsize="9972,2">
            <v:shape id="_x0000_s3871" style="position:absolute;left:1134;top:636;width:9972;height:2" coordorigin="1134,636" coordsize="9972,0" path="m1134,636r9972,e" filled="f" strokeweight="3pt">
              <v:path arrowok="t"/>
            </v:shape>
            <w10:wrap anchorx="page"/>
          </v:group>
        </w:pict>
      </w:r>
      <w:bookmarkStart w:id="1" w:name="SequoiaDB数据库概述"/>
      <w:bookmarkStart w:id="2" w:name="_bookmark0"/>
      <w:bookmarkEnd w:id="1"/>
      <w:bookmarkEnd w:id="2"/>
      <w:r w:rsidR="007003A1">
        <w:rPr>
          <w:w w:val="95"/>
          <w:lang w:eastAsia="zh-CN"/>
        </w:rPr>
        <w:t>SequoiaDB数据库概述</w:t>
      </w:r>
      <w:ins w:id="3" w:author="zhangsuonan" w:date="2014-07-17T13:02:00Z">
        <w:r w:rsidR="005D0FA3">
          <w:rPr>
            <w:rFonts w:asciiTheme="minorEastAsia" w:eastAsiaTheme="minorEastAsia" w:hAnsiTheme="minorEastAsia"/>
            <w:w w:val="95"/>
            <w:lang w:eastAsia="zh-CN"/>
          </w:rPr>
          <w:t>(</w:t>
        </w:r>
        <w:r w:rsidR="005D0FA3">
          <w:rPr>
            <w:rFonts w:asciiTheme="minorEastAsia" w:eastAsiaTheme="minorEastAsia" w:hAnsiTheme="minorEastAsia" w:hint="eastAsia"/>
            <w:w w:val="95"/>
            <w:lang w:eastAsia="zh-CN"/>
          </w:rPr>
          <w:t>王涛</w:t>
        </w:r>
        <w:r w:rsidR="005D0FA3">
          <w:rPr>
            <w:rFonts w:asciiTheme="minorEastAsia" w:eastAsiaTheme="minorEastAsia" w:hAnsiTheme="minorEastAsia"/>
            <w:w w:val="95"/>
            <w:lang w:eastAsia="zh-CN"/>
          </w:rPr>
          <w:t>)</w:t>
        </w:r>
      </w:ins>
    </w:p>
    <w:p w:rsidR="00737AD2" w:rsidRDefault="00737AD2">
      <w:pPr>
        <w:spacing w:before="7" w:line="150" w:lineRule="exact"/>
        <w:rPr>
          <w:sz w:val="15"/>
          <w:szCs w:val="15"/>
          <w:lang w:eastAsia="zh-CN"/>
        </w:rPr>
      </w:pPr>
    </w:p>
    <w:p w:rsidR="00737AD2" w:rsidRDefault="00737AD2">
      <w:pPr>
        <w:spacing w:line="200" w:lineRule="exact"/>
        <w:rPr>
          <w:sz w:val="20"/>
          <w:szCs w:val="20"/>
          <w:lang w:eastAsia="zh-CN"/>
        </w:rPr>
      </w:pPr>
    </w:p>
    <w:p w:rsidR="00737AD2" w:rsidRDefault="007003A1">
      <w:pPr>
        <w:pStyle w:val="BodyText"/>
        <w:spacing w:line="168" w:lineRule="auto"/>
        <w:ind w:left="613" w:right="764"/>
        <w:rPr>
          <w:lang w:eastAsia="zh-CN"/>
        </w:rPr>
      </w:pPr>
      <w:r>
        <w:rPr>
          <w:w w:val="95"/>
          <w:lang w:eastAsia="zh-CN"/>
        </w:rPr>
        <w:t>SequoiaDB数据库是一款新型企业级分布式非关系型数据库，帮助企业用户降低IT成本，并对大数据的存储</w:t>
      </w:r>
      <w:r>
        <w:rPr>
          <w:lang w:eastAsia="zh-CN"/>
        </w:rPr>
        <w:t xml:space="preserve"> 与分析提供了一个坚实，可靠，高效与灵活的底层平台。</w:t>
      </w:r>
    </w:p>
    <w:p w:rsidR="00737AD2" w:rsidRDefault="00737AD2">
      <w:pPr>
        <w:spacing w:before="14" w:line="200" w:lineRule="exact"/>
        <w:rPr>
          <w:sz w:val="20"/>
          <w:szCs w:val="20"/>
          <w:lang w:eastAsia="zh-CN"/>
        </w:rPr>
      </w:pPr>
    </w:p>
    <w:p w:rsidR="00737AD2" w:rsidRDefault="007003A1">
      <w:pPr>
        <w:pStyle w:val="BodyText"/>
        <w:ind w:left="613"/>
        <w:rPr>
          <w:lang w:eastAsia="zh-CN"/>
        </w:rPr>
      </w:pPr>
      <w:r>
        <w:rPr>
          <w:lang w:eastAsia="zh-CN"/>
        </w:rPr>
        <w:t>优势</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通过非结构化存储与分布式处理，提供了近线性的水平扩张能力，让底层的存储不再成为瓶颈</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提供了精确到分区级别的高可用性，预防服务器，机房故障以及人为错误，让数据24x7永远在线</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提供了完善的企业级功能，让用户轻松管理高并发性任务，以及海量数据分析</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增强的非关系型数据模型，帮助企业快速开发和部署应用程序，做到应用程序的随需应变</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提供了最终一致性的保障，从根本上杜绝数据缺失</w:t>
      </w:r>
    </w:p>
    <w:p w:rsidR="00737AD2" w:rsidRDefault="007003A1">
      <w:pPr>
        <w:pStyle w:val="BodyText"/>
        <w:tabs>
          <w:tab w:val="left" w:pos="897"/>
        </w:tabs>
        <w:spacing w:before="36" w:line="171" w:lineRule="auto"/>
        <w:ind w:left="897" w:right="64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提供了在线应用与大数据分析的后台数据库的结合，通过读写分离机制做到同系统中数据分析与在线业 </w:t>
      </w:r>
      <w:r>
        <w:rPr>
          <w:lang w:eastAsia="zh-CN"/>
        </w:rPr>
        <w:t>务互不干扰</w:t>
      </w:r>
    </w:p>
    <w:p w:rsidR="00737AD2" w:rsidRDefault="00737AD2">
      <w:pPr>
        <w:spacing w:line="200" w:lineRule="exact"/>
        <w:rPr>
          <w:sz w:val="20"/>
          <w:szCs w:val="20"/>
          <w:lang w:eastAsia="zh-CN"/>
        </w:rPr>
      </w:pPr>
    </w:p>
    <w:p w:rsidR="00737AD2" w:rsidRDefault="00737AD2">
      <w:pPr>
        <w:spacing w:before="8" w:line="220" w:lineRule="exact"/>
        <w:rPr>
          <w:lang w:eastAsia="zh-CN"/>
        </w:rPr>
      </w:pPr>
    </w:p>
    <w:p w:rsidR="00737AD2" w:rsidRDefault="00EC10B3">
      <w:pPr>
        <w:pStyle w:val="Heading2"/>
        <w:spacing w:line="396" w:lineRule="exact"/>
        <w:rPr>
          <w:lang w:eastAsia="zh-CN"/>
        </w:rPr>
      </w:pPr>
      <w:r>
        <w:pict>
          <v:group id="_x0000_s3868" style="position:absolute;left:0;text-align:left;margin-left:56.7pt;margin-top:21.4pt;width:498.6pt;height:.1pt;z-index:-25913;mso-position-horizontal-relative:page" coordorigin="1134,428" coordsize="9972,2">
            <v:shape id="_x0000_s3869" style="position:absolute;left:1134;top:428;width:9972;height:2" coordorigin="1134,428" coordsize="9972,0" path="m1134,428r9972,e" filled="f" strokeweight="1pt">
              <v:path arrowok="t"/>
            </v:shape>
            <w10:wrap anchorx="page"/>
          </v:group>
        </w:pict>
      </w:r>
      <w:bookmarkStart w:id="4" w:name="主要特点"/>
      <w:bookmarkStart w:id="5" w:name="_bookmark1"/>
      <w:bookmarkEnd w:id="4"/>
      <w:bookmarkEnd w:id="5"/>
      <w:r w:rsidR="007003A1">
        <w:rPr>
          <w:lang w:eastAsia="zh-CN"/>
        </w:rPr>
        <w:t>主要特点</w:t>
      </w:r>
    </w:p>
    <w:p w:rsidR="00737AD2" w:rsidRDefault="00737AD2">
      <w:pPr>
        <w:spacing w:before="1" w:line="130" w:lineRule="exact"/>
        <w:rPr>
          <w:sz w:val="13"/>
          <w:szCs w:val="13"/>
          <w:lang w:eastAsia="zh-CN"/>
        </w:rPr>
      </w:pPr>
    </w:p>
    <w:p w:rsidR="00737AD2" w:rsidRDefault="007003A1">
      <w:pPr>
        <w:pStyle w:val="BodyText"/>
        <w:spacing w:line="168" w:lineRule="auto"/>
        <w:ind w:left="613" w:right="554"/>
        <w:jc w:val="both"/>
        <w:rPr>
          <w:lang w:eastAsia="zh-CN"/>
        </w:rPr>
      </w:pPr>
      <w:r>
        <w:rPr>
          <w:w w:val="95"/>
          <w:lang w:eastAsia="zh-CN"/>
        </w:rPr>
        <w:t>随着企业中日益复杂与多变的需求，以及迅速扩展并带来海量数据的业务，IT部门需要将越来越多的信息提</w:t>
      </w:r>
      <w:r>
        <w:rPr>
          <w:lang w:eastAsia="zh-CN"/>
        </w:rPr>
        <w:t xml:space="preserve"> </w:t>
      </w:r>
      <w:r>
        <w:rPr>
          <w:w w:val="95"/>
          <w:lang w:eastAsia="zh-CN"/>
        </w:rPr>
        <w:t>供给其用户。同时在如今的经济环境下，IT部门还需要在提供高效服务的同时，降低其设备与程序维护所带</w:t>
      </w:r>
      <w:r>
        <w:rPr>
          <w:lang w:eastAsia="zh-CN"/>
        </w:rPr>
        <w:t xml:space="preserve"> 来的开销。</w:t>
      </w:r>
    </w:p>
    <w:p w:rsidR="00737AD2" w:rsidRDefault="00737AD2">
      <w:pPr>
        <w:spacing w:line="120" w:lineRule="exact"/>
        <w:rPr>
          <w:sz w:val="12"/>
          <w:szCs w:val="12"/>
          <w:lang w:eastAsia="zh-CN"/>
        </w:rPr>
      </w:pPr>
    </w:p>
    <w:p w:rsidR="00737AD2" w:rsidRDefault="007003A1">
      <w:pPr>
        <w:pStyle w:val="BodyText"/>
        <w:spacing w:line="168" w:lineRule="auto"/>
        <w:ind w:left="613" w:right="268"/>
        <w:rPr>
          <w:lang w:eastAsia="zh-CN"/>
        </w:rPr>
      </w:pPr>
      <w:r>
        <w:rPr>
          <w:w w:val="95"/>
          <w:lang w:eastAsia="zh-CN"/>
        </w:rPr>
        <w:t>SequoiaDB数据库，提供了基于PC服务器的大规模集群数据平台，让IT部门在提供稳定，可靠以及高效数据</w:t>
      </w:r>
      <w:r>
        <w:rPr>
          <w:lang w:eastAsia="zh-CN"/>
        </w:rPr>
        <w:t xml:space="preserve"> 服务的同时，大大降低IT部门应用程序的开发，部署以及维护成本。</w:t>
      </w:r>
    </w:p>
    <w:p w:rsidR="00737AD2" w:rsidRDefault="007003A1">
      <w:pPr>
        <w:pStyle w:val="BodyText"/>
        <w:spacing w:before="34"/>
        <w:ind w:left="613" w:right="5346"/>
        <w:jc w:val="both"/>
        <w:rPr>
          <w:lang w:eastAsia="zh-CN"/>
        </w:rPr>
      </w:pPr>
      <w:r>
        <w:rPr>
          <w:w w:val="95"/>
          <w:lang w:eastAsia="zh-CN"/>
        </w:rPr>
        <w:t>通过部署并使用SequoiaDB数据库，用户可以得到：</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近线性的水平扩张能力 </w:t>
      </w:r>
      <w:r>
        <w:rPr>
          <w:w w:val="95"/>
          <w:lang w:eastAsia="zh-CN"/>
        </w:rPr>
        <w:t>传统关系型数据库无法做到的水平扩张能力在SequoiaDB中得到了完美的解决。通过对数据进行垂直切</w:t>
      </w:r>
    </w:p>
    <w:p w:rsidR="00737AD2" w:rsidRDefault="007003A1">
      <w:pPr>
        <w:pStyle w:val="BodyText"/>
        <w:spacing w:line="225" w:lineRule="exact"/>
        <w:ind w:left="613" w:right="746"/>
        <w:jc w:val="both"/>
        <w:rPr>
          <w:lang w:eastAsia="zh-CN"/>
        </w:rPr>
      </w:pPr>
      <w:r>
        <w:rPr>
          <w:w w:val="95"/>
          <w:lang w:eastAsia="zh-CN"/>
        </w:rPr>
        <w:t>分，以及应用了新型的非关系型数据模型，SequoiaDB有效地降低了传统数据库分区中大量数据交换的瓶</w:t>
      </w:r>
    </w:p>
    <w:p w:rsidR="00737AD2" w:rsidRDefault="007003A1">
      <w:pPr>
        <w:pStyle w:val="BodyText"/>
        <w:spacing w:line="240" w:lineRule="exact"/>
        <w:ind w:left="613" w:right="6926"/>
        <w:jc w:val="both"/>
        <w:rPr>
          <w:lang w:eastAsia="zh-CN"/>
        </w:rPr>
      </w:pPr>
      <w:r>
        <w:rPr>
          <w:lang w:eastAsia="zh-CN"/>
        </w:rPr>
        <w:t>颈，得到了线性水平扩张的能力。</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永不停机的高可用性 </w:t>
      </w:r>
      <w:r>
        <w:rPr>
          <w:w w:val="95"/>
          <w:lang w:eastAsia="zh-CN"/>
        </w:rPr>
        <w:t>SequoiaDB可以将用户的每一份数据实时保存多份副本，可以有效地防止服务器，机房以及人为的因素所造</w:t>
      </w:r>
    </w:p>
    <w:p w:rsidR="00737AD2" w:rsidRDefault="007003A1">
      <w:pPr>
        <w:pStyle w:val="BodyText"/>
        <w:spacing w:line="225" w:lineRule="exact"/>
        <w:ind w:left="613" w:right="5896"/>
        <w:jc w:val="both"/>
        <w:rPr>
          <w:lang w:eastAsia="zh-CN"/>
        </w:rPr>
      </w:pPr>
      <w:r>
        <w:rPr>
          <w:w w:val="95"/>
          <w:lang w:eastAsia="zh-CN"/>
        </w:rPr>
        <w:t>成的系统停机，保证数据24x7随时在线可用。</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完善的企业级支持 </w:t>
      </w:r>
      <w:r>
        <w:rPr>
          <w:w w:val="95"/>
          <w:lang w:eastAsia="zh-CN"/>
        </w:rPr>
        <w:t>SequoiaDB为企业提供了用户友好并完善的管理，维护以及监控界面，并提供了24x7的电话及现场技术支</w:t>
      </w:r>
    </w:p>
    <w:p w:rsidR="00737AD2" w:rsidRDefault="007003A1">
      <w:pPr>
        <w:pStyle w:val="BodyText"/>
        <w:spacing w:line="225" w:lineRule="exact"/>
        <w:ind w:left="613" w:right="9526"/>
        <w:jc w:val="both"/>
        <w:rPr>
          <w:lang w:eastAsia="zh-CN"/>
        </w:rPr>
      </w:pPr>
      <w:r>
        <w:rPr>
          <w:lang w:eastAsia="zh-CN"/>
        </w:rPr>
        <w:t>持。</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增强的非关系型模型 </w:t>
      </w:r>
      <w:r>
        <w:rPr>
          <w:w w:val="95"/>
          <w:lang w:eastAsia="zh-CN"/>
        </w:rPr>
        <w:t>SequoiaDB使用JSON数据模型，灵活有效地降低关系模型维护的复杂性，让数据库更加贴近应用程序，从而</w:t>
      </w:r>
    </w:p>
    <w:p w:rsidR="00737AD2" w:rsidRDefault="007003A1">
      <w:pPr>
        <w:pStyle w:val="BodyText"/>
        <w:spacing w:line="225" w:lineRule="exact"/>
        <w:ind w:left="613" w:right="6526"/>
        <w:jc w:val="both"/>
        <w:rPr>
          <w:lang w:eastAsia="zh-CN"/>
        </w:rPr>
      </w:pPr>
      <w:r>
        <w:rPr>
          <w:lang w:eastAsia="zh-CN"/>
        </w:rPr>
        <w:t>大大降低应用程序的开发和维护成本。</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最终一致性的保障 </w:t>
      </w:r>
      <w:r>
        <w:rPr>
          <w:w w:val="95"/>
          <w:lang w:eastAsia="zh-CN"/>
        </w:rPr>
        <w:t>SequoiaDB在大规模分布式环境中提供了数据最终一致性的保障，满足用户对实时性与一致性的需求。</w:t>
      </w:r>
    </w:p>
    <w:p w:rsidR="00737AD2" w:rsidRDefault="00737AD2">
      <w:pPr>
        <w:spacing w:line="253" w:lineRule="auto"/>
        <w:rPr>
          <w:lang w:eastAsia="zh-CN"/>
        </w:rPr>
        <w:sectPr w:rsidR="00737AD2">
          <w:headerReference w:type="even" r:id="rId10"/>
          <w:headerReference w:type="default" r:id="rId11"/>
          <w:pgSz w:w="12240" w:h="15840"/>
          <w:pgMar w:top="900" w:right="680" w:bottom="280" w:left="1020" w:header="713" w:footer="0" w:gutter="0"/>
          <w:pgNumType w:start="7"/>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在线应用与数据分析的结合</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5"/>
          <w:lang w:eastAsia="zh-CN"/>
        </w:rPr>
        <w:t>通过分区机制进行读写分离，允许前端在线应用与后台数据分析完美并行互不干扰，并结合Hadoop技术进</w:t>
      </w:r>
      <w:r>
        <w:rPr>
          <w:lang w:eastAsia="zh-CN"/>
        </w:rPr>
        <w:t xml:space="preserve"> 行海量数据分析。</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w w:val="95"/>
          <w:lang w:eastAsia="zh-CN"/>
        </w:rPr>
        <w:t>SequoiaDB作为全球第一家企业级文档式非关系型数据库，致力于为用户提供一个高可扩展性，高可用</w:t>
      </w:r>
      <w:r>
        <w:rPr>
          <w:lang w:eastAsia="zh-CN"/>
        </w:rPr>
        <w:t xml:space="preserve"> 性，高性能，以及易维护的分布式数据平台。满足用户对大数据，实时分析，以及低成本的需求。</w:t>
      </w:r>
    </w:p>
    <w:p w:rsidR="00737AD2" w:rsidRDefault="00737AD2">
      <w:pPr>
        <w:spacing w:line="200" w:lineRule="exact"/>
        <w:rPr>
          <w:sz w:val="20"/>
          <w:szCs w:val="20"/>
          <w:lang w:eastAsia="zh-CN"/>
        </w:rPr>
      </w:pPr>
    </w:p>
    <w:p w:rsidR="00737AD2" w:rsidRDefault="00737AD2">
      <w:pPr>
        <w:spacing w:before="9" w:line="220" w:lineRule="exact"/>
        <w:rPr>
          <w:lang w:eastAsia="zh-CN"/>
        </w:rPr>
      </w:pPr>
    </w:p>
    <w:p w:rsidR="00737AD2" w:rsidRDefault="00EC10B3">
      <w:pPr>
        <w:pStyle w:val="Heading2"/>
        <w:spacing w:line="396" w:lineRule="exact"/>
        <w:ind w:left="433"/>
        <w:rPr>
          <w:lang w:eastAsia="zh-CN"/>
        </w:rPr>
      </w:pPr>
      <w:r>
        <w:pict>
          <v:group id="_x0000_s3866" style="position:absolute;left:0;text-align:left;margin-left:56.7pt;margin-top:21.4pt;width:498.6pt;height:.1pt;z-index:-25912;mso-position-horizontal-relative:page" coordorigin="1134,428" coordsize="9972,2">
            <v:shape id="_x0000_s3867" style="position:absolute;left:1134;top:428;width:9972;height:2" coordorigin="1134,428" coordsize="9972,0" path="m1134,428r9972,e" filled="f" strokeweight="1pt">
              <v:path arrowok="t"/>
            </v:shape>
            <w10:wrap anchorx="page"/>
          </v:group>
        </w:pict>
      </w:r>
      <w:bookmarkStart w:id="6" w:name="数据模型"/>
      <w:bookmarkStart w:id="7" w:name="_bookmark2"/>
      <w:bookmarkEnd w:id="6"/>
      <w:bookmarkEnd w:id="7"/>
      <w:r w:rsidR="007003A1">
        <w:rPr>
          <w:lang w:eastAsia="zh-CN"/>
        </w:rPr>
        <w:t>数据模型</w:t>
      </w:r>
    </w:p>
    <w:p w:rsidR="00737AD2" w:rsidRDefault="007003A1">
      <w:pPr>
        <w:pStyle w:val="BodyText"/>
        <w:spacing w:before="45"/>
        <w:rPr>
          <w:lang w:eastAsia="zh-CN"/>
        </w:rPr>
      </w:pPr>
      <w:r>
        <w:rPr>
          <w:lang w:eastAsia="zh-CN"/>
        </w:rPr>
        <w:t>SequoiaDB数据库使用JSON数据模型，而非传统的关系型数据模型。</w:t>
      </w:r>
    </w:p>
    <w:p w:rsidR="00737AD2" w:rsidRDefault="00737AD2">
      <w:pPr>
        <w:spacing w:before="5" w:line="100" w:lineRule="exact"/>
        <w:rPr>
          <w:sz w:val="10"/>
          <w:szCs w:val="10"/>
          <w:lang w:eastAsia="zh-CN"/>
        </w:rPr>
      </w:pPr>
    </w:p>
    <w:p w:rsidR="00737AD2" w:rsidRDefault="007003A1">
      <w:pPr>
        <w:pStyle w:val="BodyText"/>
        <w:spacing w:line="168" w:lineRule="auto"/>
      </w:pPr>
      <w:r>
        <w:rPr>
          <w:w w:val="95"/>
        </w:rPr>
        <w:t xml:space="preserve">JSON数据结构的全称为JavaScript </w:t>
      </w:r>
      <w:r>
        <w:rPr>
          <w:spacing w:val="32"/>
          <w:w w:val="95"/>
        </w:rPr>
        <w:t xml:space="preserve"> </w:t>
      </w:r>
      <w:r>
        <w:rPr>
          <w:w w:val="95"/>
        </w:rPr>
        <w:t xml:space="preserve">Object </w:t>
      </w:r>
      <w:r>
        <w:rPr>
          <w:spacing w:val="32"/>
          <w:w w:val="95"/>
        </w:rPr>
        <w:t xml:space="preserve"> </w:t>
      </w:r>
      <w:r>
        <w:rPr>
          <w:w w:val="95"/>
        </w:rPr>
        <w:t>Notation，是一种轻量级的数据交换格式，非常易于人阅读和编</w:t>
      </w:r>
      <w:r>
        <w:t xml:space="preserve"> </w:t>
      </w:r>
      <w:r>
        <w:rPr>
          <w:w w:val="95"/>
        </w:rPr>
        <w:t>写，同时也易于机器生成和解析。</w:t>
      </w:r>
    </w:p>
    <w:p w:rsidR="00737AD2" w:rsidRDefault="00737AD2">
      <w:pPr>
        <w:spacing w:line="120" w:lineRule="exact"/>
        <w:rPr>
          <w:sz w:val="12"/>
          <w:szCs w:val="12"/>
        </w:rPr>
      </w:pPr>
    </w:p>
    <w:p w:rsidR="00737AD2" w:rsidRDefault="007003A1">
      <w:pPr>
        <w:pStyle w:val="BodyText"/>
        <w:spacing w:line="168" w:lineRule="auto"/>
      </w:pPr>
      <w:r>
        <w:rPr>
          <w:w w:val="95"/>
        </w:rPr>
        <w:t>它基于JavaScript</w:t>
      </w:r>
      <w:r>
        <w:rPr>
          <w:spacing w:val="-19"/>
          <w:w w:val="95"/>
        </w:rPr>
        <w:t xml:space="preserve"> </w:t>
      </w:r>
      <w:r>
        <w:rPr>
          <w:w w:val="95"/>
        </w:rPr>
        <w:t>Programming</w:t>
      </w:r>
      <w:r>
        <w:rPr>
          <w:spacing w:val="-18"/>
          <w:w w:val="95"/>
        </w:rPr>
        <w:t xml:space="preserve"> </w:t>
      </w:r>
      <w:r>
        <w:rPr>
          <w:w w:val="95"/>
        </w:rPr>
        <w:t>Language,</w:t>
      </w:r>
      <w:r>
        <w:rPr>
          <w:spacing w:val="-19"/>
          <w:w w:val="95"/>
        </w:rPr>
        <w:t xml:space="preserve"> </w:t>
      </w:r>
      <w:r>
        <w:rPr>
          <w:w w:val="95"/>
        </w:rPr>
        <w:t>Standard</w:t>
      </w:r>
      <w:r>
        <w:rPr>
          <w:spacing w:val="-18"/>
          <w:w w:val="95"/>
        </w:rPr>
        <w:t xml:space="preserve"> </w:t>
      </w:r>
      <w:r>
        <w:rPr>
          <w:w w:val="95"/>
        </w:rPr>
        <w:t>ECMA-262</w:t>
      </w:r>
      <w:r>
        <w:rPr>
          <w:spacing w:val="-19"/>
          <w:w w:val="95"/>
        </w:rPr>
        <w:t xml:space="preserve"> </w:t>
      </w:r>
      <w:r>
        <w:rPr>
          <w:w w:val="95"/>
        </w:rPr>
        <w:t>3rd</w:t>
      </w:r>
      <w:r>
        <w:rPr>
          <w:spacing w:val="-18"/>
          <w:w w:val="95"/>
        </w:rPr>
        <w:t xml:space="preserve"> </w:t>
      </w:r>
      <w:r>
        <w:rPr>
          <w:w w:val="95"/>
        </w:rPr>
        <w:t>Edition</w:t>
      </w:r>
      <w:r>
        <w:rPr>
          <w:spacing w:val="-19"/>
          <w:w w:val="95"/>
        </w:rPr>
        <w:t xml:space="preserve"> </w:t>
      </w:r>
      <w:r>
        <w:rPr>
          <w:w w:val="95"/>
        </w:rPr>
        <w:t>–</w:t>
      </w:r>
      <w:r>
        <w:rPr>
          <w:spacing w:val="-18"/>
          <w:w w:val="95"/>
        </w:rPr>
        <w:t xml:space="preserve"> </w:t>
      </w:r>
      <w:r>
        <w:rPr>
          <w:w w:val="95"/>
        </w:rPr>
        <w:t>December</w:t>
      </w:r>
      <w:r>
        <w:rPr>
          <w:spacing w:val="-19"/>
          <w:w w:val="95"/>
        </w:rPr>
        <w:t xml:space="preserve"> </w:t>
      </w:r>
      <w:r>
        <w:rPr>
          <w:w w:val="95"/>
        </w:rPr>
        <w:t>1999的一个子</w:t>
      </w:r>
      <w:r>
        <w:t xml:space="preserve"> </w:t>
      </w:r>
      <w:r>
        <w:rPr>
          <w:w w:val="95"/>
        </w:rPr>
        <w:t>集，为纯文本格式，支持嵌套结构与数组。</w:t>
      </w:r>
    </w:p>
    <w:p w:rsidR="00737AD2" w:rsidRDefault="007003A1">
      <w:pPr>
        <w:pStyle w:val="BodyText"/>
        <w:spacing w:before="34"/>
        <w:rPr>
          <w:lang w:eastAsia="zh-CN"/>
        </w:rPr>
      </w:pPr>
      <w:r>
        <w:rPr>
          <w:w w:val="95"/>
          <w:lang w:eastAsia="zh-CN"/>
        </w:rPr>
        <w:t>JSON建构基于两种结构：</w:t>
      </w:r>
    </w:p>
    <w:p w:rsidR="00737AD2" w:rsidRDefault="00737AD2">
      <w:pPr>
        <w:spacing w:before="10" w:line="110" w:lineRule="exact"/>
        <w:rPr>
          <w:sz w:val="11"/>
          <w:szCs w:val="11"/>
          <w:lang w:eastAsia="zh-CN"/>
        </w:rPr>
      </w:pPr>
    </w:p>
    <w:p w:rsidR="00737AD2" w:rsidRDefault="007003A1">
      <w:pPr>
        <w:pStyle w:val="BodyText"/>
        <w:tabs>
          <w:tab w:val="left" w:pos="1217"/>
        </w:tabs>
        <w:spacing w:line="171" w:lineRule="auto"/>
        <w:ind w:left="1217" w:right="558"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键值对集合</w:t>
      </w:r>
      <w:r>
        <w:rPr>
          <w:spacing w:val="-25"/>
          <w:position w:val="1"/>
          <w:lang w:eastAsia="zh-CN"/>
        </w:rPr>
        <w:t xml:space="preserve"> </w:t>
      </w:r>
      <w:r>
        <w:rPr>
          <w:position w:val="1"/>
          <w:lang w:eastAsia="zh-CN"/>
        </w:rPr>
        <w:t>——</w:t>
      </w:r>
      <w:r>
        <w:rPr>
          <w:spacing w:val="-24"/>
          <w:position w:val="1"/>
          <w:lang w:eastAsia="zh-CN"/>
        </w:rPr>
        <w:t xml:space="preserve"> </w:t>
      </w:r>
      <w:r>
        <w:rPr>
          <w:position w:val="1"/>
          <w:lang w:eastAsia="zh-CN"/>
        </w:rPr>
        <w:t xml:space="preserve">在键值对集合结构中，每一个数据元素拥有一个名称与一个数值。数值可以包含数 </w:t>
      </w:r>
      <w:r>
        <w:rPr>
          <w:lang w:eastAsia="zh-CN"/>
        </w:rPr>
        <w:t>字，字符串等常用结构，或嵌套JSON对象和数组。</w:t>
      </w:r>
    </w:p>
    <w:p w:rsidR="00737AD2" w:rsidRDefault="007003A1">
      <w:pPr>
        <w:pStyle w:val="BodyText"/>
        <w:tabs>
          <w:tab w:val="left" w:pos="1217"/>
        </w:tabs>
        <w:spacing w:before="25" w:line="171" w:lineRule="auto"/>
        <w:ind w:left="1217" w:right="106"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数组   </w:t>
      </w:r>
      <w:r>
        <w:rPr>
          <w:spacing w:val="2"/>
          <w:w w:val="95"/>
          <w:position w:val="1"/>
          <w:lang w:eastAsia="zh-CN"/>
        </w:rPr>
        <w:t xml:space="preserve"> </w:t>
      </w:r>
      <w:r>
        <w:rPr>
          <w:w w:val="95"/>
          <w:position w:val="1"/>
          <w:lang w:eastAsia="zh-CN"/>
        </w:rPr>
        <w:t xml:space="preserve">——   </w:t>
      </w:r>
      <w:r>
        <w:rPr>
          <w:spacing w:val="2"/>
          <w:w w:val="95"/>
          <w:position w:val="1"/>
          <w:lang w:eastAsia="zh-CN"/>
        </w:rPr>
        <w:t xml:space="preserve"> </w:t>
      </w:r>
      <w:r>
        <w:rPr>
          <w:w w:val="95"/>
          <w:position w:val="1"/>
          <w:lang w:eastAsia="zh-CN"/>
        </w:rPr>
        <w:t>在数组中的每一个元素不包含元素名，其值可以为数字，字符串等常用结构，或者嵌套JSON对</w:t>
      </w:r>
      <w:r>
        <w:rPr>
          <w:position w:val="1"/>
          <w:lang w:eastAsia="zh-CN"/>
        </w:rPr>
        <w:t xml:space="preserve"> </w:t>
      </w:r>
      <w:r>
        <w:rPr>
          <w:lang w:eastAsia="zh-CN"/>
        </w:rPr>
        <w:t>象和数组。</w:t>
      </w:r>
    </w:p>
    <w:p w:rsidR="00737AD2" w:rsidRDefault="007003A1">
      <w:pPr>
        <w:pStyle w:val="BodyText"/>
        <w:spacing w:before="53"/>
        <w:rPr>
          <w:lang w:eastAsia="zh-CN"/>
        </w:rPr>
      </w:pPr>
      <w:r>
        <w:rPr>
          <w:w w:val="95"/>
          <w:lang w:eastAsia="zh-CN"/>
        </w:rPr>
        <w:t>JSON具有如下形式：</w:t>
      </w:r>
    </w:p>
    <w:p w:rsidR="00737AD2" w:rsidRDefault="00737AD2">
      <w:pPr>
        <w:spacing w:before="10" w:line="110" w:lineRule="exact"/>
        <w:rPr>
          <w:sz w:val="11"/>
          <w:szCs w:val="11"/>
          <w:lang w:eastAsia="zh-CN"/>
        </w:rPr>
      </w:pPr>
    </w:p>
    <w:p w:rsidR="00737AD2" w:rsidRDefault="00EC10B3">
      <w:pPr>
        <w:pStyle w:val="BodyText"/>
        <w:tabs>
          <w:tab w:val="left" w:pos="1217"/>
        </w:tabs>
        <w:spacing w:line="171" w:lineRule="auto"/>
        <w:ind w:left="1217" w:right="285" w:hanging="284"/>
        <w:rPr>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865" type="#_x0000_t75" style="position:absolute;left:0;text-align:left;margin-left:95.85pt;margin-top:32.8pt;width:420pt;height:84pt;z-index:-25911;mso-position-horizontal-relative:page">
            <v:imagedata r:id="rId12" o:title=""/>
            <w10:wrap anchorx="page"/>
          </v:shape>
        </w:pict>
      </w:r>
      <w:r w:rsidR="007003A1">
        <w:rPr>
          <w:rFonts w:ascii="Times New Roman" w:eastAsia="Times New Roman" w:hAnsi="Times New Roman" w:cs="Times New Roman"/>
          <w:w w:val="95"/>
          <w:lang w:eastAsia="zh-CN"/>
        </w:rPr>
        <w:t>•</w:t>
      </w:r>
      <w:r w:rsidR="007003A1">
        <w:rPr>
          <w:rFonts w:ascii="Times New Roman" w:eastAsia="Times New Roman" w:hAnsi="Times New Roman" w:cs="Times New Roman"/>
          <w:w w:val="95"/>
          <w:lang w:eastAsia="zh-CN"/>
        </w:rPr>
        <w:tab/>
      </w:r>
      <w:r w:rsidR="007003A1">
        <w:rPr>
          <w:w w:val="90"/>
          <w:position w:val="1"/>
          <w:lang w:eastAsia="zh-CN"/>
        </w:rPr>
        <w:t>对象是一个无序的“键值对”集合，以“{”（左大括号）开始，“}”（右大括号）结束。每一个元素名后跟一</w:t>
      </w:r>
      <w:r w:rsidR="007003A1">
        <w:rPr>
          <w:position w:val="1"/>
          <w:lang w:eastAsia="zh-CN"/>
        </w:rPr>
        <w:t xml:space="preserve"> </w:t>
      </w:r>
      <w:r w:rsidR="007003A1">
        <w:rPr>
          <w:w w:val="95"/>
          <w:lang w:eastAsia="zh-CN"/>
        </w:rPr>
        <w:t>个“:”（冒号）；而元素之间使用“,”（逗号）分隔；</w:t>
      </w: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before="7" w:line="220" w:lineRule="exact"/>
        <w:rPr>
          <w:lang w:eastAsia="zh-CN"/>
        </w:rPr>
      </w:pPr>
    </w:p>
    <w:p w:rsidR="00737AD2" w:rsidRDefault="007003A1">
      <w:pPr>
        <w:pStyle w:val="BodyText"/>
        <w:tabs>
          <w:tab w:val="left" w:pos="1217"/>
        </w:tabs>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数组是值的有序集合，以“[”（左中括号）开始，“]”（右中括号）结束。值之间使用“,”（逗号）分隔；</w:t>
      </w:r>
    </w:p>
    <w:p w:rsidR="00737AD2" w:rsidRDefault="00737AD2">
      <w:pPr>
        <w:spacing w:before="9" w:line="150" w:lineRule="exact"/>
        <w:rPr>
          <w:sz w:val="15"/>
          <w:szCs w:val="15"/>
          <w:lang w:eastAsia="zh-CN"/>
        </w:rPr>
      </w:pPr>
    </w:p>
    <w:p w:rsidR="00737AD2" w:rsidRDefault="00921398">
      <w:pPr>
        <w:ind w:left="1217" w:right="11520"/>
        <w:rPr>
          <w:rFonts w:ascii="Times New Roman" w:eastAsia="Times New Roman" w:hAnsi="Times New Roman" w:cs="Times New Roman"/>
          <w:sz w:val="20"/>
          <w:szCs w:val="20"/>
        </w:rPr>
      </w:pPr>
      <w:r>
        <w:pict>
          <v:shape id="_x0000_i1025" type="#_x0000_t75" style="width:420.2pt;height:83.8pt;mso-position-horizontal-relative:char;mso-position-vertical-relative:line">
            <v:imagedata r:id="rId13" o:title=""/>
          </v:shape>
        </w:pict>
      </w:r>
    </w:p>
    <w:p w:rsidR="00737AD2" w:rsidRDefault="007003A1">
      <w:pPr>
        <w:pStyle w:val="BodyText"/>
        <w:tabs>
          <w:tab w:val="left" w:pos="1217"/>
        </w:tabs>
        <w:spacing w:before="62" w:line="171" w:lineRule="auto"/>
        <w:ind w:left="1217" w:right="15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值可以为由双引号包裹的字符串，数值，对象，数组，true，false，null，以及SequoiaDB数据库特有的</w:t>
      </w:r>
      <w:r>
        <w:rPr>
          <w:position w:val="1"/>
          <w:lang w:eastAsia="zh-CN"/>
        </w:rPr>
        <w:t xml:space="preserve"> </w:t>
      </w:r>
      <w:r>
        <w:rPr>
          <w:lang w:eastAsia="zh-CN"/>
        </w:rPr>
        <w:t>数据结构（例如日期，时间等）组成。</w:t>
      </w:r>
    </w:p>
    <w:p w:rsidR="00737AD2" w:rsidRDefault="00737AD2">
      <w:pPr>
        <w:spacing w:line="171" w:lineRule="auto"/>
        <w:rPr>
          <w:lang w:eastAsia="zh-CN"/>
        </w:rPr>
        <w:sectPr w:rsidR="00737AD2">
          <w:pgSz w:w="12240" w:h="15840"/>
          <w:pgMar w:top="900" w:right="1060" w:bottom="280" w:left="700" w:header="713" w:footer="0" w:gutter="0"/>
          <w:cols w:space="720"/>
        </w:sectPr>
      </w:pPr>
    </w:p>
    <w:p w:rsidR="00737AD2" w:rsidRDefault="00737AD2">
      <w:pPr>
        <w:spacing w:before="1" w:line="240" w:lineRule="exact"/>
        <w:rPr>
          <w:sz w:val="24"/>
          <w:szCs w:val="24"/>
          <w:lang w:eastAsia="zh-CN"/>
        </w:rPr>
      </w:pPr>
    </w:p>
    <w:p w:rsidR="00737AD2" w:rsidRDefault="00921398">
      <w:pPr>
        <w:ind w:left="897"/>
        <w:rPr>
          <w:rFonts w:ascii="Times New Roman" w:eastAsia="Times New Roman" w:hAnsi="Times New Roman" w:cs="Times New Roman"/>
          <w:sz w:val="20"/>
          <w:szCs w:val="20"/>
        </w:rPr>
      </w:pPr>
      <w:r>
        <w:pict>
          <v:shape id="_x0000_i1026" type="#_x0000_t75" style="width:420.2pt;height:195.6pt;mso-position-horizontal-relative:char;mso-position-vertical-relative:line">
            <v:imagedata r:id="rId14" o:title=""/>
          </v:shape>
        </w:pict>
      </w:r>
    </w:p>
    <w:p w:rsidR="00737AD2" w:rsidRDefault="00737AD2">
      <w:pPr>
        <w:spacing w:before="1" w:line="120" w:lineRule="exact"/>
        <w:rPr>
          <w:sz w:val="12"/>
          <w:szCs w:val="12"/>
        </w:rPr>
      </w:pPr>
    </w:p>
    <w:p w:rsidR="00737AD2" w:rsidRDefault="007003A1">
      <w:pPr>
        <w:pStyle w:val="BodyText"/>
        <w:spacing w:line="312" w:lineRule="exact"/>
        <w:ind w:left="613"/>
        <w:rPr>
          <w:lang w:eastAsia="zh-CN"/>
        </w:rPr>
      </w:pPr>
      <w:r>
        <w:rPr>
          <w:lang w:eastAsia="zh-CN"/>
        </w:rPr>
        <w:t>一个典型的嵌套式数据结构如下：</w:t>
      </w:r>
    </w:p>
    <w:p w:rsidR="00737AD2" w:rsidRDefault="00737AD2">
      <w:pPr>
        <w:spacing w:before="5" w:line="150" w:lineRule="exact"/>
        <w:rPr>
          <w:sz w:val="15"/>
          <w:szCs w:val="15"/>
          <w:lang w:eastAsia="zh-CN"/>
        </w:rPr>
      </w:pPr>
    </w:p>
    <w:p w:rsidR="00737AD2" w:rsidRDefault="00921398">
      <w:pPr>
        <w:ind w:left="613" w:right="11200"/>
        <w:rPr>
          <w:rFonts w:ascii="Times New Roman" w:eastAsia="Times New Roman" w:hAnsi="Times New Roman" w:cs="Times New Roman"/>
          <w:sz w:val="20"/>
          <w:szCs w:val="20"/>
        </w:rPr>
      </w:pPr>
      <w:r>
        <w:pict>
          <v:shape id="_x0000_i1027" type="#_x0000_t75" style="width:431.45pt;height:278.35pt;mso-position-horizontal-relative:char;mso-position-vertical-relative:line">
            <v:imagedata r:id="rId15" o:title=""/>
          </v:shape>
        </w:pict>
      </w:r>
    </w:p>
    <w:p w:rsidR="00737AD2" w:rsidRDefault="00737AD2">
      <w:pPr>
        <w:spacing w:before="4" w:line="180" w:lineRule="exact"/>
        <w:rPr>
          <w:sz w:val="18"/>
          <w:szCs w:val="18"/>
        </w:rPr>
      </w:pPr>
    </w:p>
    <w:p w:rsidR="00737AD2" w:rsidRDefault="00737AD2">
      <w:pPr>
        <w:spacing w:line="200" w:lineRule="exact"/>
        <w:rPr>
          <w:sz w:val="20"/>
          <w:szCs w:val="20"/>
        </w:rPr>
      </w:pPr>
    </w:p>
    <w:p w:rsidR="00737AD2" w:rsidRDefault="00EC10B3">
      <w:pPr>
        <w:pStyle w:val="Heading2"/>
      </w:pPr>
      <w:r>
        <w:pict>
          <v:group id="_x0000_s3860" style="position:absolute;left:0;text-align:left;margin-left:56.7pt;margin-top:25.45pt;width:498.6pt;height:.1pt;z-index:-25910;mso-position-horizontal-relative:page" coordorigin="1134,509" coordsize="9972,2">
            <v:shape id="_x0000_s3861" style="position:absolute;left:1134;top:509;width:9972;height:2" coordorigin="1134,509" coordsize="9972,0" path="m1134,509r9972,e" filled="f" strokeweight="1pt">
              <v:path arrowok="t"/>
            </v:shape>
            <w10:wrap anchorx="page"/>
          </v:group>
        </w:pict>
      </w:r>
      <w:bookmarkStart w:id="8" w:name="系统架构"/>
      <w:bookmarkStart w:id="9" w:name="_bookmark3"/>
      <w:bookmarkEnd w:id="8"/>
      <w:bookmarkEnd w:id="9"/>
      <w:r w:rsidR="007003A1">
        <w:t>系统架构</w:t>
      </w:r>
    </w:p>
    <w:p w:rsidR="00737AD2" w:rsidRDefault="007003A1">
      <w:pPr>
        <w:pStyle w:val="BodyText"/>
        <w:spacing w:before="45"/>
        <w:ind w:left="613"/>
      </w:pPr>
      <w:r>
        <w:t>SequoiaDB使用分布式架构，下图提供了对SequoiaDB体系结构的一般概述。</w:t>
      </w:r>
    </w:p>
    <w:p w:rsidR="00737AD2" w:rsidRDefault="00737AD2">
      <w:pPr>
        <w:sectPr w:rsidR="00737AD2">
          <w:pgSz w:w="12240" w:h="15840"/>
          <w:pgMar w:top="900" w:right="680" w:bottom="280" w:left="1020" w:header="713" w:footer="0" w:gutter="0"/>
          <w:cols w:space="720"/>
        </w:sectPr>
      </w:pPr>
    </w:p>
    <w:p w:rsidR="00737AD2" w:rsidRDefault="00737AD2">
      <w:pPr>
        <w:spacing w:before="1" w:line="240" w:lineRule="exact"/>
        <w:rPr>
          <w:sz w:val="24"/>
          <w:szCs w:val="24"/>
        </w:rPr>
      </w:pPr>
    </w:p>
    <w:p w:rsidR="00737AD2" w:rsidRDefault="00921398">
      <w:pPr>
        <w:ind w:left="933" w:right="11520"/>
        <w:rPr>
          <w:rFonts w:ascii="Times New Roman" w:eastAsia="Times New Roman" w:hAnsi="Times New Roman" w:cs="Times New Roman"/>
          <w:sz w:val="20"/>
          <w:szCs w:val="20"/>
        </w:rPr>
      </w:pPr>
      <w:r>
        <w:pict>
          <v:shape id="_x0000_i1028" type="#_x0000_t75" style="width:420.2pt;height:262.75pt;mso-position-horizontal-relative:char;mso-position-vertical-relative:line">
            <v:imagedata r:id="rId16" o:title=""/>
          </v:shape>
        </w:pict>
      </w:r>
    </w:p>
    <w:p w:rsidR="00737AD2" w:rsidRDefault="00737AD2">
      <w:pPr>
        <w:spacing w:before="1" w:line="100" w:lineRule="exact"/>
        <w:rPr>
          <w:sz w:val="10"/>
          <w:szCs w:val="10"/>
        </w:rPr>
      </w:pPr>
    </w:p>
    <w:p w:rsidR="00737AD2" w:rsidRDefault="007003A1">
      <w:pPr>
        <w:pStyle w:val="BodyText"/>
        <w:spacing w:before="56" w:line="168" w:lineRule="auto"/>
        <w:ind w:right="111"/>
        <w:jc w:val="both"/>
        <w:rPr>
          <w:lang w:eastAsia="zh-CN"/>
        </w:rPr>
      </w:pPr>
      <w:r>
        <w:rPr>
          <w:w w:val="95"/>
          <w:lang w:eastAsia="zh-CN"/>
        </w:rPr>
        <w:t>在客户机端（或应用程序端），本地或/和远程应用程序都与SequoiaDB客户机库链接。本地与远程客户机使</w:t>
      </w:r>
      <w:r>
        <w:rPr>
          <w:lang w:eastAsia="zh-CN"/>
        </w:rPr>
        <w:t xml:space="preserve"> 用TCP/IP协议与协调节点进行通讯。</w:t>
      </w:r>
    </w:p>
    <w:p w:rsidR="00737AD2" w:rsidRDefault="007003A1">
      <w:pPr>
        <w:pStyle w:val="BodyText"/>
        <w:spacing w:before="34" w:line="253" w:lineRule="auto"/>
        <w:ind w:right="166"/>
        <w:jc w:val="both"/>
        <w:rPr>
          <w:lang w:eastAsia="zh-CN"/>
        </w:rPr>
      </w:pPr>
      <w:r>
        <w:rPr>
          <w:lang w:eastAsia="zh-CN"/>
        </w:rPr>
        <w:t>协调节点不保存任何用户数据，仅作为请求分发节点将用户请求分发至相应的数据节点。 编目节点保存系统的元数据信息，协调节点通过与编目节点通讯从而了解数据在数据节点中的实际分布。一</w:t>
      </w:r>
    </w:p>
    <w:p w:rsidR="00737AD2" w:rsidRDefault="007003A1">
      <w:pPr>
        <w:pStyle w:val="BodyText"/>
        <w:spacing w:line="225" w:lineRule="exact"/>
        <w:ind w:right="6166"/>
        <w:jc w:val="both"/>
        <w:rPr>
          <w:lang w:eastAsia="zh-CN"/>
        </w:rPr>
      </w:pPr>
      <w:r>
        <w:rPr>
          <w:lang w:eastAsia="zh-CN"/>
        </w:rPr>
        <w:t>个或多个编目节点可组成复制组集群。</w:t>
      </w:r>
    </w:p>
    <w:p w:rsidR="00737AD2" w:rsidRDefault="00737AD2">
      <w:pPr>
        <w:spacing w:before="5" w:line="100" w:lineRule="exact"/>
        <w:rPr>
          <w:sz w:val="10"/>
          <w:szCs w:val="10"/>
          <w:lang w:eastAsia="zh-CN"/>
        </w:rPr>
      </w:pPr>
    </w:p>
    <w:p w:rsidR="00737AD2" w:rsidRDefault="007003A1">
      <w:pPr>
        <w:pStyle w:val="BodyText"/>
        <w:spacing w:line="168" w:lineRule="auto"/>
        <w:ind w:right="166"/>
        <w:jc w:val="both"/>
        <w:rPr>
          <w:lang w:eastAsia="zh-CN"/>
        </w:rPr>
      </w:pPr>
      <w:r>
        <w:rPr>
          <w:lang w:eastAsia="zh-CN"/>
        </w:rPr>
        <w:t>数据节点保存用户的数据信息。一个或多个数据节点可以构成一个复制组（又称分区组）。复制组中每个数 据节点都存储该复制组的一份完整数据，又称为复制组实例（或分区组实例）；复制组中的数据节点之间采 用最终一致性同步数据，不同的复制组中保存的数据无重复。</w:t>
      </w:r>
    </w:p>
    <w:p w:rsidR="00737AD2" w:rsidRDefault="00737AD2">
      <w:pPr>
        <w:spacing w:line="120" w:lineRule="exact"/>
        <w:rPr>
          <w:sz w:val="12"/>
          <w:szCs w:val="12"/>
          <w:lang w:eastAsia="zh-CN"/>
        </w:rPr>
      </w:pPr>
    </w:p>
    <w:p w:rsidR="00737AD2" w:rsidRDefault="007003A1">
      <w:pPr>
        <w:pStyle w:val="BodyText"/>
        <w:spacing w:line="168" w:lineRule="auto"/>
        <w:ind w:right="166"/>
        <w:jc w:val="both"/>
        <w:rPr>
          <w:lang w:eastAsia="zh-CN"/>
        </w:rPr>
      </w:pPr>
      <w:r>
        <w:rPr>
          <w:lang w:eastAsia="zh-CN"/>
        </w:rPr>
        <w:t>每个复制组中可以包含一个或多个数据节点。当存在多个数据节点时，节点间数据进行异步复制。复制组中 可以存在最多一个主节点与若干从节点。其中主节点可以进行读写操作，从节点进行只读操作。</w:t>
      </w:r>
    </w:p>
    <w:p w:rsidR="00737AD2" w:rsidRDefault="00737AD2">
      <w:pPr>
        <w:spacing w:before="1" w:line="170" w:lineRule="exact"/>
        <w:rPr>
          <w:sz w:val="17"/>
          <w:szCs w:val="17"/>
          <w:lang w:eastAsia="zh-CN"/>
        </w:rPr>
      </w:pPr>
    </w:p>
    <w:p w:rsidR="00737AD2" w:rsidRDefault="00921398">
      <w:pPr>
        <w:ind w:left="933" w:right="11520"/>
        <w:rPr>
          <w:rFonts w:ascii="Times New Roman" w:eastAsia="Times New Roman" w:hAnsi="Times New Roman" w:cs="Times New Roman"/>
          <w:sz w:val="20"/>
          <w:szCs w:val="20"/>
        </w:rPr>
      </w:pPr>
      <w:r>
        <w:pict>
          <v:shape id="_x0000_i1029" type="#_x0000_t75" style="width:392.8pt;height:159.05pt;mso-position-horizontal-relative:char;mso-position-vertical-relative:line">
            <v:imagedata r:id="rId17" o:title=""/>
          </v:shape>
        </w:pict>
      </w:r>
    </w:p>
    <w:p w:rsidR="00737AD2" w:rsidRDefault="007003A1">
      <w:pPr>
        <w:pStyle w:val="BodyText"/>
        <w:spacing w:before="71"/>
        <w:ind w:right="566"/>
        <w:jc w:val="both"/>
        <w:rPr>
          <w:lang w:eastAsia="zh-CN"/>
        </w:rPr>
      </w:pPr>
      <w:r>
        <w:rPr>
          <w:lang w:eastAsia="zh-CN"/>
        </w:rPr>
        <w:t>从节点离线不影响主节点的正常工作。主节点离线后会在从节点中自动选举出新的主节点处理写请求。</w:t>
      </w:r>
    </w:p>
    <w:p w:rsidR="00737AD2" w:rsidRDefault="00737AD2">
      <w:pPr>
        <w:jc w:val="both"/>
        <w:rPr>
          <w:lang w:eastAsia="zh-CN"/>
        </w:rPr>
        <w:sectPr w:rsidR="00737AD2">
          <w:pgSz w:w="12240" w:h="15840"/>
          <w:pgMar w:top="900" w:right="1040" w:bottom="280" w:left="700" w:header="713" w:footer="0" w:gutter="0"/>
          <w:cols w:space="720"/>
        </w:sectPr>
      </w:pPr>
    </w:p>
    <w:p w:rsidR="00737AD2" w:rsidRDefault="00737AD2">
      <w:pPr>
        <w:spacing w:before="1" w:line="240" w:lineRule="exact"/>
        <w:rPr>
          <w:sz w:val="24"/>
          <w:szCs w:val="24"/>
          <w:lang w:eastAsia="zh-CN"/>
        </w:rPr>
      </w:pPr>
    </w:p>
    <w:p w:rsidR="00737AD2" w:rsidRDefault="00921398">
      <w:pPr>
        <w:ind w:left="113" w:right="10700"/>
        <w:rPr>
          <w:rFonts w:ascii="Times New Roman" w:eastAsia="Times New Roman" w:hAnsi="Times New Roman" w:cs="Times New Roman"/>
          <w:sz w:val="20"/>
          <w:szCs w:val="20"/>
        </w:rPr>
      </w:pPr>
      <w:r>
        <w:pict>
          <v:shape id="_x0000_i1030" type="#_x0000_t75" style="width:349.25pt;height:174.1pt;mso-position-horizontal-relative:char;mso-position-vertical-relative:line">
            <v:imagedata r:id="rId18" o:title=""/>
          </v:shape>
        </w:pict>
      </w:r>
    </w:p>
    <w:p w:rsidR="00737AD2" w:rsidRDefault="00737AD2">
      <w:pPr>
        <w:spacing w:before="1" w:line="100" w:lineRule="exact"/>
        <w:rPr>
          <w:sz w:val="10"/>
          <w:szCs w:val="10"/>
        </w:rPr>
      </w:pPr>
    </w:p>
    <w:p w:rsidR="00737AD2" w:rsidRDefault="007003A1">
      <w:pPr>
        <w:pStyle w:val="BodyText"/>
        <w:spacing w:line="312" w:lineRule="exact"/>
        <w:ind w:left="113"/>
        <w:rPr>
          <w:lang w:eastAsia="zh-CN"/>
        </w:rPr>
      </w:pPr>
      <w:r>
        <w:rPr>
          <w:lang w:eastAsia="zh-CN"/>
        </w:rPr>
        <w:t>节点恢复后，或新的节点加入复制组后会进行自动同步，保障数据在同步完成时与主节点一致。</w:t>
      </w:r>
    </w:p>
    <w:p w:rsidR="00737AD2" w:rsidRDefault="00737AD2">
      <w:pPr>
        <w:spacing w:before="5" w:line="150" w:lineRule="exact"/>
        <w:rPr>
          <w:sz w:val="15"/>
          <w:szCs w:val="15"/>
          <w:lang w:eastAsia="zh-CN"/>
        </w:rPr>
      </w:pPr>
    </w:p>
    <w:p w:rsidR="00737AD2" w:rsidRDefault="00921398">
      <w:pPr>
        <w:ind w:left="113" w:right="10700"/>
        <w:rPr>
          <w:rFonts w:ascii="Times New Roman" w:eastAsia="Times New Roman" w:hAnsi="Times New Roman" w:cs="Times New Roman"/>
          <w:sz w:val="20"/>
          <w:szCs w:val="20"/>
        </w:rPr>
      </w:pPr>
      <w:r>
        <w:pict>
          <v:shape id="_x0000_i1031" type="#_x0000_t75" style="width:357.85pt;height:160.1pt;mso-position-horizontal-relative:char;mso-position-vertical-relative:line">
            <v:imagedata r:id="rId19" o:title=""/>
          </v:shape>
        </w:pict>
      </w:r>
    </w:p>
    <w:p w:rsidR="00737AD2" w:rsidRDefault="007003A1">
      <w:pPr>
        <w:pStyle w:val="BodyText"/>
        <w:spacing w:before="71"/>
        <w:ind w:left="113"/>
        <w:rPr>
          <w:lang w:eastAsia="zh-CN"/>
        </w:rPr>
      </w:pPr>
      <w:r>
        <w:rPr>
          <w:lang w:eastAsia="zh-CN"/>
        </w:rPr>
        <w:t>在单个数据节点中的体系结构如下：</w:t>
      </w:r>
    </w:p>
    <w:p w:rsidR="00737AD2" w:rsidRDefault="00737AD2">
      <w:pPr>
        <w:spacing w:before="5" w:line="150" w:lineRule="exact"/>
        <w:rPr>
          <w:sz w:val="15"/>
          <w:szCs w:val="15"/>
          <w:lang w:eastAsia="zh-CN"/>
        </w:rPr>
      </w:pPr>
    </w:p>
    <w:p w:rsidR="00737AD2" w:rsidRDefault="00921398">
      <w:pPr>
        <w:ind w:left="113" w:right="10020"/>
        <w:rPr>
          <w:rFonts w:ascii="Times New Roman" w:eastAsia="Times New Roman" w:hAnsi="Times New Roman" w:cs="Times New Roman"/>
          <w:sz w:val="20"/>
          <w:szCs w:val="20"/>
        </w:rPr>
      </w:pPr>
      <w:r>
        <w:pict>
          <v:shape id="_x0000_i1032" type="#_x0000_t75" style="width:416.95pt;height:269.2pt;mso-position-horizontal-relative:char;mso-position-vertical-relative:line">
            <v:imagedata r:id="rId20" o:title=""/>
          </v:shape>
        </w:pict>
      </w:r>
    </w:p>
    <w:p w:rsidR="00737AD2" w:rsidRDefault="00737AD2">
      <w:pPr>
        <w:rPr>
          <w:rFonts w:ascii="Times New Roman" w:eastAsia="Times New Roman" w:hAnsi="Times New Roman" w:cs="Times New Roman"/>
          <w:sz w:val="20"/>
          <w:szCs w:val="20"/>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right="106"/>
        <w:jc w:val="both"/>
        <w:rPr>
          <w:lang w:eastAsia="zh-CN"/>
        </w:rPr>
      </w:pPr>
      <w:r>
        <w:rPr>
          <w:w w:val="95"/>
          <w:lang w:eastAsia="zh-CN"/>
        </w:rPr>
        <w:t>在数据节点，活动由引擎可调度单元（EDU）控制。每一个节点为操作系统中的一个进程。每个EDU在节点</w:t>
      </w:r>
      <w:r>
        <w:rPr>
          <w:lang w:eastAsia="zh-CN"/>
        </w:rPr>
        <w:t xml:space="preserve"> 中为一个线程。对于外部用户请求其处理线程为代理线程，对于集群内部请求则由同步代理线程处理分区内 同步事件；或分区代理线程处理分区间同步事件。</w:t>
      </w:r>
    </w:p>
    <w:p w:rsidR="00737AD2" w:rsidRDefault="007003A1">
      <w:pPr>
        <w:pStyle w:val="BodyText"/>
        <w:spacing w:before="34" w:line="253" w:lineRule="auto"/>
        <w:rPr>
          <w:lang w:eastAsia="zh-CN"/>
        </w:rPr>
      </w:pPr>
      <w:r>
        <w:rPr>
          <w:lang w:eastAsia="zh-CN"/>
        </w:rPr>
        <w:t>所有对数据的写操作均会记录入日志缓冲区，通过日志记录器将其异步写入磁盘。 用户数据会由代理线程直接写入文件系统缓冲池，然后由操作系统将其异步写入底层磁盘。</w:t>
      </w:r>
    </w:p>
    <w:p w:rsidR="00737AD2" w:rsidRDefault="00737AD2">
      <w:pPr>
        <w:spacing w:line="253" w:lineRule="auto"/>
        <w:rPr>
          <w:lang w:eastAsia="zh-CN"/>
        </w:rPr>
        <w:sectPr w:rsidR="00737AD2">
          <w:pgSz w:w="12240" w:h="15840"/>
          <w:pgMar w:top="900" w:right="1100" w:bottom="280" w:left="700" w:header="713" w:footer="0" w:gutter="0"/>
          <w:cols w:space="720"/>
        </w:sectPr>
      </w:pPr>
    </w:p>
    <w:p w:rsidR="00737AD2" w:rsidRDefault="00737AD2">
      <w:pPr>
        <w:spacing w:line="200" w:lineRule="exact"/>
        <w:rPr>
          <w:sz w:val="20"/>
          <w:szCs w:val="20"/>
          <w:lang w:eastAsia="zh-CN"/>
        </w:rPr>
      </w:pPr>
    </w:p>
    <w:p w:rsidR="00737AD2" w:rsidRDefault="00737AD2">
      <w:pPr>
        <w:spacing w:before="4" w:line="240" w:lineRule="exact"/>
        <w:rPr>
          <w:sz w:val="24"/>
          <w:szCs w:val="24"/>
          <w:lang w:eastAsia="zh-CN"/>
        </w:rPr>
      </w:pPr>
    </w:p>
    <w:p w:rsidR="00737AD2" w:rsidRDefault="00EC10B3">
      <w:pPr>
        <w:pStyle w:val="Heading1"/>
        <w:spacing w:line="481" w:lineRule="exact"/>
        <w:rPr>
          <w:lang w:eastAsia="zh-CN"/>
        </w:rPr>
      </w:pPr>
      <w:r>
        <w:pict>
          <v:group id="_x0000_s3853" style="position:absolute;left:0;text-align:left;margin-left:56.7pt;margin-top:25.15pt;width:498.6pt;height:.1pt;z-index:-25909;mso-position-horizontal-relative:page" coordorigin="1134,503" coordsize="9972,2">
            <v:shape id="_x0000_s3854" style="position:absolute;left:1134;top:503;width:9972;height:2" coordorigin="1134,503" coordsize="9972,0" path="m1134,503r9972,e" filled="f" strokeweight="3pt">
              <v:path arrowok="t"/>
            </v:shape>
            <w10:wrap anchorx="page"/>
          </v:group>
        </w:pict>
      </w:r>
      <w:bookmarkStart w:id="10" w:name="数据库概念"/>
      <w:bookmarkStart w:id="11" w:name="_bookmark4"/>
      <w:bookmarkEnd w:id="10"/>
      <w:bookmarkEnd w:id="11"/>
      <w:r w:rsidR="007003A1">
        <w:rPr>
          <w:lang w:eastAsia="zh-CN"/>
        </w:rPr>
        <w:t>数据库概念</w:t>
      </w:r>
      <w:ins w:id="12" w:author="zhangsuonan" w:date="2014-07-17T13:02:00Z">
        <w:r w:rsidR="005D0FA3">
          <w:rPr>
            <w:rFonts w:asciiTheme="minorEastAsia" w:eastAsiaTheme="minorEastAsia" w:hAnsiTheme="minorEastAsia"/>
            <w:w w:val="95"/>
            <w:lang w:eastAsia="zh-CN"/>
          </w:rPr>
          <w:t>(</w:t>
        </w:r>
        <w:r w:rsidR="005D0FA3">
          <w:rPr>
            <w:rFonts w:asciiTheme="minorEastAsia" w:eastAsiaTheme="minorEastAsia" w:hAnsiTheme="minorEastAsia" w:hint="eastAsia"/>
            <w:w w:val="95"/>
            <w:lang w:eastAsia="zh-CN"/>
          </w:rPr>
          <w:t>王涛</w:t>
        </w:r>
        <w:r w:rsidR="005D0FA3">
          <w:rPr>
            <w:rFonts w:asciiTheme="minorEastAsia" w:eastAsiaTheme="minorEastAsia" w:hAnsiTheme="minorEastAsia"/>
            <w:w w:val="95"/>
            <w:lang w:eastAsia="zh-CN"/>
          </w:rPr>
          <w:t>)</w:t>
        </w:r>
      </w:ins>
    </w:p>
    <w:p w:rsidR="00737AD2" w:rsidRDefault="00737AD2">
      <w:pPr>
        <w:spacing w:before="11" w:line="260" w:lineRule="exact"/>
        <w:rPr>
          <w:sz w:val="26"/>
          <w:szCs w:val="26"/>
          <w:lang w:eastAsia="zh-CN"/>
        </w:rPr>
      </w:pPr>
    </w:p>
    <w:p w:rsidR="00737AD2" w:rsidRDefault="007003A1">
      <w:pPr>
        <w:pStyle w:val="BodyText"/>
        <w:ind w:left="613"/>
        <w:rPr>
          <w:lang w:eastAsia="zh-CN"/>
        </w:rPr>
      </w:pPr>
      <w:r>
        <w:rPr>
          <w:lang w:eastAsia="zh-CN"/>
        </w:rPr>
        <w:t>数据库概念相关内容</w:t>
      </w:r>
    </w:p>
    <w:p w:rsidR="00737AD2" w:rsidRDefault="00737AD2">
      <w:pPr>
        <w:spacing w:line="200" w:lineRule="exact"/>
        <w:rPr>
          <w:sz w:val="20"/>
          <w:szCs w:val="20"/>
          <w:lang w:eastAsia="zh-CN"/>
        </w:rPr>
      </w:pPr>
    </w:p>
    <w:p w:rsidR="00737AD2" w:rsidRDefault="00737AD2">
      <w:pPr>
        <w:spacing w:before="13" w:line="200" w:lineRule="exact"/>
        <w:rPr>
          <w:sz w:val="20"/>
          <w:szCs w:val="20"/>
          <w:lang w:eastAsia="zh-CN"/>
        </w:rPr>
      </w:pPr>
    </w:p>
    <w:p w:rsidR="00737AD2" w:rsidRDefault="00EC10B3">
      <w:pPr>
        <w:pStyle w:val="Heading2"/>
        <w:spacing w:line="396" w:lineRule="exact"/>
        <w:rPr>
          <w:lang w:eastAsia="zh-CN"/>
        </w:rPr>
      </w:pPr>
      <w:r>
        <w:pict>
          <v:group id="_x0000_s3851" style="position:absolute;left:0;text-align:left;margin-left:56.7pt;margin-top:21.4pt;width:498.6pt;height:.1pt;z-index:-25908;mso-position-horizontal-relative:page" coordorigin="1134,428" coordsize="9972,2">
            <v:shape id="_x0000_s3852" style="position:absolute;left:1134;top:428;width:9972;height:2" coordorigin="1134,428" coordsize="9972,0" path="m1134,428r9972,e" filled="f" strokeweight="1pt">
              <v:path arrowok="t"/>
            </v:shape>
            <w10:wrap anchorx="page"/>
          </v:group>
        </w:pict>
      </w:r>
      <w:bookmarkStart w:id="13" w:name="数据库"/>
      <w:bookmarkStart w:id="14" w:name="_bookmark5"/>
      <w:bookmarkEnd w:id="13"/>
      <w:bookmarkEnd w:id="14"/>
      <w:r w:rsidR="007003A1">
        <w:rPr>
          <w:lang w:eastAsia="zh-CN"/>
        </w:rPr>
        <w:t>数据库</w:t>
      </w:r>
    </w:p>
    <w:p w:rsidR="00737AD2" w:rsidRDefault="007003A1">
      <w:pPr>
        <w:pStyle w:val="BodyText"/>
        <w:spacing w:before="45"/>
        <w:ind w:left="613"/>
        <w:rPr>
          <w:lang w:eastAsia="zh-CN"/>
        </w:rPr>
      </w:pPr>
      <w:r>
        <w:rPr>
          <w:lang w:eastAsia="zh-CN"/>
        </w:rPr>
        <w:t>数据库的主要对象包括文档，集合，集合空间与索引。</w:t>
      </w:r>
    </w:p>
    <w:p w:rsidR="00737AD2" w:rsidRDefault="00737AD2">
      <w:pPr>
        <w:spacing w:before="5" w:line="110" w:lineRule="exact"/>
        <w:rPr>
          <w:sz w:val="11"/>
          <w:szCs w:val="11"/>
          <w:lang w:eastAsia="zh-CN"/>
        </w:rPr>
      </w:pPr>
    </w:p>
    <w:p w:rsidR="00737AD2" w:rsidRDefault="007003A1">
      <w:pPr>
        <w:pStyle w:val="Heading3"/>
        <w:rPr>
          <w:lang w:eastAsia="zh-CN"/>
        </w:rPr>
      </w:pPr>
      <w:bookmarkStart w:id="15" w:name="文档"/>
      <w:bookmarkStart w:id="16" w:name="_bookmark6"/>
      <w:bookmarkEnd w:id="15"/>
      <w:bookmarkEnd w:id="16"/>
      <w:r>
        <w:rPr>
          <w:lang w:eastAsia="zh-CN"/>
        </w:rPr>
        <w:t>文档</w:t>
      </w:r>
    </w:p>
    <w:p w:rsidR="00737AD2" w:rsidRDefault="00737AD2">
      <w:pPr>
        <w:spacing w:before="2" w:line="200" w:lineRule="exact"/>
        <w:rPr>
          <w:sz w:val="20"/>
          <w:szCs w:val="20"/>
          <w:lang w:eastAsia="zh-CN"/>
        </w:rPr>
      </w:pPr>
    </w:p>
    <w:p w:rsidR="00737AD2" w:rsidRDefault="007003A1">
      <w:pPr>
        <w:pStyle w:val="BodyText"/>
        <w:spacing w:line="253" w:lineRule="auto"/>
        <w:ind w:left="613" w:right="1370"/>
        <w:rPr>
          <w:lang w:eastAsia="zh-CN"/>
        </w:rPr>
      </w:pPr>
      <w:r>
        <w:rPr>
          <w:lang w:eastAsia="zh-CN"/>
        </w:rPr>
        <w:t xml:space="preserve">概念 </w:t>
      </w:r>
      <w:r>
        <w:rPr>
          <w:w w:val="95"/>
          <w:lang w:eastAsia="zh-CN"/>
        </w:rPr>
        <w:t>SequoiaDB中的文档为JSON格式，一般又被称为记录。在数据库内部使用BSON，即二进制的方式存</w:t>
      </w:r>
    </w:p>
    <w:p w:rsidR="00737AD2" w:rsidRDefault="007003A1">
      <w:pPr>
        <w:pStyle w:val="BodyText"/>
        <w:spacing w:line="225" w:lineRule="exact"/>
        <w:ind w:left="613"/>
        <w:rPr>
          <w:lang w:eastAsia="zh-CN"/>
        </w:rPr>
      </w:pPr>
      <w:r>
        <w:rPr>
          <w:w w:val="95"/>
          <w:lang w:eastAsia="zh-CN"/>
        </w:rPr>
        <w:t>放JSON数据。</w:t>
      </w:r>
    </w:p>
    <w:p w:rsidR="00737AD2" w:rsidRDefault="00737AD2">
      <w:pPr>
        <w:spacing w:before="5" w:line="100" w:lineRule="exact"/>
        <w:rPr>
          <w:sz w:val="10"/>
          <w:szCs w:val="10"/>
          <w:lang w:eastAsia="zh-CN"/>
        </w:rPr>
      </w:pPr>
    </w:p>
    <w:p w:rsidR="00737AD2" w:rsidRDefault="007003A1">
      <w:pPr>
        <w:pStyle w:val="BodyText"/>
        <w:spacing w:line="168" w:lineRule="auto"/>
        <w:ind w:left="613" w:right="268"/>
        <w:rPr>
          <w:lang w:eastAsia="zh-CN"/>
        </w:rPr>
      </w:pPr>
      <w:r>
        <w:rPr>
          <w:lang w:eastAsia="zh-CN"/>
        </w:rPr>
        <w:t>一般来说，一条文档由一个或多个字段构成，每个字段分为键值与数值两个部分，如下为包含两个字段的文 档：</w:t>
      </w:r>
    </w:p>
    <w:p w:rsidR="00737AD2" w:rsidRDefault="007003A1">
      <w:pPr>
        <w:pStyle w:val="BodyText"/>
        <w:spacing w:before="34"/>
        <w:ind w:left="613"/>
        <w:rPr>
          <w:lang w:eastAsia="zh-CN"/>
        </w:rPr>
      </w:pPr>
      <w:r>
        <w:rPr>
          <w:lang w:eastAsia="zh-CN"/>
        </w:rPr>
        <w:t>{</w:t>
      </w:r>
      <w:r>
        <w:rPr>
          <w:spacing w:val="-13"/>
          <w:lang w:eastAsia="zh-CN"/>
        </w:rPr>
        <w:t xml:space="preserve"> </w:t>
      </w:r>
      <w:r>
        <w:rPr>
          <w:lang w:eastAsia="zh-CN"/>
        </w:rPr>
        <w:t>"姓名"</w:t>
      </w:r>
      <w:r>
        <w:rPr>
          <w:spacing w:val="-12"/>
          <w:lang w:eastAsia="zh-CN"/>
        </w:rPr>
        <w:t xml:space="preserve"> </w:t>
      </w:r>
      <w:r>
        <w:rPr>
          <w:lang w:eastAsia="zh-CN"/>
        </w:rPr>
        <w:t>:</w:t>
      </w:r>
      <w:r>
        <w:rPr>
          <w:spacing w:val="-12"/>
          <w:lang w:eastAsia="zh-CN"/>
        </w:rPr>
        <w:t xml:space="preserve"> </w:t>
      </w:r>
      <w:r>
        <w:rPr>
          <w:lang w:eastAsia="zh-CN"/>
        </w:rPr>
        <w:t>"张三",</w:t>
      </w:r>
      <w:r>
        <w:rPr>
          <w:spacing w:val="-12"/>
          <w:lang w:eastAsia="zh-CN"/>
        </w:rPr>
        <w:t xml:space="preserve"> </w:t>
      </w:r>
      <w:r>
        <w:rPr>
          <w:lang w:eastAsia="zh-CN"/>
        </w:rPr>
        <w:t>"性别"</w:t>
      </w:r>
      <w:r>
        <w:rPr>
          <w:spacing w:val="-12"/>
          <w:lang w:eastAsia="zh-CN"/>
        </w:rPr>
        <w:t xml:space="preserve"> </w:t>
      </w:r>
      <w:r>
        <w:rPr>
          <w:lang w:eastAsia="zh-CN"/>
        </w:rPr>
        <w:t>:</w:t>
      </w:r>
      <w:r>
        <w:rPr>
          <w:spacing w:val="-12"/>
          <w:lang w:eastAsia="zh-CN"/>
        </w:rPr>
        <w:t xml:space="preserve"> </w:t>
      </w:r>
      <w:r>
        <w:rPr>
          <w:lang w:eastAsia="zh-CN"/>
        </w:rPr>
        <w:t>"男"</w:t>
      </w:r>
      <w:r>
        <w:rPr>
          <w:spacing w:val="-12"/>
          <w:lang w:eastAsia="zh-CN"/>
        </w:rPr>
        <w:t xml:space="preserve"> </w:t>
      </w:r>
      <w:r>
        <w:rPr>
          <w:lang w:eastAsia="zh-CN"/>
        </w:rPr>
        <w:t>}</w:t>
      </w:r>
    </w:p>
    <w:p w:rsidR="00737AD2" w:rsidRDefault="00737AD2">
      <w:pPr>
        <w:spacing w:before="2" w:line="120" w:lineRule="exact"/>
        <w:rPr>
          <w:sz w:val="12"/>
          <w:szCs w:val="12"/>
          <w:lang w:eastAsia="zh-CN"/>
        </w:rPr>
      </w:pPr>
    </w:p>
    <w:p w:rsidR="00737AD2" w:rsidRDefault="00921398">
      <w:pPr>
        <w:pStyle w:val="BodyText"/>
        <w:spacing w:line="154" w:lineRule="auto"/>
        <w:ind w:left="1253" w:right="268" w:hanging="640"/>
        <w:rPr>
          <w:lang w:eastAsia="zh-CN"/>
        </w:rPr>
      </w:pPr>
      <w:r>
        <w:pict>
          <v:shape id="_x0000_i1033"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BSON文档可能有多个同名的字段，但是，大多数SequoiaDB接口不支持重复的字段名，如果需要操</w:t>
      </w:r>
      <w:r w:rsidR="007003A1">
        <w:rPr>
          <w:lang w:eastAsia="zh-CN"/>
        </w:rPr>
        <w:t xml:space="preserve"> 作的文档有多个同名的字段，请参阅驱动程序了解更多信息。</w:t>
      </w:r>
    </w:p>
    <w:p w:rsidR="00737AD2" w:rsidRDefault="00737AD2">
      <w:pPr>
        <w:spacing w:before="3" w:line="120" w:lineRule="exact"/>
        <w:rPr>
          <w:sz w:val="12"/>
          <w:szCs w:val="12"/>
          <w:lang w:eastAsia="zh-CN"/>
        </w:rPr>
      </w:pPr>
    </w:p>
    <w:p w:rsidR="00737AD2" w:rsidRDefault="007003A1">
      <w:pPr>
        <w:pStyle w:val="BodyText"/>
        <w:spacing w:line="168" w:lineRule="auto"/>
        <w:ind w:left="1253" w:right="691"/>
        <w:rPr>
          <w:lang w:eastAsia="zh-CN"/>
        </w:rPr>
      </w:pPr>
      <w:r>
        <w:rPr>
          <w:w w:val="95"/>
          <w:lang w:eastAsia="zh-CN"/>
        </w:rPr>
        <w:t>SequoiaDB内部程序创建的一些文档可能含有重名的字段，但是不会向现有的用户文档添加重名的</w:t>
      </w:r>
      <w:r>
        <w:rPr>
          <w:lang w:eastAsia="zh-CN"/>
        </w:rPr>
        <w:t xml:space="preserve"> 键。</w:t>
      </w:r>
    </w:p>
    <w:p w:rsidR="00737AD2" w:rsidRDefault="00737AD2">
      <w:pPr>
        <w:spacing w:before="14" w:line="200" w:lineRule="exact"/>
        <w:rPr>
          <w:sz w:val="20"/>
          <w:szCs w:val="20"/>
          <w:lang w:eastAsia="zh-CN"/>
        </w:rPr>
      </w:pPr>
    </w:p>
    <w:p w:rsidR="00737AD2" w:rsidRDefault="007003A1">
      <w:pPr>
        <w:pStyle w:val="BodyText"/>
        <w:spacing w:line="253" w:lineRule="auto"/>
        <w:ind w:left="613" w:right="691"/>
      </w:pPr>
      <w:r>
        <w:rPr>
          <w:lang w:eastAsia="zh-CN"/>
        </w:rPr>
        <w:t xml:space="preserve">字段类型 </w:t>
      </w:r>
      <w:r>
        <w:rPr>
          <w:w w:val="95"/>
          <w:lang w:eastAsia="zh-CN"/>
        </w:rPr>
        <w:t>每个字段的键值为字符串，而数值则可以为数字，字符串，嵌套JSON，嵌套数组等对象。</w:t>
      </w:r>
      <w:r>
        <w:rPr>
          <w:w w:val="95"/>
        </w:rPr>
        <w:t>SequoiaDB所支持</w:t>
      </w:r>
    </w:p>
    <w:p w:rsidR="00737AD2" w:rsidRDefault="007003A1">
      <w:pPr>
        <w:pStyle w:val="BodyText"/>
        <w:spacing w:line="225" w:lineRule="exact"/>
        <w:ind w:left="613"/>
      </w:pPr>
      <w:r>
        <w:t>的数值类型见下表：</w:t>
      </w:r>
    </w:p>
    <w:p w:rsidR="00737AD2" w:rsidRDefault="00737AD2">
      <w:pPr>
        <w:spacing w:before="5" w:line="60" w:lineRule="exact"/>
        <w:rPr>
          <w:sz w:val="6"/>
          <w:szCs w:val="6"/>
        </w:rPr>
      </w:pPr>
    </w:p>
    <w:tbl>
      <w:tblPr>
        <w:tblW w:w="0" w:type="auto"/>
        <w:tblInd w:w="603" w:type="dxa"/>
        <w:tblLayout w:type="fixed"/>
        <w:tblCellMar>
          <w:left w:w="0" w:type="dxa"/>
          <w:right w:w="0" w:type="dxa"/>
        </w:tblCellMar>
        <w:tblLook w:val="01E0"/>
      </w:tblPr>
      <w:tblGrid>
        <w:gridCol w:w="2104"/>
        <w:gridCol w:w="4211"/>
        <w:gridCol w:w="3157"/>
      </w:tblGrid>
      <w:tr w:rsidR="00737AD2">
        <w:trPr>
          <w:trHeight w:hRule="exact" w:val="305"/>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数值类型</w:t>
            </w:r>
          </w:p>
        </w:tc>
        <w:tc>
          <w:tcPr>
            <w:tcW w:w="4211" w:type="dxa"/>
            <w:tcBorders>
              <w:top w:val="nil"/>
              <w:left w:val="nil"/>
              <w:bottom w:val="nil"/>
              <w:right w:val="single" w:sz="8" w:space="0" w:color="000000"/>
            </w:tcBorders>
          </w:tcPr>
          <w:p w:rsidR="00737AD2" w:rsidRDefault="007003A1">
            <w:pPr>
              <w:pStyle w:val="TableParagraph"/>
              <w:spacing w:line="223" w:lineRule="exact"/>
              <w:ind w:left="1103"/>
              <w:rPr>
                <w:rFonts w:ascii="微软雅黑" w:eastAsia="微软雅黑" w:hAnsi="微软雅黑" w:cs="微软雅黑"/>
                <w:sz w:val="14"/>
                <w:szCs w:val="14"/>
              </w:rPr>
            </w:pPr>
            <w:r>
              <w:rPr>
                <w:rFonts w:ascii="微软雅黑" w:eastAsia="微软雅黑" w:hAnsi="微软雅黑" w:cs="微软雅黑"/>
                <w:sz w:val="14"/>
                <w:szCs w:val="14"/>
              </w:rPr>
              <w:t>定义</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用例</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w w:val="95"/>
                <w:sz w:val="14"/>
                <w:szCs w:val="14"/>
              </w:rPr>
              <w:t>整数，范围-2147483648至2147483647</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4"/>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4"/>
                <w:sz w:val="14"/>
                <w:szCs w:val="14"/>
              </w:rPr>
              <w:t xml:space="preserve"> </w:t>
            </w:r>
            <w:r>
              <w:rPr>
                <w:rFonts w:ascii="微软雅黑" w:eastAsia="微软雅黑" w:hAnsi="微软雅黑" w:cs="微软雅黑"/>
                <w:sz w:val="14"/>
                <w:szCs w:val="14"/>
              </w:rPr>
              <w:t>123</w:t>
            </w:r>
            <w:r>
              <w:rPr>
                <w:rFonts w:ascii="微软雅黑" w:eastAsia="微软雅黑" w:hAnsi="微软雅黑" w:cs="微软雅黑"/>
                <w:spacing w:val="-14"/>
                <w:sz w:val="14"/>
                <w:szCs w:val="14"/>
              </w:rPr>
              <w:t xml:space="preserve"> </w:t>
            </w:r>
            <w:r>
              <w:rPr>
                <w:rFonts w:ascii="微软雅黑" w:eastAsia="微软雅黑" w:hAnsi="微软雅黑" w:cs="微软雅黑"/>
                <w:sz w:val="14"/>
                <w:szCs w:val="14"/>
              </w:rPr>
              <w:t>}</w:t>
            </w:r>
          </w:p>
        </w:tc>
      </w:tr>
      <w:tr w:rsidR="00737AD2">
        <w:trPr>
          <w:trHeight w:hRule="exact" w:val="260"/>
        </w:trPr>
        <w:tc>
          <w:tcPr>
            <w:tcW w:w="2104"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长整数</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sz w:val="14"/>
                <w:szCs w:val="14"/>
              </w:rPr>
              <w:t>整数，范</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24"/>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4"/>
                <w:sz w:val="14"/>
                <w:szCs w:val="14"/>
              </w:rPr>
              <w:t xml:space="preserve"> </w:t>
            </w:r>
            <w:r>
              <w:rPr>
                <w:rFonts w:ascii="微软雅黑" w:eastAsia="微软雅黑" w:hAnsi="微软雅黑" w:cs="微软雅黑"/>
                <w:sz w:val="14"/>
                <w:szCs w:val="14"/>
              </w:rPr>
              <w:t>3000000000</w:t>
            </w:r>
            <w:r>
              <w:rPr>
                <w:rFonts w:ascii="微软雅黑" w:eastAsia="微软雅黑" w:hAnsi="微软雅黑" w:cs="微软雅黑"/>
                <w:spacing w:val="-24"/>
                <w:sz w:val="14"/>
                <w:szCs w:val="14"/>
              </w:rPr>
              <w:t xml:space="preserve"> </w:t>
            </w:r>
            <w:r>
              <w:rPr>
                <w:rFonts w:ascii="微软雅黑" w:eastAsia="微软雅黑" w:hAnsi="微软雅黑" w:cs="微软雅黑"/>
                <w:sz w:val="14"/>
                <w:szCs w:val="14"/>
              </w:rPr>
              <w:t>}</w:t>
            </w:r>
          </w:p>
        </w:tc>
      </w:tr>
      <w:tr w:rsidR="00737AD2">
        <w:trPr>
          <w:trHeight w:hRule="exact" w:val="240"/>
        </w:trPr>
        <w:tc>
          <w:tcPr>
            <w:tcW w:w="2104" w:type="dxa"/>
            <w:tcBorders>
              <w:top w:val="nil"/>
              <w:left w:val="single" w:sz="8" w:space="0" w:color="000000"/>
              <w:bottom w:val="nil"/>
              <w:right w:val="nil"/>
            </w:tcBorders>
          </w:tcPr>
          <w:p w:rsidR="00737AD2" w:rsidRDefault="00737AD2"/>
        </w:tc>
        <w:tc>
          <w:tcPr>
            <w:tcW w:w="4211" w:type="dxa"/>
            <w:tcBorders>
              <w:top w:val="nil"/>
              <w:left w:val="nil"/>
              <w:bottom w:val="nil"/>
              <w:right w:val="single" w:sz="8" w:space="0" w:color="000000"/>
            </w:tcBorders>
          </w:tcPr>
          <w:p w:rsidR="00737AD2" w:rsidRDefault="007003A1">
            <w:pPr>
              <w:pStyle w:val="TableParagraph"/>
              <w:spacing w:line="198" w:lineRule="exact"/>
              <w:ind w:left="1103"/>
              <w:rPr>
                <w:rFonts w:ascii="微软雅黑" w:eastAsia="微软雅黑" w:hAnsi="微软雅黑" w:cs="微软雅黑"/>
                <w:sz w:val="14"/>
                <w:szCs w:val="14"/>
              </w:rPr>
            </w:pPr>
            <w:r>
              <w:rPr>
                <w:rFonts w:ascii="微软雅黑" w:eastAsia="微软雅黑" w:hAnsi="微软雅黑" w:cs="微软雅黑"/>
                <w:w w:val="90"/>
                <w:sz w:val="14"/>
                <w:szCs w:val="14"/>
              </w:rPr>
              <w:t>围-9223372036854775808至92233720368547758</w:t>
            </w:r>
          </w:p>
        </w:tc>
        <w:tc>
          <w:tcPr>
            <w:tcW w:w="3157" w:type="dxa"/>
            <w:vMerge w:val="restart"/>
            <w:tcBorders>
              <w:top w:val="nil"/>
              <w:left w:val="single" w:sz="8" w:space="0" w:color="000000"/>
              <w:right w:val="single" w:sz="8" w:space="0" w:color="000000"/>
            </w:tcBorders>
          </w:tcPr>
          <w:p w:rsidR="00737AD2" w:rsidRDefault="007003A1">
            <w:pPr>
              <w:pStyle w:val="TableParagraph"/>
              <w:spacing w:line="198" w:lineRule="exact"/>
              <w:ind w:left="-21"/>
              <w:rPr>
                <w:rFonts w:ascii="微软雅黑" w:eastAsia="微软雅黑" w:hAnsi="微软雅黑" w:cs="微软雅黑"/>
                <w:sz w:val="14"/>
                <w:szCs w:val="14"/>
              </w:rPr>
            </w:pPr>
            <w:r>
              <w:rPr>
                <w:rFonts w:ascii="微软雅黑" w:eastAsia="微软雅黑" w:hAnsi="微软雅黑" w:cs="微软雅黑"/>
                <w:w w:val="95"/>
                <w:sz w:val="14"/>
                <w:szCs w:val="14"/>
              </w:rPr>
              <w:t>07。</w:t>
            </w:r>
          </w:p>
        </w:tc>
      </w:tr>
      <w:tr w:rsidR="00737AD2">
        <w:trPr>
          <w:trHeight w:hRule="exact" w:val="240"/>
        </w:trPr>
        <w:tc>
          <w:tcPr>
            <w:tcW w:w="2104" w:type="dxa"/>
            <w:tcBorders>
              <w:top w:val="nil"/>
              <w:left w:val="single" w:sz="8" w:space="0" w:color="000000"/>
              <w:bottom w:val="nil"/>
              <w:right w:val="nil"/>
            </w:tcBorders>
          </w:tcPr>
          <w:p w:rsidR="00737AD2" w:rsidRDefault="00737AD2"/>
        </w:tc>
        <w:tc>
          <w:tcPr>
            <w:tcW w:w="4211" w:type="dxa"/>
            <w:tcBorders>
              <w:top w:val="nil"/>
              <w:left w:val="nil"/>
              <w:bottom w:val="nil"/>
              <w:right w:val="single" w:sz="8" w:space="0" w:color="000000"/>
            </w:tcBorders>
          </w:tcPr>
          <w:p w:rsidR="00737AD2" w:rsidRDefault="007003A1">
            <w:pPr>
              <w:pStyle w:val="TableParagraph"/>
              <w:spacing w:line="198" w:lineRule="exact"/>
              <w:ind w:left="1103"/>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如果用户指定的数值无法适用于整</w:t>
            </w:r>
          </w:p>
        </w:tc>
        <w:tc>
          <w:tcPr>
            <w:tcW w:w="3157" w:type="dxa"/>
            <w:vMerge/>
            <w:tcBorders>
              <w:left w:val="single" w:sz="8" w:space="0" w:color="000000"/>
              <w:right w:val="single" w:sz="8" w:space="0" w:color="000000"/>
            </w:tcBorders>
          </w:tcPr>
          <w:p w:rsidR="00737AD2" w:rsidRDefault="00737AD2">
            <w:pPr>
              <w:rPr>
                <w:lang w:eastAsia="zh-CN"/>
              </w:rPr>
            </w:pPr>
          </w:p>
        </w:tc>
      </w:tr>
      <w:tr w:rsidR="00737AD2">
        <w:trPr>
          <w:trHeight w:hRule="exact" w:val="280"/>
        </w:trPr>
        <w:tc>
          <w:tcPr>
            <w:tcW w:w="2104" w:type="dxa"/>
            <w:tcBorders>
              <w:top w:val="nil"/>
              <w:left w:val="single" w:sz="8" w:space="0" w:color="000000"/>
              <w:bottom w:val="single" w:sz="8" w:space="0" w:color="000000"/>
              <w:right w:val="nil"/>
            </w:tcBorders>
          </w:tcPr>
          <w:p w:rsidR="00737AD2" w:rsidRDefault="00737AD2">
            <w:pPr>
              <w:rPr>
                <w:lang w:eastAsia="zh-CN"/>
              </w:rPr>
            </w:pPr>
          </w:p>
        </w:tc>
        <w:tc>
          <w:tcPr>
            <w:tcW w:w="4211" w:type="dxa"/>
            <w:tcBorders>
              <w:top w:val="nil"/>
              <w:left w:val="nil"/>
              <w:bottom w:val="nil"/>
              <w:right w:val="single" w:sz="8" w:space="0" w:color="000000"/>
            </w:tcBorders>
          </w:tcPr>
          <w:p w:rsidR="00737AD2" w:rsidRDefault="007003A1">
            <w:pPr>
              <w:pStyle w:val="TableParagraph"/>
              <w:spacing w:line="198" w:lineRule="exact"/>
              <w:ind w:left="1103"/>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数，则SequoiaDB自动将其转化为长整数。</w:t>
            </w:r>
          </w:p>
        </w:tc>
        <w:tc>
          <w:tcPr>
            <w:tcW w:w="3157" w:type="dxa"/>
            <w:vMerge/>
            <w:tcBorders>
              <w:left w:val="single" w:sz="8" w:space="0" w:color="000000"/>
              <w:bottom w:val="single" w:sz="8" w:space="0" w:color="000000"/>
              <w:right w:val="single" w:sz="8" w:space="0" w:color="000000"/>
            </w:tcBorders>
          </w:tcPr>
          <w:p w:rsidR="00737AD2" w:rsidRDefault="00737AD2">
            <w:pPr>
              <w:rPr>
                <w:lang w:eastAsia="zh-CN"/>
              </w:rPr>
            </w:pP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w w:val="95"/>
                <w:sz w:val="14"/>
                <w:szCs w:val="14"/>
              </w:rPr>
              <w:t>浮点数，范围1.7E-308至1.7E+308</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123.456</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}或{</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123e+50</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sz w:val="14"/>
                <w:szCs w:val="14"/>
              </w:rPr>
              <w:t>双引号包含的字符串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"value"</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w:t>
            </w:r>
          </w:p>
        </w:tc>
      </w:tr>
      <w:tr w:rsidR="00737AD2">
        <w:trPr>
          <w:trHeight w:hRule="exact" w:val="54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对象ID（OID）</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sz w:val="14"/>
                <w:szCs w:val="14"/>
              </w:rPr>
              <w:t>十二字节对象ID</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4"/>
                <w:sz w:val="14"/>
                <w:szCs w:val="14"/>
              </w:rPr>
              <w:t xml:space="preserve"> </w:t>
            </w:r>
            <w:r>
              <w:rPr>
                <w:rFonts w:ascii="微软雅黑" w:eastAsia="微软雅黑" w:hAnsi="微软雅黑" w:cs="微软雅黑"/>
                <w:sz w:val="14"/>
                <w:szCs w:val="14"/>
              </w:rPr>
              <w:t>"$oid"</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"123abcd00ef12358902300ef"</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w w:val="95"/>
                <w:sz w:val="14"/>
                <w:szCs w:val="14"/>
              </w:rPr>
              <w:t>true或者false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true</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}或{</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false</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日期</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w w:val="90"/>
                <w:sz w:val="14"/>
                <w:szCs w:val="14"/>
              </w:rPr>
              <w:t>YYYY-MM-DD的日期形式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"$date"</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"2012-01-01"</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p>
        </w:tc>
      </w:tr>
      <w:tr w:rsidR="00737AD2">
        <w:trPr>
          <w:trHeight w:hRule="exact" w:val="54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w w:val="95"/>
                <w:sz w:val="14"/>
                <w:szCs w:val="14"/>
              </w:rPr>
              <w:t>YYYY-MM-DD-HH.mm.ss.ffffff的形式存取</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20"/>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"$timestamp"</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"2012-01-01-13.14.26.124233"</w:t>
            </w:r>
            <w:r>
              <w:rPr>
                <w:rFonts w:ascii="微软雅黑" w:eastAsia="微软雅黑" w:hAnsi="微软雅黑" w:cs="微软雅黑"/>
                <w:spacing w:val="2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27"/>
                <w:w w:val="90"/>
                <w:sz w:val="14"/>
                <w:szCs w:val="14"/>
              </w:rPr>
              <w:t xml:space="preserve"> </w:t>
            </w:r>
            <w:r>
              <w:rPr>
                <w:rFonts w:ascii="微软雅黑" w:eastAsia="微软雅黑" w:hAnsi="微软雅黑" w:cs="微软雅黑"/>
                <w:w w:val="90"/>
                <w:sz w:val="14"/>
                <w:szCs w:val="14"/>
              </w:rPr>
              <w:t>}</w:t>
            </w:r>
          </w:p>
        </w:tc>
      </w:tr>
      <w:tr w:rsidR="00737AD2">
        <w:trPr>
          <w:trHeight w:hRule="exact" w:val="260"/>
        </w:trPr>
        <w:tc>
          <w:tcPr>
            <w:tcW w:w="2104"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二进制数据</w:t>
            </w:r>
          </w:p>
        </w:tc>
        <w:tc>
          <w:tcPr>
            <w:tcW w:w="4211" w:type="dxa"/>
            <w:tcBorders>
              <w:top w:val="nil"/>
              <w:left w:val="nil"/>
              <w:bottom w:val="nil"/>
              <w:right w:val="single" w:sz="8" w:space="0" w:color="000000"/>
            </w:tcBorders>
          </w:tcPr>
          <w:p w:rsidR="00737AD2" w:rsidRDefault="007003A1">
            <w:pPr>
              <w:pStyle w:val="TableParagraph"/>
              <w:spacing w:line="218" w:lineRule="exact"/>
              <w:ind w:left="1103"/>
              <w:rPr>
                <w:rFonts w:ascii="微软雅黑" w:eastAsia="微软雅黑" w:hAnsi="微软雅黑" w:cs="微软雅黑"/>
                <w:sz w:val="14"/>
                <w:szCs w:val="14"/>
              </w:rPr>
            </w:pPr>
            <w:r>
              <w:rPr>
                <w:rFonts w:ascii="微软雅黑" w:eastAsia="微软雅黑" w:hAnsi="微软雅黑" w:cs="微软雅黑"/>
                <w:sz w:val="14"/>
                <w:szCs w:val="14"/>
              </w:rPr>
              <w:t>Base64形式的二进制数据</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"key"</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"$binary"</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"aGVsbG8gd29ybGQ=",</w:t>
            </w:r>
          </w:p>
        </w:tc>
      </w:tr>
      <w:tr w:rsidR="00737AD2">
        <w:trPr>
          <w:trHeight w:hRule="exact" w:val="270"/>
        </w:trPr>
        <w:tc>
          <w:tcPr>
            <w:tcW w:w="2104" w:type="dxa"/>
            <w:tcBorders>
              <w:top w:val="nil"/>
              <w:left w:val="single" w:sz="8" w:space="0" w:color="000000"/>
              <w:bottom w:val="nil"/>
              <w:right w:val="nil"/>
            </w:tcBorders>
          </w:tcPr>
          <w:p w:rsidR="00737AD2" w:rsidRDefault="00737AD2"/>
        </w:tc>
        <w:tc>
          <w:tcPr>
            <w:tcW w:w="4211"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"$type"</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"1"</w:t>
            </w:r>
            <w:r>
              <w:rPr>
                <w:rFonts w:ascii="微软雅黑" w:eastAsia="微软雅黑" w:hAnsi="微软雅黑" w:cs="微软雅黑"/>
                <w:spacing w:val="-17"/>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6"/>
                <w:sz w:val="14"/>
                <w:szCs w:val="14"/>
              </w:rPr>
              <w:t xml:space="preserve"> </w:t>
            </w:r>
            <w:r>
              <w:rPr>
                <w:rFonts w:ascii="微软雅黑" w:eastAsia="微软雅黑" w:hAnsi="微软雅黑" w:cs="微软雅黑"/>
                <w:sz w:val="14"/>
                <w:szCs w:val="14"/>
              </w:rPr>
              <w:t>}</w:t>
            </w:r>
          </w:p>
        </w:tc>
      </w:tr>
      <w:tr w:rsidR="00737AD2">
        <w:trPr>
          <w:trHeight w:hRule="exact" w:val="300"/>
        </w:trPr>
        <w:tc>
          <w:tcPr>
            <w:tcW w:w="2104" w:type="dxa"/>
            <w:tcBorders>
              <w:top w:val="nil"/>
              <w:left w:val="single" w:sz="8" w:space="0" w:color="000000"/>
              <w:bottom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sz w:val="14"/>
                <w:szCs w:val="14"/>
              </w:rPr>
              <w:t>正则表达式</w:t>
            </w:r>
          </w:p>
        </w:tc>
        <w:tc>
          <w:tcPr>
            <w:tcW w:w="4211" w:type="dxa"/>
            <w:tcBorders>
              <w:top w:val="nil"/>
              <w:left w:val="nil"/>
              <w:bottom w:val="nil"/>
              <w:right w:val="single" w:sz="8" w:space="0" w:color="000000"/>
            </w:tcBorders>
          </w:tcPr>
          <w:p w:rsidR="00737AD2" w:rsidRDefault="007003A1">
            <w:pPr>
              <w:pStyle w:val="TableParagraph"/>
              <w:spacing w:line="228" w:lineRule="exact"/>
              <w:ind w:left="1103"/>
              <w:rPr>
                <w:rFonts w:ascii="微软雅黑" w:eastAsia="微软雅黑" w:hAnsi="微软雅黑" w:cs="微软雅黑"/>
                <w:sz w:val="14"/>
                <w:szCs w:val="14"/>
              </w:rPr>
            </w:pPr>
            <w:r>
              <w:rPr>
                <w:rFonts w:ascii="微软雅黑" w:eastAsia="微软雅黑" w:hAnsi="微软雅黑" w:cs="微软雅黑"/>
                <w:sz w:val="14"/>
                <w:szCs w:val="14"/>
              </w:rPr>
              <w:t>正则表达式</w:t>
            </w: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"$regex"</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"^张",</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"$options"</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"i"</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4211" w:type="dxa"/>
            <w:tcBorders>
              <w:top w:val="nil"/>
              <w:left w:val="nil"/>
              <w:bottom w:val="nil"/>
              <w:right w:val="single" w:sz="8" w:space="0" w:color="000000"/>
            </w:tcBorders>
          </w:tcPr>
          <w:p w:rsidR="00737AD2" w:rsidRDefault="007003A1">
            <w:pPr>
              <w:pStyle w:val="TableParagraph"/>
              <w:spacing w:line="228" w:lineRule="exact"/>
              <w:ind w:left="1103"/>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嵌套JSON文档对象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"subobj"</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4"/>
                <w:sz w:val="14"/>
                <w:szCs w:val="14"/>
              </w:rPr>
              <w:t xml:space="preserve"> </w:t>
            </w:r>
            <w:r>
              <w:rPr>
                <w:rFonts w:ascii="微软雅黑" w:eastAsia="微软雅黑" w:hAnsi="微软雅黑" w:cs="微软雅黑"/>
                <w:sz w:val="14"/>
                <w:szCs w:val="14"/>
              </w:rPr>
              <w:t>"value"</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5"/>
                <w:sz w:val="14"/>
                <w:szCs w:val="14"/>
              </w:rPr>
              <w:t xml:space="preserve"> </w:t>
            </w:r>
            <w:r>
              <w:rPr>
                <w:rFonts w:ascii="微软雅黑" w:eastAsia="微软雅黑" w:hAnsi="微软雅黑" w:cs="微软雅黑"/>
                <w:sz w:val="14"/>
                <w:szCs w:val="14"/>
              </w:rPr>
              <w:t>}</w:t>
            </w:r>
          </w:p>
        </w:tc>
      </w:tr>
      <w:tr w:rsidR="00737AD2">
        <w:trPr>
          <w:trHeight w:hRule="exact" w:val="300"/>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4211" w:type="dxa"/>
            <w:tcBorders>
              <w:top w:val="nil"/>
              <w:left w:val="nil"/>
              <w:bottom w:val="nil"/>
              <w:right w:val="single" w:sz="8" w:space="0" w:color="000000"/>
            </w:tcBorders>
          </w:tcPr>
          <w:p w:rsidR="00737AD2" w:rsidRDefault="007003A1">
            <w:pPr>
              <w:pStyle w:val="TableParagraph"/>
              <w:spacing w:line="228" w:lineRule="exact"/>
              <w:ind w:left="1103"/>
              <w:rPr>
                <w:rFonts w:ascii="微软雅黑" w:eastAsia="微软雅黑" w:hAnsi="微软雅黑" w:cs="微软雅黑"/>
                <w:sz w:val="14"/>
                <w:szCs w:val="14"/>
              </w:rPr>
            </w:pPr>
            <w:r>
              <w:rPr>
                <w:rFonts w:ascii="微软雅黑" w:eastAsia="微软雅黑" w:hAnsi="微软雅黑" w:cs="微软雅黑"/>
                <w:sz w:val="14"/>
                <w:szCs w:val="14"/>
              </w:rPr>
              <w:t>嵌套数组对象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"key"</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"abc",</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"def"</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p>
        </w:tc>
      </w:tr>
      <w:tr w:rsidR="00737AD2">
        <w:trPr>
          <w:trHeight w:hRule="exact" w:val="305"/>
        </w:trPr>
        <w:tc>
          <w:tcPr>
            <w:tcW w:w="210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空</w:t>
            </w:r>
          </w:p>
        </w:tc>
        <w:tc>
          <w:tcPr>
            <w:tcW w:w="4211" w:type="dxa"/>
            <w:tcBorders>
              <w:top w:val="nil"/>
              <w:left w:val="nil"/>
              <w:bottom w:val="nil"/>
              <w:right w:val="single" w:sz="8" w:space="0" w:color="000000"/>
            </w:tcBorders>
          </w:tcPr>
          <w:p w:rsidR="00737AD2" w:rsidRDefault="007003A1">
            <w:pPr>
              <w:pStyle w:val="TableParagraph"/>
              <w:spacing w:line="228" w:lineRule="exact"/>
              <w:ind w:left="1103"/>
              <w:rPr>
                <w:rFonts w:ascii="微软雅黑" w:eastAsia="微软雅黑" w:hAnsi="微软雅黑" w:cs="微软雅黑"/>
                <w:sz w:val="14"/>
                <w:szCs w:val="14"/>
              </w:rPr>
            </w:pPr>
            <w:r>
              <w:rPr>
                <w:rFonts w:ascii="微软雅黑" w:eastAsia="微软雅黑" w:hAnsi="微软雅黑" w:cs="微软雅黑"/>
                <w:w w:val="95"/>
                <w:sz w:val="14"/>
                <w:szCs w:val="14"/>
              </w:rPr>
              <w:t>null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"key"</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null</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w:t>
            </w:r>
          </w:p>
        </w:tc>
      </w:tr>
    </w:tbl>
    <w:p w:rsidR="00737AD2" w:rsidRDefault="00737AD2">
      <w:pPr>
        <w:spacing w:line="218" w:lineRule="exact"/>
        <w:rPr>
          <w:rFonts w:ascii="微软雅黑" w:eastAsia="微软雅黑" w:hAnsi="微软雅黑" w:cs="微软雅黑"/>
          <w:sz w:val="14"/>
          <w:szCs w:val="14"/>
        </w:rPr>
        <w:sectPr w:rsidR="00737AD2">
          <w:headerReference w:type="even" r:id="rId22"/>
          <w:headerReference w:type="default" r:id="rId23"/>
          <w:pgSz w:w="12240" w:h="15840"/>
          <w:pgMar w:top="900" w:right="680" w:bottom="280" w:left="1020" w:header="713" w:footer="0" w:gutter="0"/>
          <w:pgNumType w:start="13"/>
          <w:cols w:space="720"/>
        </w:sectPr>
      </w:pPr>
    </w:p>
    <w:p w:rsidR="00737AD2" w:rsidRDefault="00737AD2">
      <w:pPr>
        <w:spacing w:before="4" w:line="130" w:lineRule="exact"/>
        <w:rPr>
          <w:sz w:val="13"/>
          <w:szCs w:val="13"/>
        </w:rPr>
      </w:pPr>
    </w:p>
    <w:p w:rsidR="00737AD2" w:rsidRDefault="007003A1">
      <w:pPr>
        <w:pStyle w:val="BodyText"/>
        <w:spacing w:line="312" w:lineRule="exact"/>
      </w:pPr>
      <w:r>
        <w:t>字段顺序</w:t>
      </w:r>
    </w:p>
    <w:p w:rsidR="00737AD2" w:rsidRDefault="007003A1">
      <w:pPr>
        <w:pStyle w:val="BodyText"/>
        <w:spacing w:before="18" w:line="253" w:lineRule="auto"/>
        <w:ind w:right="783"/>
        <w:rPr>
          <w:lang w:eastAsia="zh-CN"/>
        </w:rPr>
      </w:pPr>
      <w:r>
        <w:rPr>
          <w:lang w:eastAsia="zh-CN"/>
        </w:rPr>
        <w:t xml:space="preserve">文档中的各字段无排列顺序，在进行数据操作时字段之间的顺序可能会被调换。 </w:t>
      </w:r>
      <w:r>
        <w:rPr>
          <w:w w:val="95"/>
          <w:lang w:eastAsia="zh-CN"/>
        </w:rPr>
        <w:t>当表示嵌套对象中的某一个字段时，可以使用“.”（句号）在字段名之间进行分割。例如给定数据：</w:t>
      </w:r>
    </w:p>
    <w:p w:rsidR="00737AD2" w:rsidRDefault="00EC10B3">
      <w:pPr>
        <w:pStyle w:val="BodyText"/>
        <w:spacing w:line="287" w:lineRule="exact"/>
        <w:rPr>
          <w:rFonts w:ascii="仿宋" w:eastAsia="仿宋" w:hAnsi="仿宋" w:cs="仿宋"/>
          <w:lang w:eastAsia="zh-CN"/>
        </w:rPr>
      </w:pPr>
      <w:r w:rsidRPr="00EC10B3">
        <w:pict>
          <v:group id="_x0000_s3848" style="position:absolute;left:0;text-align:left;margin-left:81.7pt;margin-top:4.05pt;width:473.6pt;height:10.6pt;z-index:-25907;mso-position-horizontal-relative:page" coordorigin="1634,81" coordsize="9472,212">
            <v:shape id="_x0000_s3849"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lang w:eastAsia="zh-CN"/>
        </w:rPr>
        <w:t>{ "姓名" : "张三", "地址" : { "街道" : "水蓝街", "城市" : "xx", "省份" : "yy" } }</w:t>
      </w:r>
    </w:p>
    <w:p w:rsidR="00737AD2" w:rsidRDefault="007003A1">
      <w:pPr>
        <w:pStyle w:val="BodyText"/>
        <w:spacing w:before="49" w:line="379" w:lineRule="auto"/>
        <w:ind w:right="3671"/>
        <w:rPr>
          <w:lang w:eastAsia="zh-CN"/>
        </w:rPr>
      </w:pPr>
      <w:r>
        <w:rPr>
          <w:w w:val="95"/>
          <w:lang w:eastAsia="zh-CN"/>
        </w:rPr>
        <w:t>用户可以使用“地址.城市”字段名表示地址子对象中的城市字段。</w:t>
      </w:r>
      <w:r>
        <w:rPr>
          <w:w w:val="96"/>
          <w:lang w:eastAsia="zh-CN"/>
        </w:rPr>
        <w:t xml:space="preserve"> </w:t>
      </w:r>
      <w:r>
        <w:rPr>
          <w:w w:val="95"/>
          <w:lang w:eastAsia="zh-CN"/>
        </w:rPr>
        <w:t>其他</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每个文档的最大尺寸为16MB</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文档中必须包括“_id”字段，如果用户没有提供该字段，系统会自动生成一个对象ID类型的字段</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w w:val="90"/>
          <w:lang w:eastAsia="zh-CN"/>
        </w:rPr>
        <w:t>•</w:t>
      </w:r>
      <w:r>
        <w:rPr>
          <w:rFonts w:ascii="Times New Roman" w:eastAsia="Times New Roman" w:hAnsi="Times New Roman" w:cs="Times New Roman"/>
          <w:w w:val="90"/>
          <w:lang w:eastAsia="zh-CN"/>
        </w:rPr>
        <w:tab/>
      </w:r>
      <w:r>
        <w:rPr>
          <w:w w:val="90"/>
          <w:position w:val="1"/>
          <w:lang w:eastAsia="zh-CN"/>
        </w:rPr>
        <w:t>“_id”字段在集合内唯一</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文档的字段名不可以“$”字符起始</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文档的字段名不可以包含“.”字符</w:t>
      </w:r>
    </w:p>
    <w:p w:rsidR="00737AD2" w:rsidRDefault="00737AD2">
      <w:pPr>
        <w:spacing w:before="5" w:line="120" w:lineRule="exact"/>
        <w:rPr>
          <w:sz w:val="12"/>
          <w:szCs w:val="12"/>
          <w:lang w:eastAsia="zh-CN"/>
        </w:rPr>
      </w:pPr>
    </w:p>
    <w:p w:rsidR="00737AD2" w:rsidRDefault="007003A1">
      <w:pPr>
        <w:pStyle w:val="BodyText"/>
        <w:rPr>
          <w:lang w:eastAsia="zh-CN"/>
        </w:rPr>
      </w:pPr>
      <w:bookmarkStart w:id="17" w:name="数组"/>
      <w:bookmarkEnd w:id="17"/>
      <w:r>
        <w:rPr>
          <w:lang w:eastAsia="zh-CN"/>
        </w:rPr>
        <w:t>数组</w:t>
      </w:r>
    </w:p>
    <w:p w:rsidR="00737AD2" w:rsidRDefault="00737AD2">
      <w:pPr>
        <w:spacing w:before="9" w:line="190" w:lineRule="exact"/>
        <w:rPr>
          <w:sz w:val="19"/>
          <w:szCs w:val="19"/>
          <w:lang w:eastAsia="zh-CN"/>
        </w:rPr>
      </w:pPr>
    </w:p>
    <w:p w:rsidR="00737AD2" w:rsidRDefault="007003A1">
      <w:pPr>
        <w:pStyle w:val="BodyText"/>
        <w:spacing w:line="253" w:lineRule="auto"/>
        <w:ind w:right="4487"/>
        <w:rPr>
          <w:lang w:eastAsia="zh-CN"/>
        </w:rPr>
      </w:pPr>
      <w:r>
        <w:rPr>
          <w:lang w:eastAsia="zh-CN"/>
        </w:rPr>
        <w:t xml:space="preserve">概念 </w:t>
      </w:r>
      <w:r>
        <w:rPr>
          <w:w w:val="95"/>
          <w:lang w:eastAsia="zh-CN"/>
        </w:rPr>
        <w:t>SequoiaDB中的文档为JSON格式，一般又被称为记录。</w:t>
      </w:r>
    </w:p>
    <w:p w:rsidR="00737AD2" w:rsidRDefault="00737AD2">
      <w:pPr>
        <w:spacing w:before="4" w:line="180" w:lineRule="exact"/>
        <w:rPr>
          <w:sz w:val="18"/>
          <w:szCs w:val="18"/>
          <w:lang w:eastAsia="zh-CN"/>
        </w:rPr>
      </w:pPr>
    </w:p>
    <w:p w:rsidR="00737AD2" w:rsidRDefault="007003A1">
      <w:pPr>
        <w:pStyle w:val="BodyText"/>
        <w:spacing w:line="253" w:lineRule="auto"/>
        <w:ind w:right="783"/>
        <w:rPr>
          <w:lang w:eastAsia="zh-CN"/>
        </w:rPr>
      </w:pPr>
      <w:r>
        <w:rPr>
          <w:lang w:eastAsia="zh-CN"/>
        </w:rPr>
        <w:t xml:space="preserve">格式 </w:t>
      </w:r>
      <w:r>
        <w:rPr>
          <w:w w:val="95"/>
          <w:lang w:eastAsia="zh-CN"/>
        </w:rPr>
        <w:t>当记录中的某一字段对应多个数值是，用户可以使用数组结构存放数据。数组由“[”（左中括号）起</w:t>
      </w:r>
    </w:p>
    <w:p w:rsidR="00737AD2" w:rsidRDefault="007003A1">
      <w:pPr>
        <w:pStyle w:val="BodyText"/>
        <w:spacing w:line="225" w:lineRule="exact"/>
        <w:rPr>
          <w:lang w:eastAsia="zh-CN"/>
        </w:rPr>
      </w:pPr>
      <w:r>
        <w:rPr>
          <w:w w:val="95"/>
          <w:lang w:eastAsia="zh-CN"/>
        </w:rPr>
        <w:t>始，至“]”（右中括号）结束，其中包含零个或多个数值。</w:t>
      </w:r>
    </w:p>
    <w:p w:rsidR="00737AD2" w:rsidRDefault="00EC10B3">
      <w:pPr>
        <w:pStyle w:val="BodyText"/>
        <w:spacing w:before="6"/>
        <w:rPr>
          <w:rFonts w:ascii="仿宋" w:eastAsia="仿宋" w:hAnsi="仿宋" w:cs="仿宋"/>
          <w:lang w:eastAsia="zh-CN"/>
        </w:rPr>
      </w:pPr>
      <w:r w:rsidRPr="00EC10B3">
        <w:pict>
          <v:group id="_x0000_s3846" style="position:absolute;left:0;text-align:left;margin-left:81.7pt;margin-top:4.75pt;width:473.6pt;height:10.6pt;z-index:-25906;mso-position-horizontal-relative:page" coordorigin="1634,95" coordsize="9472,212">
            <v:shape id="_x0000_s3847"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lang w:eastAsia="zh-CN"/>
        </w:rPr>
        <w:t>{ 字段名 : [ &lt;数值1&gt;, &lt;数值2&gt;, &lt;数值3&gt; ... ] }</w:t>
      </w:r>
    </w:p>
    <w:p w:rsidR="00737AD2" w:rsidRDefault="00737AD2">
      <w:pPr>
        <w:spacing w:before="9" w:line="180" w:lineRule="exact"/>
        <w:rPr>
          <w:sz w:val="18"/>
          <w:szCs w:val="18"/>
          <w:lang w:eastAsia="zh-CN"/>
        </w:rPr>
      </w:pPr>
    </w:p>
    <w:p w:rsidR="00737AD2" w:rsidRDefault="007003A1">
      <w:pPr>
        <w:pStyle w:val="BodyText"/>
        <w:spacing w:line="253" w:lineRule="auto"/>
        <w:ind w:right="2255"/>
      </w:pPr>
      <w:r>
        <w:rPr>
          <w:lang w:eastAsia="zh-CN"/>
        </w:rPr>
        <w:t xml:space="preserve">示例 </w:t>
      </w:r>
      <w:r>
        <w:rPr>
          <w:w w:val="95"/>
          <w:lang w:eastAsia="zh-CN"/>
        </w:rPr>
        <w:t>数组可以存放完全不相同的数据类型，其中每个记录以从0起始的下标表示。</w:t>
      </w:r>
      <w:r>
        <w:rPr>
          <w:w w:val="95"/>
        </w:rPr>
        <w:t>例如：</w:t>
      </w:r>
    </w:p>
    <w:p w:rsidR="00737AD2" w:rsidRDefault="00EC10B3">
      <w:pPr>
        <w:pStyle w:val="BodyText"/>
        <w:spacing w:line="287" w:lineRule="exact"/>
        <w:rPr>
          <w:rFonts w:ascii="仿宋" w:eastAsia="仿宋" w:hAnsi="仿宋" w:cs="仿宋"/>
        </w:rPr>
      </w:pPr>
      <w:r w:rsidRPr="00EC10B3">
        <w:pict>
          <v:group id="_x0000_s3844" style="position:absolute;left:0;text-align:left;margin-left:81.7pt;margin-top:4.05pt;width:473.6pt;height:10.6pt;z-index:-25905;mso-position-horizontal-relative:page" coordorigin="1634,81" coordsize="9472,212">
            <v:shape id="_x0000_s3845"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"key" : [ "hello", "world" ] }</w:t>
      </w:r>
    </w:p>
    <w:p w:rsidR="00737AD2" w:rsidRDefault="00737AD2">
      <w:pPr>
        <w:spacing w:before="5" w:line="130" w:lineRule="exact"/>
        <w:rPr>
          <w:sz w:val="13"/>
          <w:szCs w:val="13"/>
        </w:rPr>
      </w:pPr>
    </w:p>
    <w:p w:rsidR="00737AD2" w:rsidRDefault="007003A1">
      <w:pPr>
        <w:pStyle w:val="BodyText"/>
        <w:spacing w:line="168" w:lineRule="auto"/>
        <w:ind w:right="203"/>
        <w:rPr>
          <w:lang w:eastAsia="zh-CN"/>
        </w:rPr>
      </w:pPr>
      <w:r>
        <w:rPr>
          <w:w w:val="90"/>
          <w:lang w:eastAsia="zh-CN"/>
        </w:rPr>
        <w:t>其中“hello”在数组中的下标为0，而“world”在数组中的下标为1。数组之中的数值有序，在进行数据操作时数</w:t>
      </w:r>
      <w:r>
        <w:rPr>
          <w:lang w:eastAsia="zh-CN"/>
        </w:rPr>
        <w:t xml:space="preserve"> </w:t>
      </w:r>
      <w:r>
        <w:rPr>
          <w:w w:val="95"/>
          <w:lang w:eastAsia="zh-CN"/>
        </w:rPr>
        <w:t xml:space="preserve">组中的数值顺序不会改变。  </w:t>
      </w:r>
      <w:r>
        <w:rPr>
          <w:spacing w:val="3"/>
          <w:w w:val="95"/>
          <w:lang w:eastAsia="zh-CN"/>
        </w:rPr>
        <w:t xml:space="preserve"> </w:t>
      </w:r>
      <w:r>
        <w:rPr>
          <w:w w:val="95"/>
          <w:lang w:eastAsia="zh-CN"/>
        </w:rPr>
        <w:t>表示数组中某个元素时，可以使用“字段名.下标”的方式。</w:t>
      </w:r>
    </w:p>
    <w:p w:rsidR="00737AD2" w:rsidRDefault="007003A1">
      <w:pPr>
        <w:pStyle w:val="BodyText"/>
        <w:spacing w:before="34" w:line="309" w:lineRule="auto"/>
        <w:ind w:right="2554"/>
        <w:rPr>
          <w:lang w:eastAsia="zh-CN"/>
        </w:rPr>
      </w:pPr>
      <w:r>
        <w:rPr>
          <w:w w:val="90"/>
          <w:lang w:eastAsia="zh-CN"/>
        </w:rPr>
        <w:t xml:space="preserve">例如：如果希望表示key中“world”所在的数值，可以使用“key.1”作为字段名。 </w:t>
      </w:r>
      <w:bookmarkStart w:id="18" w:name="对象ID"/>
      <w:bookmarkStart w:id="19" w:name="_bookmark7"/>
      <w:bookmarkEnd w:id="18"/>
      <w:bookmarkEnd w:id="19"/>
      <w:r>
        <w:rPr>
          <w:w w:val="95"/>
          <w:lang w:eastAsia="zh-CN"/>
        </w:rPr>
        <w:t>对象ID</w:t>
      </w:r>
    </w:p>
    <w:p w:rsidR="00737AD2" w:rsidRDefault="00737AD2">
      <w:pPr>
        <w:spacing w:before="2" w:line="120" w:lineRule="exact"/>
        <w:rPr>
          <w:sz w:val="12"/>
          <w:szCs w:val="12"/>
          <w:lang w:eastAsia="zh-CN"/>
        </w:rPr>
      </w:pPr>
    </w:p>
    <w:p w:rsidR="00737AD2" w:rsidRDefault="007003A1">
      <w:pPr>
        <w:pStyle w:val="BodyText"/>
        <w:spacing w:line="253" w:lineRule="auto"/>
        <w:ind w:right="4445"/>
        <w:rPr>
          <w:lang w:eastAsia="zh-CN"/>
        </w:rPr>
      </w:pPr>
      <w:r>
        <w:rPr>
          <w:lang w:eastAsia="zh-CN"/>
        </w:rPr>
        <w:t xml:space="preserve">概念 </w:t>
      </w:r>
      <w:r>
        <w:rPr>
          <w:w w:val="95"/>
          <w:lang w:eastAsia="zh-CN"/>
        </w:rPr>
        <w:t>对象ID为一个12字节的BSON数据类型，包括如下内容：</w:t>
      </w:r>
    </w:p>
    <w:p w:rsidR="00737AD2" w:rsidRDefault="007003A1">
      <w:pPr>
        <w:pStyle w:val="BodyText"/>
        <w:tabs>
          <w:tab w:val="left" w:pos="1217"/>
        </w:tabs>
        <w:spacing w:before="20"/>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4字节精确到秒的时间戳</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3字节系统（物理机）标示</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2字节进程ID</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3字节由随机数起始的序列号</w:t>
      </w:r>
    </w:p>
    <w:p w:rsidR="00737AD2" w:rsidRDefault="00737AD2">
      <w:pPr>
        <w:spacing w:before="2" w:line="170" w:lineRule="exact"/>
        <w:rPr>
          <w:sz w:val="17"/>
          <w:szCs w:val="17"/>
          <w:lang w:eastAsia="zh-CN"/>
        </w:rPr>
      </w:pPr>
    </w:p>
    <w:tbl>
      <w:tblPr>
        <w:tblW w:w="0" w:type="auto"/>
        <w:tblInd w:w="923" w:type="dxa"/>
        <w:tblLayout w:type="fixed"/>
        <w:tblCellMar>
          <w:left w:w="0" w:type="dxa"/>
          <w:right w:w="0" w:type="dxa"/>
        </w:tblCellMar>
        <w:tblLook w:val="01E0"/>
      </w:tblPr>
      <w:tblGrid>
        <w:gridCol w:w="4736"/>
        <w:gridCol w:w="2363"/>
        <w:gridCol w:w="2373"/>
      </w:tblGrid>
      <w:tr w:rsidR="00737AD2">
        <w:trPr>
          <w:trHeight w:hRule="exact" w:val="295"/>
        </w:trPr>
        <w:tc>
          <w:tcPr>
            <w:tcW w:w="4736" w:type="dxa"/>
            <w:tcBorders>
              <w:top w:val="nil"/>
              <w:left w:val="single" w:sz="8" w:space="0" w:color="000000"/>
              <w:bottom w:val="nil"/>
              <w:right w:val="single" w:sz="8" w:space="0" w:color="000000"/>
            </w:tcBorders>
          </w:tcPr>
          <w:p w:rsidR="00737AD2" w:rsidRDefault="007003A1">
            <w:pPr>
              <w:pStyle w:val="TableParagraph"/>
              <w:tabs>
                <w:tab w:val="left" w:pos="2408"/>
              </w:tabs>
              <w:spacing w:line="22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4字节时间戳</w:t>
            </w:r>
            <w:r>
              <w:rPr>
                <w:rFonts w:ascii="微软雅黑" w:eastAsia="微软雅黑" w:hAnsi="微软雅黑" w:cs="微软雅黑"/>
                <w:sz w:val="14"/>
                <w:szCs w:val="14"/>
                <w:lang w:eastAsia="zh-CN"/>
              </w:rPr>
              <w:tab/>
              <w:t>3字节系统标示</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2字节进程ID</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3字节序列号</w:t>
            </w:r>
          </w:p>
        </w:tc>
      </w:tr>
      <w:tr w:rsidR="00737AD2">
        <w:trPr>
          <w:trHeight w:hRule="exact" w:val="265"/>
        </w:trPr>
        <w:tc>
          <w:tcPr>
            <w:tcW w:w="4736" w:type="dxa"/>
            <w:tcBorders>
              <w:top w:val="nil"/>
              <w:left w:val="single" w:sz="8" w:space="0" w:color="000000"/>
              <w:bottom w:val="nil"/>
              <w:right w:val="single" w:sz="8" w:space="0" w:color="000000"/>
            </w:tcBorders>
          </w:tcPr>
          <w:p w:rsidR="00737AD2" w:rsidRDefault="00737AD2"/>
        </w:tc>
        <w:tc>
          <w:tcPr>
            <w:tcW w:w="2363" w:type="dxa"/>
            <w:tcBorders>
              <w:top w:val="single" w:sz="8" w:space="0" w:color="000000"/>
              <w:left w:val="single" w:sz="8" w:space="0" w:color="000000"/>
              <w:bottom w:val="single" w:sz="8" w:space="0" w:color="000000"/>
              <w:right w:val="single" w:sz="8" w:space="0" w:color="000000"/>
            </w:tcBorders>
          </w:tcPr>
          <w:p w:rsidR="00737AD2" w:rsidRDefault="00737AD2"/>
        </w:tc>
        <w:tc>
          <w:tcPr>
            <w:tcW w:w="2373"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7003A1">
      <w:pPr>
        <w:pStyle w:val="BodyText"/>
        <w:spacing w:before="79" w:line="168" w:lineRule="auto"/>
        <w:ind w:right="203"/>
        <w:rPr>
          <w:lang w:eastAsia="zh-CN"/>
        </w:rPr>
      </w:pPr>
      <w:r>
        <w:rPr>
          <w:w w:val="95"/>
          <w:lang w:eastAsia="zh-CN"/>
        </w:rPr>
        <w:t>该对象ID可以在集群环境中，对每台系统中的每个进程，每秒钟标示16777216个不同的数值，因此基本可</w:t>
      </w:r>
      <w:r>
        <w:rPr>
          <w:lang w:eastAsia="zh-CN"/>
        </w:rPr>
        <w:t xml:space="preserve"> 以认为在集群环境中全局唯一。</w:t>
      </w:r>
    </w:p>
    <w:p w:rsidR="00737AD2" w:rsidRDefault="007003A1">
      <w:pPr>
        <w:pStyle w:val="BodyText"/>
        <w:spacing w:before="34"/>
        <w:rPr>
          <w:lang w:eastAsia="zh-CN"/>
        </w:rPr>
      </w:pPr>
      <w:r>
        <w:rPr>
          <w:lang w:eastAsia="zh-CN"/>
        </w:rPr>
        <w:t>在SequoiaDB中，每个集合中存放的文档必须拥有一个_id字段，并且该字段在集合中唯一。</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rPr>
          <w:lang w:eastAsia="zh-CN"/>
        </w:rPr>
      </w:pPr>
      <w:r>
        <w:rPr>
          <w:lang w:eastAsia="zh-CN"/>
        </w:rPr>
        <w:t>格式</w:t>
      </w:r>
    </w:p>
    <w:p w:rsidR="00737AD2" w:rsidRDefault="007003A1">
      <w:pPr>
        <w:pStyle w:val="BodyText"/>
        <w:spacing w:before="18"/>
        <w:ind w:left="113"/>
        <w:rPr>
          <w:lang w:eastAsia="zh-CN"/>
        </w:rPr>
      </w:pPr>
      <w:r>
        <w:rPr>
          <w:lang w:eastAsia="zh-CN"/>
        </w:rPr>
        <w:t>对象ID的表达形式如下：</w:t>
      </w:r>
    </w:p>
    <w:p w:rsidR="00737AD2" w:rsidRDefault="00EC10B3">
      <w:pPr>
        <w:pStyle w:val="BodyText"/>
        <w:spacing w:before="6"/>
        <w:ind w:left="113"/>
        <w:rPr>
          <w:rFonts w:ascii="仿宋" w:eastAsia="仿宋" w:hAnsi="仿宋" w:cs="仿宋"/>
          <w:lang w:eastAsia="zh-CN"/>
        </w:rPr>
      </w:pPr>
      <w:r w:rsidRPr="00EC10B3">
        <w:pict>
          <v:group id="_x0000_s3842" style="position:absolute;left:0;text-align:left;margin-left:81.7pt;margin-top:4.75pt;width:473.6pt;height:10.6pt;z-index:-25904;mso-position-horizontal-relative:page" coordorigin="1634,95" coordsize="9472,212">
            <v:shape id="_x0000_s384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lang w:eastAsia="zh-CN"/>
        </w:rPr>
        <w:t>{ "$oid" : "&lt;24字节16进制字符串&gt;" }</w:t>
      </w:r>
    </w:p>
    <w:p w:rsidR="00737AD2" w:rsidRDefault="00737AD2">
      <w:pPr>
        <w:spacing w:before="9" w:line="180" w:lineRule="exact"/>
        <w:rPr>
          <w:sz w:val="18"/>
          <w:szCs w:val="18"/>
          <w:lang w:eastAsia="zh-CN"/>
        </w:rPr>
      </w:pPr>
    </w:p>
    <w:p w:rsidR="00737AD2" w:rsidRDefault="007003A1">
      <w:pPr>
        <w:pStyle w:val="BodyText"/>
        <w:spacing w:line="253" w:lineRule="auto"/>
        <w:ind w:left="113" w:right="7715"/>
        <w:rPr>
          <w:lang w:eastAsia="zh-CN"/>
        </w:rPr>
      </w:pPr>
      <w:r>
        <w:rPr>
          <w:lang w:eastAsia="zh-CN"/>
        </w:rPr>
        <w:t xml:space="preserve">示例 </w:t>
      </w:r>
      <w:r>
        <w:rPr>
          <w:w w:val="95"/>
          <w:lang w:eastAsia="zh-CN"/>
        </w:rPr>
        <w:t>对象ID的显示结果如下：</w:t>
      </w:r>
    </w:p>
    <w:p w:rsidR="00737AD2" w:rsidRDefault="00EC10B3">
      <w:pPr>
        <w:pStyle w:val="BodyText"/>
        <w:spacing w:line="287" w:lineRule="exact"/>
        <w:ind w:left="113"/>
        <w:rPr>
          <w:rFonts w:ascii="仿宋" w:eastAsia="仿宋" w:hAnsi="仿宋" w:cs="仿宋"/>
        </w:rPr>
      </w:pPr>
      <w:r w:rsidRPr="00EC10B3">
        <w:pict>
          <v:group id="_x0000_s3840" style="position:absolute;left:0;text-align:left;margin-left:81.7pt;margin-top:4.05pt;width:473.6pt;height:10.6pt;z-index:-25903;mso-position-horizontal-relative:page" coordorigin="1634,81" coordsize="9472,212">
            <v:shape id="_x0000_s3841"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"key" : { "$oid" : "5156c192f970aed30c020000" } }</w:t>
      </w:r>
    </w:p>
    <w:p w:rsidR="00737AD2" w:rsidRDefault="007003A1">
      <w:pPr>
        <w:pStyle w:val="BodyText"/>
        <w:spacing w:before="89"/>
        <w:ind w:left="113"/>
      </w:pPr>
      <w:bookmarkStart w:id="20" w:name="日期"/>
      <w:bookmarkEnd w:id="20"/>
      <w:r>
        <w:t>日期</w:t>
      </w:r>
    </w:p>
    <w:p w:rsidR="00737AD2" w:rsidRDefault="00737AD2">
      <w:pPr>
        <w:spacing w:before="9" w:line="190" w:lineRule="exact"/>
        <w:rPr>
          <w:sz w:val="19"/>
          <w:szCs w:val="19"/>
        </w:rPr>
      </w:pPr>
    </w:p>
    <w:p w:rsidR="00737AD2" w:rsidRDefault="007003A1">
      <w:pPr>
        <w:pStyle w:val="BodyText"/>
        <w:ind w:left="113"/>
      </w:pPr>
      <w:r>
        <w:t>概念</w:t>
      </w:r>
    </w:p>
    <w:p w:rsidR="00737AD2" w:rsidRDefault="007003A1">
      <w:pPr>
        <w:pStyle w:val="BodyText"/>
        <w:spacing w:before="18"/>
        <w:ind w:left="113"/>
      </w:pPr>
      <w:r>
        <w:rPr>
          <w:w w:val="95"/>
        </w:rPr>
        <w:t>SequoiaDB中的日期使用YYYY-MM-DD的形式存取，在存储时将其转换为4字节的整数。</w:t>
      </w:r>
    </w:p>
    <w:p w:rsidR="00737AD2" w:rsidRDefault="00737AD2">
      <w:pPr>
        <w:spacing w:before="9" w:line="190" w:lineRule="exact"/>
        <w:rPr>
          <w:sz w:val="19"/>
          <w:szCs w:val="19"/>
        </w:rPr>
      </w:pPr>
    </w:p>
    <w:p w:rsidR="00737AD2" w:rsidRDefault="007003A1">
      <w:pPr>
        <w:pStyle w:val="BodyText"/>
        <w:spacing w:line="253" w:lineRule="auto"/>
        <w:ind w:left="113" w:right="7628"/>
      </w:pPr>
      <w:r>
        <w:t>格式 日期的表达形式如下：</w:t>
      </w:r>
    </w:p>
    <w:p w:rsidR="00737AD2" w:rsidRDefault="00EC10B3">
      <w:pPr>
        <w:pStyle w:val="BodyText"/>
        <w:spacing w:line="287" w:lineRule="exact"/>
        <w:ind w:left="113"/>
        <w:rPr>
          <w:rFonts w:ascii="仿宋" w:eastAsia="仿宋" w:hAnsi="仿宋" w:cs="仿宋"/>
        </w:rPr>
      </w:pPr>
      <w:r w:rsidRPr="00EC10B3">
        <w:pict>
          <v:group id="_x0000_s3838" style="position:absolute;left:0;text-align:left;margin-left:81.7pt;margin-top:4.05pt;width:473.6pt;height:10.6pt;z-index:-25902;mso-position-horizontal-relative:page" coordorigin="1634,81" coordsize="9472,212">
            <v:shape id="_x0000_s3839"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"$date" : "&lt;YYYY-MM-DD&gt;" }</w:t>
      </w:r>
    </w:p>
    <w:p w:rsidR="00737AD2" w:rsidRDefault="00737AD2">
      <w:pPr>
        <w:spacing w:before="9" w:line="180" w:lineRule="exact"/>
        <w:rPr>
          <w:sz w:val="18"/>
          <w:szCs w:val="18"/>
        </w:rPr>
      </w:pPr>
    </w:p>
    <w:p w:rsidR="00737AD2" w:rsidRDefault="007003A1">
      <w:pPr>
        <w:pStyle w:val="BodyText"/>
        <w:spacing w:line="253" w:lineRule="auto"/>
        <w:ind w:left="113" w:right="8947"/>
      </w:pPr>
      <w:r>
        <w:t>示例 例如：</w:t>
      </w:r>
    </w:p>
    <w:p w:rsidR="00737AD2" w:rsidRDefault="00EC10B3">
      <w:pPr>
        <w:pStyle w:val="BodyText"/>
        <w:spacing w:line="287" w:lineRule="exact"/>
        <w:ind w:left="113"/>
        <w:rPr>
          <w:rFonts w:ascii="仿宋" w:eastAsia="仿宋" w:hAnsi="仿宋" w:cs="仿宋"/>
        </w:rPr>
      </w:pPr>
      <w:r w:rsidRPr="00EC10B3">
        <w:pict>
          <v:group id="_x0000_s3836" style="position:absolute;left:0;text-align:left;margin-left:81.7pt;margin-top:4.05pt;width:473.6pt;height:10.6pt;z-index:-25901;mso-position-horizontal-relative:page" coordorigin="1634,81" coordsize="9472,212">
            <v:shape id="_x0000_s3837"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"createTime" : { "$date" : "2012-05-12" } }</w:t>
      </w:r>
    </w:p>
    <w:p w:rsidR="00737AD2" w:rsidRDefault="007003A1">
      <w:pPr>
        <w:pStyle w:val="BodyText"/>
        <w:spacing w:before="89"/>
        <w:ind w:left="113"/>
        <w:rPr>
          <w:lang w:eastAsia="zh-CN"/>
        </w:rPr>
      </w:pPr>
      <w:bookmarkStart w:id="21" w:name="时间戳"/>
      <w:bookmarkEnd w:id="21"/>
      <w:r>
        <w:rPr>
          <w:lang w:eastAsia="zh-CN"/>
        </w:rPr>
        <w:t>时间戳</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概念</w:t>
      </w:r>
    </w:p>
    <w:p w:rsidR="00737AD2" w:rsidRDefault="007003A1">
      <w:pPr>
        <w:pStyle w:val="BodyText"/>
        <w:spacing w:before="18"/>
        <w:ind w:left="113"/>
        <w:rPr>
          <w:lang w:eastAsia="zh-CN"/>
        </w:rPr>
      </w:pPr>
      <w:r>
        <w:rPr>
          <w:w w:val="95"/>
          <w:lang w:eastAsia="zh-CN"/>
        </w:rPr>
        <w:t>SequoiaDB中的时间戳使用YYYY-MM-DD-HH.mm.ss.ffffff的形式存取，在存储时将其转换为8字节的整数。</w:t>
      </w:r>
    </w:p>
    <w:p w:rsidR="00737AD2" w:rsidRDefault="00737AD2">
      <w:pPr>
        <w:spacing w:before="9" w:line="190" w:lineRule="exact"/>
        <w:rPr>
          <w:sz w:val="19"/>
          <w:szCs w:val="19"/>
          <w:lang w:eastAsia="zh-CN"/>
        </w:rPr>
      </w:pPr>
    </w:p>
    <w:p w:rsidR="00737AD2" w:rsidRDefault="007003A1">
      <w:pPr>
        <w:pStyle w:val="BodyText"/>
        <w:spacing w:line="253" w:lineRule="auto"/>
        <w:ind w:left="113" w:right="7628"/>
        <w:rPr>
          <w:lang w:eastAsia="zh-CN"/>
        </w:rPr>
      </w:pPr>
      <w:r>
        <w:rPr>
          <w:lang w:eastAsia="zh-CN"/>
        </w:rPr>
        <w:t>格式 时间戳的表达形式如下：</w:t>
      </w:r>
    </w:p>
    <w:p w:rsidR="00737AD2" w:rsidRDefault="00EC10B3">
      <w:pPr>
        <w:pStyle w:val="BodyText"/>
        <w:spacing w:line="287" w:lineRule="exact"/>
        <w:ind w:left="113"/>
        <w:rPr>
          <w:rFonts w:ascii="仿宋" w:eastAsia="仿宋" w:hAnsi="仿宋" w:cs="仿宋"/>
        </w:rPr>
      </w:pPr>
      <w:r w:rsidRPr="00EC10B3">
        <w:pict>
          <v:group id="_x0000_s3834" style="position:absolute;left:0;text-align:left;margin-left:81.7pt;margin-top:4.05pt;width:473.6pt;height:10.6pt;z-index:-25900;mso-position-horizontal-relative:page" coordorigin="1634,81" coordsize="9472,212">
            <v:shape id="_x0000_s3835"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"$timestamp" : "&lt;YYYY-MM-DD-HH.mm.ss.ffffff&gt;" }</w:t>
      </w:r>
    </w:p>
    <w:p w:rsidR="00737AD2" w:rsidRDefault="00737AD2">
      <w:pPr>
        <w:spacing w:before="9" w:line="180" w:lineRule="exact"/>
        <w:rPr>
          <w:sz w:val="18"/>
          <w:szCs w:val="18"/>
        </w:rPr>
      </w:pPr>
    </w:p>
    <w:p w:rsidR="00737AD2" w:rsidRDefault="007003A1">
      <w:pPr>
        <w:pStyle w:val="BodyText"/>
        <w:spacing w:line="253" w:lineRule="auto"/>
        <w:ind w:left="113" w:right="8947"/>
      </w:pPr>
      <w:r>
        <w:t>示例 例如：</w:t>
      </w:r>
    </w:p>
    <w:p w:rsidR="00737AD2" w:rsidRDefault="00EC10B3">
      <w:pPr>
        <w:pStyle w:val="BodyText"/>
        <w:spacing w:line="287" w:lineRule="exact"/>
        <w:ind w:left="113"/>
        <w:rPr>
          <w:rFonts w:ascii="仿宋" w:eastAsia="仿宋" w:hAnsi="仿宋" w:cs="仿宋"/>
        </w:rPr>
      </w:pPr>
      <w:r w:rsidRPr="00EC10B3">
        <w:pict>
          <v:group id="_x0000_s3832" style="position:absolute;left:0;text-align:left;margin-left:81.7pt;margin-top:4.05pt;width:473.6pt;height:10.6pt;z-index:-25899;mso-position-horizontal-relative:page" coordorigin="1634,81" coordsize="9472,212">
            <v:shape id="_x0000_s3833"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"createTime" : { "$timestamp" : "2012-05-12-13.15.21.241523" } }</w:t>
      </w:r>
    </w:p>
    <w:p w:rsidR="00737AD2" w:rsidRDefault="007003A1">
      <w:pPr>
        <w:pStyle w:val="BodyText"/>
        <w:spacing w:before="89"/>
        <w:ind w:left="113"/>
        <w:rPr>
          <w:lang w:eastAsia="zh-CN"/>
        </w:rPr>
      </w:pPr>
      <w:bookmarkStart w:id="22" w:name="二进制数据"/>
      <w:bookmarkEnd w:id="22"/>
      <w:r>
        <w:rPr>
          <w:lang w:eastAsia="zh-CN"/>
        </w:rPr>
        <w:t>二进制数据</w:t>
      </w:r>
    </w:p>
    <w:p w:rsidR="00737AD2" w:rsidRDefault="00737AD2">
      <w:pPr>
        <w:spacing w:before="9" w:line="190" w:lineRule="exact"/>
        <w:rPr>
          <w:sz w:val="19"/>
          <w:szCs w:val="19"/>
          <w:lang w:eastAsia="zh-CN"/>
        </w:rPr>
      </w:pPr>
    </w:p>
    <w:p w:rsidR="00737AD2" w:rsidRDefault="007003A1">
      <w:pPr>
        <w:pStyle w:val="BodyText"/>
        <w:spacing w:line="253" w:lineRule="auto"/>
        <w:ind w:left="113" w:right="574"/>
        <w:rPr>
          <w:lang w:eastAsia="zh-CN"/>
        </w:rPr>
      </w:pPr>
      <w:r>
        <w:rPr>
          <w:lang w:eastAsia="zh-CN"/>
        </w:rPr>
        <w:t xml:space="preserve">概念 </w:t>
      </w:r>
      <w:r>
        <w:rPr>
          <w:w w:val="95"/>
          <w:lang w:eastAsia="zh-CN"/>
        </w:rPr>
        <w:t>在SequoiaDB中的数据使用JSON形式访问，因此对于二进制的数据需要用户使用Base64方式进行编码，之</w:t>
      </w:r>
    </w:p>
    <w:p w:rsidR="00737AD2" w:rsidRDefault="007003A1">
      <w:pPr>
        <w:pStyle w:val="BodyText"/>
        <w:spacing w:line="225" w:lineRule="exact"/>
        <w:ind w:left="113"/>
        <w:rPr>
          <w:lang w:eastAsia="zh-CN"/>
        </w:rPr>
      </w:pPr>
      <w:r>
        <w:rPr>
          <w:lang w:eastAsia="zh-CN"/>
        </w:rPr>
        <w:t>后以字符串的形式发送至数据库。</w:t>
      </w:r>
    </w:p>
    <w:p w:rsidR="00737AD2" w:rsidRDefault="00737AD2">
      <w:pPr>
        <w:spacing w:before="9" w:line="190" w:lineRule="exact"/>
        <w:rPr>
          <w:sz w:val="19"/>
          <w:szCs w:val="19"/>
          <w:lang w:eastAsia="zh-CN"/>
        </w:rPr>
      </w:pPr>
    </w:p>
    <w:p w:rsidR="00737AD2" w:rsidRDefault="007003A1">
      <w:pPr>
        <w:pStyle w:val="BodyText"/>
        <w:spacing w:line="253" w:lineRule="auto"/>
        <w:ind w:left="113" w:right="6947"/>
        <w:rPr>
          <w:lang w:eastAsia="zh-CN"/>
        </w:rPr>
      </w:pPr>
      <w:r>
        <w:rPr>
          <w:lang w:eastAsia="zh-CN"/>
        </w:rPr>
        <w:t>格式 二进制数据的表达形式如下：</w:t>
      </w:r>
    </w:p>
    <w:p w:rsidR="00737AD2" w:rsidRDefault="00EC10B3">
      <w:pPr>
        <w:pStyle w:val="BodyText"/>
        <w:spacing w:line="287" w:lineRule="exact"/>
        <w:ind w:left="113"/>
        <w:rPr>
          <w:rFonts w:ascii="仿宋" w:eastAsia="仿宋" w:hAnsi="仿宋" w:cs="仿宋"/>
          <w:lang w:eastAsia="zh-CN"/>
        </w:rPr>
      </w:pPr>
      <w:r w:rsidRPr="00EC10B3">
        <w:pict>
          <v:group id="_x0000_s3830" style="position:absolute;left:0;text-align:left;margin-left:81.7pt;margin-top:4.05pt;width:473.6pt;height:10.6pt;z-index:-25898;mso-position-horizontal-relative:page" coordorigin="1634,81" coordsize="9472,212">
            <v:shape id="_x0000_s3831"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lang w:eastAsia="zh-CN"/>
        </w:rPr>
        <w:t>{ "$binary" : "&lt;数据&gt;", "$type" : "&lt;类型&gt;" }</w:t>
      </w:r>
    </w:p>
    <w:p w:rsidR="00737AD2" w:rsidRDefault="00737AD2">
      <w:pPr>
        <w:spacing w:before="5" w:line="130" w:lineRule="exact"/>
        <w:rPr>
          <w:sz w:val="13"/>
          <w:szCs w:val="13"/>
          <w:lang w:eastAsia="zh-CN"/>
        </w:rPr>
      </w:pPr>
    </w:p>
    <w:p w:rsidR="00737AD2" w:rsidRDefault="007003A1">
      <w:pPr>
        <w:pStyle w:val="BodyText"/>
        <w:spacing w:line="168" w:lineRule="auto"/>
        <w:ind w:left="113" w:right="661"/>
        <w:rPr>
          <w:lang w:eastAsia="zh-CN"/>
        </w:rPr>
      </w:pPr>
      <w:r>
        <w:rPr>
          <w:w w:val="90"/>
          <w:lang w:eastAsia="zh-CN"/>
        </w:rPr>
        <w:t>其中“数据”必须为Base64编码的数据，“类型”为0-255之间的十进制数值，用户可以任意指定该范围之间的类</w:t>
      </w:r>
      <w:r>
        <w:rPr>
          <w:lang w:eastAsia="zh-CN"/>
        </w:rPr>
        <w:t xml:space="preserve"> </w:t>
      </w:r>
      <w:r>
        <w:rPr>
          <w:w w:val="95"/>
          <w:lang w:eastAsia="zh-CN"/>
        </w:rPr>
        <w:t>型作为应用程序中的类型标示。</w:t>
      </w:r>
    </w:p>
    <w:p w:rsidR="00737AD2" w:rsidRDefault="00737AD2">
      <w:pPr>
        <w:spacing w:line="120" w:lineRule="exact"/>
        <w:rPr>
          <w:sz w:val="12"/>
          <w:szCs w:val="12"/>
          <w:lang w:eastAsia="zh-CN"/>
        </w:rPr>
      </w:pPr>
    </w:p>
    <w:p w:rsidR="00737AD2" w:rsidRDefault="007003A1">
      <w:pPr>
        <w:pStyle w:val="BodyText"/>
        <w:spacing w:line="168" w:lineRule="auto"/>
        <w:ind w:left="113" w:right="661"/>
        <w:rPr>
          <w:lang w:eastAsia="zh-CN"/>
        </w:rPr>
      </w:pPr>
      <w:r>
        <w:rPr>
          <w:w w:val="95"/>
          <w:lang w:eastAsia="zh-CN"/>
        </w:rPr>
        <w:t>Base64为一种通用的数据转换形式，主要将二进制数据转化为以纯ASCII字符串表示的字节流。一般来说转</w:t>
      </w:r>
      <w:r>
        <w:rPr>
          <w:lang w:eastAsia="zh-CN"/>
        </w:rPr>
        <w:t xml:space="preserve"> 换之后的数据长度会大于原本的数据长度。</w:t>
      </w:r>
    </w:p>
    <w:p w:rsidR="00737AD2" w:rsidRDefault="00737AD2">
      <w:pPr>
        <w:spacing w:line="168"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rPr>
          <w:lang w:eastAsia="zh-CN"/>
        </w:rPr>
      </w:pPr>
      <w:r>
        <w:rPr>
          <w:w w:val="95"/>
          <w:lang w:eastAsia="zh-CN"/>
        </w:rPr>
        <w:t>为了节省空间，在SequoiaDB的内部存放数据时，会将Base64编码后的数据解码为原始数据进行存放。当用</w:t>
      </w:r>
      <w:r>
        <w:rPr>
          <w:lang w:eastAsia="zh-CN"/>
        </w:rPr>
        <w:t xml:space="preserve"> 户读取数据时会再次将其转化为Base64形式发送。</w:t>
      </w:r>
    </w:p>
    <w:p w:rsidR="00737AD2" w:rsidRDefault="00737AD2">
      <w:pPr>
        <w:spacing w:before="14" w:line="200" w:lineRule="exact"/>
        <w:rPr>
          <w:sz w:val="20"/>
          <w:szCs w:val="20"/>
          <w:lang w:eastAsia="zh-CN"/>
        </w:rPr>
      </w:pPr>
    </w:p>
    <w:p w:rsidR="00737AD2" w:rsidRDefault="007003A1">
      <w:pPr>
        <w:pStyle w:val="BodyText"/>
      </w:pPr>
      <w:r>
        <w:t>示例</w:t>
      </w:r>
    </w:p>
    <w:p w:rsidR="00737AD2" w:rsidRDefault="00737AD2">
      <w:pPr>
        <w:spacing w:before="5" w:line="100" w:lineRule="exact"/>
        <w:rPr>
          <w:sz w:val="10"/>
          <w:szCs w:val="10"/>
        </w:rPr>
      </w:pPr>
    </w:p>
    <w:p w:rsidR="00737AD2" w:rsidRDefault="007003A1">
      <w:pPr>
        <w:pStyle w:val="BodyText"/>
        <w:spacing w:line="168" w:lineRule="auto"/>
        <w:ind w:right="203"/>
      </w:pPr>
      <w:r>
        <w:rPr>
          <w:w w:val="85"/>
        </w:rPr>
        <w:t xml:space="preserve">例如：字符串“hello   </w:t>
      </w:r>
      <w:r>
        <w:rPr>
          <w:spacing w:val="45"/>
          <w:w w:val="85"/>
        </w:rPr>
        <w:t xml:space="preserve"> </w:t>
      </w:r>
      <w:r>
        <w:rPr>
          <w:w w:val="85"/>
        </w:rPr>
        <w:t xml:space="preserve">world”被Base64编码后的数据为“aGVsbG8gd29ybGQ=”。包含“hello   </w:t>
      </w:r>
      <w:r>
        <w:rPr>
          <w:spacing w:val="46"/>
          <w:w w:val="85"/>
        </w:rPr>
        <w:t xml:space="preserve"> </w:t>
      </w:r>
      <w:r>
        <w:rPr>
          <w:w w:val="85"/>
        </w:rPr>
        <w:t>world”二进制数</w:t>
      </w:r>
      <w:r>
        <w:rPr>
          <w:w w:val="87"/>
        </w:rPr>
        <w:t xml:space="preserve"> </w:t>
      </w:r>
      <w:r>
        <w:rPr>
          <w:w w:val="90"/>
        </w:rPr>
        <w:t>据，且类型为1的JSON数据为：</w:t>
      </w:r>
    </w:p>
    <w:p w:rsidR="00737AD2" w:rsidRDefault="00EC10B3">
      <w:pPr>
        <w:pStyle w:val="BodyText"/>
        <w:spacing w:before="22"/>
        <w:rPr>
          <w:rFonts w:ascii="仿宋" w:eastAsia="仿宋" w:hAnsi="仿宋" w:cs="仿宋"/>
        </w:rPr>
      </w:pPr>
      <w:r w:rsidRPr="00EC10B3">
        <w:pict>
          <v:group id="_x0000_s3828" style="position:absolute;left:0;text-align:left;margin-left:81.7pt;margin-top:5.55pt;width:473.6pt;height:10.6pt;z-index:-25897;mso-position-horizontal-relative:page" coordorigin="1634,111" coordsize="9472,212">
            <v:shape id="_x0000_s3829"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 "key" : { "$binary" : "aGVsbG8gd29ybGQ=", "$type" : "1" } }</w:t>
      </w:r>
    </w:p>
    <w:p w:rsidR="00737AD2" w:rsidRDefault="007003A1">
      <w:pPr>
        <w:pStyle w:val="BodyText"/>
        <w:spacing w:before="89"/>
      </w:pPr>
      <w:bookmarkStart w:id="23" w:name="正则表达式"/>
      <w:bookmarkEnd w:id="23"/>
      <w:r>
        <w:t>正则表达式</w:t>
      </w:r>
    </w:p>
    <w:p w:rsidR="00737AD2" w:rsidRDefault="00737AD2">
      <w:pPr>
        <w:spacing w:before="9" w:line="190" w:lineRule="exact"/>
        <w:rPr>
          <w:sz w:val="19"/>
          <w:szCs w:val="19"/>
        </w:rPr>
      </w:pPr>
    </w:p>
    <w:p w:rsidR="00737AD2" w:rsidRDefault="007003A1">
      <w:pPr>
        <w:pStyle w:val="BodyText"/>
        <w:spacing w:line="253" w:lineRule="auto"/>
        <w:ind w:right="5171"/>
      </w:pPr>
      <w:r>
        <w:t xml:space="preserve">概念 </w:t>
      </w:r>
      <w:r>
        <w:rPr>
          <w:w w:val="95"/>
        </w:rPr>
        <w:t>SequoiaDB可以使用正则表达式检索用户数据。</w:t>
      </w:r>
    </w:p>
    <w:p w:rsidR="00737AD2" w:rsidRDefault="00737AD2">
      <w:pPr>
        <w:spacing w:before="4" w:line="180" w:lineRule="exact"/>
        <w:rPr>
          <w:sz w:val="18"/>
          <w:szCs w:val="18"/>
        </w:rPr>
      </w:pPr>
    </w:p>
    <w:p w:rsidR="00737AD2" w:rsidRDefault="007003A1">
      <w:pPr>
        <w:pStyle w:val="BodyText"/>
        <w:spacing w:line="253" w:lineRule="auto"/>
        <w:ind w:right="6700"/>
      </w:pPr>
      <w:r>
        <w:t>格式 正则表达式输入的格式如下：</w:t>
      </w:r>
    </w:p>
    <w:p w:rsidR="00737AD2" w:rsidRDefault="00EC10B3">
      <w:pPr>
        <w:pStyle w:val="BodyText"/>
        <w:spacing w:line="287" w:lineRule="exact"/>
        <w:rPr>
          <w:rFonts w:ascii="仿宋" w:eastAsia="仿宋" w:hAnsi="仿宋" w:cs="仿宋"/>
        </w:rPr>
      </w:pPr>
      <w:r w:rsidRPr="00EC10B3">
        <w:pict>
          <v:group id="_x0000_s3826" style="position:absolute;left:0;text-align:left;margin-left:81.7pt;margin-top:4.05pt;width:473.6pt;height:10.6pt;z-index:-25896;mso-position-horizontal-relative:page" coordorigin="1634,81" coordsize="9472,212">
            <v:shape id="_x0000_s3827"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"$regex" : "正则表达式", "$options" : "选项" }</w:t>
      </w:r>
    </w:p>
    <w:p w:rsidR="00737AD2" w:rsidRDefault="007003A1">
      <w:pPr>
        <w:pStyle w:val="BodyText"/>
        <w:spacing w:before="49"/>
      </w:pPr>
      <w:r>
        <w:rPr>
          <w:w w:val="90"/>
        </w:rPr>
        <w:t>其中“正则表达式”为一个正则表达式字符串，“选项”则参见下表：</w:t>
      </w:r>
    </w:p>
    <w:p w:rsidR="00737AD2" w:rsidRDefault="00737AD2">
      <w:pPr>
        <w:spacing w:before="5" w:line="60" w:lineRule="exact"/>
        <w:rPr>
          <w:sz w:val="6"/>
          <w:szCs w:val="6"/>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选项</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匹配时不区分大小写。</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允许进行多行匹配；当该参数打开时，字符“^”与“&amp;”匹配换行符的之后与之</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前的字符。</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x</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忽略正则表达式匹配中的空白字符；如果需要使用空白字符，在空白字符之</w:t>
            </w:r>
          </w:p>
          <w:p w:rsidR="00737AD2" w:rsidRDefault="007003A1">
            <w:pPr>
              <w:pStyle w:val="TableParagraph"/>
              <w:spacing w:before="1"/>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前使用反斜线“\”进行转意。</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允许“.”字符匹配换行符。</w:t>
            </w:r>
          </w:p>
        </w:tc>
      </w:tr>
    </w:tbl>
    <w:p w:rsidR="00737AD2" w:rsidRDefault="007003A1">
      <w:pPr>
        <w:pStyle w:val="BodyText"/>
        <w:spacing w:line="335" w:lineRule="exact"/>
        <w:rPr>
          <w:lang w:eastAsia="zh-CN"/>
        </w:rPr>
      </w:pPr>
      <w:r>
        <w:rPr>
          <w:lang w:eastAsia="zh-CN"/>
        </w:rPr>
        <w:t>当使用选项时，用户可以使用任意组合指定其中的选项。</w:t>
      </w:r>
    </w:p>
    <w:p w:rsidR="00737AD2" w:rsidRDefault="00737AD2">
      <w:pPr>
        <w:spacing w:before="9" w:line="190" w:lineRule="exact"/>
        <w:rPr>
          <w:sz w:val="19"/>
          <w:szCs w:val="19"/>
          <w:lang w:eastAsia="zh-CN"/>
        </w:rPr>
      </w:pPr>
    </w:p>
    <w:p w:rsidR="00737AD2" w:rsidRDefault="007003A1">
      <w:pPr>
        <w:pStyle w:val="BodyText"/>
        <w:spacing w:line="253" w:lineRule="auto"/>
        <w:ind w:right="2554"/>
        <w:rPr>
          <w:lang w:eastAsia="zh-CN"/>
        </w:rPr>
      </w:pPr>
      <w:r>
        <w:rPr>
          <w:lang w:eastAsia="zh-CN"/>
        </w:rPr>
        <w:t xml:space="preserve">示例 </w:t>
      </w:r>
      <w:r>
        <w:rPr>
          <w:w w:val="95"/>
          <w:lang w:eastAsia="zh-CN"/>
        </w:rPr>
        <w:t>使用正则表达式进行大小写忽略，匹配以字符“W”起始的字符串，可以使用：</w:t>
      </w:r>
    </w:p>
    <w:p w:rsidR="00737AD2" w:rsidRDefault="00EC10B3">
      <w:pPr>
        <w:pStyle w:val="BodyText"/>
        <w:spacing w:line="287" w:lineRule="exact"/>
        <w:rPr>
          <w:rFonts w:ascii="仿宋" w:eastAsia="仿宋" w:hAnsi="仿宋" w:cs="仿宋"/>
        </w:rPr>
      </w:pPr>
      <w:r w:rsidRPr="00EC10B3">
        <w:pict>
          <v:group id="_x0000_s3824" style="position:absolute;left:0;text-align:left;margin-left:81.7pt;margin-top:4.05pt;width:473.6pt;height:10.6pt;z-index:-25895;mso-position-horizontal-relative:page" coordorigin="1634,81" coordsize="9472,212">
            <v:shape id="_x0000_s3825"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 "key" : { "$regex" : "^W", "$options" : "i" } }</w:t>
      </w:r>
    </w:p>
    <w:p w:rsidR="00737AD2" w:rsidRDefault="007003A1">
      <w:pPr>
        <w:pStyle w:val="BodyText"/>
        <w:spacing w:before="49"/>
        <w:rPr>
          <w:lang w:eastAsia="zh-CN"/>
        </w:rPr>
      </w:pPr>
      <w:r>
        <w:rPr>
          <w:lang w:eastAsia="zh-CN"/>
        </w:rPr>
        <w:t>关于正则表达式规则，请参阅</w:t>
      </w:r>
      <w:hyperlink r:id="rId24">
        <w:r>
          <w:rPr>
            <w:color w:val="0000FF"/>
            <w:lang w:eastAsia="zh-CN"/>
          </w:rPr>
          <w:t>Perl正则表达式手册</w:t>
        </w:r>
      </w:hyperlink>
      <w:r>
        <w:rPr>
          <w:color w:val="000000"/>
          <w:lang w:eastAsia="zh-CN"/>
        </w:rPr>
        <w:t>。</w:t>
      </w:r>
    </w:p>
    <w:p w:rsidR="00737AD2" w:rsidRDefault="00737AD2">
      <w:pPr>
        <w:spacing w:before="1" w:line="170" w:lineRule="exact"/>
        <w:rPr>
          <w:sz w:val="17"/>
          <w:szCs w:val="17"/>
          <w:lang w:eastAsia="zh-CN"/>
        </w:rPr>
      </w:pPr>
    </w:p>
    <w:p w:rsidR="00737AD2" w:rsidRDefault="007003A1">
      <w:pPr>
        <w:pStyle w:val="Heading3"/>
        <w:spacing w:line="354" w:lineRule="exact"/>
        <w:ind w:left="433"/>
        <w:rPr>
          <w:lang w:eastAsia="zh-CN"/>
        </w:rPr>
      </w:pPr>
      <w:bookmarkStart w:id="24" w:name="集合"/>
      <w:bookmarkStart w:id="25" w:name="_bookmark8"/>
      <w:bookmarkEnd w:id="24"/>
      <w:bookmarkEnd w:id="25"/>
      <w:r>
        <w:rPr>
          <w:lang w:eastAsia="zh-CN"/>
        </w:rPr>
        <w:t>集合</w:t>
      </w:r>
    </w:p>
    <w:p w:rsidR="00737AD2" w:rsidRDefault="00737AD2">
      <w:pPr>
        <w:spacing w:before="11" w:line="220" w:lineRule="exact"/>
        <w:rPr>
          <w:lang w:eastAsia="zh-CN"/>
        </w:rPr>
      </w:pPr>
    </w:p>
    <w:p w:rsidR="00737AD2" w:rsidRDefault="007003A1">
      <w:pPr>
        <w:pStyle w:val="BodyText"/>
        <w:spacing w:line="312" w:lineRule="exact"/>
        <w:rPr>
          <w:lang w:eastAsia="zh-CN"/>
        </w:rPr>
      </w:pPr>
      <w:r>
        <w:rPr>
          <w:lang w:eastAsia="zh-CN"/>
        </w:rPr>
        <w:t>概念</w:t>
      </w:r>
    </w:p>
    <w:p w:rsidR="00737AD2" w:rsidRDefault="007003A1">
      <w:pPr>
        <w:pStyle w:val="BodyText"/>
        <w:spacing w:before="18" w:line="253" w:lineRule="auto"/>
        <w:ind w:right="133"/>
        <w:rPr>
          <w:lang w:eastAsia="zh-CN"/>
        </w:rPr>
      </w:pPr>
      <w:r>
        <w:rPr>
          <w:w w:val="95"/>
          <w:lang w:eastAsia="zh-CN"/>
        </w:rPr>
        <w:t>集合（Collection）是数据库中存放文档的逻辑对象。任何一条文档必须属于一个且仅一个集合。</w:t>
      </w:r>
      <w:r>
        <w:rPr>
          <w:lang w:eastAsia="zh-CN"/>
        </w:rPr>
        <w:t xml:space="preserve"> </w:t>
      </w:r>
      <w:r>
        <w:rPr>
          <w:w w:val="95"/>
          <w:lang w:eastAsia="zh-CN"/>
        </w:rPr>
        <w:t>集合由“&lt;集合空间名&gt;.&lt;集合名&gt;”构成。集合名最大长度127字节，为UTF-8编码。一个集合中可以包含零个</w:t>
      </w:r>
    </w:p>
    <w:p w:rsidR="00737AD2" w:rsidRDefault="007003A1">
      <w:pPr>
        <w:pStyle w:val="BodyText"/>
        <w:spacing w:line="225" w:lineRule="exact"/>
        <w:rPr>
          <w:lang w:eastAsia="zh-CN"/>
        </w:rPr>
      </w:pPr>
      <w:r>
        <w:rPr>
          <w:lang w:eastAsia="zh-CN"/>
        </w:rPr>
        <w:t>至任意多个文档（上限为集合空间大小上限）。</w:t>
      </w:r>
    </w:p>
    <w:p w:rsidR="00737AD2" w:rsidRDefault="007003A1">
      <w:pPr>
        <w:pStyle w:val="BodyText"/>
        <w:spacing w:before="18"/>
        <w:rPr>
          <w:lang w:eastAsia="zh-CN"/>
        </w:rPr>
      </w:pPr>
      <w:r>
        <w:rPr>
          <w:lang w:eastAsia="zh-CN"/>
        </w:rPr>
        <w:t>在集群环境下，每个集合还可以拥有除名称外的以下属性：</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分区键（ShardingKey）</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指定集合的分区键，集合中所有的文档将分区键中指定的字段作为分区信</w:t>
            </w:r>
          </w:p>
          <w:p w:rsidR="00737AD2" w:rsidRDefault="007003A1">
            <w:pPr>
              <w:pStyle w:val="TableParagraph"/>
              <w:spacing w:before="1"/>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息，文档分别存放在所对应的分区中。</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分区类型（ShardingType）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指定集合的分区类型：范围分区（Range）或散列分区（Hash）。</w:t>
            </w:r>
          </w:p>
        </w:tc>
      </w:tr>
      <w:tr w:rsidR="00737AD2">
        <w:trPr>
          <w:trHeight w:hRule="exact" w:val="78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写副本数（ReplSize）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指定该集合默认的写副本数。如果该值</w:t>
            </w:r>
            <w:r>
              <w:rPr>
                <w:rFonts w:ascii="微软雅黑" w:eastAsia="微软雅黑" w:hAnsi="微软雅黑" w:cs="微软雅黑"/>
                <w:spacing w:val="23"/>
                <w:sz w:val="14"/>
                <w:szCs w:val="14"/>
                <w:lang w:eastAsia="zh-CN"/>
              </w:rPr>
              <w:t xml:space="preserve"> </w:t>
            </w:r>
            <w:r>
              <w:rPr>
                <w:rFonts w:ascii="微软雅黑" w:eastAsia="微软雅黑" w:hAnsi="微软雅黑" w:cs="微软雅黑"/>
                <w:sz w:val="14"/>
                <w:szCs w:val="14"/>
                <w:lang w:eastAsia="zh-CN"/>
              </w:rPr>
              <w:t>≤1，数据的写请求在一个副本写入</w:t>
            </w:r>
          </w:p>
          <w:p w:rsidR="00737AD2" w:rsidRDefault="007003A1">
            <w:pPr>
              <w:pStyle w:val="TableParagraph"/>
              <w:spacing w:before="1" w:line="241" w:lineRule="auto"/>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成功后就会返回。如果该值大于1，则需要等到至少指定数量的副本被成功</w:t>
            </w:r>
            <w:r>
              <w:rPr>
                <w:rFonts w:ascii="微软雅黑" w:eastAsia="微软雅黑" w:hAnsi="微软雅黑" w:cs="微软雅黑"/>
                <w:sz w:val="14"/>
                <w:szCs w:val="14"/>
                <w:lang w:eastAsia="zh-CN"/>
              </w:rPr>
              <w:t xml:space="preserve"> 写入数据后才会返回。</w:t>
            </w:r>
          </w:p>
        </w:tc>
      </w:tr>
    </w:tbl>
    <w:p w:rsidR="00737AD2" w:rsidRDefault="00737AD2">
      <w:pPr>
        <w:spacing w:line="241" w:lineRule="auto"/>
        <w:rPr>
          <w:rFonts w:ascii="微软雅黑" w:eastAsia="微软雅黑" w:hAnsi="微软雅黑" w:cs="微软雅黑"/>
          <w:sz w:val="14"/>
          <w:szCs w:val="14"/>
          <w:lang w:eastAsia="zh-CN"/>
        </w:rPr>
        <w:sectPr w:rsidR="00737AD2">
          <w:pgSz w:w="12240" w:h="15840"/>
          <w:pgMar w:top="900" w:right="1020" w:bottom="280" w:left="700" w:header="713" w:footer="0" w:gutter="0"/>
          <w:cols w:space="720"/>
        </w:sectPr>
      </w:pPr>
    </w:p>
    <w:p w:rsidR="00737AD2" w:rsidRDefault="00737AD2">
      <w:pPr>
        <w:spacing w:before="11" w:line="200" w:lineRule="exact"/>
        <w:rPr>
          <w:sz w:val="20"/>
          <w:szCs w:val="20"/>
          <w:lang w:eastAsia="zh-CN"/>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数据压缩（Compressed）</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创建集合时，指定Compressed属性的值代表着在做插入操作时，是否以压</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缩的形式存储数据，它的值有true和false，默认为false。</w:t>
            </w:r>
          </w:p>
        </w:tc>
      </w:tr>
    </w:tbl>
    <w:p w:rsidR="00737AD2" w:rsidRDefault="00737AD2">
      <w:pPr>
        <w:spacing w:before="5" w:line="140" w:lineRule="exact"/>
        <w:rPr>
          <w:sz w:val="14"/>
          <w:szCs w:val="14"/>
        </w:rPr>
      </w:pPr>
    </w:p>
    <w:p w:rsidR="00737AD2" w:rsidRDefault="007003A1">
      <w:pPr>
        <w:pStyle w:val="Heading3"/>
        <w:spacing w:line="354" w:lineRule="exact"/>
      </w:pPr>
      <w:bookmarkStart w:id="26" w:name="集合空间"/>
      <w:bookmarkStart w:id="27" w:name="_bookmark9"/>
      <w:bookmarkEnd w:id="26"/>
      <w:bookmarkEnd w:id="27"/>
      <w:r>
        <w:t>集合空间</w:t>
      </w:r>
    </w:p>
    <w:p w:rsidR="00737AD2" w:rsidRDefault="00737AD2">
      <w:pPr>
        <w:spacing w:before="2" w:line="200" w:lineRule="exact"/>
        <w:rPr>
          <w:sz w:val="20"/>
          <w:szCs w:val="20"/>
        </w:rPr>
      </w:pPr>
    </w:p>
    <w:p w:rsidR="00737AD2" w:rsidRDefault="007003A1">
      <w:pPr>
        <w:pStyle w:val="BodyText"/>
        <w:ind w:left="613"/>
      </w:pPr>
      <w:r>
        <w:t>概念</w:t>
      </w:r>
    </w:p>
    <w:p w:rsidR="00737AD2" w:rsidRDefault="00737AD2">
      <w:pPr>
        <w:spacing w:before="5" w:line="100" w:lineRule="exact"/>
        <w:rPr>
          <w:sz w:val="10"/>
          <w:szCs w:val="10"/>
        </w:rPr>
      </w:pPr>
    </w:p>
    <w:p w:rsidR="00737AD2" w:rsidRDefault="007003A1">
      <w:pPr>
        <w:pStyle w:val="BodyText"/>
        <w:spacing w:line="168" w:lineRule="auto"/>
        <w:ind w:left="613" w:right="268"/>
      </w:pPr>
      <w:r>
        <w:rPr>
          <w:w w:val="95"/>
        </w:rPr>
        <w:t xml:space="preserve">集合空间（Collection      </w:t>
      </w:r>
      <w:r>
        <w:rPr>
          <w:spacing w:val="19"/>
          <w:w w:val="95"/>
        </w:rPr>
        <w:t xml:space="preserve"> </w:t>
      </w:r>
      <w:r>
        <w:rPr>
          <w:w w:val="95"/>
        </w:rPr>
        <w:t>Space）是数据库中存放集合的物理对象。任何一个集合必须属于一个且仅一个集合空</w:t>
      </w:r>
      <w:r>
        <w:t xml:space="preserve"> 间。</w:t>
      </w:r>
    </w:p>
    <w:p w:rsidR="00737AD2" w:rsidRDefault="00737AD2">
      <w:pPr>
        <w:spacing w:line="120" w:lineRule="exact"/>
        <w:rPr>
          <w:sz w:val="12"/>
          <w:szCs w:val="12"/>
        </w:rPr>
      </w:pPr>
    </w:p>
    <w:p w:rsidR="00737AD2" w:rsidRDefault="007003A1">
      <w:pPr>
        <w:pStyle w:val="BodyText"/>
        <w:spacing w:line="168" w:lineRule="auto"/>
        <w:ind w:left="613" w:right="268"/>
        <w:rPr>
          <w:lang w:eastAsia="zh-CN"/>
        </w:rPr>
      </w:pPr>
      <w:r>
        <w:rPr>
          <w:w w:val="95"/>
          <w:lang w:eastAsia="zh-CN"/>
        </w:rPr>
        <w:t>集合空间名最大长度127字节，为UTF-8编码。一个集合空间中可以包含不超过4096个集合；每个数据节点</w:t>
      </w:r>
      <w:r>
        <w:rPr>
          <w:lang w:eastAsia="zh-CN"/>
        </w:rPr>
        <w:t xml:space="preserve"> 可以包含不超过4096个集合空间。</w:t>
      </w:r>
    </w:p>
    <w:p w:rsidR="00737AD2" w:rsidRDefault="007003A1">
      <w:pPr>
        <w:pStyle w:val="BodyText"/>
        <w:spacing w:before="34"/>
        <w:ind w:left="613"/>
        <w:rPr>
          <w:lang w:eastAsia="zh-CN"/>
        </w:rPr>
      </w:pPr>
      <w:r>
        <w:rPr>
          <w:w w:val="95"/>
          <w:lang w:eastAsia="zh-CN"/>
        </w:rPr>
        <w:t>每一个集合空间在数据节点均对应一个文件，文件名格式为“&lt;集合空间名&gt;.1”。</w:t>
      </w:r>
    </w:p>
    <w:p w:rsidR="00737AD2" w:rsidRDefault="00737AD2">
      <w:pPr>
        <w:spacing w:before="9" w:line="190" w:lineRule="exact"/>
        <w:rPr>
          <w:sz w:val="19"/>
          <w:szCs w:val="19"/>
          <w:lang w:eastAsia="zh-CN"/>
        </w:rPr>
      </w:pPr>
    </w:p>
    <w:p w:rsidR="00737AD2" w:rsidRDefault="007003A1">
      <w:pPr>
        <w:pStyle w:val="BodyText"/>
        <w:spacing w:line="253" w:lineRule="auto"/>
        <w:ind w:left="613" w:right="691"/>
        <w:rPr>
          <w:lang w:eastAsia="zh-CN"/>
        </w:rPr>
      </w:pPr>
      <w:r>
        <w:rPr>
          <w:lang w:eastAsia="zh-CN"/>
        </w:rPr>
        <w:t xml:space="preserve">数据页 </w:t>
      </w:r>
      <w:r>
        <w:rPr>
          <w:w w:val="95"/>
          <w:lang w:eastAsia="zh-CN"/>
        </w:rPr>
        <w:t>集合空间将文件划分为若干个固定大小的数据页（Page），在创建集合空间时用户可以指定数据页大小，且</w:t>
      </w:r>
    </w:p>
    <w:p w:rsidR="00737AD2" w:rsidRDefault="007003A1">
      <w:pPr>
        <w:pStyle w:val="BodyText"/>
        <w:spacing w:line="225" w:lineRule="exact"/>
        <w:ind w:left="613"/>
        <w:rPr>
          <w:lang w:eastAsia="zh-CN"/>
        </w:rPr>
      </w:pPr>
      <w:r>
        <w:rPr>
          <w:lang w:eastAsia="zh-CN"/>
        </w:rPr>
        <w:t>创建后不可更改。</w:t>
      </w:r>
    </w:p>
    <w:p w:rsidR="00737AD2" w:rsidRDefault="00737AD2">
      <w:pPr>
        <w:spacing w:before="5" w:line="100" w:lineRule="exact"/>
        <w:rPr>
          <w:sz w:val="10"/>
          <w:szCs w:val="10"/>
          <w:lang w:eastAsia="zh-CN"/>
        </w:rPr>
      </w:pPr>
    </w:p>
    <w:p w:rsidR="00737AD2" w:rsidRDefault="007003A1">
      <w:pPr>
        <w:pStyle w:val="BodyText"/>
        <w:spacing w:line="168" w:lineRule="auto"/>
        <w:ind w:left="613" w:right="268"/>
        <w:rPr>
          <w:lang w:eastAsia="zh-CN"/>
        </w:rPr>
      </w:pPr>
      <w:r>
        <w:rPr>
          <w:w w:val="95"/>
          <w:lang w:eastAsia="zh-CN"/>
        </w:rPr>
        <w:t>每个数据节点中，单个集合空间可以访问16777216个数据页。因此对应不同数据页大小，单分区中集合空</w:t>
      </w:r>
      <w:r>
        <w:rPr>
          <w:lang w:eastAsia="zh-CN"/>
        </w:rPr>
        <w:t xml:space="preserve"> 间容量上限为：</w:t>
      </w:r>
    </w:p>
    <w:p w:rsidR="00737AD2" w:rsidRDefault="00737AD2">
      <w:pPr>
        <w:spacing w:before="1" w:line="80" w:lineRule="exact"/>
        <w:rPr>
          <w:sz w:val="8"/>
          <w:szCs w:val="8"/>
          <w:lang w:eastAsia="zh-CN"/>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数据页大小（字节）</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集合空间最大容量（GB）</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4096</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512</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8192</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1024</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16384</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2048</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32768</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4096</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65536</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8192</w:t>
            </w:r>
          </w:p>
        </w:tc>
      </w:tr>
    </w:tbl>
    <w:p w:rsidR="00737AD2" w:rsidRDefault="00737AD2">
      <w:pPr>
        <w:spacing w:before="3" w:line="200" w:lineRule="exact"/>
        <w:rPr>
          <w:sz w:val="20"/>
          <w:szCs w:val="20"/>
        </w:rPr>
      </w:pPr>
    </w:p>
    <w:p w:rsidR="00737AD2" w:rsidRDefault="007003A1">
      <w:pPr>
        <w:pStyle w:val="BodyText"/>
        <w:spacing w:line="312" w:lineRule="exact"/>
        <w:ind w:left="613"/>
      </w:pPr>
      <w:r>
        <w:t>数据块</w:t>
      </w:r>
    </w:p>
    <w:p w:rsidR="00737AD2" w:rsidRDefault="00737AD2">
      <w:pPr>
        <w:spacing w:before="5" w:line="100" w:lineRule="exact"/>
        <w:rPr>
          <w:sz w:val="10"/>
          <w:szCs w:val="10"/>
        </w:rPr>
      </w:pPr>
    </w:p>
    <w:p w:rsidR="00737AD2" w:rsidRDefault="007003A1">
      <w:pPr>
        <w:pStyle w:val="BodyText"/>
        <w:spacing w:line="168" w:lineRule="auto"/>
        <w:ind w:left="613" w:right="268"/>
        <w:rPr>
          <w:lang w:eastAsia="zh-CN"/>
        </w:rPr>
      </w:pPr>
      <w:r>
        <w:rPr>
          <w:lang w:eastAsia="zh-CN"/>
        </w:rPr>
        <w:t>一个或多个数据页组成数据块。集合空间中的每个集合由零个或以上的数据块构成，每个数据块的大小由用 户数据长度自动调整。集合中的文档不可跨多个数据块存放。</w:t>
      </w:r>
    </w:p>
    <w:p w:rsidR="00737AD2" w:rsidRDefault="007003A1">
      <w:pPr>
        <w:pStyle w:val="BodyText"/>
        <w:spacing w:before="34"/>
        <w:ind w:left="613"/>
        <w:rPr>
          <w:lang w:eastAsia="zh-CN"/>
        </w:rPr>
      </w:pPr>
      <w:r>
        <w:rPr>
          <w:lang w:eastAsia="zh-CN"/>
        </w:rPr>
        <w:t>集合空间中的数据块存放方式如下图所示：</w:t>
      </w:r>
    </w:p>
    <w:p w:rsidR="00737AD2" w:rsidRDefault="00737AD2">
      <w:pPr>
        <w:spacing w:before="5" w:line="150" w:lineRule="exact"/>
        <w:rPr>
          <w:sz w:val="15"/>
          <w:szCs w:val="15"/>
          <w:lang w:eastAsia="zh-CN"/>
        </w:rPr>
      </w:pPr>
    </w:p>
    <w:p w:rsidR="00737AD2" w:rsidRDefault="00921398">
      <w:pPr>
        <w:ind w:left="613" w:right="11200"/>
        <w:rPr>
          <w:rFonts w:ascii="Times New Roman" w:eastAsia="Times New Roman" w:hAnsi="Times New Roman" w:cs="Times New Roman"/>
          <w:sz w:val="20"/>
          <w:szCs w:val="20"/>
        </w:rPr>
      </w:pPr>
      <w:r>
        <w:pict>
          <v:shape id="_x0000_i1034" type="#_x0000_t75" style="width:409.45pt;height:94.55pt;mso-position-horizontal-relative:char;mso-position-vertical-relative:line">
            <v:imagedata r:id="rId25" o:title=""/>
          </v:shape>
        </w:pict>
      </w:r>
    </w:p>
    <w:p w:rsidR="00737AD2" w:rsidRDefault="00737AD2">
      <w:pPr>
        <w:spacing w:before="7" w:line="150" w:lineRule="exact"/>
        <w:rPr>
          <w:sz w:val="15"/>
          <w:szCs w:val="15"/>
        </w:rPr>
      </w:pPr>
    </w:p>
    <w:p w:rsidR="00737AD2" w:rsidRDefault="007003A1">
      <w:pPr>
        <w:pStyle w:val="BodyText"/>
        <w:spacing w:line="168" w:lineRule="auto"/>
        <w:ind w:left="613" w:right="268"/>
        <w:rPr>
          <w:lang w:eastAsia="zh-CN"/>
        </w:rPr>
      </w:pPr>
      <w:r>
        <w:rPr>
          <w:lang w:eastAsia="zh-CN"/>
        </w:rPr>
        <w:t>图中显示了一个集合空间中的三个集合，分别用不同的颜色代表。每个集合所对应的数据存放在各自的数据 页中。一个或多个数据页可以组成一个数据块，每个数据块中的数据连续，且文档不能跨越多个数据块。</w:t>
      </w:r>
    </w:p>
    <w:p w:rsidR="00737AD2" w:rsidRDefault="00737AD2">
      <w:pPr>
        <w:spacing w:before="1" w:line="130" w:lineRule="exact"/>
        <w:rPr>
          <w:sz w:val="13"/>
          <w:szCs w:val="13"/>
          <w:lang w:eastAsia="zh-CN"/>
        </w:rPr>
      </w:pPr>
    </w:p>
    <w:p w:rsidR="00737AD2" w:rsidRDefault="007003A1">
      <w:pPr>
        <w:pStyle w:val="Heading3"/>
        <w:ind w:left="34" w:right="8906"/>
        <w:jc w:val="center"/>
        <w:rPr>
          <w:lang w:eastAsia="zh-CN"/>
        </w:rPr>
      </w:pPr>
      <w:bookmarkStart w:id="28" w:name="数据库服务器"/>
      <w:bookmarkStart w:id="29" w:name="_bookmark10"/>
      <w:bookmarkEnd w:id="28"/>
      <w:bookmarkEnd w:id="29"/>
      <w:r>
        <w:rPr>
          <w:lang w:eastAsia="zh-CN"/>
        </w:rPr>
        <w:t>数据库服务器</w:t>
      </w:r>
    </w:p>
    <w:p w:rsidR="00737AD2" w:rsidRDefault="00737AD2">
      <w:pPr>
        <w:spacing w:before="2" w:line="200" w:lineRule="exact"/>
        <w:rPr>
          <w:sz w:val="20"/>
          <w:szCs w:val="20"/>
          <w:lang w:eastAsia="zh-CN"/>
        </w:rPr>
      </w:pPr>
    </w:p>
    <w:p w:rsidR="00737AD2" w:rsidRDefault="007003A1">
      <w:pPr>
        <w:pStyle w:val="BodyText"/>
        <w:spacing w:line="253" w:lineRule="auto"/>
        <w:ind w:left="613" w:right="764"/>
        <w:rPr>
          <w:lang w:eastAsia="zh-CN"/>
        </w:rPr>
      </w:pPr>
      <w:r>
        <w:rPr>
          <w:lang w:eastAsia="zh-CN"/>
        </w:rPr>
        <w:t xml:space="preserve">概念 数据库服务器提供软件服务以便安全、高效地管理信息。SequoiaDB是文档型非关系型数据库服务器。 </w:t>
      </w:r>
      <w:r>
        <w:rPr>
          <w:w w:val="95"/>
          <w:lang w:eastAsia="zh-CN"/>
        </w:rPr>
        <w:t>数据库服务器是指安装了SequoiaDB数据库引擎的计算机。SequoiaDB引擎为数据存取操作的基本单元，在</w:t>
      </w:r>
    </w:p>
    <w:p w:rsidR="00737AD2" w:rsidRDefault="007003A1">
      <w:pPr>
        <w:pStyle w:val="BodyText"/>
        <w:spacing w:line="225" w:lineRule="exact"/>
        <w:ind w:left="613"/>
        <w:rPr>
          <w:lang w:eastAsia="zh-CN"/>
        </w:rPr>
      </w:pPr>
      <w:r>
        <w:rPr>
          <w:lang w:eastAsia="zh-CN"/>
        </w:rPr>
        <w:t>分布式架构中，每一个数据库作为一个节点（Node）存在，节点之间的数据无共享。</w:t>
      </w:r>
    </w:p>
    <w:p w:rsidR="00737AD2" w:rsidRDefault="00737AD2">
      <w:pPr>
        <w:spacing w:line="225" w:lineRule="exact"/>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right="151"/>
        <w:rPr>
          <w:lang w:eastAsia="zh-CN"/>
        </w:rPr>
      </w:pPr>
      <w:r>
        <w:rPr>
          <w:w w:val="95"/>
          <w:lang w:eastAsia="zh-CN"/>
        </w:rPr>
        <w:t>在一台计算机中，每一个SequoiaDB数据库引擎对应一个数据库路径，该数据库中所有的集合空间均放置在</w:t>
      </w:r>
      <w:r>
        <w:rPr>
          <w:lang w:eastAsia="zh-CN"/>
        </w:rPr>
        <w:t xml:space="preserve"> 该目录中。</w:t>
      </w:r>
    </w:p>
    <w:p w:rsidR="00737AD2" w:rsidRDefault="00737AD2">
      <w:pPr>
        <w:spacing w:line="120" w:lineRule="exact"/>
        <w:rPr>
          <w:sz w:val="12"/>
          <w:szCs w:val="12"/>
          <w:lang w:eastAsia="zh-CN"/>
        </w:rPr>
      </w:pPr>
    </w:p>
    <w:p w:rsidR="00737AD2" w:rsidRDefault="007003A1">
      <w:pPr>
        <w:pStyle w:val="BodyText"/>
        <w:spacing w:line="168" w:lineRule="auto"/>
        <w:ind w:right="1875"/>
        <w:jc w:val="both"/>
        <w:rPr>
          <w:lang w:eastAsia="zh-CN"/>
        </w:rPr>
      </w:pPr>
      <w:r>
        <w:rPr>
          <w:w w:val="95"/>
          <w:lang w:eastAsia="zh-CN"/>
        </w:rPr>
        <w:t>数据库路径包含一个或多个集合空间。对于数据节点和协调节点至少存在一个SYSTEMP系统临</w:t>
      </w:r>
      <w:r>
        <w:rPr>
          <w:lang w:eastAsia="zh-CN"/>
        </w:rPr>
        <w:t xml:space="preserve"> </w:t>
      </w:r>
      <w:r>
        <w:rPr>
          <w:w w:val="95"/>
          <w:lang w:eastAsia="zh-CN"/>
        </w:rPr>
        <w:t>时集合空间；而对于编目节点至少存在SYSTEMP系统临时集合空间、SYSAUTH系统权限集合空</w:t>
      </w:r>
      <w:r>
        <w:rPr>
          <w:lang w:eastAsia="zh-CN"/>
        </w:rPr>
        <w:t xml:space="preserve"> 间、SYSPROCEDURES系统存储过程集合空间与SYSCAT系统编目集合空间。</w:t>
      </w:r>
    </w:p>
    <w:p w:rsidR="00737AD2" w:rsidRDefault="007003A1">
      <w:pPr>
        <w:pStyle w:val="BodyText"/>
        <w:spacing w:before="34"/>
        <w:ind w:right="5866"/>
        <w:jc w:val="both"/>
        <w:rPr>
          <w:lang w:eastAsia="zh-CN"/>
        </w:rPr>
      </w:pPr>
      <w:r>
        <w:rPr>
          <w:w w:val="95"/>
          <w:lang w:eastAsia="zh-CN"/>
        </w:rPr>
        <w:t>每个数据库引擎可以包含最多4096个集合空间。</w:t>
      </w:r>
    </w:p>
    <w:p w:rsidR="00737AD2" w:rsidRDefault="00737AD2">
      <w:pPr>
        <w:spacing w:before="1" w:line="170" w:lineRule="exact"/>
        <w:rPr>
          <w:sz w:val="17"/>
          <w:szCs w:val="17"/>
          <w:lang w:eastAsia="zh-CN"/>
        </w:rPr>
      </w:pPr>
    </w:p>
    <w:p w:rsidR="00737AD2" w:rsidRDefault="007003A1">
      <w:pPr>
        <w:pStyle w:val="Heading3"/>
        <w:spacing w:line="354" w:lineRule="exact"/>
        <w:ind w:left="433"/>
        <w:rPr>
          <w:lang w:eastAsia="zh-CN"/>
        </w:rPr>
      </w:pPr>
      <w:bookmarkStart w:id="30" w:name="索引"/>
      <w:bookmarkStart w:id="31" w:name="_bookmark11"/>
      <w:bookmarkEnd w:id="30"/>
      <w:bookmarkEnd w:id="31"/>
      <w:r>
        <w:rPr>
          <w:lang w:eastAsia="zh-CN"/>
        </w:rPr>
        <w:t>索引</w:t>
      </w:r>
    </w:p>
    <w:p w:rsidR="00737AD2" w:rsidRDefault="00737AD2">
      <w:pPr>
        <w:spacing w:before="11" w:line="220" w:lineRule="exact"/>
        <w:rPr>
          <w:lang w:eastAsia="zh-CN"/>
        </w:rPr>
      </w:pPr>
    </w:p>
    <w:p w:rsidR="00737AD2" w:rsidRDefault="007003A1">
      <w:pPr>
        <w:pStyle w:val="BodyText"/>
        <w:spacing w:line="312" w:lineRule="exact"/>
        <w:rPr>
          <w:lang w:eastAsia="zh-CN"/>
        </w:rPr>
      </w:pPr>
      <w:r>
        <w:rPr>
          <w:lang w:eastAsia="zh-CN"/>
        </w:rPr>
        <w:t>概念</w:t>
      </w:r>
    </w:p>
    <w:p w:rsidR="00737AD2" w:rsidRDefault="00737AD2">
      <w:pPr>
        <w:spacing w:before="5" w:line="100" w:lineRule="exact"/>
        <w:rPr>
          <w:sz w:val="10"/>
          <w:szCs w:val="10"/>
          <w:lang w:eastAsia="zh-CN"/>
        </w:rPr>
      </w:pPr>
    </w:p>
    <w:p w:rsidR="00737AD2" w:rsidRDefault="007003A1">
      <w:pPr>
        <w:pStyle w:val="BodyText"/>
        <w:spacing w:line="168" w:lineRule="auto"/>
        <w:ind w:right="151"/>
        <w:rPr>
          <w:lang w:eastAsia="zh-CN"/>
        </w:rPr>
      </w:pPr>
      <w:r>
        <w:rPr>
          <w:w w:val="95"/>
          <w:lang w:eastAsia="zh-CN"/>
        </w:rPr>
        <w:t>在SequoiaDB数据库中，索引是一种特殊的数据对象。索引本身不做为保存用户数据的容器，而是作为一种</w:t>
      </w:r>
      <w:r>
        <w:rPr>
          <w:lang w:eastAsia="zh-CN"/>
        </w:rPr>
        <w:t xml:space="preserve"> 特殊的元数据，提高数据访问的效率。</w:t>
      </w:r>
    </w:p>
    <w:p w:rsidR="00737AD2" w:rsidRDefault="007003A1">
      <w:pPr>
        <w:pStyle w:val="BodyText"/>
        <w:spacing w:before="34" w:line="253" w:lineRule="auto"/>
        <w:rPr>
          <w:lang w:eastAsia="zh-CN"/>
        </w:rPr>
      </w:pPr>
      <w:r>
        <w:rPr>
          <w:lang w:eastAsia="zh-CN"/>
        </w:rPr>
        <w:t>每一个索引必须建立在一个集合之中，一个集合最多可以拥有64个索引。 索引可以被认为是将数据按照某一个或多个给定的字段进行排序，从而在其中快速搜索到用户指定查询条件</w:t>
      </w:r>
    </w:p>
    <w:p w:rsidR="00737AD2" w:rsidRDefault="007003A1">
      <w:pPr>
        <w:pStyle w:val="BodyText"/>
        <w:spacing w:line="225" w:lineRule="exact"/>
        <w:rPr>
          <w:lang w:eastAsia="zh-CN"/>
        </w:rPr>
      </w:pPr>
      <w:r>
        <w:rPr>
          <w:lang w:eastAsia="zh-CN"/>
        </w:rPr>
        <w:t>的方式。在SequoiaDB中，索引使用B树结构。</w:t>
      </w:r>
    </w:p>
    <w:p w:rsidR="00737AD2" w:rsidRDefault="007003A1">
      <w:pPr>
        <w:pStyle w:val="BodyText"/>
        <w:spacing w:before="18"/>
        <w:rPr>
          <w:lang w:eastAsia="zh-CN"/>
        </w:rPr>
      </w:pPr>
      <w:r>
        <w:rPr>
          <w:lang w:eastAsia="zh-CN"/>
        </w:rPr>
        <w:t>一个典型的索引结构如下图所示：</w:t>
      </w:r>
    </w:p>
    <w:p w:rsidR="00737AD2" w:rsidRDefault="00737AD2">
      <w:pPr>
        <w:spacing w:before="5" w:line="150" w:lineRule="exact"/>
        <w:rPr>
          <w:sz w:val="15"/>
          <w:szCs w:val="15"/>
          <w:lang w:eastAsia="zh-CN"/>
        </w:rPr>
      </w:pPr>
    </w:p>
    <w:p w:rsidR="00737AD2" w:rsidRDefault="00921398">
      <w:pPr>
        <w:ind w:left="933" w:right="11520"/>
        <w:rPr>
          <w:rFonts w:ascii="Times New Roman" w:eastAsia="Times New Roman" w:hAnsi="Times New Roman" w:cs="Times New Roman"/>
          <w:sz w:val="20"/>
          <w:szCs w:val="20"/>
        </w:rPr>
      </w:pPr>
      <w:r>
        <w:pict>
          <v:shape id="_x0000_i1035" type="#_x0000_t75" style="width:500.8pt;height:200.95pt;mso-position-horizontal-relative:char;mso-position-vertical-relative:line">
            <v:imagedata r:id="rId26" o:title=""/>
          </v:shape>
        </w:pict>
      </w:r>
    </w:p>
    <w:p w:rsidR="00737AD2" w:rsidRDefault="00737AD2">
      <w:pPr>
        <w:spacing w:line="150" w:lineRule="exact"/>
        <w:rPr>
          <w:sz w:val="15"/>
          <w:szCs w:val="15"/>
        </w:rPr>
      </w:pPr>
    </w:p>
    <w:p w:rsidR="00737AD2" w:rsidRDefault="007003A1">
      <w:pPr>
        <w:pStyle w:val="BodyText"/>
        <w:spacing w:line="168" w:lineRule="auto"/>
        <w:rPr>
          <w:lang w:eastAsia="zh-CN"/>
        </w:rPr>
      </w:pPr>
      <w:r>
        <w:rPr>
          <w:lang w:eastAsia="zh-CN"/>
        </w:rPr>
        <w:t>图中左边的方形为数据，右边的三角形为索引。索引按照从小到大的树形结构排列，每条索引记录分别指向 一条记录文档。</w:t>
      </w:r>
    </w:p>
    <w:p w:rsidR="00737AD2" w:rsidRDefault="007003A1">
      <w:pPr>
        <w:pStyle w:val="BodyText"/>
        <w:spacing w:before="34" w:line="253" w:lineRule="auto"/>
        <w:rPr>
          <w:lang w:eastAsia="zh-CN"/>
        </w:rPr>
      </w:pPr>
      <w:r>
        <w:rPr>
          <w:lang w:eastAsia="zh-CN"/>
        </w:rPr>
        <w:t>通过进行树形遍历，对于查找某个特定数值的操作，可以使用树遍历在索引中快速定位其所需的数据。 SequoiaDB可以对任意数据类型进行索引，每一个索引包含几个属性：</w:t>
      </w:r>
    </w:p>
    <w:p w:rsidR="00737AD2" w:rsidRDefault="00737AD2">
      <w:pPr>
        <w:spacing w:before="1" w:line="50" w:lineRule="exact"/>
        <w:rPr>
          <w:sz w:val="5"/>
          <w:szCs w:val="5"/>
          <w:lang w:eastAsia="zh-CN"/>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索引名，同一个集合中的索引名必须唯一。</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key</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索引键，为一个JSON结构，包含一个或多个指定索引字段与方向的字段。</w:t>
            </w:r>
          </w:p>
          <w:p w:rsidR="00737AD2" w:rsidRDefault="007003A1">
            <w:pPr>
              <w:pStyle w:val="TableParagraph"/>
              <w:spacing w:before="1"/>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其中方向为1代表从小到大排序，-1则为从大到小排序。</w:t>
            </w:r>
          </w:p>
        </w:tc>
      </w:tr>
      <w:tr w:rsidR="00737AD2">
        <w:trPr>
          <w:trHeight w:hRule="exact" w:val="78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unique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索引是否唯一，可选参数，默认false。设置为true时代表该索引为唯一索</w:t>
            </w:r>
          </w:p>
          <w:p w:rsidR="00737AD2" w:rsidRDefault="007003A1">
            <w:pPr>
              <w:pStyle w:val="TableParagraph"/>
              <w:spacing w:before="1" w:line="241" w:lineRule="auto"/>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引。在唯一索引所指定的索引键字段上，集合中不可存在一条以上的记录完 全重复。</w:t>
            </w:r>
          </w:p>
        </w:tc>
      </w:tr>
      <w:tr w:rsidR="00737AD2">
        <w:trPr>
          <w:trHeight w:hRule="exact" w:val="77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enforced</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索引是否强制唯一，可选参数，在unique为true时生效，默认false。设置</w:t>
            </w:r>
          </w:p>
          <w:p w:rsidR="00737AD2" w:rsidRDefault="007003A1">
            <w:pPr>
              <w:pStyle w:val="TableParagraph"/>
              <w:spacing w:before="1" w:line="241" w:lineRule="auto"/>
              <w:ind w:left="35" w:right="74"/>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为true时代表该索引在unique为true的前提下，不可存在一个以上全空的索</w:t>
            </w:r>
            <w:r>
              <w:rPr>
                <w:rFonts w:ascii="微软雅黑" w:eastAsia="微软雅黑" w:hAnsi="微软雅黑" w:cs="微软雅黑"/>
                <w:sz w:val="14"/>
                <w:szCs w:val="14"/>
                <w:lang w:eastAsia="zh-CN"/>
              </w:rPr>
              <w:t xml:space="preserve"> 引键。</w:t>
            </w:r>
          </w:p>
        </w:tc>
      </w:tr>
    </w:tbl>
    <w:p w:rsidR="00737AD2" w:rsidRDefault="007003A1">
      <w:pPr>
        <w:pStyle w:val="BodyText"/>
        <w:spacing w:line="335" w:lineRule="exact"/>
        <w:rPr>
          <w:lang w:eastAsia="zh-CN"/>
        </w:rPr>
      </w:pPr>
      <w:r>
        <w:rPr>
          <w:w w:val="95"/>
          <w:lang w:eastAsia="zh-CN"/>
        </w:rPr>
        <w:t>在SequoiaDB中，所有集合均包含一个名为“$id”的强制唯一索引。该索引包含一个“_id”字段的索引键。</w:t>
      </w:r>
    </w:p>
    <w:p w:rsidR="00737AD2" w:rsidRDefault="00737AD2">
      <w:pPr>
        <w:spacing w:line="335" w:lineRule="exact"/>
        <w:rPr>
          <w:lang w:eastAsia="zh-CN"/>
        </w:rPr>
        <w:sectPr w:rsidR="00737AD2">
          <w:pgSz w:w="12240" w:h="15840"/>
          <w:pgMar w:top="900" w:right="50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rPr>
          <w:lang w:eastAsia="zh-CN"/>
        </w:rPr>
      </w:pPr>
      <w:r>
        <w:rPr>
          <w:w w:val="95"/>
          <w:lang w:eastAsia="zh-CN"/>
        </w:rPr>
        <w:t>所有的分区集合在创建时均会自动生成一个额外的“$shard”索引，索引键为用户指定的分区键字段。</w:t>
      </w:r>
    </w:p>
    <w:p w:rsidR="00737AD2" w:rsidRDefault="00737AD2">
      <w:pPr>
        <w:spacing w:before="9" w:line="130" w:lineRule="exact"/>
        <w:rPr>
          <w:sz w:val="13"/>
          <w:szCs w:val="13"/>
          <w:lang w:eastAsia="zh-CN"/>
        </w:rPr>
      </w:pPr>
    </w:p>
    <w:p w:rsidR="00737AD2" w:rsidRDefault="00921398">
      <w:pPr>
        <w:pStyle w:val="BodyText"/>
        <w:spacing w:line="140" w:lineRule="auto"/>
        <w:ind w:left="1253" w:right="2663" w:hanging="640"/>
        <w:rPr>
          <w:lang w:eastAsia="zh-CN"/>
        </w:rPr>
      </w:pPr>
      <w:r>
        <w:pict>
          <v:shape id="_x0000_i1036"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在分区集合中，所有的唯一索引必须包含集合分区键中所指定的全部字段。</w:t>
      </w:r>
    </w:p>
    <w:p w:rsidR="00737AD2" w:rsidRDefault="00737AD2">
      <w:pPr>
        <w:spacing w:before="6" w:line="120" w:lineRule="exact"/>
        <w:rPr>
          <w:sz w:val="12"/>
          <w:szCs w:val="12"/>
          <w:lang w:eastAsia="zh-CN"/>
        </w:rPr>
      </w:pPr>
    </w:p>
    <w:p w:rsidR="00737AD2" w:rsidRDefault="007003A1">
      <w:pPr>
        <w:pStyle w:val="BodyText"/>
        <w:spacing w:line="168" w:lineRule="auto"/>
        <w:ind w:left="1253" w:right="117"/>
        <w:rPr>
          <w:lang w:eastAsia="zh-CN"/>
        </w:rPr>
      </w:pPr>
      <w:r>
        <w:rPr>
          <w:w w:val="95"/>
          <w:lang w:eastAsia="zh-CN"/>
        </w:rPr>
        <w:t>在分区集合中，“$id”索引仅保证单节点内记录的唯一性。如果用户希望指定全局唯一的字段，需要额</w:t>
      </w:r>
      <w:r>
        <w:rPr>
          <w:lang w:eastAsia="zh-CN"/>
        </w:rPr>
        <w:t xml:space="preserve"> 外创建唯一索引，且该索引必须包含集合分区键中所指定的全部字段。</w:t>
      </w:r>
    </w:p>
    <w:p w:rsidR="00737AD2" w:rsidRDefault="00737AD2">
      <w:pPr>
        <w:spacing w:before="14" w:line="200" w:lineRule="exact"/>
        <w:rPr>
          <w:sz w:val="20"/>
          <w:szCs w:val="20"/>
          <w:lang w:eastAsia="zh-CN"/>
        </w:rPr>
      </w:pPr>
    </w:p>
    <w:p w:rsidR="00737AD2" w:rsidRDefault="007003A1">
      <w:pPr>
        <w:pStyle w:val="BodyText"/>
        <w:spacing w:line="253" w:lineRule="auto"/>
        <w:ind w:left="613" w:right="764"/>
        <w:rPr>
          <w:lang w:eastAsia="zh-CN"/>
        </w:rPr>
      </w:pPr>
      <w:r>
        <w:rPr>
          <w:lang w:eastAsia="zh-CN"/>
        </w:rPr>
        <w:t xml:space="preserve">格式 </w:t>
      </w:r>
      <w:r>
        <w:rPr>
          <w:w w:val="95"/>
          <w:lang w:eastAsia="zh-CN"/>
        </w:rPr>
        <w:t>索引的定义格式必须包含name与key两个字段。其中name的值必须为字符串，key则为一个JSON对象。</w:t>
      </w:r>
    </w:p>
    <w:p w:rsidR="00737AD2" w:rsidRDefault="00EC10B3">
      <w:pPr>
        <w:pStyle w:val="BodyText"/>
        <w:spacing w:before="67" w:line="172" w:lineRule="auto"/>
        <w:ind w:left="713" w:right="926" w:hanging="100"/>
        <w:rPr>
          <w:rFonts w:ascii="仿宋" w:eastAsia="仿宋" w:hAnsi="仿宋" w:cs="仿宋"/>
        </w:rPr>
      </w:pPr>
      <w:r w:rsidRPr="00EC10B3">
        <w:pict>
          <v:group id="_x0000_s3819" style="position:absolute;left:0;text-align:left;margin-left:81.7pt;margin-top:4.05pt;width:473.6pt;height:21.2pt;z-index:-25894;mso-position-horizontal-relative:page" coordorigin="1634,81" coordsize="9472,424">
            <v:shape id="_x0000_s3820" style="position:absolute;left:1634;top:81;width:9472;height:424" coordorigin="1634,81" coordsize="9472,424" path="m1634,81r9472,l11106,505r-9472,l1634,81xe" fillcolor="#efefef" stroked="f">
              <v:path arrowok="t"/>
            </v:shape>
            <w10:wrap anchorx="page"/>
          </v:group>
        </w:pict>
      </w:r>
      <w:r w:rsidR="007003A1">
        <w:rPr>
          <w:rFonts w:ascii="仿宋" w:eastAsia="仿宋" w:hAnsi="仿宋" w:cs="仿宋"/>
        </w:rPr>
        <w:t>{ "name" : "&lt;索引名&gt;", "key" : "{ "&lt;索引字段1&gt;" : &lt;1|-1&gt;, [ "&lt;索引字段2&gt;" : &lt;1|-1&gt; ...] }, [ "unique" : &lt;true|false&gt; ], [ "enforced" : &lt;true|false&gt; ]}</w:t>
      </w:r>
    </w:p>
    <w:p w:rsidR="00737AD2" w:rsidRDefault="00737AD2">
      <w:pPr>
        <w:spacing w:before="3" w:line="140" w:lineRule="exact"/>
        <w:rPr>
          <w:sz w:val="14"/>
          <w:szCs w:val="14"/>
        </w:rPr>
      </w:pPr>
    </w:p>
    <w:p w:rsidR="00737AD2" w:rsidRDefault="007003A1">
      <w:pPr>
        <w:pStyle w:val="BodyText"/>
        <w:spacing w:line="168" w:lineRule="auto"/>
        <w:ind w:left="613" w:right="317"/>
        <w:rPr>
          <w:lang w:eastAsia="zh-CN"/>
        </w:rPr>
      </w:pPr>
      <w:r>
        <w:rPr>
          <w:w w:val="95"/>
          <w:lang w:eastAsia="zh-CN"/>
        </w:rPr>
        <w:t>key的对象必须包含至少一个字段，其中字段名为用户需要索引的字段名，数值为1或者-1。其中1代表数据</w:t>
      </w:r>
      <w:r>
        <w:rPr>
          <w:lang w:eastAsia="zh-CN"/>
        </w:rPr>
        <w:t xml:space="preserve"> 在索引中的排列顺序由小至大，-1则代表由大至小。</w:t>
      </w:r>
    </w:p>
    <w:p w:rsidR="00737AD2" w:rsidRDefault="00737AD2">
      <w:pPr>
        <w:spacing w:before="14" w:line="200" w:lineRule="exact"/>
        <w:rPr>
          <w:sz w:val="20"/>
          <w:szCs w:val="20"/>
          <w:lang w:eastAsia="zh-CN"/>
        </w:rPr>
      </w:pPr>
    </w:p>
    <w:p w:rsidR="00737AD2" w:rsidRDefault="007003A1">
      <w:pPr>
        <w:pStyle w:val="BodyText"/>
        <w:ind w:left="613"/>
      </w:pPr>
      <w:r>
        <w:t>示例</w:t>
      </w:r>
    </w:p>
    <w:p w:rsidR="00737AD2" w:rsidRDefault="007003A1">
      <w:pPr>
        <w:pStyle w:val="BodyText"/>
        <w:numPr>
          <w:ilvl w:val="0"/>
          <w:numId w:val="35"/>
        </w:numPr>
        <w:tabs>
          <w:tab w:val="left" w:pos="897"/>
        </w:tabs>
        <w:spacing w:before="34"/>
        <w:ind w:left="897"/>
      </w:pPr>
      <w:r>
        <w:rPr>
          <w:w w:val="90"/>
          <w:position w:val="1"/>
        </w:rPr>
        <w:t>非唯一索引，索引名“employee_id_key”，索引字段为正向“employee_id”</w:t>
      </w:r>
    </w:p>
    <w:p w:rsidR="00737AD2" w:rsidRDefault="00EC10B3">
      <w:pPr>
        <w:pStyle w:val="BodyText"/>
        <w:spacing w:before="10"/>
        <w:ind w:left="897"/>
        <w:rPr>
          <w:rFonts w:ascii="仿宋" w:eastAsia="仿宋" w:hAnsi="仿宋" w:cs="仿宋"/>
        </w:rPr>
      </w:pPr>
      <w:r w:rsidRPr="00EC10B3">
        <w:pict>
          <v:group id="_x0000_s3817" style="position:absolute;left:0;text-align:left;margin-left:95.85pt;margin-top:4.95pt;width:459.45pt;height:10.6pt;z-index:-25893;mso-position-horizontal-relative:page" coordorigin="1917,99" coordsize="9189,212">
            <v:shape id="_x0000_s3818"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 "name" : "employee_id_key", "key" : { "employee_id" : 1 } }</w:t>
      </w:r>
    </w:p>
    <w:p w:rsidR="00737AD2" w:rsidRDefault="007003A1">
      <w:pPr>
        <w:pStyle w:val="BodyText"/>
        <w:numPr>
          <w:ilvl w:val="0"/>
          <w:numId w:val="35"/>
        </w:numPr>
        <w:tabs>
          <w:tab w:val="left" w:pos="897"/>
        </w:tabs>
        <w:spacing w:line="257" w:lineRule="exact"/>
        <w:ind w:left="897"/>
      </w:pPr>
      <w:r>
        <w:rPr>
          <w:w w:val="90"/>
          <w:position w:val="1"/>
        </w:rPr>
        <w:t>唯一索引，索引名为“record_id_index”，索引字段为正向“product_key”与逆向“record_key”</w:t>
      </w:r>
    </w:p>
    <w:p w:rsidR="00737AD2" w:rsidRDefault="00EC10B3">
      <w:pPr>
        <w:pStyle w:val="BodyText"/>
        <w:spacing w:before="84" w:line="172" w:lineRule="auto"/>
        <w:ind w:left="997" w:right="268" w:hanging="100"/>
        <w:rPr>
          <w:rFonts w:ascii="仿宋" w:eastAsia="仿宋" w:hAnsi="仿宋" w:cs="仿宋"/>
        </w:rPr>
      </w:pPr>
      <w:r w:rsidRPr="00EC10B3">
        <w:pict>
          <v:group id="_x0000_s3815" style="position:absolute;left:0;text-align:left;margin-left:95.85pt;margin-top:4.9pt;width:459.45pt;height:21.2pt;z-index:-25892;mso-position-horizontal-relative:page" coordorigin="1917,98" coordsize="9189,424">
            <v:shape id="_x0000_s3816"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 "name" : "record_id_index", "key" : { "product_key" : 1, "record_key" : -1 }, "unique" : true }</w:t>
      </w:r>
    </w:p>
    <w:p w:rsidR="00737AD2" w:rsidRDefault="00737AD2">
      <w:pPr>
        <w:spacing w:before="3" w:line="140" w:lineRule="exact"/>
        <w:rPr>
          <w:sz w:val="14"/>
          <w:szCs w:val="14"/>
        </w:rPr>
      </w:pPr>
    </w:p>
    <w:p w:rsidR="00737AD2" w:rsidRDefault="007003A1">
      <w:pPr>
        <w:pStyle w:val="BodyText"/>
        <w:spacing w:line="168" w:lineRule="auto"/>
        <w:ind w:left="897" w:right="133"/>
      </w:pPr>
      <w:r>
        <w:rPr>
          <w:w w:val="95"/>
        </w:rPr>
        <w:t>在该索引中，不可存在两条记录拥有同样的product_key与record_key（如果仅product_key相同，或者</w:t>
      </w:r>
      <w:r>
        <w:t xml:space="preserve"> 仅record_key相同则可以通过唯一判定）</w:t>
      </w:r>
    </w:p>
    <w:p w:rsidR="00737AD2" w:rsidRDefault="007003A1">
      <w:pPr>
        <w:pStyle w:val="BodyText"/>
        <w:tabs>
          <w:tab w:val="left" w:pos="897"/>
        </w:tabs>
        <w:spacing w:line="282"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强制唯一索引，索引名为“测试索引”，索引字段为正向“测试用例名称”</w:t>
      </w:r>
    </w:p>
    <w:p w:rsidR="00737AD2" w:rsidRDefault="00EC10B3">
      <w:pPr>
        <w:pStyle w:val="BodyText"/>
        <w:spacing w:before="10"/>
        <w:ind w:left="897"/>
        <w:rPr>
          <w:rFonts w:ascii="仿宋" w:eastAsia="仿宋" w:hAnsi="仿宋" w:cs="仿宋"/>
        </w:rPr>
      </w:pPr>
      <w:r w:rsidRPr="00EC10B3">
        <w:pict>
          <v:group id="_x0000_s3813" style="position:absolute;left:0;text-align:left;margin-left:95.85pt;margin-top:4.95pt;width:459.45pt;height:10.6pt;z-index:-25891;mso-position-horizontal-relative:page" coordorigin="1917,99" coordsize="9189,212">
            <v:shape id="_x0000_s3814"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 "name" : "测试索引", "key" : { "测试用例名称" : 1 }, "unique" : true, "enforced" : true }</w:t>
      </w:r>
    </w:p>
    <w:p w:rsidR="00737AD2" w:rsidRDefault="00737AD2">
      <w:pPr>
        <w:spacing w:before="5" w:line="130" w:lineRule="exact"/>
        <w:rPr>
          <w:sz w:val="13"/>
          <w:szCs w:val="13"/>
        </w:rPr>
      </w:pPr>
    </w:p>
    <w:p w:rsidR="00737AD2" w:rsidRDefault="007003A1">
      <w:pPr>
        <w:pStyle w:val="BodyText"/>
        <w:spacing w:line="168" w:lineRule="auto"/>
        <w:ind w:left="897" w:right="133"/>
      </w:pPr>
      <w:r>
        <w:rPr>
          <w:w w:val="95"/>
        </w:rPr>
        <w:t>在强制唯一索引中，所有记录必须遵循唯一索引规则，且不可存在一条以上的数据在“测试用例名称”字段</w:t>
      </w:r>
      <w:r>
        <w:rPr>
          <w:w w:val="94"/>
        </w:rPr>
        <w:t xml:space="preserve"> </w:t>
      </w:r>
      <w:r>
        <w:t>为空。</w:t>
      </w:r>
    </w:p>
    <w:p w:rsidR="00737AD2" w:rsidRDefault="00737AD2">
      <w:pPr>
        <w:spacing w:before="6" w:line="180" w:lineRule="exact"/>
        <w:rPr>
          <w:sz w:val="18"/>
          <w:szCs w:val="18"/>
        </w:rPr>
      </w:pPr>
    </w:p>
    <w:p w:rsidR="00737AD2" w:rsidRDefault="007003A1">
      <w:pPr>
        <w:pStyle w:val="Heading3"/>
        <w:spacing w:line="354" w:lineRule="exact"/>
      </w:pPr>
      <w:bookmarkStart w:id="32" w:name="聚集"/>
      <w:bookmarkStart w:id="33" w:name="_bookmark12"/>
      <w:bookmarkEnd w:id="32"/>
      <w:bookmarkEnd w:id="33"/>
      <w:r>
        <w:t>聚集</w:t>
      </w:r>
    </w:p>
    <w:p w:rsidR="00737AD2" w:rsidRDefault="00737AD2">
      <w:pPr>
        <w:spacing w:before="8" w:line="100" w:lineRule="exact"/>
        <w:rPr>
          <w:sz w:val="10"/>
          <w:szCs w:val="10"/>
        </w:rPr>
      </w:pPr>
    </w:p>
    <w:p w:rsidR="00737AD2" w:rsidRDefault="007003A1">
      <w:pPr>
        <w:pStyle w:val="BodyText"/>
        <w:spacing w:line="168" w:lineRule="auto"/>
        <w:ind w:left="613" w:right="526"/>
        <w:jc w:val="both"/>
        <w:rPr>
          <w:lang w:eastAsia="zh-CN"/>
        </w:rPr>
      </w:pPr>
      <w:r>
        <w:t>聚集框架提供了对集合中的原始数据记录进行统计计算的能力。</w:t>
      </w:r>
      <w:r>
        <w:rPr>
          <w:lang w:eastAsia="zh-CN"/>
        </w:rPr>
        <w:t>通过使用聚集框架，用户能够直接从集合中 提取数据记录并获取所需的统计结果。聚集框架提供的操作接口类似于集合中的查询操作，不同的是聚集框 架还提供了一系列函数及操作对查询结果进行处理。</w:t>
      </w:r>
    </w:p>
    <w:p w:rsidR="00737AD2" w:rsidRDefault="00EC10B3">
      <w:pPr>
        <w:pStyle w:val="BodyText"/>
        <w:spacing w:before="34"/>
        <w:ind w:left="613"/>
        <w:rPr>
          <w:lang w:eastAsia="zh-CN"/>
        </w:rPr>
      </w:pPr>
      <w:hyperlink w:anchor="_bookmark286" w:history="1">
        <w:r w:rsidR="007003A1">
          <w:rPr>
            <w:color w:val="0000FF"/>
            <w:lang w:eastAsia="zh-CN"/>
          </w:rPr>
          <w:t>更多聚集符操作请点击这里</w:t>
        </w:r>
      </w:hyperlink>
    </w:p>
    <w:p w:rsidR="00737AD2" w:rsidRDefault="00737AD2">
      <w:pPr>
        <w:spacing w:before="9" w:line="190" w:lineRule="exact"/>
        <w:rPr>
          <w:sz w:val="19"/>
          <w:szCs w:val="19"/>
          <w:lang w:eastAsia="zh-CN"/>
        </w:rPr>
      </w:pPr>
    </w:p>
    <w:p w:rsidR="00737AD2" w:rsidRDefault="007003A1">
      <w:pPr>
        <w:pStyle w:val="BodyText"/>
        <w:spacing w:line="253" w:lineRule="auto"/>
        <w:ind w:left="613" w:right="7394"/>
      </w:pPr>
      <w:r>
        <w:rPr>
          <w:w w:val="95"/>
        </w:rPr>
        <w:t>aggregate()</w:t>
      </w:r>
      <w:r>
        <w:rPr>
          <w:w w:val="90"/>
        </w:rPr>
        <w:t xml:space="preserve"> </w:t>
      </w:r>
      <w:r>
        <w:rPr>
          <w:w w:val="95"/>
        </w:rPr>
        <w:t>以下是聚集操作举例：</w:t>
      </w:r>
    </w:p>
    <w:p w:rsidR="00737AD2" w:rsidRDefault="00737AD2">
      <w:pPr>
        <w:spacing w:before="1" w:line="140" w:lineRule="exact"/>
        <w:rPr>
          <w:sz w:val="14"/>
          <w:szCs w:val="14"/>
        </w:rPr>
      </w:pPr>
    </w:p>
    <w:p w:rsidR="00737AD2" w:rsidRDefault="00921398">
      <w:pPr>
        <w:ind w:left="613" w:right="11200"/>
        <w:rPr>
          <w:rFonts w:ascii="Times New Roman" w:eastAsia="Times New Roman" w:hAnsi="Times New Roman" w:cs="Times New Roman"/>
          <w:sz w:val="20"/>
          <w:szCs w:val="20"/>
        </w:rPr>
      </w:pPr>
      <w:r>
        <w:pict>
          <v:shape id="_x0000_i1037" type="#_x0000_t75" style="width:412.65pt;height:91.35pt;mso-position-horizontal-relative:char;mso-position-vertical-relative:line">
            <v:imagedata r:id="rId27" o:title=""/>
          </v:shape>
        </w:pict>
      </w:r>
    </w:p>
    <w:p w:rsidR="00737AD2" w:rsidRDefault="00737AD2">
      <w:pPr>
        <w:spacing w:before="7" w:line="150" w:lineRule="exact"/>
        <w:rPr>
          <w:sz w:val="15"/>
          <w:szCs w:val="15"/>
        </w:rPr>
      </w:pPr>
    </w:p>
    <w:p w:rsidR="00737AD2" w:rsidRDefault="007003A1">
      <w:pPr>
        <w:pStyle w:val="BodyText"/>
        <w:spacing w:line="168" w:lineRule="auto"/>
        <w:ind w:left="613" w:right="268"/>
        <w:rPr>
          <w:lang w:eastAsia="zh-CN"/>
        </w:rPr>
      </w:pPr>
      <w:r>
        <w:rPr>
          <w:w w:val="95"/>
          <w:lang w:eastAsia="zh-CN"/>
        </w:rPr>
        <w:t>上例聚集操作包含了两个子操作，其中“$match”子操作将集合中年龄大于30的数据记录筛选出</w:t>
      </w:r>
      <w:r>
        <w:rPr>
          <w:lang w:eastAsia="zh-CN"/>
        </w:rPr>
        <w:t xml:space="preserve"> </w:t>
      </w:r>
      <w:r>
        <w:rPr>
          <w:w w:val="95"/>
          <w:lang w:eastAsia="zh-CN"/>
        </w:rPr>
        <w:t>来；“$group”操作从筛选出的数据记录按照城市进行分组，计算出每个城市的人均收入。通过上例聚集操作</w:t>
      </w:r>
      <w:r>
        <w:rPr>
          <w:lang w:eastAsia="zh-CN"/>
        </w:rPr>
        <w:t xml:space="preserve"> </w:t>
      </w:r>
      <w:r>
        <w:rPr>
          <w:w w:val="95"/>
          <w:lang w:eastAsia="zh-CN"/>
        </w:rPr>
        <w:t>将得到各城市30岁以上的人均收入。</w:t>
      </w:r>
    </w:p>
    <w:p w:rsidR="00737AD2" w:rsidRDefault="00737AD2">
      <w:pPr>
        <w:spacing w:line="168" w:lineRule="auto"/>
        <w:rPr>
          <w:lang w:eastAsia="zh-CN"/>
        </w:rPr>
        <w:sectPr w:rsidR="00737AD2">
          <w:pgSz w:w="12240" w:h="15840"/>
          <w:pgMar w:top="900" w:right="680" w:bottom="280" w:left="1020" w:header="713" w:footer="0" w:gutter="0"/>
          <w:cols w:space="720"/>
        </w:sectPr>
      </w:pPr>
    </w:p>
    <w:p w:rsidR="00737AD2" w:rsidRDefault="00737AD2">
      <w:pPr>
        <w:spacing w:before="1" w:line="240" w:lineRule="exact"/>
        <w:rPr>
          <w:sz w:val="24"/>
          <w:szCs w:val="24"/>
          <w:lang w:eastAsia="zh-CN"/>
        </w:rPr>
      </w:pPr>
    </w:p>
    <w:p w:rsidR="00737AD2" w:rsidRDefault="00921398">
      <w:pPr>
        <w:ind w:left="933" w:right="11520"/>
        <w:rPr>
          <w:rFonts w:ascii="Times New Roman" w:eastAsia="Times New Roman" w:hAnsi="Times New Roman" w:cs="Times New Roman"/>
          <w:sz w:val="20"/>
          <w:szCs w:val="20"/>
        </w:rPr>
      </w:pPr>
      <w:r>
        <w:pict>
          <v:shape id="_x0000_i1038" type="#_x0000_t75" style="width:417.5pt;height:344.95pt;mso-position-horizontal-relative:char;mso-position-vertical-relative:line">
            <v:imagedata r:id="rId28" o:title=""/>
          </v:shape>
        </w:pict>
      </w:r>
    </w:p>
    <w:p w:rsidR="00737AD2" w:rsidRDefault="00737AD2">
      <w:pPr>
        <w:spacing w:before="3" w:line="220" w:lineRule="exact"/>
      </w:pPr>
    </w:p>
    <w:p w:rsidR="00737AD2" w:rsidRDefault="007003A1">
      <w:pPr>
        <w:pStyle w:val="Heading3"/>
        <w:spacing w:line="354" w:lineRule="exact"/>
        <w:ind w:left="433"/>
        <w:rPr>
          <w:lang w:eastAsia="zh-CN"/>
        </w:rPr>
      </w:pPr>
      <w:bookmarkStart w:id="34" w:name="事务"/>
      <w:bookmarkStart w:id="35" w:name="_bookmark13"/>
      <w:bookmarkEnd w:id="34"/>
      <w:bookmarkEnd w:id="35"/>
      <w:r>
        <w:rPr>
          <w:lang w:eastAsia="zh-CN"/>
        </w:rPr>
        <w:t>事务</w:t>
      </w:r>
    </w:p>
    <w:p w:rsidR="00737AD2" w:rsidRDefault="00737AD2">
      <w:pPr>
        <w:spacing w:before="8" w:line="100" w:lineRule="exact"/>
        <w:rPr>
          <w:sz w:val="10"/>
          <w:szCs w:val="10"/>
          <w:lang w:eastAsia="zh-CN"/>
        </w:rPr>
      </w:pPr>
    </w:p>
    <w:p w:rsidR="00737AD2" w:rsidRDefault="007003A1">
      <w:pPr>
        <w:pStyle w:val="BodyText"/>
        <w:spacing w:line="168" w:lineRule="auto"/>
        <w:ind w:right="106"/>
        <w:jc w:val="both"/>
        <w:rPr>
          <w:lang w:eastAsia="zh-CN"/>
        </w:rPr>
      </w:pPr>
      <w:r>
        <w:rPr>
          <w:lang w:eastAsia="zh-CN"/>
        </w:rPr>
        <w:t>事务是由一系列操作组成的逻辑工作单元。在同一个会话（或连接）中，同一时刻只允许存在一个事务，也 就是说当用户在一次会话中创建了一个事务，在这个事务结束前用户不能再创建新的事务。</w:t>
      </w:r>
    </w:p>
    <w:p w:rsidR="00737AD2" w:rsidRDefault="00737AD2">
      <w:pPr>
        <w:spacing w:line="120" w:lineRule="exact"/>
        <w:rPr>
          <w:sz w:val="12"/>
          <w:szCs w:val="12"/>
          <w:lang w:eastAsia="zh-CN"/>
        </w:rPr>
      </w:pPr>
    </w:p>
    <w:p w:rsidR="00737AD2" w:rsidRDefault="007003A1">
      <w:pPr>
        <w:pStyle w:val="BodyText"/>
        <w:spacing w:line="168" w:lineRule="auto"/>
        <w:ind w:right="106"/>
        <w:jc w:val="both"/>
        <w:rPr>
          <w:lang w:eastAsia="zh-CN"/>
        </w:rPr>
      </w:pPr>
      <w:r>
        <w:rPr>
          <w:w w:val="95"/>
          <w:lang w:eastAsia="zh-CN"/>
        </w:rPr>
        <w:t>事务作为一个完整的工作单元执行，事务中的操作要么全部执行成功要么全部执行失败。SequoiaDB事务中</w:t>
      </w:r>
      <w:r>
        <w:rPr>
          <w:lang w:eastAsia="zh-CN"/>
        </w:rPr>
        <w:t xml:space="preserve"> 的操作只能是插入数据、修改数据以及删除数据，在事务过程中执行的其它操作不会纳入事务范畴，也就是 说事务回滚时非事务操作不会被执行回滚。如果一个表或表空间中有数据涉及事务操作，则该表或表空间不 允许被删除。</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lang w:eastAsia="zh-CN"/>
        </w:rPr>
        <w:t xml:space="preserve">默认情况下，事务功能是关闭的，如要打开事务功能需要在节点的配置文件中 </w:t>
      </w:r>
      <w:r>
        <w:rPr>
          <w:w w:val="95"/>
          <w:lang w:eastAsia="zh-CN"/>
        </w:rPr>
        <w:t>配置参数：transactionon=TRUE；在创建数据节点时，增加json类型的参数：</w:t>
      </w:r>
    </w:p>
    <w:p w:rsidR="00737AD2" w:rsidRDefault="007003A1">
      <w:pPr>
        <w:pStyle w:val="BodyText"/>
        <w:spacing w:line="256" w:lineRule="exact"/>
        <w:ind w:right="4865"/>
        <w:jc w:val="both"/>
      </w:pPr>
      <w:r>
        <w:rPr>
          <w:w w:val="95"/>
        </w:rPr>
        <w:t>{"transactionon"："YES"}或{"transctionon"：true}。</w:t>
      </w:r>
    </w:p>
    <w:p w:rsidR="00737AD2" w:rsidRDefault="00737AD2">
      <w:pPr>
        <w:spacing w:before="1" w:line="170" w:lineRule="exact"/>
        <w:rPr>
          <w:sz w:val="17"/>
          <w:szCs w:val="17"/>
        </w:rPr>
      </w:pPr>
    </w:p>
    <w:p w:rsidR="00737AD2" w:rsidRDefault="007003A1">
      <w:pPr>
        <w:pStyle w:val="Heading3"/>
        <w:spacing w:line="354" w:lineRule="exact"/>
        <w:ind w:left="433"/>
        <w:rPr>
          <w:lang w:eastAsia="zh-CN"/>
        </w:rPr>
      </w:pPr>
      <w:bookmarkStart w:id="36" w:name="最终一致性策略"/>
      <w:bookmarkStart w:id="37" w:name="_bookmark14"/>
      <w:bookmarkEnd w:id="36"/>
      <w:bookmarkEnd w:id="37"/>
      <w:r>
        <w:rPr>
          <w:lang w:eastAsia="zh-CN"/>
        </w:rPr>
        <w:t>最终一致性策略</w:t>
      </w:r>
    </w:p>
    <w:p w:rsidR="00737AD2" w:rsidRDefault="00737AD2">
      <w:pPr>
        <w:spacing w:before="8" w:line="100" w:lineRule="exact"/>
        <w:rPr>
          <w:sz w:val="10"/>
          <w:szCs w:val="10"/>
          <w:lang w:eastAsia="zh-CN"/>
        </w:rPr>
      </w:pPr>
    </w:p>
    <w:p w:rsidR="00737AD2" w:rsidRDefault="007003A1">
      <w:pPr>
        <w:pStyle w:val="BodyText"/>
        <w:spacing w:line="168" w:lineRule="auto"/>
        <w:rPr>
          <w:lang w:eastAsia="zh-CN"/>
        </w:rPr>
      </w:pPr>
      <w:r>
        <w:rPr>
          <w:w w:val="95"/>
          <w:lang w:eastAsia="zh-CN"/>
        </w:rPr>
        <w:t>为了提升数据的可靠性和实现数据的读写分离，SequoiaDB中，对于复制组间的数据采用“最终一致性”策</w:t>
      </w:r>
      <w:r>
        <w:rPr>
          <w:w w:val="93"/>
          <w:lang w:eastAsia="zh-CN"/>
        </w:rPr>
        <w:t xml:space="preserve"> </w:t>
      </w:r>
      <w:r>
        <w:rPr>
          <w:lang w:eastAsia="zh-CN"/>
        </w:rPr>
        <w:t>略，在读写分离时读取的数据某一个时期内可能不是最新的，但最终是一致的。</w:t>
      </w:r>
    </w:p>
    <w:p w:rsidR="00737AD2" w:rsidRDefault="00737AD2">
      <w:pPr>
        <w:spacing w:before="14" w:line="200" w:lineRule="exact"/>
        <w:rPr>
          <w:sz w:val="20"/>
          <w:szCs w:val="20"/>
          <w:lang w:eastAsia="zh-CN"/>
        </w:rPr>
      </w:pPr>
    </w:p>
    <w:p w:rsidR="00737AD2" w:rsidRDefault="007003A1">
      <w:pPr>
        <w:pStyle w:val="BodyText"/>
        <w:spacing w:line="253" w:lineRule="auto"/>
        <w:ind w:right="7204"/>
        <w:rPr>
          <w:lang w:eastAsia="zh-CN"/>
        </w:rPr>
      </w:pPr>
      <w:r>
        <w:rPr>
          <w:lang w:eastAsia="zh-CN"/>
        </w:rPr>
        <w:t xml:space="preserve">名词解释 </w:t>
      </w:r>
      <w:r>
        <w:rPr>
          <w:w w:val="95"/>
          <w:lang w:eastAsia="zh-CN"/>
        </w:rPr>
        <w:t>W：副本写入个数</w:t>
      </w:r>
      <w:r>
        <w:rPr>
          <w:lang w:eastAsia="zh-CN"/>
        </w:rPr>
        <w:t xml:space="preserve"> R：副本读取个数 N：副本个数</w:t>
      </w:r>
    </w:p>
    <w:p w:rsidR="00737AD2" w:rsidRDefault="007003A1">
      <w:pPr>
        <w:pStyle w:val="BodyText"/>
        <w:spacing w:before="4"/>
        <w:rPr>
          <w:lang w:eastAsia="zh-CN"/>
        </w:rPr>
      </w:pPr>
      <w:r>
        <w:rPr>
          <w:lang w:eastAsia="zh-CN"/>
        </w:rPr>
        <w:t>在SequoiaDB中，设置R的值为1，且不可配置。</w:t>
      </w:r>
    </w:p>
    <w:p w:rsidR="00737AD2" w:rsidRDefault="00737AD2">
      <w:pPr>
        <w:rPr>
          <w:lang w:eastAsia="zh-CN"/>
        </w:rPr>
        <w:sectPr w:rsidR="00737AD2">
          <w:pgSz w:w="12240" w:h="15840"/>
          <w:pgMar w:top="900" w:right="110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613" w:right="268"/>
        <w:rPr>
          <w:lang w:eastAsia="zh-CN"/>
        </w:rPr>
      </w:pPr>
      <w:r>
        <w:rPr>
          <w:lang w:eastAsia="zh-CN"/>
        </w:rPr>
        <w:t>默认情况下，复制组中的主节点在处理完一个写请求后会立即返回，即W=1。数据同步会在后台异步完 成（</w:t>
      </w:r>
      <w:hyperlink w:anchor="_bookmark79" w:history="1">
        <w:r>
          <w:rPr>
            <w:color w:val="0000FF"/>
            <w:lang w:eastAsia="zh-CN"/>
          </w:rPr>
          <w:t>同步日志</w:t>
        </w:r>
      </w:hyperlink>
      <w:r>
        <w:rPr>
          <w:color w:val="000000"/>
          <w:lang w:eastAsia="zh-CN"/>
        </w:rPr>
        <w:t>）并达到最终一致。此时外部的读请求获得的数据可能不是最新的。在对数据一致性要求不高 的场景中，这种方式可以提供最优的写入性能。</w:t>
      </w:r>
    </w:p>
    <w:p w:rsidR="00737AD2" w:rsidRDefault="007003A1">
      <w:pPr>
        <w:pStyle w:val="BodyText"/>
        <w:spacing w:before="34"/>
        <w:ind w:left="613"/>
        <w:rPr>
          <w:lang w:eastAsia="zh-CN"/>
        </w:rPr>
      </w:pPr>
      <w:r>
        <w:rPr>
          <w:lang w:eastAsia="zh-CN"/>
        </w:rPr>
        <w:t>当我们</w:t>
      </w:r>
      <w:hyperlink w:anchor="_bookmark208" w:history="1">
        <w:r>
          <w:rPr>
            <w:color w:val="0000FF"/>
            <w:lang w:eastAsia="zh-CN"/>
          </w:rPr>
          <w:t>创建集合</w:t>
        </w:r>
      </w:hyperlink>
      <w:r>
        <w:rPr>
          <w:color w:val="000000"/>
          <w:lang w:eastAsia="zh-CN"/>
        </w:rPr>
        <w:t>时，可以通过ReplSize属性指定集合的W值。</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默认情况下W=1。</w:t>
      </w:r>
    </w:p>
    <w:p w:rsidR="00737AD2" w:rsidRDefault="007003A1">
      <w:pPr>
        <w:pStyle w:val="BodyText"/>
        <w:tabs>
          <w:tab w:val="left" w:pos="897"/>
        </w:tabs>
        <w:spacing w:before="36" w:line="171" w:lineRule="auto"/>
        <w:ind w:left="897" w:right="490"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当ReplSize等于0时，W的个数会根据当前复制组的N变化而变化。即，如果开始组内有三个节点，则W等</w:t>
      </w:r>
      <w:r>
        <w:rPr>
          <w:position w:val="1"/>
          <w:lang w:eastAsia="zh-CN"/>
        </w:rPr>
        <w:t xml:space="preserve"> </w:t>
      </w:r>
      <w:r>
        <w:rPr>
          <w:lang w:eastAsia="zh-CN"/>
        </w:rPr>
        <w:t>于3。当新增加一个入节点时，W会自动变为4。</w:t>
      </w:r>
    </w:p>
    <w:p w:rsidR="00737AD2" w:rsidRDefault="007003A1">
      <w:pPr>
        <w:pStyle w:val="BodyText"/>
        <w:tabs>
          <w:tab w:val="left" w:pos="897"/>
        </w:tabs>
        <w:spacing w:line="282"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当手动指定W的个数时，不能超出当前复制组内节点个数。</w:t>
      </w:r>
    </w:p>
    <w:p w:rsidR="00737AD2" w:rsidRDefault="00737AD2">
      <w:pPr>
        <w:spacing w:before="1" w:line="150" w:lineRule="exact"/>
        <w:rPr>
          <w:sz w:val="15"/>
          <w:szCs w:val="15"/>
          <w:lang w:eastAsia="zh-CN"/>
        </w:rPr>
      </w:pPr>
    </w:p>
    <w:p w:rsidR="00737AD2" w:rsidRDefault="007003A1">
      <w:pPr>
        <w:pStyle w:val="BodyText"/>
        <w:spacing w:line="168" w:lineRule="auto"/>
        <w:ind w:left="613" w:right="268"/>
        <w:rPr>
          <w:lang w:eastAsia="zh-CN"/>
        </w:rPr>
      </w:pPr>
      <w:r>
        <w:rPr>
          <w:lang w:eastAsia="zh-CN"/>
        </w:rPr>
        <w:t xml:space="preserve">增大W可以有效提高数据的一致性和可靠性。当W=N并且写请求处理成功后，后续读到的数据一定是当前 </w:t>
      </w:r>
      <w:r>
        <w:rPr>
          <w:w w:val="95"/>
          <w:lang w:eastAsia="zh-CN"/>
        </w:rPr>
        <w:t xml:space="preserve">组内最新的。但是这样会降低复制组的写入性能。       </w:t>
      </w:r>
      <w:r>
        <w:rPr>
          <w:spacing w:val="13"/>
          <w:w w:val="95"/>
          <w:lang w:eastAsia="zh-CN"/>
        </w:rPr>
        <w:t xml:space="preserve"> </w:t>
      </w:r>
      <w:r>
        <w:rPr>
          <w:w w:val="95"/>
          <w:lang w:eastAsia="zh-CN"/>
        </w:rPr>
        <w:t>值得注意的是，虽然我们可以将W设为N，但这并不代</w:t>
      </w:r>
      <w:r>
        <w:rPr>
          <w:lang w:eastAsia="zh-CN"/>
        </w:rPr>
        <w:t xml:space="preserve"> </w:t>
      </w:r>
      <w:r>
        <w:rPr>
          <w:w w:val="95"/>
          <w:lang w:eastAsia="zh-CN"/>
        </w:rPr>
        <w:t>表SequoiaDB中的数据拥有强一致性。当某个副本写入失败（如磁盘满）时，复制组内可能存在多个版本的</w:t>
      </w:r>
      <w:r>
        <w:rPr>
          <w:lang w:eastAsia="zh-CN"/>
        </w:rPr>
        <w:t xml:space="preserve"> 数据。此时既可能读到新的数据，也可能读到旧的数据。当失败副本恢复正常后，会继续从主节点上同步最 新的数据并达到最终一致。</w:t>
      </w:r>
    </w:p>
    <w:p w:rsidR="00737AD2" w:rsidRDefault="00737AD2">
      <w:pPr>
        <w:spacing w:before="6" w:line="180" w:lineRule="exact"/>
        <w:rPr>
          <w:sz w:val="18"/>
          <w:szCs w:val="18"/>
          <w:lang w:eastAsia="zh-CN"/>
        </w:rPr>
      </w:pPr>
    </w:p>
    <w:p w:rsidR="00737AD2" w:rsidRDefault="007003A1">
      <w:pPr>
        <w:pStyle w:val="Heading3"/>
        <w:spacing w:line="354" w:lineRule="exact"/>
        <w:rPr>
          <w:lang w:eastAsia="zh-CN"/>
        </w:rPr>
      </w:pPr>
      <w:bookmarkStart w:id="38" w:name="实例"/>
      <w:bookmarkStart w:id="39" w:name="_bookmark15"/>
      <w:bookmarkEnd w:id="38"/>
      <w:bookmarkEnd w:id="39"/>
      <w:r>
        <w:rPr>
          <w:lang w:eastAsia="zh-CN"/>
        </w:rPr>
        <w:t>实例</w:t>
      </w:r>
    </w:p>
    <w:p w:rsidR="00737AD2" w:rsidRDefault="00737AD2">
      <w:pPr>
        <w:spacing w:before="8" w:line="100" w:lineRule="exact"/>
        <w:rPr>
          <w:sz w:val="10"/>
          <w:szCs w:val="10"/>
          <w:lang w:eastAsia="zh-CN"/>
        </w:rPr>
      </w:pPr>
    </w:p>
    <w:p w:rsidR="00737AD2" w:rsidRDefault="007003A1">
      <w:pPr>
        <w:pStyle w:val="BodyText"/>
        <w:spacing w:line="168" w:lineRule="auto"/>
        <w:ind w:left="613" w:right="150"/>
        <w:rPr>
          <w:lang w:eastAsia="zh-CN"/>
        </w:rPr>
      </w:pPr>
      <w:r>
        <w:rPr>
          <w:lang w:eastAsia="zh-CN"/>
        </w:rPr>
        <w:t>复制组实例</w:t>
      </w:r>
      <w:r>
        <w:rPr>
          <w:spacing w:val="-7"/>
          <w:lang w:eastAsia="zh-CN"/>
        </w:rPr>
        <w:t xml:space="preserve"> </w:t>
      </w:r>
      <w:r>
        <w:rPr>
          <w:lang w:eastAsia="zh-CN"/>
        </w:rPr>
        <w:t>复制组中的每个数据节点都存储该复制组的一份完整数据，因此也称复制组中的每个节点为复制 组实例。复制组实例可根据节点在复制组中的位置分为“主”、“备”或“0~7”标识。</w:t>
      </w:r>
    </w:p>
    <w:p w:rsidR="00737AD2" w:rsidRDefault="00737AD2">
      <w:pPr>
        <w:spacing w:line="120" w:lineRule="exact"/>
        <w:rPr>
          <w:sz w:val="12"/>
          <w:szCs w:val="12"/>
          <w:lang w:eastAsia="zh-CN"/>
        </w:rPr>
      </w:pPr>
    </w:p>
    <w:p w:rsidR="00737AD2" w:rsidRDefault="007003A1">
      <w:pPr>
        <w:pStyle w:val="BodyText"/>
        <w:spacing w:line="168" w:lineRule="auto"/>
        <w:ind w:left="613" w:right="764"/>
        <w:rPr>
          <w:lang w:eastAsia="zh-CN"/>
        </w:rPr>
      </w:pPr>
      <w:r>
        <w:rPr>
          <w:w w:val="95"/>
          <w:lang w:eastAsia="zh-CN"/>
        </w:rPr>
        <w:t xml:space="preserve">数据库实例       </w:t>
      </w:r>
      <w:r>
        <w:rPr>
          <w:spacing w:val="22"/>
          <w:w w:val="95"/>
          <w:lang w:eastAsia="zh-CN"/>
        </w:rPr>
        <w:t xml:space="preserve"> </w:t>
      </w:r>
      <w:r>
        <w:rPr>
          <w:w w:val="95"/>
          <w:lang w:eastAsia="zh-CN"/>
        </w:rPr>
        <w:t>所有复制组中相同位置的复制组实例共同构成数据库实例，因此数据库实例也可以分 为“主”、“备”或“0~7”标识。</w:t>
      </w:r>
    </w:p>
    <w:p w:rsidR="00737AD2" w:rsidRDefault="00737AD2">
      <w:pPr>
        <w:spacing w:before="6" w:line="180" w:lineRule="exact"/>
        <w:rPr>
          <w:sz w:val="18"/>
          <w:szCs w:val="18"/>
          <w:lang w:eastAsia="zh-CN"/>
        </w:rPr>
      </w:pPr>
    </w:p>
    <w:p w:rsidR="00737AD2" w:rsidRDefault="007003A1">
      <w:pPr>
        <w:pStyle w:val="Heading3"/>
        <w:spacing w:line="354" w:lineRule="exact"/>
        <w:rPr>
          <w:lang w:eastAsia="zh-CN"/>
        </w:rPr>
      </w:pPr>
      <w:bookmarkStart w:id="40" w:name="读写分离"/>
      <w:bookmarkStart w:id="41" w:name="_bookmark16"/>
      <w:bookmarkEnd w:id="40"/>
      <w:bookmarkEnd w:id="41"/>
      <w:r>
        <w:rPr>
          <w:lang w:eastAsia="zh-CN"/>
        </w:rPr>
        <w:t>读写分离</w:t>
      </w:r>
    </w:p>
    <w:p w:rsidR="00737AD2" w:rsidRDefault="00737AD2">
      <w:pPr>
        <w:spacing w:before="2" w:line="200" w:lineRule="exact"/>
        <w:rPr>
          <w:sz w:val="20"/>
          <w:szCs w:val="20"/>
          <w:lang w:eastAsia="zh-CN"/>
        </w:rPr>
      </w:pPr>
    </w:p>
    <w:p w:rsidR="00737AD2" w:rsidRDefault="007003A1">
      <w:pPr>
        <w:pStyle w:val="BodyText"/>
        <w:spacing w:line="253" w:lineRule="auto"/>
        <w:ind w:left="613" w:right="2663"/>
        <w:rPr>
          <w:lang w:eastAsia="zh-CN"/>
        </w:rPr>
      </w:pPr>
      <w:r>
        <w:rPr>
          <w:lang w:eastAsia="zh-CN"/>
        </w:rPr>
        <w:t>写请求处理 所有写请求都只会发往主节点，如果没有主节点则当前复制组不可处理写请求。</w:t>
      </w:r>
    </w:p>
    <w:p w:rsidR="00737AD2" w:rsidRDefault="00737AD2">
      <w:pPr>
        <w:spacing w:before="4" w:line="180" w:lineRule="exact"/>
        <w:rPr>
          <w:sz w:val="18"/>
          <w:szCs w:val="18"/>
          <w:lang w:eastAsia="zh-CN"/>
        </w:rPr>
      </w:pPr>
    </w:p>
    <w:p w:rsidR="00737AD2" w:rsidRDefault="007003A1">
      <w:pPr>
        <w:pStyle w:val="BodyText"/>
        <w:spacing w:line="253" w:lineRule="auto"/>
        <w:ind w:left="613" w:right="268"/>
        <w:rPr>
          <w:lang w:eastAsia="zh-CN"/>
        </w:rPr>
      </w:pPr>
      <w:r>
        <w:rPr>
          <w:lang w:eastAsia="zh-CN"/>
        </w:rPr>
        <w:t>读请求处理 读请求会按照会话（连接）随机选择组内任意一个节点（对外透明），或按照当前会话（连接）配置的优先</w:t>
      </w:r>
    </w:p>
    <w:p w:rsidR="00737AD2" w:rsidRDefault="007003A1">
      <w:pPr>
        <w:pStyle w:val="BodyText"/>
        <w:spacing w:line="225" w:lineRule="exact"/>
        <w:ind w:left="613"/>
        <w:rPr>
          <w:lang w:eastAsia="zh-CN"/>
        </w:rPr>
      </w:pPr>
      <w:r>
        <w:rPr>
          <w:lang w:eastAsia="zh-CN"/>
        </w:rPr>
        <w:t>实例策略选取相应复制组的数据节点。在一次会话中如果上一次查询（包括query和fetch）返回成功，则下</w:t>
      </w:r>
    </w:p>
    <w:p w:rsidR="00737AD2" w:rsidRDefault="007003A1">
      <w:pPr>
        <w:pStyle w:val="BodyText"/>
        <w:spacing w:line="240" w:lineRule="exact"/>
        <w:ind w:left="613"/>
        <w:rPr>
          <w:lang w:eastAsia="zh-CN"/>
        </w:rPr>
      </w:pPr>
      <w:r>
        <w:rPr>
          <w:lang w:eastAsia="zh-CN"/>
        </w:rPr>
        <w:t>一次查询不会重选节点；如果上一次查询发生失败，则下一次查询将重选节点。如果没有可用节点则返回失</w:t>
      </w:r>
    </w:p>
    <w:p w:rsidR="00737AD2" w:rsidRDefault="007003A1">
      <w:pPr>
        <w:pStyle w:val="BodyText"/>
        <w:spacing w:line="240" w:lineRule="exact"/>
        <w:ind w:left="613"/>
        <w:rPr>
          <w:lang w:eastAsia="zh-CN"/>
        </w:rPr>
      </w:pPr>
      <w:r>
        <w:rPr>
          <w:lang w:eastAsia="zh-CN"/>
        </w:rPr>
        <w:t>败。一次查询中不会重选节点。</w:t>
      </w:r>
    </w:p>
    <w:p w:rsidR="00737AD2" w:rsidRDefault="00737AD2">
      <w:pPr>
        <w:spacing w:before="5" w:line="110" w:lineRule="exact"/>
        <w:rPr>
          <w:sz w:val="11"/>
          <w:szCs w:val="11"/>
          <w:lang w:eastAsia="zh-CN"/>
        </w:rPr>
      </w:pPr>
    </w:p>
    <w:p w:rsidR="00737AD2" w:rsidRDefault="007003A1">
      <w:pPr>
        <w:pStyle w:val="Heading3"/>
        <w:rPr>
          <w:lang w:eastAsia="zh-CN"/>
        </w:rPr>
      </w:pPr>
      <w:bookmarkStart w:id="42" w:name="_bookmark17"/>
      <w:bookmarkEnd w:id="42"/>
      <w:r>
        <w:rPr>
          <w:lang w:eastAsia="zh-CN"/>
        </w:rPr>
        <w:t>后台任务</w:t>
      </w:r>
    </w:p>
    <w:p w:rsidR="00737AD2" w:rsidRDefault="00737AD2">
      <w:pPr>
        <w:spacing w:before="8" w:line="100" w:lineRule="exact"/>
        <w:rPr>
          <w:sz w:val="10"/>
          <w:szCs w:val="10"/>
          <w:lang w:eastAsia="zh-CN"/>
        </w:rPr>
      </w:pPr>
    </w:p>
    <w:p w:rsidR="00737AD2" w:rsidRDefault="007003A1">
      <w:pPr>
        <w:pStyle w:val="BodyText"/>
        <w:spacing w:line="168" w:lineRule="auto"/>
        <w:ind w:left="613" w:right="691"/>
        <w:rPr>
          <w:lang w:eastAsia="zh-CN"/>
        </w:rPr>
      </w:pPr>
      <w:r>
        <w:rPr>
          <w:w w:val="95"/>
          <w:lang w:eastAsia="zh-CN"/>
        </w:rPr>
        <w:t>后台任务是SequoiaDB中的一种特殊任务类型，一般用于将特定用户操作置于后台异步执行。在快照中，后</w:t>
      </w:r>
      <w:r>
        <w:rPr>
          <w:lang w:eastAsia="zh-CN"/>
        </w:rPr>
        <w:t xml:space="preserve"> </w:t>
      </w:r>
      <w:r>
        <w:rPr>
          <w:w w:val="95"/>
          <w:lang w:eastAsia="zh-CN"/>
        </w:rPr>
        <w:t>台任务的类型（Type）为“Task”。</w:t>
      </w:r>
    </w:p>
    <w:p w:rsidR="00737AD2" w:rsidRDefault="007003A1">
      <w:pPr>
        <w:pStyle w:val="BodyText"/>
        <w:spacing w:before="34"/>
        <w:ind w:left="613"/>
        <w:rPr>
          <w:lang w:eastAsia="zh-CN"/>
        </w:rPr>
      </w:pPr>
      <w:r>
        <w:rPr>
          <w:lang w:eastAsia="zh-CN"/>
        </w:rPr>
        <w:t>后台任务类型列表：</w:t>
      </w:r>
    </w:p>
    <w:p w:rsidR="00737AD2" w:rsidRDefault="00737AD2">
      <w:pPr>
        <w:spacing w:before="5" w:line="60" w:lineRule="exact"/>
        <w:rPr>
          <w:sz w:val="6"/>
          <w:szCs w:val="6"/>
          <w:lang w:eastAsia="zh-CN"/>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Restore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数据库恢复任务，用于根据日志文件回滚恢复数据库。</w:t>
            </w:r>
          </w:p>
        </w:tc>
      </w:tr>
      <w:tr w:rsidR="00737AD2">
        <w:trPr>
          <w:trHeight w:hRule="exact" w:val="396"/>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Job[PageCleaner]</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sz w:val="14"/>
                <w:szCs w:val="14"/>
                <w:lang w:eastAsia="zh-CN"/>
              </w:rPr>
              <w:t>脏页清除任务，用于异步将未写入磁盘的脏页刷入磁盘。</w:t>
            </w:r>
            <w:r>
              <w:rPr>
                <w:rFonts w:ascii="微软雅黑" w:eastAsia="微软雅黑" w:hAnsi="微软雅黑" w:cs="微软雅黑"/>
                <w:sz w:val="14"/>
                <w:szCs w:val="14"/>
              </w:rPr>
              <w:t>可以使用-</w:t>
            </w:r>
          </w:p>
          <w:p w:rsidR="00737AD2" w:rsidRDefault="007003A1">
            <w:pPr>
              <w:pStyle w:val="TableParagraph"/>
              <w:spacing w:line="168" w:lineRule="exact"/>
              <w:ind w:left="35"/>
              <w:rPr>
                <w:rFonts w:ascii="微软雅黑" w:eastAsia="微软雅黑" w:hAnsi="微软雅黑" w:cs="微软雅黑"/>
                <w:sz w:val="14"/>
                <w:szCs w:val="14"/>
              </w:rPr>
            </w:pPr>
            <w:r>
              <w:rPr>
                <w:rFonts w:ascii="微软雅黑" w:eastAsia="微软雅黑" w:hAnsi="微软雅黑" w:cs="微软雅黑"/>
                <w:sz w:val="14"/>
                <w:szCs w:val="14"/>
              </w:rPr>
              <w:t>numpagecleaners控制脏页清除任务数量，默认为1。</w:t>
            </w:r>
          </w:p>
        </w:tc>
      </w:tr>
      <w:tr w:rsidR="00737AD2">
        <w:trPr>
          <w:trHeight w:hRule="exact" w:val="396"/>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Job[Prefetch]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预取任务，用于在等待客户端接收下一个操作请求时，在后台执行用户接下</w:t>
            </w:r>
          </w:p>
          <w:p w:rsidR="00737AD2" w:rsidRDefault="007003A1">
            <w:pPr>
              <w:pStyle w:val="TableParagraph"/>
              <w:spacing w:line="16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来可能发生的操作。可以使用-maxprefpool控制最大预取任务的数量。</w:t>
            </w:r>
          </w:p>
        </w:tc>
      </w:tr>
      <w:tr w:rsidR="00737AD2">
        <w:trPr>
          <w:trHeight w:hRule="exact" w:val="782"/>
        </w:trPr>
        <w:tc>
          <w:tcPr>
            <w:tcW w:w="4741"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CreateIndex</w:t>
            </w:r>
          </w:p>
          <w:p w:rsidR="00737AD2" w:rsidRDefault="00737AD2">
            <w:pPr>
              <w:pStyle w:val="TableParagraph"/>
              <w:spacing w:before="7" w:line="150" w:lineRule="exact"/>
              <w:rPr>
                <w:sz w:val="15"/>
                <w:szCs w:val="15"/>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DropIndex</w:t>
            </w:r>
          </w:p>
        </w:tc>
        <w:tc>
          <w:tcPr>
            <w:tcW w:w="4731" w:type="dxa"/>
            <w:tcBorders>
              <w:top w:val="single" w:sz="8" w:space="0" w:color="000000"/>
              <w:left w:val="nil"/>
              <w:bottom w:val="single" w:sz="8" w:space="0" w:color="000000"/>
              <w:right w:val="nil"/>
            </w:tcBorders>
          </w:tcPr>
          <w:p w:rsidR="00737AD2" w:rsidRDefault="007003A1">
            <w:pPr>
              <w:pStyle w:val="TableParagraph"/>
              <w:spacing w:line="172"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建立索引任务，用于后台建立索引，多用于备节点重做主节点的建立索引操</w:t>
            </w:r>
          </w:p>
          <w:p w:rsidR="00737AD2" w:rsidRDefault="007003A1">
            <w:pPr>
              <w:pStyle w:val="TableParagraph"/>
              <w:spacing w:line="16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作日志。</w:t>
            </w:r>
          </w:p>
          <w:p w:rsidR="00737AD2" w:rsidRDefault="007003A1">
            <w:pPr>
              <w:pStyle w:val="TableParagraph"/>
              <w:spacing w:before="49" w:line="168" w:lineRule="auto"/>
              <w:ind w:left="45" w:right="6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删除索引任务，用于后台删除索引，多用于备节点重做主节点的删除索引操 作日志。</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CleanUp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数据清理任务，多用于数据切分后，在源数据节点删除被切分数据。</w:t>
            </w:r>
          </w:p>
        </w:tc>
      </w:tr>
      <w:tr w:rsidR="00737AD2">
        <w:trPr>
          <w:trHeight w:hRule="exact" w:val="401"/>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Job[ExtendSegment]</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before="3" w:line="168" w:lineRule="auto"/>
              <w:ind w:left="35" w:right="5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扩展集合空间文件任务，用于当集合空间空闲数据页小于特定阀值后，由后 台启动异步扩充集合空间。</w:t>
            </w:r>
          </w:p>
        </w:tc>
      </w:tr>
    </w:tbl>
    <w:p w:rsidR="00737AD2" w:rsidRDefault="00737AD2">
      <w:pPr>
        <w:spacing w:line="168" w:lineRule="auto"/>
        <w:rPr>
          <w:rFonts w:ascii="微软雅黑" w:eastAsia="微软雅黑" w:hAnsi="微软雅黑" w:cs="微软雅黑"/>
          <w:sz w:val="14"/>
          <w:szCs w:val="14"/>
          <w:lang w:eastAsia="zh-CN"/>
        </w:rPr>
        <w:sectPr w:rsidR="00737AD2">
          <w:pgSz w:w="12240" w:h="15840"/>
          <w:pgMar w:top="900" w:right="680" w:bottom="280" w:left="1020" w:header="713" w:footer="0" w:gutter="0"/>
          <w:cols w:space="720"/>
        </w:sect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before="19" w:line="200" w:lineRule="exact"/>
        <w:rPr>
          <w:sz w:val="20"/>
          <w:szCs w:val="20"/>
          <w:lang w:eastAsia="zh-CN"/>
        </w:rPr>
      </w:pPr>
    </w:p>
    <w:p w:rsidR="00737AD2" w:rsidRDefault="00EC10B3">
      <w:pPr>
        <w:pStyle w:val="Heading2"/>
        <w:spacing w:line="396" w:lineRule="exact"/>
        <w:ind w:left="433"/>
        <w:rPr>
          <w:lang w:eastAsia="zh-CN"/>
        </w:rPr>
      </w:pPr>
      <w:r>
        <w:pict>
          <v:group id="_x0000_s3809" style="position:absolute;left:0;text-align:left;margin-left:56.7pt;margin-top:21.4pt;width:498.6pt;height:.1pt;z-index:-25890;mso-position-horizontal-relative:page" coordorigin="1134,428" coordsize="9972,2">
            <v:shape id="_x0000_s3810" style="position:absolute;left:1134;top:428;width:9972;height:2" coordorigin="1134,428" coordsize="9972,0" path="m1134,428r9972,e" filled="f" strokeweight="1pt">
              <v:path arrowok="t"/>
            </v:shape>
            <w10:wrap anchorx="page"/>
          </v:group>
        </w:pict>
      </w:r>
      <w:bookmarkStart w:id="43" w:name="集群"/>
      <w:bookmarkStart w:id="44" w:name="_bookmark18"/>
      <w:bookmarkEnd w:id="43"/>
      <w:bookmarkEnd w:id="44"/>
      <w:r w:rsidR="007003A1">
        <w:rPr>
          <w:lang w:eastAsia="zh-CN"/>
        </w:rPr>
        <w:t>集群</w:t>
      </w:r>
    </w:p>
    <w:p w:rsidR="00737AD2" w:rsidRDefault="007003A1">
      <w:pPr>
        <w:pStyle w:val="BodyText"/>
        <w:spacing w:before="45" w:line="253" w:lineRule="auto"/>
        <w:rPr>
          <w:lang w:eastAsia="zh-CN"/>
        </w:rPr>
      </w:pPr>
      <w:r>
        <w:rPr>
          <w:w w:val="95"/>
          <w:lang w:eastAsia="zh-CN"/>
        </w:rPr>
        <w:t>SequoiaDB集群是指通过并联多台数据库服务器，达到并行计算，以提升数据请求效率的方式。</w:t>
      </w:r>
      <w:r>
        <w:rPr>
          <w:lang w:eastAsia="zh-CN"/>
        </w:rPr>
        <w:t xml:space="preserve"> 使用SequoiaDB集群，用户可以得到：</w:t>
      </w:r>
    </w:p>
    <w:p w:rsidR="00737AD2" w:rsidRDefault="00737AD2">
      <w:pPr>
        <w:spacing w:before="4" w:line="180" w:lineRule="exact"/>
        <w:rPr>
          <w:sz w:val="18"/>
          <w:szCs w:val="18"/>
          <w:lang w:eastAsia="zh-CN"/>
        </w:rPr>
      </w:pPr>
    </w:p>
    <w:p w:rsidR="00737AD2" w:rsidRDefault="007003A1">
      <w:pPr>
        <w:pStyle w:val="BodyText"/>
        <w:spacing w:line="253" w:lineRule="auto"/>
        <w:rPr>
          <w:lang w:eastAsia="zh-CN"/>
        </w:rPr>
      </w:pPr>
      <w:r>
        <w:rPr>
          <w:lang w:eastAsia="zh-CN"/>
        </w:rPr>
        <w:t>高性能的数据访问 通过并行计算的方式，在多台数据库服务器上分布式执行任务，降低了单节点的资源消耗，提升整体吞吐量</w:t>
      </w:r>
    </w:p>
    <w:p w:rsidR="00737AD2" w:rsidRDefault="007003A1">
      <w:pPr>
        <w:pStyle w:val="BodyText"/>
        <w:spacing w:line="225" w:lineRule="exact"/>
        <w:rPr>
          <w:lang w:eastAsia="zh-CN"/>
        </w:rPr>
      </w:pPr>
      <w:r>
        <w:rPr>
          <w:lang w:eastAsia="zh-CN"/>
        </w:rPr>
        <w:t>与数据访问性能。</w:t>
      </w:r>
    </w:p>
    <w:p w:rsidR="00737AD2" w:rsidRDefault="00737AD2">
      <w:pPr>
        <w:spacing w:before="9" w:line="190" w:lineRule="exact"/>
        <w:rPr>
          <w:sz w:val="19"/>
          <w:szCs w:val="19"/>
          <w:lang w:eastAsia="zh-CN"/>
        </w:rPr>
      </w:pPr>
    </w:p>
    <w:p w:rsidR="00737AD2" w:rsidRDefault="007003A1">
      <w:pPr>
        <w:pStyle w:val="BodyText"/>
        <w:spacing w:line="253" w:lineRule="auto"/>
        <w:ind w:right="1074"/>
        <w:rPr>
          <w:lang w:eastAsia="zh-CN"/>
        </w:rPr>
      </w:pPr>
      <w:r>
        <w:rPr>
          <w:lang w:eastAsia="zh-CN"/>
        </w:rPr>
        <w:t>24x7的高可用性 复制组内数据复制保障了数据的可用性，任何一台系统宕机不影响数据的访问。</w:t>
      </w:r>
    </w:p>
    <w:p w:rsidR="00737AD2" w:rsidRDefault="00737AD2">
      <w:pPr>
        <w:spacing w:before="4" w:line="180" w:lineRule="exact"/>
        <w:rPr>
          <w:sz w:val="18"/>
          <w:szCs w:val="18"/>
          <w:lang w:eastAsia="zh-CN"/>
        </w:rPr>
      </w:pPr>
    </w:p>
    <w:p w:rsidR="00737AD2" w:rsidRDefault="007003A1">
      <w:pPr>
        <w:pStyle w:val="BodyText"/>
        <w:spacing w:line="253" w:lineRule="auto"/>
        <w:rPr>
          <w:lang w:eastAsia="zh-CN"/>
        </w:rPr>
      </w:pPr>
      <w:r>
        <w:rPr>
          <w:lang w:eastAsia="zh-CN"/>
        </w:rPr>
        <w:t>数据库的水平扩张能力 通过增加复制组的数量，数据库可以容纳更多的数据；通过增加复制组内节点的数量，数据库可以同时处理</w:t>
      </w:r>
    </w:p>
    <w:p w:rsidR="00737AD2" w:rsidRDefault="007003A1">
      <w:pPr>
        <w:pStyle w:val="BodyText"/>
        <w:spacing w:line="225" w:lineRule="exact"/>
        <w:rPr>
          <w:lang w:eastAsia="zh-CN"/>
        </w:rPr>
      </w:pPr>
      <w:r>
        <w:rPr>
          <w:lang w:eastAsia="zh-CN"/>
        </w:rPr>
        <w:t>更多的读请求。数据库节点数量与整体吞吐量程近线形上升趋势。</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45" w:name="运行模式"/>
      <w:bookmarkStart w:id="46" w:name="_bookmark19"/>
      <w:bookmarkEnd w:id="45"/>
      <w:bookmarkEnd w:id="46"/>
      <w:r>
        <w:rPr>
          <w:lang w:eastAsia="zh-CN"/>
        </w:rPr>
        <w:t>运行模式</w:t>
      </w:r>
    </w:p>
    <w:p w:rsidR="00737AD2" w:rsidRDefault="00737AD2">
      <w:pPr>
        <w:spacing w:before="2" w:line="200" w:lineRule="exact"/>
        <w:rPr>
          <w:sz w:val="20"/>
          <w:szCs w:val="20"/>
          <w:lang w:eastAsia="zh-CN"/>
        </w:rPr>
      </w:pPr>
    </w:p>
    <w:p w:rsidR="00737AD2" w:rsidRDefault="007003A1">
      <w:pPr>
        <w:pStyle w:val="BodyText"/>
        <w:spacing w:line="253" w:lineRule="auto"/>
        <w:ind w:right="2241"/>
        <w:rPr>
          <w:lang w:eastAsia="zh-CN"/>
        </w:rPr>
      </w:pPr>
      <w:r>
        <w:rPr>
          <w:lang w:eastAsia="zh-CN"/>
        </w:rPr>
        <w:t xml:space="preserve">概念 </w:t>
      </w:r>
      <w:r>
        <w:rPr>
          <w:w w:val="95"/>
          <w:lang w:eastAsia="zh-CN"/>
        </w:rPr>
        <w:t>运行模式指启动SequoiaDB服务时，该服务以独立模式启动还是以集群模式启动。</w:t>
      </w:r>
    </w:p>
    <w:p w:rsidR="00737AD2" w:rsidRDefault="00737AD2">
      <w:pPr>
        <w:spacing w:before="4" w:line="180" w:lineRule="exact"/>
        <w:rPr>
          <w:sz w:val="18"/>
          <w:szCs w:val="18"/>
          <w:lang w:eastAsia="zh-CN"/>
        </w:rPr>
      </w:pPr>
    </w:p>
    <w:p w:rsidR="00737AD2" w:rsidRDefault="007003A1">
      <w:pPr>
        <w:pStyle w:val="BodyText"/>
        <w:spacing w:line="253" w:lineRule="auto"/>
        <w:rPr>
          <w:lang w:eastAsia="zh-CN"/>
        </w:rPr>
      </w:pPr>
      <w:r>
        <w:rPr>
          <w:lang w:eastAsia="zh-CN"/>
        </w:rPr>
        <w:t>独立模式 独立模式是启动SequoiaDB的最精简模式，仅需要启动一个独立模式的</w:t>
      </w:r>
      <w:hyperlink w:anchor="_bookmark29" w:history="1">
        <w:r>
          <w:rPr>
            <w:color w:val="0000FF"/>
            <w:lang w:eastAsia="zh-CN"/>
          </w:rPr>
          <w:t>数据节点</w:t>
        </w:r>
      </w:hyperlink>
      <w:r>
        <w:rPr>
          <w:color w:val="000000"/>
          <w:lang w:eastAsia="zh-CN"/>
        </w:rPr>
        <w:t xml:space="preserve">，即可进行数据服务。 </w:t>
      </w:r>
      <w:r>
        <w:rPr>
          <w:color w:val="000000"/>
          <w:w w:val="95"/>
          <w:lang w:eastAsia="zh-CN"/>
        </w:rPr>
        <w:t>在独立模式中，SequoiaDB数据库作为一个独立的进程不需要与其他除客户端以外的进程进行通讯。所有的</w:t>
      </w:r>
    </w:p>
    <w:p w:rsidR="00737AD2" w:rsidRDefault="007003A1">
      <w:pPr>
        <w:pStyle w:val="BodyText"/>
        <w:spacing w:line="225" w:lineRule="exact"/>
        <w:rPr>
          <w:lang w:eastAsia="zh-CN"/>
        </w:rPr>
      </w:pPr>
      <w:r>
        <w:rPr>
          <w:lang w:eastAsia="zh-CN"/>
        </w:rPr>
        <w:t>数据均存放在数据节点内。</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lang w:eastAsia="zh-CN"/>
        </w:rPr>
        <w:t>以独立模式启动的数据库不可进行分区，也不可进行数据复制。因此，在对数据安全性要求较高的环境下不 建议使用独立模式。</w:t>
      </w:r>
    </w:p>
    <w:p w:rsidR="00737AD2" w:rsidRDefault="007003A1">
      <w:pPr>
        <w:pStyle w:val="BodyText"/>
        <w:spacing w:before="34" w:line="253" w:lineRule="auto"/>
        <w:ind w:right="1074"/>
        <w:rPr>
          <w:lang w:eastAsia="zh-CN"/>
        </w:rPr>
      </w:pPr>
      <w:r>
        <w:rPr>
          <w:lang w:eastAsia="zh-CN"/>
        </w:rPr>
        <w:t>独立模式的数据库中不存在编目信息。 一般推荐在开发环境中使用独立模式，以减少对硬件资源的需求。</w:t>
      </w:r>
    </w:p>
    <w:p w:rsidR="00737AD2" w:rsidRDefault="00737AD2">
      <w:pPr>
        <w:spacing w:before="4" w:line="180" w:lineRule="exact"/>
        <w:rPr>
          <w:sz w:val="18"/>
          <w:szCs w:val="18"/>
          <w:lang w:eastAsia="zh-CN"/>
        </w:rPr>
      </w:pPr>
    </w:p>
    <w:p w:rsidR="00737AD2" w:rsidRDefault="007003A1">
      <w:pPr>
        <w:pStyle w:val="BodyText"/>
        <w:spacing w:line="253" w:lineRule="auto"/>
        <w:ind w:right="3278"/>
        <w:rPr>
          <w:lang w:eastAsia="zh-CN"/>
        </w:rPr>
      </w:pPr>
      <w:r>
        <w:rPr>
          <w:lang w:eastAsia="zh-CN"/>
        </w:rPr>
        <w:t xml:space="preserve">集群模式 集群模式是启动SequoiaDB的标准模式，至少需要三个节点。 </w:t>
      </w:r>
      <w:r>
        <w:rPr>
          <w:w w:val="95"/>
          <w:lang w:eastAsia="zh-CN"/>
        </w:rPr>
        <w:t>在集群环境下，SequoiaDB数据库需要三种角色的节点，分别为：</w:t>
      </w:r>
    </w:p>
    <w:p w:rsidR="00737AD2" w:rsidRDefault="007003A1">
      <w:pPr>
        <w:pStyle w:val="BodyText"/>
        <w:tabs>
          <w:tab w:val="left" w:pos="1217"/>
        </w:tabs>
        <w:spacing w:before="20"/>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29" w:history="1">
        <w:r>
          <w:rPr>
            <w:color w:val="0000FF"/>
            <w:position w:val="1"/>
            <w:lang w:eastAsia="zh-CN"/>
          </w:rPr>
          <w:t>数据节点</w:t>
        </w:r>
      </w:hyperlink>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21" w:history="1">
        <w:r>
          <w:rPr>
            <w:color w:val="0000FF"/>
            <w:position w:val="1"/>
            <w:lang w:eastAsia="zh-CN"/>
          </w:rPr>
          <w:t>编目节点</w:t>
        </w:r>
      </w:hyperlink>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28" w:history="1">
        <w:r>
          <w:rPr>
            <w:color w:val="0000FF"/>
            <w:position w:val="1"/>
            <w:lang w:eastAsia="zh-CN"/>
          </w:rPr>
          <w:t>协调节点</w:t>
        </w:r>
      </w:hyperlink>
    </w:p>
    <w:p w:rsidR="00737AD2" w:rsidRDefault="007003A1">
      <w:pPr>
        <w:pStyle w:val="BodyText"/>
        <w:spacing w:before="65" w:line="253" w:lineRule="auto"/>
        <w:rPr>
          <w:lang w:eastAsia="zh-CN"/>
        </w:rPr>
      </w:pPr>
      <w:r>
        <w:rPr>
          <w:lang w:eastAsia="zh-CN"/>
        </w:rPr>
        <w:t>集群模式的最小配置中，每种角色的节点至少启动一个，才能构成完整的集群模式。 集群模式中客户端或应用程序直接连接到协调节点，其余数据节点与编目节点对应用程序完全透明。 应用程序本身不需关心数据存放在哪个数据节点，协调节点会对接收到的请求解析，自动将其发送到需要的</w:t>
      </w:r>
    </w:p>
    <w:p w:rsidR="00737AD2" w:rsidRDefault="007003A1">
      <w:pPr>
        <w:pStyle w:val="BodyText"/>
        <w:spacing w:line="225" w:lineRule="exact"/>
        <w:rPr>
          <w:lang w:eastAsia="zh-CN"/>
        </w:rPr>
      </w:pPr>
      <w:r>
        <w:rPr>
          <w:lang w:eastAsia="zh-CN"/>
        </w:rPr>
        <w:t>数据节点上进行处理。</w:t>
      </w:r>
    </w:p>
    <w:p w:rsidR="00737AD2" w:rsidRDefault="007003A1">
      <w:pPr>
        <w:pStyle w:val="BodyText"/>
        <w:spacing w:before="18"/>
        <w:rPr>
          <w:lang w:eastAsia="zh-CN"/>
        </w:rPr>
      </w:pPr>
      <w:r>
        <w:rPr>
          <w:lang w:eastAsia="zh-CN"/>
        </w:rPr>
        <w:t>在集群模式下，复制组之间的数据无共享，复制组内的节点间进行异步数据复制，保证数据的最终一致性。</w:t>
      </w:r>
    </w:p>
    <w:p w:rsidR="00737AD2" w:rsidRDefault="00737AD2">
      <w:pPr>
        <w:rPr>
          <w:lang w:eastAsia="zh-CN"/>
        </w:rPr>
        <w:sectPr w:rsidR="00737AD2">
          <w:pgSz w:w="12240" w:h="15840"/>
          <w:pgMar w:top="900" w:right="1100" w:bottom="280" w:left="700" w:header="713" w:footer="0" w:gutter="0"/>
          <w:cols w:space="720"/>
        </w:sectPr>
      </w:pPr>
    </w:p>
    <w:p w:rsidR="00737AD2" w:rsidRDefault="00737AD2">
      <w:pPr>
        <w:spacing w:before="6" w:line="170" w:lineRule="exact"/>
        <w:rPr>
          <w:sz w:val="17"/>
          <w:szCs w:val="17"/>
          <w:lang w:eastAsia="zh-CN"/>
        </w:rPr>
      </w:pPr>
    </w:p>
    <w:p w:rsidR="00737AD2" w:rsidRDefault="00737AD2">
      <w:pPr>
        <w:spacing w:line="200" w:lineRule="exact"/>
        <w:rPr>
          <w:sz w:val="20"/>
          <w:szCs w:val="20"/>
          <w:lang w:eastAsia="zh-CN"/>
        </w:rPr>
      </w:pPr>
    </w:p>
    <w:p w:rsidR="00737AD2" w:rsidRDefault="007003A1">
      <w:pPr>
        <w:pStyle w:val="Heading3"/>
        <w:spacing w:line="354" w:lineRule="exact"/>
        <w:rPr>
          <w:lang w:eastAsia="zh-CN"/>
        </w:rPr>
      </w:pPr>
      <w:bookmarkStart w:id="47" w:name="节点"/>
      <w:bookmarkStart w:id="48" w:name="_bookmark20"/>
      <w:bookmarkEnd w:id="47"/>
      <w:bookmarkEnd w:id="48"/>
      <w:r>
        <w:rPr>
          <w:lang w:eastAsia="zh-CN"/>
        </w:rPr>
        <w:t>节点</w:t>
      </w:r>
    </w:p>
    <w:p w:rsidR="00737AD2" w:rsidRDefault="00737AD2">
      <w:pPr>
        <w:spacing w:before="11" w:line="220" w:lineRule="exact"/>
        <w:rPr>
          <w:lang w:eastAsia="zh-CN"/>
        </w:rPr>
      </w:pPr>
    </w:p>
    <w:p w:rsidR="00737AD2" w:rsidRDefault="007003A1">
      <w:pPr>
        <w:pStyle w:val="BodyText"/>
        <w:spacing w:line="312" w:lineRule="exact"/>
        <w:ind w:left="613"/>
        <w:rPr>
          <w:lang w:eastAsia="zh-CN"/>
        </w:rPr>
      </w:pPr>
      <w:r>
        <w:rPr>
          <w:lang w:eastAsia="zh-CN"/>
        </w:rPr>
        <w:t>概念</w:t>
      </w:r>
    </w:p>
    <w:p w:rsidR="00737AD2" w:rsidRDefault="007003A1">
      <w:pPr>
        <w:pStyle w:val="BodyText"/>
        <w:spacing w:before="18"/>
        <w:ind w:left="613"/>
        <w:rPr>
          <w:lang w:eastAsia="zh-CN"/>
        </w:rPr>
      </w:pPr>
      <w:r>
        <w:rPr>
          <w:lang w:eastAsia="zh-CN"/>
        </w:rPr>
        <w:t>在SequoiaDB集群环境中，数据库节点分为物理节点与逻辑节点。</w:t>
      </w:r>
    </w:p>
    <w:p w:rsidR="00737AD2" w:rsidRDefault="00737AD2">
      <w:pPr>
        <w:spacing w:before="7" w:line="140" w:lineRule="exact"/>
        <w:rPr>
          <w:sz w:val="14"/>
          <w:szCs w:val="14"/>
          <w:lang w:eastAsia="zh-CN"/>
        </w:rPr>
      </w:pPr>
    </w:p>
    <w:p w:rsidR="00737AD2" w:rsidRDefault="007003A1">
      <w:pPr>
        <w:pStyle w:val="BodyText"/>
        <w:tabs>
          <w:tab w:val="left" w:pos="5909"/>
        </w:tabs>
        <w:spacing w:line="179" w:lineRule="auto"/>
        <w:ind w:left="5910" w:right="630" w:hanging="4737"/>
        <w:rPr>
          <w:lang w:eastAsia="zh-CN"/>
        </w:rPr>
      </w:pPr>
      <w:r>
        <w:rPr>
          <w:position w:val="6"/>
          <w:lang w:eastAsia="zh-CN"/>
        </w:rPr>
        <w:t>逻辑节点</w:t>
      </w:r>
      <w:r>
        <w:rPr>
          <w:position w:val="6"/>
          <w:lang w:eastAsia="zh-CN"/>
        </w:rPr>
        <w:tab/>
      </w:r>
      <w:r>
        <w:rPr>
          <w:lang w:eastAsia="zh-CN"/>
        </w:rPr>
        <w:t>逻辑节点即一个单独的数据库服务，代表一个 最基本的数据库服务单元。</w:t>
      </w:r>
    </w:p>
    <w:p w:rsidR="00737AD2" w:rsidRDefault="00737AD2">
      <w:pPr>
        <w:spacing w:before="8" w:line="110" w:lineRule="exact"/>
        <w:rPr>
          <w:sz w:val="11"/>
          <w:szCs w:val="11"/>
          <w:lang w:eastAsia="zh-CN"/>
        </w:rPr>
      </w:pPr>
    </w:p>
    <w:p w:rsidR="00737AD2" w:rsidRDefault="007003A1">
      <w:pPr>
        <w:pStyle w:val="BodyText"/>
        <w:spacing w:line="168" w:lineRule="auto"/>
        <w:ind w:left="5910" w:right="603"/>
        <w:jc w:val="both"/>
        <w:rPr>
          <w:lang w:eastAsia="zh-CN"/>
        </w:rPr>
      </w:pPr>
      <w:r>
        <w:rPr>
          <w:w w:val="95"/>
          <w:lang w:eastAsia="zh-CN"/>
        </w:rPr>
        <w:t>在Windows与Unix操作系统中，一个逻辑节点</w:t>
      </w:r>
      <w:r>
        <w:rPr>
          <w:lang w:eastAsia="zh-CN"/>
        </w:rPr>
        <w:t xml:space="preserve"> </w:t>
      </w:r>
      <w:r>
        <w:rPr>
          <w:w w:val="95"/>
          <w:lang w:eastAsia="zh-CN"/>
        </w:rPr>
        <w:t>即一个SequoiaDB进程。一台计算机中可以运</w:t>
      </w:r>
      <w:r>
        <w:rPr>
          <w:lang w:eastAsia="zh-CN"/>
        </w:rPr>
        <w:t xml:space="preserve"> 行多个逻辑节点。</w:t>
      </w:r>
    </w:p>
    <w:p w:rsidR="00737AD2" w:rsidRDefault="00737AD2">
      <w:pPr>
        <w:spacing w:before="2" w:line="120" w:lineRule="exact"/>
        <w:rPr>
          <w:sz w:val="12"/>
          <w:szCs w:val="12"/>
          <w:lang w:eastAsia="zh-CN"/>
        </w:rPr>
      </w:pPr>
    </w:p>
    <w:p w:rsidR="00737AD2" w:rsidRDefault="007003A1">
      <w:pPr>
        <w:pStyle w:val="BodyText"/>
        <w:tabs>
          <w:tab w:val="left" w:pos="5909"/>
        </w:tabs>
        <w:spacing w:line="179" w:lineRule="auto"/>
        <w:ind w:left="5910" w:right="1030" w:hanging="4737"/>
        <w:rPr>
          <w:lang w:eastAsia="zh-CN"/>
        </w:rPr>
      </w:pPr>
      <w:r>
        <w:rPr>
          <w:position w:val="6"/>
          <w:lang w:eastAsia="zh-CN"/>
        </w:rPr>
        <w:t>物理节点</w:t>
      </w:r>
      <w:r>
        <w:rPr>
          <w:position w:val="6"/>
          <w:lang w:eastAsia="zh-CN"/>
        </w:rPr>
        <w:tab/>
      </w:r>
      <w:r>
        <w:rPr>
          <w:lang w:eastAsia="zh-CN"/>
        </w:rPr>
        <w:t>物理节点即一台单独运行操作系统的服务 器，代表一个最基本的物理单元。</w:t>
      </w:r>
    </w:p>
    <w:p w:rsidR="00737AD2" w:rsidRDefault="007003A1">
      <w:pPr>
        <w:pStyle w:val="BodyText"/>
        <w:spacing w:before="32"/>
        <w:ind w:left="5910" w:right="630"/>
        <w:jc w:val="both"/>
        <w:rPr>
          <w:lang w:eastAsia="zh-CN"/>
        </w:rPr>
      </w:pPr>
      <w:r>
        <w:rPr>
          <w:lang w:eastAsia="zh-CN"/>
        </w:rPr>
        <w:t>在虚拟化环境中，物理节点代表一台虚拟机。</w:t>
      </w:r>
    </w:p>
    <w:p w:rsidR="00737AD2" w:rsidRDefault="00737AD2">
      <w:pPr>
        <w:spacing w:before="5" w:line="160" w:lineRule="exact"/>
        <w:rPr>
          <w:sz w:val="16"/>
          <w:szCs w:val="16"/>
          <w:lang w:eastAsia="zh-CN"/>
        </w:rPr>
      </w:pPr>
    </w:p>
    <w:p w:rsidR="00737AD2" w:rsidRDefault="00EC10B3">
      <w:pPr>
        <w:pStyle w:val="BodyText"/>
        <w:spacing w:line="168" w:lineRule="auto"/>
        <w:ind w:left="613" w:right="268"/>
        <w:rPr>
          <w:lang w:eastAsia="zh-CN"/>
        </w:rPr>
      </w:pPr>
      <w:r>
        <w:pict>
          <v:shape id="_x0000_s3808" type="#_x0000_t75" style="position:absolute;left:0;text-align:left;margin-left:81.7pt;margin-top:32.55pt;width:141pt;height:129.75pt;z-index:-25889;mso-position-horizontal-relative:page">
            <v:imagedata r:id="rId29" o:title=""/>
            <w10:wrap anchorx="page"/>
          </v:shape>
        </w:pict>
      </w:r>
      <w:r w:rsidR="007003A1">
        <w:rPr>
          <w:lang w:eastAsia="zh-CN"/>
        </w:rPr>
        <w:t>一个物理节点中可以运行多个逻辑节点。一般来说，同一个物理节点中的每个逻辑节点监听不同的端口，各 自从相应的端口获得请求信息并返回结果。</w:t>
      </w:r>
    </w:p>
    <w:p w:rsidR="00737AD2" w:rsidRDefault="00737AD2">
      <w:pPr>
        <w:spacing w:before="8" w:line="110" w:lineRule="exact"/>
        <w:rPr>
          <w:sz w:val="11"/>
          <w:szCs w:val="11"/>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pStyle w:val="BodyText"/>
        <w:spacing w:line="540" w:lineRule="atLeast"/>
        <w:ind w:left="613" w:right="8747"/>
        <w:rPr>
          <w:lang w:eastAsia="zh-CN"/>
        </w:rPr>
      </w:pPr>
      <w:bookmarkStart w:id="49" w:name="_bookmark21"/>
      <w:bookmarkEnd w:id="49"/>
      <w:r>
        <w:rPr>
          <w:lang w:eastAsia="zh-CN"/>
        </w:rPr>
        <w:t>编目节点 概念</w:t>
      </w:r>
    </w:p>
    <w:p w:rsidR="00737AD2" w:rsidRDefault="007003A1">
      <w:pPr>
        <w:pStyle w:val="BodyText"/>
        <w:spacing w:before="18" w:line="253" w:lineRule="auto"/>
        <w:ind w:left="613" w:right="268"/>
        <w:rPr>
          <w:lang w:eastAsia="zh-CN"/>
        </w:rPr>
      </w:pPr>
      <w:r>
        <w:rPr>
          <w:lang w:eastAsia="zh-CN"/>
        </w:rPr>
        <w:t>编目节点为一种逻辑节点，其中保存了数据库的元数据信息，而不保存其他用户数据。 编目节点中包含4个集合空间：</w:t>
      </w:r>
    </w:p>
    <w:p w:rsidR="00737AD2" w:rsidRDefault="007003A1">
      <w:pPr>
        <w:pStyle w:val="BodyText"/>
        <w:tabs>
          <w:tab w:val="left" w:pos="897"/>
        </w:tabs>
        <w:spacing w:before="20"/>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SYSCAT系统编目集合空间，包含4个系统集合：</w:t>
      </w:r>
    </w:p>
    <w:p w:rsidR="00737AD2" w:rsidRDefault="00737AD2">
      <w:pPr>
        <w:spacing w:before="9" w:line="60" w:lineRule="exact"/>
        <w:rPr>
          <w:sz w:val="6"/>
          <w:szCs w:val="6"/>
          <w:lang w:eastAsia="zh-CN"/>
        </w:rPr>
      </w:pPr>
    </w:p>
    <w:tbl>
      <w:tblPr>
        <w:tblW w:w="0" w:type="auto"/>
        <w:tblInd w:w="887" w:type="dxa"/>
        <w:tblLayout w:type="fixed"/>
        <w:tblCellMar>
          <w:left w:w="0" w:type="dxa"/>
          <w:right w:w="0" w:type="dxa"/>
        </w:tblCellMar>
        <w:tblLook w:val="01E0"/>
      </w:tblPr>
      <w:tblGrid>
        <w:gridCol w:w="4589"/>
        <w:gridCol w:w="4599"/>
      </w:tblGrid>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2" w:history="1">
              <w:r w:rsidR="007003A1">
                <w:rPr>
                  <w:rFonts w:ascii="微软雅黑" w:eastAsia="微软雅黑" w:hAnsi="微软雅黑" w:cs="微软雅黑"/>
                  <w:color w:val="0000FF"/>
                  <w:w w:val="90"/>
                  <w:sz w:val="14"/>
                  <w:szCs w:val="14"/>
                </w:rPr>
                <w:t>SYSCOLLECTIONS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保存了该集群中所有的用户集合信息</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3" w:history="1">
              <w:r w:rsidR="007003A1">
                <w:rPr>
                  <w:rFonts w:ascii="微软雅黑" w:eastAsia="微软雅黑" w:hAnsi="微软雅黑" w:cs="微软雅黑"/>
                  <w:color w:val="0000FF"/>
                  <w:w w:val="90"/>
                  <w:sz w:val="14"/>
                  <w:szCs w:val="14"/>
                </w:rPr>
                <w:t>SYSCOLLECTIONSPACES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保存了该集群中所有的用户集合空间信息</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 w:history="1">
              <w:r w:rsidR="007003A1">
                <w:rPr>
                  <w:rFonts w:ascii="微软雅黑" w:eastAsia="微软雅黑" w:hAnsi="微软雅黑" w:cs="微软雅黑"/>
                  <w:color w:val="0000FF"/>
                  <w:w w:val="90"/>
                  <w:sz w:val="14"/>
                  <w:szCs w:val="14"/>
                </w:rPr>
                <w:t>SYSNODES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保存了该集群中所有的逻辑节点与复制组信息</w:t>
            </w:r>
          </w:p>
        </w:tc>
      </w:tr>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 w:history="1">
              <w:r w:rsidR="007003A1">
                <w:rPr>
                  <w:rFonts w:ascii="微软雅黑" w:eastAsia="微软雅黑" w:hAnsi="微软雅黑" w:cs="微软雅黑"/>
                  <w:color w:val="0000FF"/>
                  <w:w w:val="90"/>
                  <w:sz w:val="14"/>
                  <w:szCs w:val="14"/>
                </w:rPr>
                <w:t>SYSTASKS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保存了该集群中所有正在运行的后台任务信息</w:t>
            </w:r>
          </w:p>
        </w:tc>
      </w:tr>
    </w:tbl>
    <w:p w:rsidR="00737AD2" w:rsidRDefault="007003A1">
      <w:pPr>
        <w:pStyle w:val="BodyText"/>
        <w:tabs>
          <w:tab w:val="left" w:pos="897"/>
        </w:tabs>
        <w:spacing w:line="241"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SYSTEMP系统临时集合空间，可以创建最多4096个临时集合</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SYSAUTH系统认证集合空间，包含一个用户集合，保存当前系统中所有的用户信息</w:t>
      </w:r>
    </w:p>
    <w:p w:rsidR="00737AD2" w:rsidRDefault="00737AD2">
      <w:pPr>
        <w:spacing w:before="9" w:line="60" w:lineRule="exact"/>
        <w:rPr>
          <w:sz w:val="6"/>
          <w:szCs w:val="6"/>
          <w:lang w:eastAsia="zh-CN"/>
        </w:rPr>
      </w:pPr>
    </w:p>
    <w:tbl>
      <w:tblPr>
        <w:tblW w:w="0" w:type="auto"/>
        <w:tblInd w:w="887" w:type="dxa"/>
        <w:tblLayout w:type="fixed"/>
        <w:tblCellMar>
          <w:left w:w="0" w:type="dxa"/>
          <w:right w:w="0" w:type="dxa"/>
        </w:tblCellMar>
        <w:tblLook w:val="01E0"/>
      </w:tblPr>
      <w:tblGrid>
        <w:gridCol w:w="4589"/>
        <w:gridCol w:w="4599"/>
      </w:tblGrid>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 w:history="1">
              <w:r w:rsidR="007003A1">
                <w:rPr>
                  <w:rFonts w:ascii="微软雅黑" w:eastAsia="微软雅黑" w:hAnsi="微软雅黑" w:cs="微软雅黑"/>
                  <w:color w:val="0000FF"/>
                  <w:w w:val="90"/>
                  <w:sz w:val="14"/>
                  <w:szCs w:val="14"/>
                </w:rPr>
                <w:t>SYSUSRS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保存了该集群中所有的用户信息</w:t>
            </w:r>
          </w:p>
        </w:tc>
      </w:tr>
    </w:tbl>
    <w:p w:rsidR="00737AD2" w:rsidRDefault="007003A1">
      <w:pPr>
        <w:pStyle w:val="BodyText"/>
        <w:tabs>
          <w:tab w:val="left" w:pos="897"/>
        </w:tabs>
        <w:spacing w:line="241"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SYSPROCEDURES系统存储过程集合空间，包含一个集合，用于存储所有的存储过程函数信息</w:t>
      </w:r>
    </w:p>
    <w:p w:rsidR="00737AD2" w:rsidRDefault="00737AD2">
      <w:pPr>
        <w:spacing w:before="9" w:line="60" w:lineRule="exact"/>
        <w:rPr>
          <w:sz w:val="6"/>
          <w:szCs w:val="6"/>
        </w:rPr>
      </w:pPr>
    </w:p>
    <w:tbl>
      <w:tblPr>
        <w:tblW w:w="0" w:type="auto"/>
        <w:tblInd w:w="887" w:type="dxa"/>
        <w:tblLayout w:type="fixed"/>
        <w:tblCellMar>
          <w:left w:w="0" w:type="dxa"/>
          <w:right w:w="0" w:type="dxa"/>
        </w:tblCellMar>
        <w:tblLook w:val="01E0"/>
      </w:tblPr>
      <w:tblGrid>
        <w:gridCol w:w="4589"/>
        <w:gridCol w:w="4599"/>
      </w:tblGrid>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 w:history="1">
              <w:r w:rsidR="007003A1">
                <w:rPr>
                  <w:rFonts w:ascii="微软雅黑" w:eastAsia="微软雅黑" w:hAnsi="微软雅黑" w:cs="微软雅黑"/>
                  <w:color w:val="0000FF"/>
                  <w:w w:val="90"/>
                  <w:sz w:val="14"/>
                  <w:szCs w:val="14"/>
                </w:rPr>
                <w:t>STOREPROCEDURES</w:t>
              </w:r>
            </w:hyperlink>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保存所有存储过程函数信息</w:t>
            </w:r>
          </w:p>
        </w:tc>
      </w:tr>
    </w:tbl>
    <w:p w:rsidR="00737AD2" w:rsidRDefault="00737AD2">
      <w:pPr>
        <w:spacing w:line="208" w:lineRule="exact"/>
        <w:rPr>
          <w:rFonts w:ascii="微软雅黑" w:eastAsia="微软雅黑" w:hAnsi="微软雅黑" w:cs="微软雅黑"/>
          <w:sz w:val="14"/>
          <w:szCs w:val="14"/>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right="133"/>
        <w:rPr>
          <w:lang w:eastAsia="zh-CN"/>
        </w:rPr>
      </w:pPr>
      <w:r>
        <w:rPr>
          <w:lang w:eastAsia="zh-CN"/>
        </w:rPr>
        <w:t>除了编目节点外，集群中所有其他的节点不在磁盘中保存任何全局元数据信息。当需要访问其他节点上的数 据时，除编目节点外的其他节点需要从本地缓存中寻找集合信息，如果不存在则需要从编目节点获取。</w:t>
      </w:r>
    </w:p>
    <w:p w:rsidR="00737AD2" w:rsidRDefault="007003A1">
      <w:pPr>
        <w:pStyle w:val="BodyText"/>
        <w:spacing w:before="83" w:line="300" w:lineRule="exact"/>
        <w:ind w:right="2554"/>
      </w:pPr>
      <w:r>
        <w:rPr>
          <w:w w:val="95"/>
          <w:lang w:eastAsia="zh-CN"/>
        </w:rPr>
        <w:t>编目节点与其它节点之间主要使用编目服务端口（catalogname参数）进行通讯。</w:t>
      </w:r>
      <w:r>
        <w:rPr>
          <w:lang w:eastAsia="zh-CN"/>
        </w:rPr>
        <w:t xml:space="preserve"> </w:t>
      </w:r>
      <w:bookmarkStart w:id="50" w:name="SYSCOLLECTIONS集合"/>
      <w:bookmarkStart w:id="51" w:name="_bookmark22"/>
      <w:bookmarkEnd w:id="50"/>
      <w:bookmarkEnd w:id="51"/>
      <w:r>
        <w:rPr>
          <w:w w:val="95"/>
        </w:rPr>
        <w:t>SYSCOLLECTIONS集合</w:t>
      </w:r>
    </w:p>
    <w:p w:rsidR="00737AD2" w:rsidRDefault="00737AD2">
      <w:pPr>
        <w:spacing w:before="1" w:line="190" w:lineRule="exact"/>
        <w:rPr>
          <w:sz w:val="19"/>
          <w:szCs w:val="19"/>
        </w:rPr>
      </w:pPr>
    </w:p>
    <w:p w:rsidR="00737AD2" w:rsidRDefault="007003A1">
      <w:pPr>
        <w:pStyle w:val="BodyText"/>
        <w:spacing w:line="253" w:lineRule="auto"/>
        <w:ind w:right="8007"/>
      </w:pPr>
      <w:r>
        <w:rPr>
          <w:w w:val="95"/>
        </w:rPr>
        <w:t>所属集合空间 SYSCAT</w:t>
      </w:r>
    </w:p>
    <w:p w:rsidR="00737AD2" w:rsidRDefault="00737AD2">
      <w:pPr>
        <w:spacing w:before="4" w:line="180" w:lineRule="exact"/>
        <w:rPr>
          <w:sz w:val="18"/>
          <w:szCs w:val="18"/>
        </w:rPr>
      </w:pPr>
    </w:p>
    <w:p w:rsidR="00737AD2" w:rsidRDefault="007003A1">
      <w:pPr>
        <w:pStyle w:val="BodyText"/>
        <w:spacing w:line="253" w:lineRule="auto"/>
        <w:ind w:right="1313"/>
      </w:pPr>
      <w:r>
        <w:t xml:space="preserve">概念 </w:t>
      </w:r>
      <w:r>
        <w:rPr>
          <w:w w:val="95"/>
        </w:rPr>
        <w:t>SYSCOLLECTIONS集合中包含了该集群中所有的用户集合信息。每个用户集合保存为一个文档。</w:t>
      </w:r>
      <w:r>
        <w:t xml:space="preserve"> 每个文档包含以下字段：</w:t>
      </w:r>
    </w:p>
    <w:p w:rsidR="00737AD2" w:rsidRDefault="00737AD2">
      <w:pPr>
        <w:spacing w:before="1" w:line="50" w:lineRule="exact"/>
        <w:rPr>
          <w:sz w:val="5"/>
          <w:szCs w:val="5"/>
        </w:rPr>
      </w:pPr>
    </w:p>
    <w:tbl>
      <w:tblPr>
        <w:tblW w:w="0" w:type="auto"/>
        <w:tblInd w:w="923" w:type="dxa"/>
        <w:tblLayout w:type="fixed"/>
        <w:tblCellMar>
          <w:left w:w="0" w:type="dxa"/>
          <w:right w:w="0" w:type="dxa"/>
        </w:tblCellMar>
        <w:tblLook w:val="01E0"/>
      </w:tblPr>
      <w:tblGrid>
        <w:gridCol w:w="2057"/>
        <w:gridCol w:w="4258"/>
        <w:gridCol w:w="3157"/>
      </w:tblGrid>
      <w:tr w:rsidR="00737AD2">
        <w:trPr>
          <w:trHeight w:hRule="exact" w:val="305"/>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58" w:type="dxa"/>
            <w:tcBorders>
              <w:top w:val="nil"/>
              <w:left w:val="nil"/>
              <w:bottom w:val="nil"/>
              <w:right w:val="single" w:sz="8" w:space="0" w:color="000000"/>
            </w:tcBorders>
          </w:tcPr>
          <w:p w:rsidR="00737AD2" w:rsidRDefault="007003A1">
            <w:pPr>
              <w:pStyle w:val="TableParagraph"/>
              <w:spacing w:line="223" w:lineRule="exact"/>
              <w:ind w:left="115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258" w:type="dxa"/>
            <w:tcBorders>
              <w:top w:val="nil"/>
              <w:left w:val="nil"/>
              <w:bottom w:val="nil"/>
              <w:right w:val="single" w:sz="8" w:space="0" w:color="000000"/>
            </w:tcBorders>
          </w:tcPr>
          <w:p w:rsidR="00737AD2" w:rsidRDefault="007003A1">
            <w:pPr>
              <w:pStyle w:val="TableParagraph"/>
              <w:spacing w:line="218" w:lineRule="exact"/>
              <w:ind w:left="115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集合的完整名，为&lt;集合空间&gt;.&lt;集合名&gt;形式。</w:t>
            </w:r>
          </w:p>
        </w:tc>
      </w:tr>
      <w:tr w:rsidR="00737AD2">
        <w:trPr>
          <w:trHeight w:hRule="exact" w:val="260"/>
        </w:trPr>
        <w:tc>
          <w:tcPr>
            <w:tcW w:w="2057"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w:t>
            </w:r>
          </w:p>
        </w:tc>
        <w:tc>
          <w:tcPr>
            <w:tcW w:w="4258" w:type="dxa"/>
            <w:tcBorders>
              <w:top w:val="nil"/>
              <w:left w:val="nil"/>
              <w:bottom w:val="nil"/>
              <w:right w:val="single" w:sz="8" w:space="0" w:color="000000"/>
            </w:tcBorders>
          </w:tcPr>
          <w:p w:rsidR="00737AD2" w:rsidRDefault="007003A1">
            <w:pPr>
              <w:pStyle w:val="TableParagraph"/>
              <w:spacing w:line="21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集合的版本号，由1起始，每次对该集合的元数据</w:t>
            </w:r>
          </w:p>
        </w:tc>
      </w:tr>
      <w:tr w:rsidR="00737AD2">
        <w:trPr>
          <w:trHeight w:hRule="exact" w:val="270"/>
        </w:trPr>
        <w:tc>
          <w:tcPr>
            <w:tcW w:w="2057" w:type="dxa"/>
            <w:tcBorders>
              <w:top w:val="nil"/>
              <w:left w:val="single" w:sz="8" w:space="0" w:color="000000"/>
              <w:bottom w:val="nil"/>
              <w:right w:val="nil"/>
            </w:tcBorders>
          </w:tcPr>
          <w:p w:rsidR="00737AD2" w:rsidRDefault="00737AD2">
            <w:pPr>
              <w:rPr>
                <w:lang w:eastAsia="zh-CN"/>
              </w:rPr>
            </w:pPr>
          </w:p>
        </w:tc>
        <w:tc>
          <w:tcPr>
            <w:tcW w:w="425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变更会造成版本号+1。</w:t>
            </w:r>
          </w:p>
        </w:tc>
      </w:tr>
      <w:tr w:rsidR="00737AD2">
        <w:trPr>
          <w:trHeight w:hRule="exact" w:val="270"/>
        </w:trPr>
        <w:tc>
          <w:tcPr>
            <w:tcW w:w="2057" w:type="dxa"/>
            <w:vMerge w:val="restart"/>
            <w:tcBorders>
              <w:top w:val="nil"/>
              <w:left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ReplSize</w:t>
            </w:r>
          </w:p>
        </w:tc>
        <w:tc>
          <w:tcPr>
            <w:tcW w:w="4258" w:type="dxa"/>
            <w:vMerge w:val="restart"/>
            <w:tcBorders>
              <w:top w:val="nil"/>
              <w:left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nil"/>
              <w:left w:val="single" w:sz="8" w:space="0" w:color="000000"/>
              <w:bottom w:val="nil"/>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最小复制组，确保任何写操作必须被复制到至少</w:t>
            </w:r>
          </w:p>
        </w:tc>
      </w:tr>
      <w:tr w:rsidR="00737AD2">
        <w:trPr>
          <w:trHeight w:hRule="exact" w:val="270"/>
        </w:trPr>
        <w:tc>
          <w:tcPr>
            <w:tcW w:w="2057" w:type="dxa"/>
            <w:vMerge/>
            <w:tcBorders>
              <w:left w:val="single" w:sz="8" w:space="0" w:color="000000"/>
              <w:bottom w:val="single" w:sz="8" w:space="0" w:color="000000"/>
              <w:right w:val="nil"/>
            </w:tcBorders>
          </w:tcPr>
          <w:p w:rsidR="00737AD2" w:rsidRDefault="00737AD2">
            <w:pPr>
              <w:rPr>
                <w:lang w:eastAsia="zh-CN"/>
              </w:rPr>
            </w:pPr>
          </w:p>
        </w:tc>
        <w:tc>
          <w:tcPr>
            <w:tcW w:w="4258" w:type="dxa"/>
            <w:vMerge/>
            <w:tcBorders>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指定数量的节点后返回成功。</w:t>
            </w:r>
          </w:p>
        </w:tc>
      </w:tr>
      <w:tr w:rsidR="00737AD2">
        <w:trPr>
          <w:trHeight w:hRule="exact" w:val="270"/>
        </w:trPr>
        <w:tc>
          <w:tcPr>
            <w:tcW w:w="2057"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ShardingKey</w:t>
            </w:r>
          </w:p>
        </w:tc>
        <w:tc>
          <w:tcPr>
            <w:tcW w:w="4258" w:type="dxa"/>
            <w:vMerge w:val="restart"/>
            <w:tcBorders>
              <w:top w:val="nil"/>
              <w:left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lang w:eastAsia="zh-CN"/>
              </w:rPr>
              <w:t>分区键，在分区集合中存在。</w:t>
            </w:r>
            <w:r>
              <w:rPr>
                <w:rFonts w:ascii="微软雅黑" w:eastAsia="微软雅黑" w:hAnsi="微软雅黑" w:cs="微软雅黑"/>
                <w:sz w:val="14"/>
                <w:szCs w:val="14"/>
              </w:rPr>
              <w:t>对象包含一个或</w:t>
            </w:r>
          </w:p>
        </w:tc>
      </w:tr>
      <w:tr w:rsidR="00737AD2">
        <w:trPr>
          <w:trHeight w:hRule="exact" w:val="240"/>
        </w:trPr>
        <w:tc>
          <w:tcPr>
            <w:tcW w:w="2057" w:type="dxa"/>
            <w:vMerge/>
            <w:tcBorders>
              <w:left w:val="single" w:sz="8" w:space="0" w:color="000000"/>
              <w:right w:val="nil"/>
            </w:tcBorders>
          </w:tcPr>
          <w:p w:rsidR="00737AD2" w:rsidRDefault="00737AD2"/>
        </w:tc>
        <w:tc>
          <w:tcPr>
            <w:tcW w:w="4258"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多个字段，字段名为分区字段名，数值为1或</w:t>
            </w:r>
          </w:p>
        </w:tc>
      </w:tr>
      <w:tr w:rsidR="00737AD2">
        <w:trPr>
          <w:trHeight w:hRule="exact" w:val="270"/>
        </w:trPr>
        <w:tc>
          <w:tcPr>
            <w:tcW w:w="2057" w:type="dxa"/>
            <w:vMerge/>
            <w:tcBorders>
              <w:left w:val="single" w:sz="8" w:space="0" w:color="000000"/>
              <w:bottom w:val="single" w:sz="8" w:space="0" w:color="000000"/>
              <w:right w:val="nil"/>
            </w:tcBorders>
          </w:tcPr>
          <w:p w:rsidR="00737AD2" w:rsidRDefault="00737AD2">
            <w:pPr>
              <w:rPr>
                <w:lang w:eastAsia="zh-CN"/>
              </w:rPr>
            </w:pPr>
          </w:p>
        </w:tc>
        <w:tc>
          <w:tcPr>
            <w:tcW w:w="4258" w:type="dxa"/>
            <w:vMerge/>
            <w:tcBorders>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者-1，代表对该列正向或逆向排序。</w:t>
            </w:r>
          </w:p>
        </w:tc>
      </w:tr>
      <w:tr w:rsidR="00737AD2">
        <w:trPr>
          <w:trHeight w:hRule="exact" w:val="54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ShardingType</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分区类型，在分区集合中存在。分区类型有：范</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围分区（Range）和散列分区（Hash）两种。</w:t>
            </w:r>
          </w:p>
        </w:tc>
      </w:tr>
      <w:tr w:rsidR="00737AD2">
        <w:trPr>
          <w:trHeight w:hRule="exact" w:val="30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Partition</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散列分区的分区大小值，必须为2的幂。</w:t>
            </w:r>
          </w:p>
        </w:tc>
      </w:tr>
      <w:tr w:rsidR="00737AD2">
        <w:trPr>
          <w:trHeight w:hRule="exact" w:val="270"/>
        </w:trPr>
        <w:tc>
          <w:tcPr>
            <w:tcW w:w="2057"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CataInfo</w:t>
            </w:r>
          </w:p>
        </w:tc>
        <w:tc>
          <w:tcPr>
            <w:tcW w:w="4258" w:type="dxa"/>
            <w:vMerge w:val="restart"/>
            <w:tcBorders>
              <w:top w:val="nil"/>
              <w:left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lang w:eastAsia="zh-CN"/>
              </w:rPr>
              <w:t>集合所在的逻辑节点信息。</w:t>
            </w:r>
            <w:r>
              <w:rPr>
                <w:rFonts w:ascii="微软雅黑" w:eastAsia="微软雅黑" w:hAnsi="微软雅黑" w:cs="微软雅黑"/>
                <w:sz w:val="14"/>
                <w:szCs w:val="14"/>
              </w:rPr>
              <w:t>在单分区集合中，该</w:t>
            </w:r>
          </w:p>
        </w:tc>
      </w:tr>
      <w:tr w:rsidR="00737AD2">
        <w:trPr>
          <w:trHeight w:hRule="exact" w:val="240"/>
        </w:trPr>
        <w:tc>
          <w:tcPr>
            <w:tcW w:w="2057" w:type="dxa"/>
            <w:vMerge/>
            <w:tcBorders>
              <w:left w:val="single" w:sz="8" w:space="0" w:color="000000"/>
              <w:right w:val="nil"/>
            </w:tcBorders>
          </w:tcPr>
          <w:p w:rsidR="00737AD2" w:rsidRDefault="00737AD2"/>
        </w:tc>
        <w:tc>
          <w:tcPr>
            <w:tcW w:w="4258"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数组仅包含一个元素，代表该集合所在的分区</w:t>
            </w:r>
          </w:p>
        </w:tc>
      </w:tr>
      <w:tr w:rsidR="00737AD2">
        <w:trPr>
          <w:trHeight w:hRule="exact" w:val="240"/>
        </w:trPr>
        <w:tc>
          <w:tcPr>
            <w:tcW w:w="2057" w:type="dxa"/>
            <w:vMerge/>
            <w:tcBorders>
              <w:left w:val="single" w:sz="8" w:space="0" w:color="000000"/>
              <w:right w:val="nil"/>
            </w:tcBorders>
          </w:tcPr>
          <w:p w:rsidR="00737AD2" w:rsidRDefault="00737AD2">
            <w:pPr>
              <w:rPr>
                <w:lang w:eastAsia="zh-CN"/>
              </w:rPr>
            </w:pPr>
          </w:p>
        </w:tc>
        <w:tc>
          <w:tcPr>
            <w:tcW w:w="4258"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组。在多分区集合中，该数组中包含一个或多个</w:t>
            </w:r>
          </w:p>
        </w:tc>
      </w:tr>
      <w:tr w:rsidR="00737AD2">
        <w:trPr>
          <w:trHeight w:hRule="exact" w:val="240"/>
        </w:trPr>
        <w:tc>
          <w:tcPr>
            <w:tcW w:w="2057" w:type="dxa"/>
            <w:vMerge/>
            <w:tcBorders>
              <w:left w:val="single" w:sz="8" w:space="0" w:color="000000"/>
              <w:right w:val="nil"/>
            </w:tcBorders>
          </w:tcPr>
          <w:p w:rsidR="00737AD2" w:rsidRDefault="00737AD2">
            <w:pPr>
              <w:rPr>
                <w:lang w:eastAsia="zh-CN"/>
              </w:rPr>
            </w:pPr>
          </w:p>
        </w:tc>
        <w:tc>
          <w:tcPr>
            <w:tcW w:w="4258"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元素，代表该集合中的每一个取值</w:t>
            </w:r>
          </w:p>
        </w:tc>
      </w:tr>
      <w:tr w:rsidR="00737AD2">
        <w:trPr>
          <w:trHeight w:hRule="exact" w:val="240"/>
        </w:trPr>
        <w:tc>
          <w:tcPr>
            <w:tcW w:w="2057" w:type="dxa"/>
            <w:vMerge/>
            <w:tcBorders>
              <w:left w:val="single" w:sz="8" w:space="0" w:color="000000"/>
              <w:right w:val="nil"/>
            </w:tcBorders>
          </w:tcPr>
          <w:p w:rsidR="00737AD2" w:rsidRDefault="00737AD2">
            <w:pPr>
              <w:rPr>
                <w:lang w:eastAsia="zh-CN"/>
              </w:rPr>
            </w:pPr>
          </w:p>
        </w:tc>
        <w:tc>
          <w:tcPr>
            <w:tcW w:w="4258"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范围所在的分区组。每个取值范围包</w:t>
            </w:r>
          </w:p>
        </w:tc>
      </w:tr>
      <w:tr w:rsidR="00737AD2">
        <w:trPr>
          <w:trHeight w:hRule="exact" w:val="240"/>
        </w:trPr>
        <w:tc>
          <w:tcPr>
            <w:tcW w:w="2057" w:type="dxa"/>
            <w:vMerge/>
            <w:tcBorders>
              <w:left w:val="single" w:sz="8" w:space="0" w:color="000000"/>
              <w:right w:val="nil"/>
            </w:tcBorders>
          </w:tcPr>
          <w:p w:rsidR="00737AD2" w:rsidRDefault="00737AD2">
            <w:pPr>
              <w:rPr>
                <w:lang w:eastAsia="zh-CN"/>
              </w:rPr>
            </w:pPr>
          </w:p>
        </w:tc>
        <w:tc>
          <w:tcPr>
            <w:tcW w:w="4258"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括LowBound与UpBound，代表其下限与上</w:t>
            </w:r>
          </w:p>
        </w:tc>
      </w:tr>
      <w:tr w:rsidR="00737AD2">
        <w:trPr>
          <w:trHeight w:hRule="exact" w:val="275"/>
        </w:trPr>
        <w:tc>
          <w:tcPr>
            <w:tcW w:w="2057" w:type="dxa"/>
            <w:vMerge/>
            <w:tcBorders>
              <w:left w:val="single" w:sz="8" w:space="0" w:color="000000"/>
              <w:bottom w:val="single" w:sz="8" w:space="0" w:color="000000"/>
              <w:right w:val="nil"/>
            </w:tcBorders>
          </w:tcPr>
          <w:p w:rsidR="00737AD2" w:rsidRDefault="00737AD2"/>
        </w:tc>
        <w:tc>
          <w:tcPr>
            <w:tcW w:w="4258" w:type="dxa"/>
            <w:vMerge/>
            <w:tcBorders>
              <w:left w:val="nil"/>
              <w:bottom w:val="nil"/>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限，闭合关系为左闭右开。</w:t>
            </w:r>
          </w:p>
        </w:tc>
      </w:tr>
    </w:tbl>
    <w:p w:rsidR="00737AD2" w:rsidRDefault="00737AD2">
      <w:pPr>
        <w:spacing w:before="3" w:line="200" w:lineRule="exact"/>
        <w:rPr>
          <w:sz w:val="20"/>
          <w:szCs w:val="20"/>
          <w:lang w:eastAsia="zh-CN"/>
        </w:rPr>
      </w:pPr>
    </w:p>
    <w:p w:rsidR="00737AD2" w:rsidRDefault="007003A1">
      <w:pPr>
        <w:pStyle w:val="BodyText"/>
        <w:spacing w:line="312" w:lineRule="exact"/>
        <w:rPr>
          <w:lang w:eastAsia="zh-CN"/>
        </w:rPr>
      </w:pPr>
      <w:r>
        <w:rPr>
          <w:lang w:eastAsia="zh-CN"/>
        </w:rPr>
        <w:t>示例</w:t>
      </w:r>
    </w:p>
    <w:p w:rsidR="00737AD2" w:rsidRDefault="007003A1">
      <w:pPr>
        <w:pStyle w:val="BodyText"/>
        <w:spacing w:before="18"/>
        <w:rPr>
          <w:lang w:eastAsia="zh-CN"/>
        </w:rPr>
      </w:pPr>
      <w:r>
        <w:rPr>
          <w:lang w:eastAsia="zh-CN"/>
        </w:rPr>
        <w:t>一个典型的单分区集合信息如下：</w:t>
      </w:r>
    </w:p>
    <w:p w:rsidR="00737AD2" w:rsidRDefault="00EC10B3">
      <w:pPr>
        <w:pStyle w:val="BodyText"/>
        <w:spacing w:before="6"/>
        <w:rPr>
          <w:rFonts w:ascii="仿宋" w:eastAsia="仿宋" w:hAnsi="仿宋" w:cs="仿宋"/>
        </w:rPr>
      </w:pPr>
      <w:r w:rsidRPr="00EC10B3">
        <w:pict>
          <v:group id="_x0000_s3806" style="position:absolute;left:0;text-align:left;margin-left:81.7pt;margin-top:4.75pt;width:473.6pt;height:10.6pt;z-index:-25888;mso-position-horizontal-relative:page" coordorigin="1634,95" coordsize="9472,212">
            <v:shape id="_x0000_s3807"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"Name" : "test.foo", "Version" : 1, "CataInfo" : [ { "GroupID" : 1000 } ] }</w:t>
      </w:r>
    </w:p>
    <w:p w:rsidR="00737AD2" w:rsidRDefault="007003A1">
      <w:pPr>
        <w:pStyle w:val="BodyText"/>
        <w:spacing w:before="49"/>
        <w:rPr>
          <w:lang w:eastAsia="zh-CN"/>
        </w:rPr>
      </w:pPr>
      <w:r>
        <w:rPr>
          <w:lang w:eastAsia="zh-CN"/>
        </w:rPr>
        <w:t>一个典型的多分区集合信息如下：</w:t>
      </w:r>
    </w:p>
    <w:p w:rsidR="00737AD2" w:rsidRDefault="00EC10B3">
      <w:pPr>
        <w:pStyle w:val="BodyText"/>
        <w:spacing w:before="81" w:line="172" w:lineRule="auto"/>
        <w:ind w:left="1133" w:right="6700" w:hanging="200"/>
        <w:rPr>
          <w:rFonts w:ascii="仿宋" w:eastAsia="仿宋" w:hAnsi="仿宋" w:cs="仿宋"/>
        </w:rPr>
      </w:pPr>
      <w:r w:rsidRPr="00EC10B3">
        <w:pict>
          <v:group id="_x0000_s3804" style="position:absolute;left:0;text-align:left;margin-left:81.7pt;margin-top:4.75pt;width:473.6pt;height:106pt;z-index:-25887;mso-position-horizontal-relative:page" coordorigin="1634,95" coordsize="9472,2120">
            <v:shape id="_x0000_s3805" style="position:absolute;left:1634;top:95;width:9472;height:2120" coordorigin="1634,95" coordsize="9472,2120" path="m1634,95r9472,l11106,2215r-9472,l1634,95xe" fillcolor="#efefef" stroked="f">
              <v:path arrowok="t"/>
            </v:shape>
            <w10:wrap anchorx="page"/>
          </v:group>
        </w:pict>
      </w:r>
      <w:r w:rsidR="007003A1">
        <w:rPr>
          <w:rFonts w:ascii="仿宋" w:eastAsia="仿宋" w:hAnsi="仿宋" w:cs="仿宋"/>
        </w:rPr>
        <w:t>{ "Name" : "foo.test", "Version" : 1,</w:t>
      </w:r>
    </w:p>
    <w:p w:rsidR="00737AD2" w:rsidRDefault="007003A1">
      <w:pPr>
        <w:pStyle w:val="BodyText"/>
        <w:spacing w:line="172" w:lineRule="auto"/>
        <w:ind w:left="1133" w:right="3671"/>
        <w:rPr>
          <w:rFonts w:ascii="仿宋" w:eastAsia="仿宋" w:hAnsi="仿宋" w:cs="仿宋"/>
        </w:rPr>
      </w:pPr>
      <w:r>
        <w:rPr>
          <w:rFonts w:ascii="仿宋" w:eastAsia="仿宋" w:hAnsi="仿宋" w:cs="仿宋"/>
        </w:rPr>
        <w:t>"ShardingKey" : { "Field1" : 1, "Field2" : -1 }, "ShardingType" : "range" ,</w:t>
      </w:r>
    </w:p>
    <w:p w:rsidR="00737AD2" w:rsidRDefault="007003A1">
      <w:pPr>
        <w:pStyle w:val="BodyText"/>
        <w:spacing w:line="220" w:lineRule="exact"/>
        <w:ind w:left="1133"/>
        <w:rPr>
          <w:rFonts w:ascii="仿宋" w:eastAsia="仿宋" w:hAnsi="仿宋" w:cs="仿宋"/>
        </w:rPr>
      </w:pPr>
      <w:r>
        <w:rPr>
          <w:rFonts w:ascii="仿宋" w:eastAsia="仿宋" w:hAnsi="仿宋" w:cs="仿宋"/>
        </w:rPr>
        <w:t>"ReplSize": 3,</w:t>
      </w:r>
    </w:p>
    <w:p w:rsidR="00737AD2" w:rsidRDefault="007003A1">
      <w:pPr>
        <w:pStyle w:val="BodyText"/>
        <w:spacing w:line="212" w:lineRule="exact"/>
        <w:ind w:left="1133"/>
        <w:rPr>
          <w:rFonts w:ascii="仿宋" w:eastAsia="仿宋" w:hAnsi="仿宋" w:cs="仿宋"/>
        </w:rPr>
      </w:pPr>
      <w:r>
        <w:rPr>
          <w:rFonts w:ascii="仿宋" w:eastAsia="仿宋" w:hAnsi="仿宋" w:cs="仿宋"/>
        </w:rPr>
        <w:t>"CataInfo" : [</w:t>
      </w:r>
    </w:p>
    <w:p w:rsidR="00737AD2" w:rsidRDefault="007003A1">
      <w:pPr>
        <w:pStyle w:val="BodyText"/>
        <w:spacing w:line="212" w:lineRule="exact"/>
        <w:ind w:left="414" w:right="6166"/>
        <w:jc w:val="center"/>
        <w:rPr>
          <w:rFonts w:ascii="仿宋" w:eastAsia="仿宋" w:hAnsi="仿宋" w:cs="仿宋"/>
        </w:rPr>
      </w:pPr>
      <w:r>
        <w:rPr>
          <w:rFonts w:ascii="仿宋" w:eastAsia="仿宋" w:hAnsi="仿宋" w:cs="仿宋"/>
        </w:rPr>
        <w:t>{ "GroupID" : 1000,</w:t>
      </w:r>
    </w:p>
    <w:p w:rsidR="00737AD2" w:rsidRDefault="007003A1">
      <w:pPr>
        <w:pStyle w:val="BodyText"/>
        <w:spacing w:line="212" w:lineRule="exact"/>
        <w:ind w:left="1633"/>
        <w:rPr>
          <w:rFonts w:ascii="仿宋" w:eastAsia="仿宋" w:hAnsi="仿宋" w:cs="仿宋"/>
        </w:rPr>
      </w:pPr>
      <w:r>
        <w:rPr>
          <w:rFonts w:ascii="仿宋" w:eastAsia="仿宋" w:hAnsi="仿宋" w:cs="仿宋"/>
        </w:rPr>
        <w:t>"LowBound" : { "" : MinKey, "" : MaxKey },</w:t>
      </w:r>
    </w:p>
    <w:p w:rsidR="00737AD2" w:rsidRDefault="007003A1">
      <w:pPr>
        <w:pStyle w:val="BodyText"/>
        <w:spacing w:line="212" w:lineRule="exact"/>
        <w:ind w:left="1633"/>
        <w:rPr>
          <w:rFonts w:ascii="仿宋" w:eastAsia="仿宋" w:hAnsi="仿宋" w:cs="仿宋"/>
        </w:rPr>
      </w:pPr>
      <w:r>
        <w:rPr>
          <w:rFonts w:ascii="仿宋" w:eastAsia="仿宋" w:hAnsi="仿宋" w:cs="仿宋"/>
        </w:rPr>
        <w:t>"UpBound" : { "" : MaxKey, "" : MinKey } } ]</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before="49"/>
      </w:pPr>
      <w:bookmarkStart w:id="52" w:name="SYSCOLLECTIONSPACES集合"/>
      <w:bookmarkStart w:id="53" w:name="_bookmark23"/>
      <w:bookmarkEnd w:id="52"/>
      <w:bookmarkEnd w:id="53"/>
      <w:r>
        <w:rPr>
          <w:w w:val="90"/>
        </w:rPr>
        <w:t>SYSCOLLECTIONSPACES集合</w:t>
      </w:r>
    </w:p>
    <w:p w:rsidR="00737AD2" w:rsidRDefault="00737AD2">
      <w:pPr>
        <w:spacing w:before="9" w:line="190" w:lineRule="exact"/>
        <w:rPr>
          <w:sz w:val="19"/>
          <w:szCs w:val="19"/>
        </w:rPr>
      </w:pPr>
    </w:p>
    <w:p w:rsidR="00737AD2" w:rsidRDefault="007003A1">
      <w:pPr>
        <w:pStyle w:val="BodyText"/>
        <w:spacing w:line="253" w:lineRule="auto"/>
        <w:ind w:right="8007"/>
      </w:pPr>
      <w:r>
        <w:rPr>
          <w:w w:val="95"/>
        </w:rPr>
        <w:t>所属集合空间 SYSCAT</w:t>
      </w:r>
    </w:p>
    <w:p w:rsidR="00737AD2" w:rsidRDefault="00737AD2">
      <w:pPr>
        <w:spacing w:line="253" w:lineRule="auto"/>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pPr>
      <w:r>
        <w:t>概念</w:t>
      </w:r>
    </w:p>
    <w:p w:rsidR="00737AD2" w:rsidRDefault="00737AD2">
      <w:pPr>
        <w:spacing w:before="5" w:line="100" w:lineRule="exact"/>
        <w:rPr>
          <w:sz w:val="10"/>
          <w:szCs w:val="10"/>
        </w:rPr>
      </w:pPr>
    </w:p>
    <w:p w:rsidR="00737AD2" w:rsidRDefault="007003A1">
      <w:pPr>
        <w:pStyle w:val="BodyText"/>
        <w:spacing w:line="168" w:lineRule="auto"/>
        <w:ind w:left="113" w:right="574"/>
      </w:pPr>
      <w:r>
        <w:rPr>
          <w:w w:val="95"/>
        </w:rPr>
        <w:t>SYSCOLLECTIONSPACES集合中包含了该集群中所有的用户集合空间信息。每个用户集合空间保存为一个文</w:t>
      </w:r>
      <w:r>
        <w:t xml:space="preserve"> 档。</w:t>
      </w:r>
    </w:p>
    <w:p w:rsidR="00737AD2" w:rsidRDefault="007003A1">
      <w:pPr>
        <w:pStyle w:val="BodyText"/>
        <w:spacing w:before="34"/>
        <w:ind w:left="113"/>
      </w:pPr>
      <w:r>
        <w:t>每个文档包含以下字段：</w:t>
      </w:r>
    </w:p>
    <w:p w:rsidR="00737AD2" w:rsidRDefault="00737AD2">
      <w:pPr>
        <w:spacing w:before="5" w:line="60" w:lineRule="exact"/>
        <w:rPr>
          <w:sz w:val="6"/>
          <w:szCs w:val="6"/>
        </w:rPr>
      </w:pPr>
    </w:p>
    <w:tbl>
      <w:tblPr>
        <w:tblW w:w="0" w:type="auto"/>
        <w:tblInd w:w="103" w:type="dxa"/>
        <w:tblLayout w:type="fixed"/>
        <w:tblCellMar>
          <w:left w:w="0" w:type="dxa"/>
          <w:right w:w="0" w:type="dxa"/>
        </w:tblCellMar>
        <w:tblLook w:val="01E0"/>
      </w:tblPr>
      <w:tblGrid>
        <w:gridCol w:w="1941"/>
        <w:gridCol w:w="4374"/>
        <w:gridCol w:w="3157"/>
      </w:tblGrid>
      <w:tr w:rsidR="00737AD2">
        <w:trPr>
          <w:trHeight w:hRule="exact" w:val="305"/>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4" w:type="dxa"/>
            <w:tcBorders>
              <w:top w:val="nil"/>
              <w:left w:val="nil"/>
              <w:bottom w:val="nil"/>
              <w:right w:val="single" w:sz="8" w:space="0" w:color="000000"/>
            </w:tcBorders>
          </w:tcPr>
          <w:p w:rsidR="00737AD2" w:rsidRDefault="007003A1">
            <w:pPr>
              <w:pStyle w:val="TableParagraph"/>
              <w:spacing w:line="223" w:lineRule="exact"/>
              <w:ind w:left="1266"/>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74" w:type="dxa"/>
            <w:tcBorders>
              <w:top w:val="nil"/>
              <w:left w:val="nil"/>
              <w:bottom w:val="nil"/>
              <w:right w:val="single" w:sz="8" w:space="0" w:color="000000"/>
            </w:tcBorders>
          </w:tcPr>
          <w:p w:rsidR="00737AD2" w:rsidRDefault="007003A1">
            <w:pPr>
              <w:pStyle w:val="TableParagraph"/>
              <w:spacing w:line="218" w:lineRule="exact"/>
              <w:ind w:left="126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78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374" w:type="dxa"/>
            <w:tcBorders>
              <w:top w:val="nil"/>
              <w:left w:val="nil"/>
              <w:bottom w:val="nil"/>
              <w:right w:val="single" w:sz="8" w:space="0" w:color="000000"/>
            </w:tcBorders>
          </w:tcPr>
          <w:p w:rsidR="00737AD2" w:rsidRDefault="007003A1">
            <w:pPr>
              <w:pStyle w:val="TableParagraph"/>
              <w:spacing w:line="218" w:lineRule="exact"/>
              <w:ind w:left="1266"/>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该集合空间中包含的所有的集合名，每个集合为</w:t>
            </w:r>
          </w:p>
          <w:p w:rsidR="00737AD2" w:rsidRDefault="007003A1">
            <w:pPr>
              <w:pStyle w:val="TableParagraph"/>
              <w:spacing w:before="1" w:line="241" w:lineRule="auto"/>
              <w:ind w:left="40" w:right="202"/>
              <w:rPr>
                <w:rFonts w:ascii="微软雅黑" w:eastAsia="微软雅黑" w:hAnsi="微软雅黑" w:cs="微软雅黑"/>
                <w:sz w:val="14"/>
                <w:szCs w:val="14"/>
              </w:rPr>
            </w:pPr>
            <w:r>
              <w:rPr>
                <w:rFonts w:ascii="微软雅黑" w:eastAsia="微软雅黑" w:hAnsi="微软雅黑" w:cs="微软雅黑"/>
                <w:w w:val="90"/>
                <w:sz w:val="14"/>
                <w:szCs w:val="14"/>
              </w:rPr>
              <w:t>一个JSON对象，包含“Name”字段与相应的集合</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名。</w:t>
            </w:r>
          </w:p>
        </w:tc>
      </w:tr>
      <w:tr w:rsidR="00737AD2">
        <w:trPr>
          <w:trHeight w:hRule="exact" w:val="30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w:t>
            </w:r>
          </w:p>
        </w:tc>
        <w:tc>
          <w:tcPr>
            <w:tcW w:w="4374" w:type="dxa"/>
            <w:tcBorders>
              <w:top w:val="nil"/>
              <w:left w:val="nil"/>
              <w:bottom w:val="nil"/>
              <w:right w:val="single" w:sz="8" w:space="0" w:color="000000"/>
            </w:tcBorders>
          </w:tcPr>
          <w:p w:rsidR="00737AD2" w:rsidRDefault="007003A1">
            <w:pPr>
              <w:pStyle w:val="TableParagraph"/>
              <w:spacing w:line="218" w:lineRule="exact"/>
              <w:ind w:left="1266"/>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该集合空间所在的复制组ID。</w:t>
            </w:r>
          </w:p>
        </w:tc>
      </w:tr>
      <w:tr w:rsidR="00737AD2">
        <w:trPr>
          <w:trHeight w:hRule="exact" w:val="295"/>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374" w:type="dxa"/>
            <w:tcBorders>
              <w:top w:val="nil"/>
              <w:left w:val="nil"/>
              <w:bottom w:val="nil"/>
              <w:right w:val="single" w:sz="8" w:space="0" w:color="000000"/>
            </w:tcBorders>
          </w:tcPr>
          <w:p w:rsidR="00737AD2" w:rsidRDefault="007003A1">
            <w:pPr>
              <w:pStyle w:val="TableParagraph"/>
              <w:spacing w:line="218" w:lineRule="exact"/>
              <w:ind w:left="1266"/>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该集合空间的数据页大小。</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113"/>
        <w:rPr>
          <w:lang w:eastAsia="zh-CN"/>
        </w:rPr>
      </w:pPr>
      <w:r>
        <w:rPr>
          <w:lang w:eastAsia="zh-CN"/>
        </w:rPr>
        <w:t>示例</w:t>
      </w:r>
    </w:p>
    <w:p w:rsidR="00737AD2" w:rsidRDefault="007003A1">
      <w:pPr>
        <w:pStyle w:val="BodyText"/>
        <w:spacing w:before="18"/>
        <w:ind w:left="113"/>
        <w:rPr>
          <w:lang w:eastAsia="zh-CN"/>
        </w:rPr>
      </w:pPr>
      <w:r>
        <w:rPr>
          <w:lang w:eastAsia="zh-CN"/>
        </w:rPr>
        <w:t>一个典型的包含一个集合，存放在一个复制组中的集合空间如下：</w:t>
      </w:r>
    </w:p>
    <w:p w:rsidR="00737AD2" w:rsidRDefault="00EC10B3">
      <w:pPr>
        <w:pStyle w:val="BodyText"/>
        <w:spacing w:before="6"/>
        <w:ind w:left="113"/>
        <w:rPr>
          <w:rFonts w:ascii="仿宋" w:eastAsia="仿宋" w:hAnsi="仿宋" w:cs="仿宋"/>
        </w:rPr>
      </w:pPr>
      <w:r w:rsidRPr="00EC10B3">
        <w:pict>
          <v:group id="_x0000_s3802" style="position:absolute;left:0;text-align:left;margin-left:81.7pt;margin-top:4.75pt;width:473.6pt;height:53pt;z-index:-25886;mso-position-horizontal-relative:page" coordorigin="1634,95" coordsize="9472,1060">
            <v:shape id="_x0000_s3803" style="position:absolute;left:1634;top:95;width:9472;height:1060" coordorigin="1634,95" coordsize="9472,1060" path="m1634,95r9472,l11106,1155r-9472,l1634,95xe" fillcolor="#efefef" stroked="f">
              <v:path arrowok="t"/>
            </v:shape>
            <w10:wrap anchorx="page"/>
          </v:group>
        </w:pict>
      </w:r>
      <w:r w:rsidR="007003A1">
        <w:rPr>
          <w:rFonts w:ascii="仿宋" w:eastAsia="仿宋" w:hAnsi="仿宋" w:cs="仿宋"/>
        </w:rPr>
        <w:t>{ "Collection" : [ { "Name" : "foo" } ],</w:t>
      </w:r>
    </w:p>
    <w:p w:rsidR="00737AD2" w:rsidRDefault="007003A1">
      <w:pPr>
        <w:pStyle w:val="BodyText"/>
        <w:spacing w:line="212" w:lineRule="exact"/>
        <w:ind w:left="313"/>
        <w:rPr>
          <w:rFonts w:ascii="仿宋" w:eastAsia="仿宋" w:hAnsi="仿宋" w:cs="仿宋"/>
        </w:rPr>
      </w:pPr>
      <w:r>
        <w:rPr>
          <w:rFonts w:ascii="仿宋" w:eastAsia="仿宋" w:hAnsi="仿宋" w:cs="仿宋"/>
        </w:rPr>
        <w:t>"Group" : [ { "GroupID" : 1000 } ],</w:t>
      </w:r>
    </w:p>
    <w:p w:rsidR="00737AD2" w:rsidRDefault="007003A1">
      <w:pPr>
        <w:pStyle w:val="BodyText"/>
        <w:spacing w:line="212" w:lineRule="exact"/>
        <w:ind w:left="313"/>
        <w:rPr>
          <w:rFonts w:ascii="仿宋" w:eastAsia="仿宋" w:hAnsi="仿宋" w:cs="仿宋"/>
        </w:rPr>
      </w:pPr>
      <w:r>
        <w:rPr>
          <w:rFonts w:ascii="仿宋" w:eastAsia="仿宋" w:hAnsi="仿宋" w:cs="仿宋"/>
        </w:rPr>
        <w:t>"Name" : "test",</w:t>
      </w:r>
    </w:p>
    <w:p w:rsidR="00737AD2" w:rsidRDefault="007003A1">
      <w:pPr>
        <w:pStyle w:val="BodyText"/>
        <w:spacing w:line="212" w:lineRule="exact"/>
        <w:ind w:left="313"/>
        <w:rPr>
          <w:rFonts w:ascii="仿宋" w:eastAsia="仿宋" w:hAnsi="仿宋" w:cs="仿宋"/>
        </w:rPr>
      </w:pPr>
      <w:r>
        <w:rPr>
          <w:rFonts w:ascii="仿宋" w:eastAsia="仿宋" w:hAnsi="仿宋" w:cs="仿宋"/>
        </w:rPr>
        <w:t>"PageSize" : 4096</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before="49"/>
        <w:ind w:left="113"/>
      </w:pPr>
      <w:bookmarkStart w:id="54" w:name="SYSNODES集合"/>
      <w:bookmarkStart w:id="55" w:name="_bookmark24"/>
      <w:bookmarkEnd w:id="54"/>
      <w:bookmarkEnd w:id="55"/>
      <w:r>
        <w:rPr>
          <w:w w:val="95"/>
        </w:rPr>
        <w:t>SYSNODES集合</w:t>
      </w:r>
    </w:p>
    <w:p w:rsidR="00737AD2" w:rsidRDefault="00737AD2">
      <w:pPr>
        <w:spacing w:before="9" w:line="190" w:lineRule="exact"/>
        <w:rPr>
          <w:sz w:val="19"/>
          <w:szCs w:val="19"/>
        </w:rPr>
      </w:pPr>
    </w:p>
    <w:p w:rsidR="00737AD2" w:rsidRDefault="007003A1">
      <w:pPr>
        <w:pStyle w:val="BodyText"/>
        <w:spacing w:line="253" w:lineRule="auto"/>
        <w:ind w:left="113" w:right="8147"/>
      </w:pPr>
      <w:r>
        <w:rPr>
          <w:w w:val="95"/>
        </w:rPr>
        <w:t>所属集合空间 SYSCAT</w:t>
      </w:r>
    </w:p>
    <w:p w:rsidR="00737AD2" w:rsidRDefault="00737AD2">
      <w:pPr>
        <w:spacing w:before="4" w:line="180" w:lineRule="exact"/>
        <w:rPr>
          <w:sz w:val="18"/>
          <w:szCs w:val="18"/>
        </w:rPr>
      </w:pPr>
    </w:p>
    <w:p w:rsidR="00737AD2" w:rsidRDefault="007003A1">
      <w:pPr>
        <w:pStyle w:val="BodyText"/>
        <w:spacing w:line="253" w:lineRule="auto"/>
        <w:ind w:left="113" w:right="1895"/>
      </w:pPr>
      <w:r>
        <w:t xml:space="preserve">概念 </w:t>
      </w:r>
      <w:r>
        <w:rPr>
          <w:w w:val="95"/>
        </w:rPr>
        <w:t>SYSNODES集合中包含了该集群中所有的节点与复制组信息。每个复制组保存为一个文档。</w:t>
      </w:r>
      <w:r>
        <w:t xml:space="preserve"> 每个文档包含以下字段：</w:t>
      </w:r>
    </w:p>
    <w:p w:rsidR="00737AD2" w:rsidRDefault="00737AD2">
      <w:pPr>
        <w:spacing w:before="1" w:line="50" w:lineRule="exact"/>
        <w:rPr>
          <w:sz w:val="5"/>
          <w:szCs w:val="5"/>
        </w:rPr>
      </w:pPr>
    </w:p>
    <w:tbl>
      <w:tblPr>
        <w:tblW w:w="0" w:type="auto"/>
        <w:tblInd w:w="103" w:type="dxa"/>
        <w:tblLayout w:type="fixed"/>
        <w:tblCellMar>
          <w:left w:w="0" w:type="dxa"/>
          <w:right w:w="0" w:type="dxa"/>
        </w:tblCellMar>
        <w:tblLook w:val="01E0"/>
      </w:tblPr>
      <w:tblGrid>
        <w:gridCol w:w="1865"/>
        <w:gridCol w:w="4450"/>
        <w:gridCol w:w="3157"/>
      </w:tblGrid>
      <w:tr w:rsidR="00737AD2">
        <w:trPr>
          <w:trHeight w:hRule="exact" w:val="295"/>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450" w:type="dxa"/>
            <w:tcBorders>
              <w:top w:val="nil"/>
              <w:left w:val="nil"/>
              <w:bottom w:val="nil"/>
              <w:right w:val="single" w:sz="8" w:space="0" w:color="000000"/>
            </w:tcBorders>
          </w:tcPr>
          <w:p w:rsidR="00737AD2" w:rsidRDefault="007003A1">
            <w:pPr>
              <w:pStyle w:val="TableParagraph"/>
              <w:spacing w:line="223" w:lineRule="exact"/>
              <w:ind w:left="134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450" w:type="dxa"/>
            <w:tcBorders>
              <w:top w:val="nil"/>
              <w:left w:val="nil"/>
              <w:bottom w:val="nil"/>
              <w:right w:val="single" w:sz="8" w:space="0" w:color="000000"/>
            </w:tcBorders>
          </w:tcPr>
          <w:p w:rsidR="00737AD2" w:rsidRDefault="007003A1">
            <w:pPr>
              <w:pStyle w:val="TableParagraph"/>
              <w:spacing w:line="228" w:lineRule="exact"/>
              <w:ind w:left="134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复制组名。</w:t>
            </w:r>
          </w:p>
        </w:tc>
      </w:tr>
      <w:tr w:rsidR="00737AD2">
        <w:trPr>
          <w:trHeight w:hRule="exact" w:val="300"/>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w:t>
            </w:r>
          </w:p>
        </w:tc>
        <w:tc>
          <w:tcPr>
            <w:tcW w:w="4450" w:type="dxa"/>
            <w:tcBorders>
              <w:top w:val="nil"/>
              <w:left w:val="nil"/>
              <w:bottom w:val="nil"/>
              <w:right w:val="single" w:sz="8" w:space="0" w:color="000000"/>
            </w:tcBorders>
          </w:tcPr>
          <w:p w:rsidR="00737AD2" w:rsidRDefault="007003A1">
            <w:pPr>
              <w:pStyle w:val="TableParagraph"/>
              <w:spacing w:line="228" w:lineRule="exact"/>
              <w:ind w:left="134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复制组ID，该ID在集群中唯一。</w:t>
            </w:r>
          </w:p>
        </w:tc>
      </w:tr>
      <w:tr w:rsidR="00737AD2">
        <w:trPr>
          <w:trHeight w:hRule="exact" w:val="300"/>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PrimaryNode</w:t>
            </w:r>
          </w:p>
        </w:tc>
        <w:tc>
          <w:tcPr>
            <w:tcW w:w="4450" w:type="dxa"/>
            <w:tcBorders>
              <w:top w:val="nil"/>
              <w:left w:val="nil"/>
              <w:bottom w:val="nil"/>
              <w:right w:val="single" w:sz="8" w:space="0" w:color="000000"/>
            </w:tcBorders>
          </w:tcPr>
          <w:p w:rsidR="00737AD2" w:rsidRDefault="007003A1">
            <w:pPr>
              <w:pStyle w:val="TableParagraph"/>
              <w:spacing w:line="228" w:lineRule="exact"/>
              <w:ind w:left="134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该复制组内主节点ID。</w:t>
            </w:r>
          </w:p>
        </w:tc>
      </w:tr>
      <w:tr w:rsidR="00737AD2">
        <w:trPr>
          <w:trHeight w:hRule="exact" w:val="340"/>
        </w:trPr>
        <w:tc>
          <w:tcPr>
            <w:tcW w:w="1865"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Role</w:t>
            </w:r>
          </w:p>
        </w:tc>
        <w:tc>
          <w:tcPr>
            <w:tcW w:w="4450" w:type="dxa"/>
            <w:vMerge w:val="restart"/>
            <w:tcBorders>
              <w:top w:val="nil"/>
              <w:left w:val="nil"/>
              <w:right w:val="single" w:sz="8" w:space="0" w:color="000000"/>
            </w:tcBorders>
          </w:tcPr>
          <w:p w:rsidR="00737AD2" w:rsidRDefault="007003A1">
            <w:pPr>
              <w:pStyle w:val="TableParagraph"/>
              <w:spacing w:line="228" w:lineRule="exact"/>
              <w:ind w:left="134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复制组角色，可以为：</w:t>
            </w:r>
          </w:p>
        </w:tc>
      </w:tr>
      <w:tr w:rsidR="00737AD2">
        <w:trPr>
          <w:trHeight w:hRule="exact" w:val="334"/>
        </w:trPr>
        <w:tc>
          <w:tcPr>
            <w:tcW w:w="1865" w:type="dxa"/>
            <w:vMerge/>
            <w:tcBorders>
              <w:left w:val="single" w:sz="8" w:space="0" w:color="000000"/>
              <w:right w:val="nil"/>
            </w:tcBorders>
          </w:tcPr>
          <w:p w:rsidR="00737AD2" w:rsidRDefault="00737AD2">
            <w:pPr>
              <w:rPr>
                <w:lang w:eastAsia="zh-CN"/>
              </w:rPr>
            </w:pPr>
          </w:p>
        </w:tc>
        <w:tc>
          <w:tcPr>
            <w:tcW w:w="4450"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0：数据节点</w:t>
            </w:r>
          </w:p>
        </w:tc>
      </w:tr>
      <w:tr w:rsidR="00737AD2">
        <w:trPr>
          <w:trHeight w:hRule="exact" w:val="427"/>
        </w:trPr>
        <w:tc>
          <w:tcPr>
            <w:tcW w:w="1865" w:type="dxa"/>
            <w:vMerge/>
            <w:tcBorders>
              <w:left w:val="single" w:sz="8" w:space="0" w:color="000000"/>
              <w:bottom w:val="single" w:sz="8" w:space="0" w:color="000000"/>
              <w:right w:val="nil"/>
            </w:tcBorders>
          </w:tcPr>
          <w:p w:rsidR="00737AD2" w:rsidRDefault="00737AD2"/>
        </w:tc>
        <w:tc>
          <w:tcPr>
            <w:tcW w:w="4450" w:type="dxa"/>
            <w:vMerge/>
            <w:tcBorders>
              <w:left w:val="nil"/>
              <w:bottom w:val="nil"/>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2：编目节点</w:t>
            </w:r>
          </w:p>
        </w:tc>
      </w:tr>
      <w:tr w:rsidR="00737AD2">
        <w:trPr>
          <w:trHeight w:hRule="exact" w:val="414"/>
        </w:trPr>
        <w:tc>
          <w:tcPr>
            <w:tcW w:w="1865"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450" w:type="dxa"/>
            <w:vMerge w:val="restart"/>
            <w:tcBorders>
              <w:top w:val="nil"/>
              <w:left w:val="nil"/>
              <w:right w:val="single" w:sz="8" w:space="0" w:color="000000"/>
            </w:tcBorders>
          </w:tcPr>
          <w:p w:rsidR="00737AD2" w:rsidRDefault="007003A1">
            <w:pPr>
              <w:pStyle w:val="TableParagraph"/>
              <w:spacing w:line="228" w:lineRule="exact"/>
              <w:ind w:left="134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nil"/>
              <w:right w:val="single" w:sz="8" w:space="0" w:color="000000"/>
            </w:tcBorders>
          </w:tcPr>
          <w:p w:rsidR="00737AD2" w:rsidRDefault="00737AD2">
            <w:pPr>
              <w:pStyle w:val="TableParagraph"/>
              <w:spacing w:before="3" w:line="100" w:lineRule="exact"/>
              <w:rPr>
                <w:sz w:val="10"/>
                <w:szCs w:val="10"/>
              </w:rPr>
            </w:pPr>
          </w:p>
          <w:p w:rsidR="00737AD2" w:rsidRDefault="007003A1">
            <w:pPr>
              <w:pStyle w:val="TableParagraph"/>
              <w:tabs>
                <w:tab w:val="left" w:pos="323"/>
              </w:tabs>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1：已激活复制组</w:t>
            </w:r>
          </w:p>
        </w:tc>
      </w:tr>
      <w:tr w:rsidR="00737AD2">
        <w:trPr>
          <w:trHeight w:hRule="exact" w:val="286"/>
        </w:trPr>
        <w:tc>
          <w:tcPr>
            <w:tcW w:w="1865" w:type="dxa"/>
            <w:vMerge/>
            <w:tcBorders>
              <w:left w:val="single" w:sz="8" w:space="0" w:color="000000"/>
              <w:right w:val="nil"/>
            </w:tcBorders>
          </w:tcPr>
          <w:p w:rsidR="00737AD2" w:rsidRDefault="00737AD2"/>
        </w:tc>
        <w:tc>
          <w:tcPr>
            <w:tcW w:w="445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0：未激活复制组</w:t>
            </w:r>
          </w:p>
        </w:tc>
      </w:tr>
      <w:tr w:rsidR="00737AD2">
        <w:trPr>
          <w:trHeight w:hRule="exact" w:val="432"/>
        </w:trPr>
        <w:tc>
          <w:tcPr>
            <w:tcW w:w="1865" w:type="dxa"/>
            <w:vMerge/>
            <w:tcBorders>
              <w:left w:val="single" w:sz="8" w:space="0" w:color="000000"/>
              <w:bottom w:val="single" w:sz="8" w:space="0" w:color="000000"/>
              <w:right w:val="nil"/>
            </w:tcBorders>
          </w:tcPr>
          <w:p w:rsidR="00737AD2" w:rsidRDefault="00737AD2"/>
        </w:tc>
        <w:tc>
          <w:tcPr>
            <w:tcW w:w="4450" w:type="dxa"/>
            <w:vMerge/>
            <w:tcBorders>
              <w:left w:val="nil"/>
              <w:bottom w:val="nil"/>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不存在：未激活复制组</w:t>
            </w:r>
          </w:p>
        </w:tc>
      </w:tr>
      <w:tr w:rsidR="00737AD2">
        <w:trPr>
          <w:trHeight w:hRule="exact" w:val="545"/>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w:t>
            </w:r>
          </w:p>
        </w:tc>
        <w:tc>
          <w:tcPr>
            <w:tcW w:w="4450" w:type="dxa"/>
            <w:tcBorders>
              <w:top w:val="nil"/>
              <w:left w:val="nil"/>
              <w:bottom w:val="nil"/>
              <w:right w:val="single" w:sz="8" w:space="0" w:color="000000"/>
            </w:tcBorders>
          </w:tcPr>
          <w:p w:rsidR="00737AD2" w:rsidRDefault="007003A1">
            <w:pPr>
              <w:pStyle w:val="TableParagraph"/>
              <w:spacing w:line="223" w:lineRule="exact"/>
              <w:ind w:left="134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版本号，由1起始，任何对该复制组的操作均会对</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其+1。</w:t>
            </w:r>
          </w:p>
        </w:tc>
      </w:tr>
      <w:tr w:rsidR="00737AD2">
        <w:trPr>
          <w:trHeight w:hRule="exact" w:val="295"/>
        </w:trPr>
        <w:tc>
          <w:tcPr>
            <w:tcW w:w="18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w:t>
            </w:r>
          </w:p>
        </w:tc>
        <w:tc>
          <w:tcPr>
            <w:tcW w:w="4450" w:type="dxa"/>
            <w:tcBorders>
              <w:top w:val="nil"/>
              <w:left w:val="nil"/>
              <w:bottom w:val="nil"/>
              <w:right w:val="single" w:sz="8" w:space="0" w:color="000000"/>
            </w:tcBorders>
          </w:tcPr>
          <w:p w:rsidR="00737AD2" w:rsidRDefault="007003A1">
            <w:pPr>
              <w:pStyle w:val="TableParagraph"/>
              <w:spacing w:line="218" w:lineRule="exact"/>
              <w:ind w:left="1342"/>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复制组中节点信息，见下表：</w:t>
            </w:r>
          </w:p>
        </w:tc>
      </w:tr>
    </w:tbl>
    <w:p w:rsidR="00737AD2" w:rsidRDefault="007003A1">
      <w:pPr>
        <w:pStyle w:val="BodyText"/>
        <w:spacing w:before="79" w:line="168" w:lineRule="auto"/>
        <w:ind w:left="113" w:right="784"/>
        <w:rPr>
          <w:lang w:eastAsia="zh-CN"/>
        </w:rPr>
      </w:pPr>
      <w:r>
        <w:rPr>
          <w:w w:val="95"/>
          <w:lang w:eastAsia="zh-CN"/>
        </w:rPr>
        <w:t>复制组中如果存在一个以上节点，则每个节点作为一个对象存放在Group字段数组中，每个对象的信息如</w:t>
      </w:r>
      <w:r>
        <w:rPr>
          <w:lang w:eastAsia="zh-CN"/>
        </w:rPr>
        <w:t xml:space="preserve"> 下：</w:t>
      </w:r>
    </w:p>
    <w:p w:rsidR="00737AD2" w:rsidRDefault="00737AD2">
      <w:pPr>
        <w:spacing w:line="168" w:lineRule="auto"/>
        <w:rPr>
          <w:lang w:eastAsia="zh-CN"/>
        </w:rPr>
        <w:sectPr w:rsidR="00737AD2">
          <w:pgSz w:w="12240" w:h="15840"/>
          <w:pgMar w:top="900" w:right="680" w:bottom="280" w:left="1520" w:header="713" w:footer="0" w:gutter="0"/>
          <w:cols w:space="720"/>
        </w:sectPr>
      </w:pPr>
    </w:p>
    <w:p w:rsidR="00737AD2" w:rsidRDefault="00737AD2">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1962"/>
        <w:gridCol w:w="4353"/>
        <w:gridCol w:w="3157"/>
      </w:tblGrid>
      <w:tr w:rsidR="00737AD2">
        <w:trPr>
          <w:trHeight w:hRule="exact" w:val="305"/>
        </w:trPr>
        <w:tc>
          <w:tcPr>
            <w:tcW w:w="196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53" w:type="dxa"/>
            <w:tcBorders>
              <w:top w:val="nil"/>
              <w:left w:val="nil"/>
              <w:bottom w:val="nil"/>
              <w:right w:val="single" w:sz="8" w:space="0" w:color="000000"/>
            </w:tcBorders>
          </w:tcPr>
          <w:p w:rsidR="00737AD2" w:rsidRDefault="007003A1">
            <w:pPr>
              <w:pStyle w:val="TableParagraph"/>
              <w:spacing w:line="223" w:lineRule="exact"/>
              <w:ind w:left="1245"/>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196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HostName</w:t>
            </w:r>
          </w:p>
        </w:tc>
        <w:tc>
          <w:tcPr>
            <w:tcW w:w="4353" w:type="dxa"/>
            <w:tcBorders>
              <w:top w:val="nil"/>
              <w:left w:val="nil"/>
              <w:bottom w:val="nil"/>
              <w:right w:val="single" w:sz="8" w:space="0" w:color="000000"/>
            </w:tcBorders>
          </w:tcPr>
          <w:p w:rsidR="00737AD2" w:rsidRDefault="007003A1">
            <w:pPr>
              <w:pStyle w:val="TableParagraph"/>
              <w:spacing w:line="218" w:lineRule="exact"/>
              <w:ind w:left="1245"/>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节点所在的系统名，需要完全匹配该节点所在操</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作系统中“hostname”命令的输出。</w:t>
            </w:r>
          </w:p>
        </w:tc>
      </w:tr>
      <w:tr w:rsidR="00737AD2">
        <w:trPr>
          <w:trHeight w:hRule="exact" w:val="540"/>
        </w:trPr>
        <w:tc>
          <w:tcPr>
            <w:tcW w:w="196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dbpath</w:t>
            </w:r>
          </w:p>
        </w:tc>
        <w:tc>
          <w:tcPr>
            <w:tcW w:w="4353" w:type="dxa"/>
            <w:tcBorders>
              <w:top w:val="nil"/>
              <w:left w:val="nil"/>
              <w:bottom w:val="nil"/>
              <w:right w:val="single" w:sz="8" w:space="0" w:color="000000"/>
            </w:tcBorders>
          </w:tcPr>
          <w:p w:rsidR="00737AD2" w:rsidRDefault="007003A1">
            <w:pPr>
              <w:pStyle w:val="TableParagraph"/>
              <w:spacing w:line="218" w:lineRule="exact"/>
              <w:ind w:left="1245"/>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数据库路径，为节点所在的物理节点中对应的绝</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对路径。</w:t>
            </w:r>
          </w:p>
        </w:tc>
      </w:tr>
      <w:tr w:rsidR="00737AD2">
        <w:trPr>
          <w:trHeight w:hRule="exact" w:val="300"/>
        </w:trPr>
        <w:tc>
          <w:tcPr>
            <w:tcW w:w="196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NodeID</w:t>
            </w:r>
          </w:p>
        </w:tc>
        <w:tc>
          <w:tcPr>
            <w:tcW w:w="4353" w:type="dxa"/>
            <w:tcBorders>
              <w:top w:val="nil"/>
              <w:left w:val="nil"/>
              <w:bottom w:val="nil"/>
              <w:right w:val="single" w:sz="8" w:space="0" w:color="000000"/>
            </w:tcBorders>
          </w:tcPr>
          <w:p w:rsidR="00737AD2" w:rsidRDefault="007003A1">
            <w:pPr>
              <w:pStyle w:val="TableParagraph"/>
              <w:spacing w:line="218" w:lineRule="exact"/>
              <w:ind w:left="1245"/>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节点ID，该ID在集群中唯一。</w:t>
            </w:r>
          </w:p>
        </w:tc>
      </w:tr>
      <w:tr w:rsidR="00737AD2">
        <w:trPr>
          <w:trHeight w:hRule="exact" w:val="2149"/>
        </w:trPr>
        <w:tc>
          <w:tcPr>
            <w:tcW w:w="196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w:t>
            </w:r>
          </w:p>
        </w:tc>
        <w:tc>
          <w:tcPr>
            <w:tcW w:w="4353" w:type="dxa"/>
            <w:tcBorders>
              <w:top w:val="nil"/>
              <w:left w:val="nil"/>
              <w:bottom w:val="nil"/>
              <w:right w:val="single" w:sz="8" w:space="0" w:color="000000"/>
            </w:tcBorders>
          </w:tcPr>
          <w:p w:rsidR="00737AD2" w:rsidRDefault="007003A1">
            <w:pPr>
              <w:pStyle w:val="TableParagraph"/>
              <w:spacing w:line="218" w:lineRule="exact"/>
              <w:ind w:left="1245"/>
              <w:rPr>
                <w:rFonts w:ascii="微软雅黑" w:eastAsia="微软雅黑" w:hAnsi="微软雅黑" w:cs="微软雅黑"/>
                <w:sz w:val="14"/>
                <w:szCs w:val="14"/>
              </w:rPr>
            </w:pP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服务名，每个逻辑节点对应4个服务名，每个</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服务名包括其类型与服务名（可以为端口号 或services文件中的服务名）。类型如下：</w:t>
            </w:r>
          </w:p>
          <w:p w:rsidR="00737AD2" w:rsidRDefault="00737AD2">
            <w:pPr>
              <w:pStyle w:val="TableParagraph"/>
              <w:spacing w:before="4" w:line="140" w:lineRule="exact"/>
              <w:rPr>
                <w:sz w:val="14"/>
                <w:szCs w:val="14"/>
                <w:lang w:eastAsia="zh-CN"/>
              </w:rPr>
            </w:pPr>
          </w:p>
          <w:p w:rsidR="00737AD2" w:rsidRDefault="007003A1">
            <w:pPr>
              <w:pStyle w:val="TableParagraph"/>
              <w:tabs>
                <w:tab w:val="left" w:pos="323"/>
              </w:tabs>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0：直连服务，对应数据库参数svcname</w:t>
            </w:r>
          </w:p>
          <w:p w:rsidR="00737AD2" w:rsidRDefault="007003A1">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1：复制服务，对应数据库参数replname</w:t>
            </w:r>
          </w:p>
          <w:p w:rsidR="00737AD2" w:rsidRDefault="007003A1">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2：复制服务，对应数据库参数shardname</w:t>
            </w:r>
          </w:p>
          <w:p w:rsidR="00737AD2" w:rsidRDefault="007003A1">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3：编目服务，对应数据库参数catalogname</w:t>
            </w:r>
          </w:p>
        </w:tc>
      </w:tr>
    </w:tbl>
    <w:p w:rsidR="00737AD2" w:rsidRDefault="00737AD2">
      <w:pPr>
        <w:spacing w:before="4" w:line="110" w:lineRule="exact"/>
        <w:rPr>
          <w:sz w:val="11"/>
          <w:szCs w:val="11"/>
          <w:lang w:eastAsia="zh-CN"/>
        </w:rPr>
      </w:pPr>
    </w:p>
    <w:p w:rsidR="00737AD2" w:rsidRDefault="00921398">
      <w:pPr>
        <w:pStyle w:val="BodyText"/>
        <w:spacing w:line="140" w:lineRule="auto"/>
        <w:ind w:left="1573" w:right="3671" w:hanging="640"/>
        <w:rPr>
          <w:lang w:eastAsia="zh-CN"/>
        </w:rPr>
      </w:pPr>
      <w:r>
        <w:pict>
          <v:shape id="_x0000_i1039"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注:</w:t>
      </w:r>
      <w:r w:rsidR="007003A1">
        <w:rPr>
          <w:w w:val="111"/>
          <w:lang w:eastAsia="zh-CN"/>
        </w:rPr>
        <w:t xml:space="preserve"> </w:t>
      </w:r>
      <w:r w:rsidR="007003A1">
        <w:rPr>
          <w:w w:val="90"/>
          <w:lang w:eastAsia="zh-CN"/>
        </w:rPr>
        <w:t>编目复制组名固定为“SYSCatalogGroup”，复制组ID固定为1。</w:t>
      </w:r>
    </w:p>
    <w:p w:rsidR="00737AD2" w:rsidRDefault="007003A1">
      <w:pPr>
        <w:pStyle w:val="BodyText"/>
        <w:spacing w:before="40" w:line="253" w:lineRule="auto"/>
        <w:ind w:left="1573" w:right="6512"/>
        <w:rPr>
          <w:lang w:eastAsia="zh-CN"/>
        </w:rPr>
      </w:pPr>
      <w:r>
        <w:rPr>
          <w:w w:val="95"/>
          <w:lang w:eastAsia="zh-CN"/>
        </w:rPr>
        <w:t>数据复制组ID由1000起始。</w:t>
      </w:r>
      <w:r>
        <w:rPr>
          <w:lang w:eastAsia="zh-CN"/>
        </w:rPr>
        <w:t xml:space="preserve"> 数据节点ID由1000起始。</w:t>
      </w:r>
    </w:p>
    <w:p w:rsidR="00737AD2" w:rsidRDefault="00737AD2">
      <w:pPr>
        <w:spacing w:before="14" w:line="200" w:lineRule="exact"/>
        <w:rPr>
          <w:sz w:val="20"/>
          <w:szCs w:val="20"/>
          <w:lang w:eastAsia="zh-CN"/>
        </w:rPr>
      </w:pPr>
    </w:p>
    <w:p w:rsidR="00737AD2" w:rsidRDefault="007003A1">
      <w:pPr>
        <w:pStyle w:val="BodyText"/>
        <w:spacing w:line="312" w:lineRule="exact"/>
        <w:rPr>
          <w:lang w:eastAsia="zh-CN"/>
        </w:rPr>
      </w:pPr>
      <w:r>
        <w:rPr>
          <w:lang w:eastAsia="zh-CN"/>
        </w:rPr>
        <w:t>示例</w:t>
      </w:r>
    </w:p>
    <w:p w:rsidR="00737AD2" w:rsidRDefault="007003A1">
      <w:pPr>
        <w:pStyle w:val="BodyText"/>
        <w:spacing w:before="18"/>
        <w:rPr>
          <w:lang w:eastAsia="zh-CN"/>
        </w:rPr>
      </w:pPr>
      <w:r>
        <w:rPr>
          <w:lang w:eastAsia="zh-CN"/>
        </w:rPr>
        <w:t>一个典型的包含单节点的编目复制组为：</w:t>
      </w:r>
    </w:p>
    <w:p w:rsidR="00737AD2" w:rsidRDefault="00EC10B3">
      <w:pPr>
        <w:pStyle w:val="BodyText"/>
        <w:spacing w:before="6"/>
        <w:rPr>
          <w:rFonts w:ascii="仿宋" w:eastAsia="仿宋" w:hAnsi="仿宋" w:cs="仿宋"/>
        </w:rPr>
      </w:pPr>
      <w:r w:rsidRPr="00EC10B3">
        <w:pict>
          <v:group id="_x0000_s3799" style="position:absolute;left:0;text-align:left;margin-left:81.7pt;margin-top:4.75pt;width:473.6pt;height:159pt;z-index:-25885;mso-position-horizontal-relative:page" coordorigin="1634,95" coordsize="9472,3180">
            <v:shape id="_x0000_s3800" style="position:absolute;left:1634;top:95;width:9472;height:3180" coordorigin="1634,95" coordsize="9472,3180" path="m1634,95r9472,l11106,3275r-9472,l1634,95xe" fillcolor="#efefef" stroked="f">
              <v:path arrowok="t"/>
            </v:shape>
            <w10:wrap anchorx="page"/>
          </v:group>
        </w:pict>
      </w:r>
      <w:r w:rsidR="007003A1">
        <w:rPr>
          <w:rFonts w:ascii="仿宋" w:eastAsia="仿宋" w:hAnsi="仿宋" w:cs="仿宋"/>
        </w:rPr>
        <w:t>{ "Group" : [</w:t>
      </w:r>
    </w:p>
    <w:p w:rsidR="00737AD2" w:rsidRDefault="007003A1">
      <w:pPr>
        <w:pStyle w:val="BodyText"/>
        <w:spacing w:line="212" w:lineRule="exact"/>
        <w:ind w:left="2333"/>
        <w:rPr>
          <w:rFonts w:ascii="仿宋" w:eastAsia="仿宋" w:hAnsi="仿宋" w:cs="仿宋"/>
        </w:rPr>
      </w:pPr>
      <w:r>
        <w:rPr>
          <w:rFonts w:ascii="仿宋" w:eastAsia="仿宋" w:hAnsi="仿宋" w:cs="仿宋"/>
        </w:rPr>
        <w:t>{ "NodeID" : 2,</w:t>
      </w:r>
    </w:p>
    <w:p w:rsidR="00737AD2" w:rsidRDefault="007003A1">
      <w:pPr>
        <w:pStyle w:val="BodyText"/>
        <w:spacing w:line="212" w:lineRule="exact"/>
        <w:ind w:left="2533"/>
        <w:rPr>
          <w:rFonts w:ascii="仿宋" w:eastAsia="仿宋" w:hAnsi="仿宋" w:cs="仿宋"/>
        </w:rPr>
      </w:pPr>
      <w:r>
        <w:rPr>
          <w:rFonts w:ascii="仿宋" w:eastAsia="仿宋" w:hAnsi="仿宋" w:cs="仿宋"/>
        </w:rPr>
        <w:t>"HostName" : "vmsvr1-rhel-x64",</w:t>
      </w:r>
    </w:p>
    <w:p w:rsidR="00737AD2" w:rsidRDefault="007003A1">
      <w:pPr>
        <w:pStyle w:val="BodyText"/>
        <w:spacing w:line="212" w:lineRule="exact"/>
        <w:ind w:left="2533"/>
        <w:rPr>
          <w:rFonts w:ascii="仿宋" w:eastAsia="仿宋" w:hAnsi="仿宋" w:cs="仿宋"/>
        </w:rPr>
      </w:pPr>
      <w:r>
        <w:rPr>
          <w:rFonts w:ascii="仿宋" w:eastAsia="仿宋" w:hAnsi="仿宋" w:cs="仿宋"/>
        </w:rPr>
        <w:t>"Service" :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3, "Name" : "11803"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1, "Name" : "11801"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2, "Name" : "11802"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0, "Name" : "11800" } ],</w:t>
      </w:r>
    </w:p>
    <w:p w:rsidR="00737AD2" w:rsidRDefault="007003A1">
      <w:pPr>
        <w:pStyle w:val="BodyText"/>
        <w:spacing w:line="212" w:lineRule="exact"/>
        <w:ind w:left="2533"/>
        <w:rPr>
          <w:rFonts w:ascii="仿宋" w:eastAsia="仿宋" w:hAnsi="仿宋" w:cs="仿宋"/>
        </w:rPr>
      </w:pPr>
      <w:r>
        <w:rPr>
          <w:rFonts w:ascii="仿宋" w:eastAsia="仿宋" w:hAnsi="仿宋" w:cs="仿宋"/>
        </w:rPr>
        <w:t>"dbpath" : "/home/sequoiadb/sequoiadb/catalog"</w:t>
      </w:r>
    </w:p>
    <w:p w:rsidR="00737AD2" w:rsidRDefault="007003A1">
      <w:pPr>
        <w:pStyle w:val="BodyText"/>
        <w:spacing w:line="212" w:lineRule="exact"/>
        <w:ind w:left="2333"/>
        <w:rPr>
          <w:rFonts w:ascii="仿宋" w:eastAsia="仿宋" w:hAnsi="仿宋" w:cs="仿宋"/>
        </w:rPr>
      </w:pPr>
      <w:r>
        <w:rPr>
          <w:rFonts w:ascii="仿宋" w:eastAsia="仿宋" w:hAnsi="仿宋" w:cs="仿宋"/>
        </w:rPr>
        <w:t>} ],</w:t>
      </w:r>
    </w:p>
    <w:p w:rsidR="00737AD2" w:rsidRDefault="007003A1">
      <w:pPr>
        <w:pStyle w:val="BodyText"/>
        <w:spacing w:line="212" w:lineRule="exact"/>
        <w:ind w:left="2333"/>
        <w:rPr>
          <w:rFonts w:ascii="仿宋" w:eastAsia="仿宋" w:hAnsi="仿宋" w:cs="仿宋"/>
        </w:rPr>
      </w:pPr>
      <w:r>
        <w:rPr>
          <w:rFonts w:ascii="仿宋" w:eastAsia="仿宋" w:hAnsi="仿宋" w:cs="仿宋"/>
        </w:rPr>
        <w:t>"GroupID" : 1,</w:t>
      </w:r>
    </w:p>
    <w:p w:rsidR="00737AD2" w:rsidRDefault="007003A1">
      <w:pPr>
        <w:pStyle w:val="BodyText"/>
        <w:spacing w:line="212" w:lineRule="exact"/>
        <w:ind w:left="2333"/>
        <w:rPr>
          <w:rFonts w:ascii="仿宋" w:eastAsia="仿宋" w:hAnsi="仿宋" w:cs="仿宋"/>
        </w:rPr>
      </w:pPr>
      <w:r>
        <w:rPr>
          <w:rFonts w:ascii="仿宋" w:eastAsia="仿宋" w:hAnsi="仿宋" w:cs="仿宋"/>
        </w:rPr>
        <w:t>"GroupName" : "SYSCatalogGroup",</w:t>
      </w:r>
    </w:p>
    <w:p w:rsidR="00737AD2" w:rsidRDefault="007003A1">
      <w:pPr>
        <w:pStyle w:val="BodyText"/>
        <w:spacing w:line="212" w:lineRule="exact"/>
        <w:ind w:left="2333"/>
        <w:rPr>
          <w:rFonts w:ascii="仿宋" w:eastAsia="仿宋" w:hAnsi="仿宋" w:cs="仿宋"/>
        </w:rPr>
      </w:pPr>
      <w:r>
        <w:rPr>
          <w:rFonts w:ascii="仿宋" w:eastAsia="仿宋" w:hAnsi="仿宋" w:cs="仿宋"/>
        </w:rPr>
        <w:t>"PrimaryNode" : 2,</w:t>
      </w:r>
    </w:p>
    <w:p w:rsidR="00737AD2" w:rsidRDefault="007003A1">
      <w:pPr>
        <w:pStyle w:val="BodyText"/>
        <w:spacing w:line="212" w:lineRule="exact"/>
        <w:ind w:left="2333"/>
        <w:rPr>
          <w:rFonts w:ascii="仿宋" w:eastAsia="仿宋" w:hAnsi="仿宋" w:cs="仿宋"/>
        </w:rPr>
      </w:pPr>
      <w:r>
        <w:rPr>
          <w:rFonts w:ascii="仿宋" w:eastAsia="仿宋" w:hAnsi="仿宋" w:cs="仿宋"/>
        </w:rPr>
        <w:t>"Role" : 2,</w:t>
      </w:r>
    </w:p>
    <w:p w:rsidR="00737AD2" w:rsidRDefault="007003A1">
      <w:pPr>
        <w:pStyle w:val="BodyText"/>
        <w:spacing w:line="212" w:lineRule="exact"/>
        <w:ind w:left="2333"/>
        <w:rPr>
          <w:rFonts w:ascii="仿宋" w:eastAsia="仿宋" w:hAnsi="仿宋" w:cs="仿宋"/>
          <w:lang w:eastAsia="zh-CN"/>
        </w:rPr>
      </w:pPr>
      <w:r>
        <w:rPr>
          <w:rFonts w:ascii="仿宋" w:eastAsia="仿宋" w:hAnsi="仿宋" w:cs="仿宋"/>
          <w:lang w:eastAsia="zh-CN"/>
        </w:rPr>
        <w:t>"Version" : 1 } }</w:t>
      </w:r>
    </w:p>
    <w:p w:rsidR="00737AD2" w:rsidRDefault="007003A1">
      <w:pPr>
        <w:pStyle w:val="BodyText"/>
        <w:spacing w:before="49"/>
        <w:rPr>
          <w:lang w:eastAsia="zh-CN"/>
        </w:rPr>
      </w:pPr>
      <w:r>
        <w:rPr>
          <w:lang w:eastAsia="zh-CN"/>
        </w:rPr>
        <w:t>一个典型的包含单节点的数据复制组为：</w:t>
      </w:r>
    </w:p>
    <w:p w:rsidR="00737AD2" w:rsidRDefault="00EC10B3">
      <w:pPr>
        <w:pStyle w:val="BodyText"/>
        <w:spacing w:before="6"/>
        <w:rPr>
          <w:rFonts w:ascii="仿宋" w:eastAsia="仿宋" w:hAnsi="仿宋" w:cs="仿宋"/>
        </w:rPr>
      </w:pPr>
      <w:r w:rsidRPr="00EC10B3">
        <w:pict>
          <v:group id="_x0000_s3797" style="position:absolute;left:0;text-align:left;margin-left:81.7pt;margin-top:4.75pt;width:473.6pt;height:159pt;z-index:-25884;mso-position-horizontal-relative:page" coordorigin="1634,95" coordsize="9472,3180">
            <v:shape id="_x0000_s3798" style="position:absolute;left:1634;top:95;width:9472;height:3180" coordorigin="1634,95" coordsize="9472,3180" path="m1634,95r9472,l11106,3275r-9472,l1634,95xe" fillcolor="#efefef" stroked="f">
              <v:path arrowok="t"/>
            </v:shape>
            <w10:wrap anchorx="page"/>
          </v:group>
        </w:pict>
      </w:r>
      <w:r w:rsidR="007003A1">
        <w:rPr>
          <w:rFonts w:ascii="仿宋" w:eastAsia="仿宋" w:hAnsi="仿宋" w:cs="仿宋"/>
        </w:rPr>
        <w:t>{ "Group" : [</w:t>
      </w:r>
    </w:p>
    <w:p w:rsidR="00737AD2" w:rsidRDefault="007003A1">
      <w:pPr>
        <w:pStyle w:val="BodyText"/>
        <w:spacing w:line="212" w:lineRule="exact"/>
        <w:ind w:left="2333"/>
        <w:rPr>
          <w:rFonts w:ascii="仿宋" w:eastAsia="仿宋" w:hAnsi="仿宋" w:cs="仿宋"/>
        </w:rPr>
      </w:pPr>
      <w:r>
        <w:rPr>
          <w:rFonts w:ascii="仿宋" w:eastAsia="仿宋" w:hAnsi="仿宋" w:cs="仿宋"/>
        </w:rPr>
        <w:t>{ "dbpath" : "/home/sequoiadb/sequoiadb/data3",</w:t>
      </w:r>
    </w:p>
    <w:p w:rsidR="00737AD2" w:rsidRDefault="007003A1">
      <w:pPr>
        <w:pStyle w:val="BodyText"/>
        <w:spacing w:line="212" w:lineRule="exact"/>
        <w:ind w:left="2533"/>
        <w:rPr>
          <w:rFonts w:ascii="仿宋" w:eastAsia="仿宋" w:hAnsi="仿宋" w:cs="仿宋"/>
        </w:rPr>
      </w:pPr>
      <w:r>
        <w:rPr>
          <w:rFonts w:ascii="仿宋" w:eastAsia="仿宋" w:hAnsi="仿宋" w:cs="仿宋"/>
        </w:rPr>
        <w:t>"HostName" : "vmsvr1-rhel-x64",</w:t>
      </w:r>
    </w:p>
    <w:p w:rsidR="00737AD2" w:rsidRDefault="007003A1">
      <w:pPr>
        <w:pStyle w:val="BodyText"/>
        <w:spacing w:line="212" w:lineRule="exact"/>
        <w:ind w:left="2533"/>
        <w:rPr>
          <w:rFonts w:ascii="仿宋" w:eastAsia="仿宋" w:hAnsi="仿宋" w:cs="仿宋"/>
        </w:rPr>
      </w:pPr>
      <w:r>
        <w:rPr>
          <w:rFonts w:ascii="仿宋" w:eastAsia="仿宋" w:hAnsi="仿宋" w:cs="仿宋"/>
        </w:rPr>
        <w:t>"Service" :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0, "Name" : "11820"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1, "Name" : "11821"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2, "Name" : "11822" },</w:t>
      </w:r>
    </w:p>
    <w:p w:rsidR="00737AD2" w:rsidRDefault="007003A1">
      <w:pPr>
        <w:pStyle w:val="BodyText"/>
        <w:spacing w:line="212" w:lineRule="exact"/>
        <w:ind w:left="2833"/>
        <w:rPr>
          <w:rFonts w:ascii="仿宋" w:eastAsia="仿宋" w:hAnsi="仿宋" w:cs="仿宋"/>
        </w:rPr>
      </w:pPr>
      <w:r>
        <w:rPr>
          <w:rFonts w:ascii="仿宋" w:eastAsia="仿宋" w:hAnsi="仿宋" w:cs="仿宋"/>
        </w:rPr>
        <w:t>{ "Type" : 3, "Name" : "11823" } ],</w:t>
      </w:r>
    </w:p>
    <w:p w:rsidR="00737AD2" w:rsidRDefault="007003A1">
      <w:pPr>
        <w:pStyle w:val="BodyText"/>
        <w:spacing w:line="212" w:lineRule="exact"/>
        <w:ind w:left="2533"/>
        <w:rPr>
          <w:rFonts w:ascii="仿宋" w:eastAsia="仿宋" w:hAnsi="仿宋" w:cs="仿宋"/>
        </w:rPr>
      </w:pPr>
      <w:r>
        <w:rPr>
          <w:rFonts w:ascii="仿宋" w:eastAsia="仿宋" w:hAnsi="仿宋" w:cs="仿宋"/>
        </w:rPr>
        <w:t>"NodeID" : 1001 } ],</w:t>
      </w:r>
    </w:p>
    <w:p w:rsidR="00737AD2" w:rsidRDefault="007003A1">
      <w:pPr>
        <w:pStyle w:val="BodyText"/>
        <w:spacing w:line="212" w:lineRule="exact"/>
        <w:ind w:left="2533"/>
        <w:rPr>
          <w:rFonts w:ascii="仿宋" w:eastAsia="仿宋" w:hAnsi="仿宋" w:cs="仿宋"/>
        </w:rPr>
      </w:pPr>
      <w:r>
        <w:rPr>
          <w:rFonts w:ascii="仿宋" w:eastAsia="仿宋" w:hAnsi="仿宋" w:cs="仿宋"/>
        </w:rPr>
        <w:t>"GroupID" : 1001,</w:t>
      </w:r>
    </w:p>
    <w:p w:rsidR="00737AD2" w:rsidRDefault="007003A1">
      <w:pPr>
        <w:pStyle w:val="BodyText"/>
        <w:spacing w:line="212" w:lineRule="exact"/>
        <w:ind w:left="2533"/>
        <w:rPr>
          <w:rFonts w:ascii="仿宋" w:eastAsia="仿宋" w:hAnsi="仿宋" w:cs="仿宋"/>
        </w:rPr>
      </w:pPr>
      <w:r>
        <w:rPr>
          <w:rFonts w:ascii="仿宋" w:eastAsia="仿宋" w:hAnsi="仿宋" w:cs="仿宋"/>
        </w:rPr>
        <w:t>"GroupName" : "foo1",</w:t>
      </w:r>
    </w:p>
    <w:p w:rsidR="00737AD2" w:rsidRDefault="007003A1">
      <w:pPr>
        <w:pStyle w:val="BodyText"/>
        <w:spacing w:line="212" w:lineRule="exact"/>
        <w:ind w:left="2533"/>
        <w:rPr>
          <w:rFonts w:ascii="仿宋" w:eastAsia="仿宋" w:hAnsi="仿宋" w:cs="仿宋"/>
        </w:rPr>
      </w:pPr>
      <w:r>
        <w:rPr>
          <w:rFonts w:ascii="仿宋" w:eastAsia="仿宋" w:hAnsi="仿宋" w:cs="仿宋"/>
        </w:rPr>
        <w:t>"PrimaryNode" : 1001,</w:t>
      </w:r>
    </w:p>
    <w:p w:rsidR="00737AD2" w:rsidRDefault="007003A1">
      <w:pPr>
        <w:pStyle w:val="BodyText"/>
        <w:spacing w:line="212" w:lineRule="exact"/>
        <w:ind w:left="2533"/>
        <w:rPr>
          <w:rFonts w:ascii="仿宋" w:eastAsia="仿宋" w:hAnsi="仿宋" w:cs="仿宋"/>
        </w:rPr>
      </w:pPr>
      <w:r>
        <w:rPr>
          <w:rFonts w:ascii="仿宋" w:eastAsia="仿宋" w:hAnsi="仿宋" w:cs="仿宋"/>
        </w:rPr>
        <w:t>"Role" : 0,</w:t>
      </w:r>
    </w:p>
    <w:p w:rsidR="00737AD2" w:rsidRDefault="007003A1">
      <w:pPr>
        <w:pStyle w:val="BodyText"/>
        <w:spacing w:line="212" w:lineRule="exact"/>
        <w:ind w:left="2533"/>
        <w:rPr>
          <w:rFonts w:ascii="仿宋" w:eastAsia="仿宋" w:hAnsi="仿宋" w:cs="仿宋"/>
        </w:rPr>
      </w:pPr>
      <w:r>
        <w:rPr>
          <w:rFonts w:ascii="仿宋" w:eastAsia="仿宋" w:hAnsi="仿宋" w:cs="仿宋"/>
        </w:rPr>
        <w:t>"Status" : 1,</w:t>
      </w:r>
    </w:p>
    <w:p w:rsidR="00737AD2" w:rsidRDefault="007003A1">
      <w:pPr>
        <w:pStyle w:val="BodyText"/>
        <w:spacing w:line="212" w:lineRule="exact"/>
        <w:ind w:left="2533"/>
        <w:rPr>
          <w:rFonts w:ascii="仿宋" w:eastAsia="仿宋" w:hAnsi="仿宋" w:cs="仿宋"/>
        </w:rPr>
      </w:pPr>
      <w:r>
        <w:rPr>
          <w:rFonts w:ascii="仿宋" w:eastAsia="仿宋" w:hAnsi="仿宋" w:cs="仿宋"/>
        </w:rPr>
        <w:t>"Version" : 1 } }</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pPr>
      <w:bookmarkStart w:id="56" w:name="SYSTASKS集合"/>
      <w:bookmarkStart w:id="57" w:name="_bookmark25"/>
      <w:bookmarkEnd w:id="56"/>
      <w:bookmarkEnd w:id="57"/>
      <w:r>
        <w:rPr>
          <w:w w:val="90"/>
        </w:rPr>
        <w:t>SYSTASKS集合</w:t>
      </w:r>
    </w:p>
    <w:p w:rsidR="00737AD2" w:rsidRDefault="00737AD2">
      <w:pPr>
        <w:spacing w:before="9" w:line="190" w:lineRule="exact"/>
        <w:rPr>
          <w:sz w:val="19"/>
          <w:szCs w:val="19"/>
        </w:rPr>
      </w:pPr>
    </w:p>
    <w:p w:rsidR="00737AD2" w:rsidRDefault="007003A1">
      <w:pPr>
        <w:pStyle w:val="BodyText"/>
        <w:spacing w:line="253" w:lineRule="auto"/>
        <w:ind w:left="113" w:right="8147"/>
        <w:rPr>
          <w:lang w:eastAsia="zh-CN"/>
        </w:rPr>
      </w:pPr>
      <w:r>
        <w:rPr>
          <w:w w:val="95"/>
          <w:lang w:eastAsia="zh-CN"/>
        </w:rPr>
        <w:t>所属集合空间 SYSCAT</w:t>
      </w:r>
    </w:p>
    <w:p w:rsidR="00737AD2" w:rsidRDefault="00737AD2">
      <w:pPr>
        <w:spacing w:before="4" w:line="180" w:lineRule="exact"/>
        <w:rPr>
          <w:sz w:val="18"/>
          <w:szCs w:val="18"/>
          <w:lang w:eastAsia="zh-CN"/>
        </w:rPr>
      </w:pPr>
    </w:p>
    <w:p w:rsidR="00737AD2" w:rsidRDefault="007003A1">
      <w:pPr>
        <w:pStyle w:val="BodyText"/>
        <w:spacing w:line="253" w:lineRule="auto"/>
        <w:ind w:left="113" w:right="1790"/>
        <w:rPr>
          <w:lang w:eastAsia="zh-CN"/>
        </w:rPr>
      </w:pPr>
      <w:r>
        <w:rPr>
          <w:lang w:eastAsia="zh-CN"/>
        </w:rPr>
        <w:t xml:space="preserve">概念 </w:t>
      </w:r>
      <w:r>
        <w:rPr>
          <w:w w:val="95"/>
          <w:lang w:eastAsia="zh-CN"/>
        </w:rPr>
        <w:t>SYSTASKS集合中包含了该集群中所有正在运行的后台任务信息。每个任务保存为一个文档。</w:t>
      </w:r>
      <w:r>
        <w:rPr>
          <w:lang w:eastAsia="zh-CN"/>
        </w:rPr>
        <w:t xml:space="preserve"> 每个文档包含以下字段：</w:t>
      </w:r>
    </w:p>
    <w:p w:rsidR="00737AD2" w:rsidRDefault="00737AD2">
      <w:pPr>
        <w:spacing w:before="1" w:line="50" w:lineRule="exact"/>
        <w:rPr>
          <w:sz w:val="5"/>
          <w:szCs w:val="5"/>
          <w:lang w:eastAsia="zh-CN"/>
        </w:rPr>
      </w:pPr>
    </w:p>
    <w:tbl>
      <w:tblPr>
        <w:tblW w:w="0" w:type="auto"/>
        <w:tblInd w:w="103" w:type="dxa"/>
        <w:tblLayout w:type="fixed"/>
        <w:tblCellMar>
          <w:left w:w="0" w:type="dxa"/>
          <w:right w:w="0" w:type="dxa"/>
        </w:tblCellMar>
        <w:tblLook w:val="01E0"/>
      </w:tblPr>
      <w:tblGrid>
        <w:gridCol w:w="2125"/>
        <w:gridCol w:w="4190"/>
        <w:gridCol w:w="3157"/>
      </w:tblGrid>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30"/>
        </w:trPr>
        <w:tc>
          <w:tcPr>
            <w:tcW w:w="2125"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JobType</w:t>
            </w:r>
          </w:p>
        </w:tc>
        <w:tc>
          <w:tcPr>
            <w:tcW w:w="4190" w:type="dxa"/>
            <w:tcBorders>
              <w:top w:val="single" w:sz="8" w:space="0" w:color="000000"/>
              <w:left w:val="nil"/>
              <w:bottom w:val="nil"/>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任务类型，分别代表：</w:t>
            </w:r>
          </w:p>
        </w:tc>
      </w:tr>
      <w:tr w:rsidR="00737AD2">
        <w:trPr>
          <w:trHeight w:hRule="exact" w:val="409"/>
        </w:trPr>
        <w:tc>
          <w:tcPr>
            <w:tcW w:w="2125" w:type="dxa"/>
            <w:tcBorders>
              <w:top w:val="nil"/>
              <w:left w:val="single" w:sz="8" w:space="0" w:color="000000"/>
              <w:bottom w:val="nil"/>
              <w:right w:val="nil"/>
            </w:tcBorders>
          </w:tcPr>
          <w:p w:rsidR="00737AD2" w:rsidRDefault="00737AD2">
            <w:pPr>
              <w:rPr>
                <w:lang w:eastAsia="zh-CN"/>
              </w:rPr>
            </w:pPr>
          </w:p>
        </w:tc>
        <w:tc>
          <w:tcPr>
            <w:tcW w:w="4190"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0：数据切分</w:t>
            </w:r>
          </w:p>
        </w:tc>
      </w:tr>
      <w:tr w:rsidR="00737AD2">
        <w:trPr>
          <w:trHeight w:hRule="exact" w:val="407"/>
        </w:trPr>
        <w:tc>
          <w:tcPr>
            <w:tcW w:w="2125" w:type="dxa"/>
            <w:vMerge w:val="restart"/>
            <w:tcBorders>
              <w:top w:val="nil"/>
              <w:left w:val="single" w:sz="8" w:space="0" w:color="000000"/>
              <w:right w:val="nil"/>
            </w:tcBorders>
          </w:tcPr>
          <w:p w:rsidR="00737AD2" w:rsidRDefault="007003A1">
            <w:pPr>
              <w:pStyle w:val="TableParagraph"/>
              <w:spacing w:before="56"/>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190" w:type="dxa"/>
            <w:vMerge w:val="restart"/>
            <w:tcBorders>
              <w:top w:val="nil"/>
              <w:left w:val="nil"/>
              <w:right w:val="single" w:sz="8" w:space="0" w:color="000000"/>
            </w:tcBorders>
          </w:tcPr>
          <w:p w:rsidR="00737AD2" w:rsidRDefault="007003A1">
            <w:pPr>
              <w:pStyle w:val="TableParagraph"/>
              <w:spacing w:before="56"/>
              <w:ind w:left="108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nil"/>
              <w:left w:val="single" w:sz="8" w:space="0" w:color="000000"/>
              <w:bottom w:val="nil"/>
              <w:right w:val="single" w:sz="8" w:space="0" w:color="000000"/>
            </w:tcBorders>
          </w:tcPr>
          <w:p w:rsidR="00737AD2" w:rsidRDefault="007003A1">
            <w:pPr>
              <w:pStyle w:val="TableParagraph"/>
              <w:spacing w:before="56"/>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任务状态，分别代表：</w:t>
            </w:r>
          </w:p>
        </w:tc>
      </w:tr>
      <w:tr w:rsidR="00737AD2">
        <w:trPr>
          <w:trHeight w:hRule="exact" w:val="334"/>
        </w:trPr>
        <w:tc>
          <w:tcPr>
            <w:tcW w:w="2125" w:type="dxa"/>
            <w:vMerge/>
            <w:tcBorders>
              <w:left w:val="single" w:sz="8" w:space="0" w:color="000000"/>
              <w:right w:val="nil"/>
            </w:tcBorders>
          </w:tcPr>
          <w:p w:rsidR="00737AD2" w:rsidRDefault="00737AD2">
            <w:pPr>
              <w:rPr>
                <w:lang w:eastAsia="zh-CN"/>
              </w:rPr>
            </w:pPr>
          </w:p>
        </w:tc>
        <w:tc>
          <w:tcPr>
            <w:tcW w:w="4190"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0：准备</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1：运行</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2：暂停</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3：取消</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4：变更元数据</w:t>
            </w:r>
          </w:p>
        </w:tc>
      </w:tr>
      <w:tr w:rsidR="00737AD2">
        <w:trPr>
          <w:trHeight w:hRule="exact" w:val="432"/>
        </w:trPr>
        <w:tc>
          <w:tcPr>
            <w:tcW w:w="2125" w:type="dxa"/>
            <w:vMerge/>
            <w:tcBorders>
              <w:left w:val="single" w:sz="8" w:space="0" w:color="000000"/>
              <w:bottom w:val="single" w:sz="8" w:space="0" w:color="000000"/>
              <w:right w:val="nil"/>
            </w:tcBorders>
          </w:tcPr>
          <w:p w:rsidR="00737AD2" w:rsidRDefault="00737AD2"/>
        </w:tc>
        <w:tc>
          <w:tcPr>
            <w:tcW w:w="4190" w:type="dxa"/>
            <w:vMerge/>
            <w:tcBorders>
              <w:left w:val="nil"/>
              <w:bottom w:val="single" w:sz="8" w:space="0" w:color="000000"/>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9：完成</w:t>
            </w:r>
          </w:p>
        </w:tc>
      </w:tr>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CollectionSpace</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29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r>
    </w:tbl>
    <w:p w:rsidR="00737AD2" w:rsidRDefault="00737AD2">
      <w:pPr>
        <w:spacing w:before="3" w:line="200" w:lineRule="exact"/>
        <w:rPr>
          <w:sz w:val="20"/>
          <w:szCs w:val="20"/>
        </w:rPr>
      </w:pPr>
    </w:p>
    <w:p w:rsidR="00737AD2" w:rsidRDefault="007003A1">
      <w:pPr>
        <w:pStyle w:val="BodyText"/>
        <w:spacing w:line="312" w:lineRule="exact"/>
        <w:ind w:left="113"/>
      </w:pPr>
      <w:r>
        <w:t>数据切分</w:t>
      </w:r>
    </w:p>
    <w:p w:rsidR="00737AD2" w:rsidRDefault="007003A1">
      <w:pPr>
        <w:pStyle w:val="BodyText"/>
        <w:spacing w:before="18"/>
        <w:ind w:left="113"/>
        <w:rPr>
          <w:lang w:eastAsia="zh-CN"/>
        </w:rPr>
      </w:pPr>
      <w:r>
        <w:rPr>
          <w:lang w:eastAsia="zh-CN"/>
        </w:rPr>
        <w:t>对于数据切分操作，每个文档还存在以下字段：</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2033"/>
        <w:gridCol w:w="4282"/>
        <w:gridCol w:w="3157"/>
      </w:tblGrid>
      <w:tr w:rsidR="00737AD2">
        <w:trPr>
          <w:trHeight w:hRule="exact" w:val="305"/>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82" w:type="dxa"/>
            <w:tcBorders>
              <w:top w:val="nil"/>
              <w:left w:val="nil"/>
              <w:bottom w:val="nil"/>
              <w:right w:val="single" w:sz="8" w:space="0" w:color="000000"/>
            </w:tcBorders>
          </w:tcPr>
          <w:p w:rsidR="00737AD2" w:rsidRDefault="007003A1">
            <w:pPr>
              <w:pStyle w:val="TableParagraph"/>
              <w:spacing w:line="223" w:lineRule="exact"/>
              <w:ind w:left="1174"/>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SourceName</w:t>
            </w:r>
          </w:p>
        </w:tc>
        <w:tc>
          <w:tcPr>
            <w:tcW w:w="4282" w:type="dxa"/>
            <w:tcBorders>
              <w:top w:val="nil"/>
              <w:left w:val="nil"/>
              <w:bottom w:val="nil"/>
              <w:right w:val="single" w:sz="8" w:space="0" w:color="000000"/>
            </w:tcBorders>
          </w:tcPr>
          <w:p w:rsidR="00737AD2" w:rsidRDefault="007003A1">
            <w:pPr>
              <w:pStyle w:val="TableParagraph"/>
              <w:spacing w:line="218" w:lineRule="exact"/>
              <w:ind w:left="11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源分区所在复制组名</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TargetName</w:t>
            </w:r>
          </w:p>
        </w:tc>
        <w:tc>
          <w:tcPr>
            <w:tcW w:w="4282" w:type="dxa"/>
            <w:tcBorders>
              <w:top w:val="nil"/>
              <w:left w:val="nil"/>
              <w:bottom w:val="nil"/>
              <w:right w:val="single" w:sz="8" w:space="0" w:color="000000"/>
            </w:tcBorders>
          </w:tcPr>
          <w:p w:rsidR="00737AD2" w:rsidRDefault="007003A1">
            <w:pPr>
              <w:pStyle w:val="TableParagraph"/>
              <w:spacing w:line="218" w:lineRule="exact"/>
              <w:ind w:left="11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目标分区所在复制组名</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SourceID</w:t>
            </w:r>
          </w:p>
        </w:tc>
        <w:tc>
          <w:tcPr>
            <w:tcW w:w="4282" w:type="dxa"/>
            <w:tcBorders>
              <w:top w:val="nil"/>
              <w:left w:val="nil"/>
              <w:bottom w:val="nil"/>
              <w:right w:val="single" w:sz="8" w:space="0" w:color="000000"/>
            </w:tcBorders>
          </w:tcPr>
          <w:p w:rsidR="00737AD2" w:rsidRDefault="007003A1">
            <w:pPr>
              <w:pStyle w:val="TableParagraph"/>
              <w:spacing w:line="218" w:lineRule="exact"/>
              <w:ind w:left="1174"/>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源分区所在复制组ID</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TargetID</w:t>
            </w:r>
          </w:p>
        </w:tc>
        <w:tc>
          <w:tcPr>
            <w:tcW w:w="4282" w:type="dxa"/>
            <w:tcBorders>
              <w:top w:val="nil"/>
              <w:left w:val="nil"/>
              <w:bottom w:val="nil"/>
              <w:right w:val="single" w:sz="8" w:space="0" w:color="000000"/>
            </w:tcBorders>
          </w:tcPr>
          <w:p w:rsidR="00737AD2" w:rsidRDefault="007003A1">
            <w:pPr>
              <w:pStyle w:val="TableParagraph"/>
              <w:spacing w:line="218" w:lineRule="exact"/>
              <w:ind w:left="1174"/>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目标分区所在复制组ID</w:t>
            </w:r>
          </w:p>
        </w:tc>
      </w:tr>
      <w:tr w:rsidR="00737AD2">
        <w:trPr>
          <w:trHeight w:hRule="exact" w:val="295"/>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SplitValue</w:t>
            </w:r>
          </w:p>
        </w:tc>
        <w:tc>
          <w:tcPr>
            <w:tcW w:w="4282" w:type="dxa"/>
            <w:tcBorders>
              <w:top w:val="nil"/>
              <w:left w:val="nil"/>
              <w:bottom w:val="nil"/>
              <w:right w:val="single" w:sz="8" w:space="0" w:color="000000"/>
            </w:tcBorders>
          </w:tcPr>
          <w:p w:rsidR="00737AD2" w:rsidRDefault="007003A1">
            <w:pPr>
              <w:pStyle w:val="TableParagraph"/>
              <w:spacing w:line="218" w:lineRule="exact"/>
              <w:ind w:left="1174"/>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数据分区键</w:t>
            </w:r>
          </w:p>
        </w:tc>
      </w:tr>
    </w:tbl>
    <w:p w:rsidR="00737AD2" w:rsidRDefault="007003A1">
      <w:pPr>
        <w:pStyle w:val="BodyText"/>
        <w:spacing w:line="235" w:lineRule="exact"/>
        <w:ind w:left="113"/>
      </w:pPr>
      <w:bookmarkStart w:id="58" w:name="SYSUSRS集合"/>
      <w:bookmarkStart w:id="59" w:name="_bookmark26"/>
      <w:bookmarkEnd w:id="58"/>
      <w:bookmarkEnd w:id="59"/>
      <w:r>
        <w:rPr>
          <w:w w:val="95"/>
        </w:rPr>
        <w:t>SYSUSRS集合</w:t>
      </w:r>
    </w:p>
    <w:p w:rsidR="00737AD2" w:rsidRDefault="00737AD2">
      <w:pPr>
        <w:spacing w:before="9" w:line="190" w:lineRule="exact"/>
        <w:rPr>
          <w:sz w:val="19"/>
          <w:szCs w:val="19"/>
        </w:rPr>
      </w:pPr>
    </w:p>
    <w:p w:rsidR="00737AD2" w:rsidRDefault="007003A1">
      <w:pPr>
        <w:pStyle w:val="BodyText"/>
        <w:spacing w:line="253" w:lineRule="auto"/>
        <w:ind w:left="113" w:right="8147"/>
      </w:pPr>
      <w:r>
        <w:rPr>
          <w:w w:val="95"/>
        </w:rPr>
        <w:t>所属集合空间 SYSAUTH</w:t>
      </w:r>
    </w:p>
    <w:p w:rsidR="00737AD2" w:rsidRDefault="00737AD2">
      <w:pPr>
        <w:spacing w:before="4" w:line="180" w:lineRule="exact"/>
        <w:rPr>
          <w:sz w:val="18"/>
          <w:szCs w:val="18"/>
        </w:rPr>
      </w:pPr>
    </w:p>
    <w:p w:rsidR="00737AD2" w:rsidRDefault="007003A1">
      <w:pPr>
        <w:pStyle w:val="BodyText"/>
        <w:spacing w:line="253" w:lineRule="auto"/>
        <w:ind w:left="113" w:right="2648"/>
        <w:rPr>
          <w:lang w:eastAsia="zh-CN"/>
        </w:rPr>
      </w:pPr>
      <w:r>
        <w:rPr>
          <w:lang w:eastAsia="zh-CN"/>
        </w:rPr>
        <w:t xml:space="preserve">概念 </w:t>
      </w:r>
      <w:r>
        <w:rPr>
          <w:w w:val="95"/>
          <w:lang w:eastAsia="zh-CN"/>
        </w:rPr>
        <w:t>SYSUSRS集合中包含了该集群中所有注册用户的信息。每个用户保存为一个文档。</w:t>
      </w:r>
      <w:r>
        <w:rPr>
          <w:lang w:eastAsia="zh-CN"/>
        </w:rPr>
        <w:t xml:space="preserve"> 每个文档包含以下字段：</w:t>
      </w:r>
    </w:p>
    <w:p w:rsidR="00737AD2" w:rsidRDefault="00737AD2">
      <w:pPr>
        <w:spacing w:before="1" w:line="50" w:lineRule="exact"/>
        <w:rPr>
          <w:sz w:val="5"/>
          <w:szCs w:val="5"/>
          <w:lang w:eastAsia="zh-CN"/>
        </w:rPr>
      </w:pPr>
    </w:p>
    <w:tbl>
      <w:tblPr>
        <w:tblW w:w="0" w:type="auto"/>
        <w:tblInd w:w="103" w:type="dxa"/>
        <w:tblLayout w:type="fixed"/>
        <w:tblCellMar>
          <w:left w:w="0" w:type="dxa"/>
          <w:right w:w="0" w:type="dxa"/>
        </w:tblCellMar>
        <w:tblLook w:val="01E0"/>
      </w:tblPr>
      <w:tblGrid>
        <w:gridCol w:w="1931"/>
        <w:gridCol w:w="4384"/>
        <w:gridCol w:w="3157"/>
      </w:tblGrid>
      <w:tr w:rsidR="00737AD2">
        <w:trPr>
          <w:trHeight w:hRule="exact" w:val="295"/>
        </w:trPr>
        <w:tc>
          <w:tcPr>
            <w:tcW w:w="193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84" w:type="dxa"/>
            <w:tcBorders>
              <w:top w:val="nil"/>
              <w:left w:val="nil"/>
              <w:bottom w:val="nil"/>
              <w:right w:val="single" w:sz="8" w:space="0" w:color="000000"/>
            </w:tcBorders>
          </w:tcPr>
          <w:p w:rsidR="00737AD2" w:rsidRDefault="007003A1">
            <w:pPr>
              <w:pStyle w:val="TableParagraph"/>
              <w:spacing w:line="223" w:lineRule="exact"/>
              <w:ind w:left="1276"/>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3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User</w:t>
            </w:r>
          </w:p>
        </w:tc>
        <w:tc>
          <w:tcPr>
            <w:tcW w:w="4384" w:type="dxa"/>
            <w:tcBorders>
              <w:top w:val="nil"/>
              <w:left w:val="nil"/>
              <w:bottom w:val="nil"/>
              <w:right w:val="single" w:sz="8" w:space="0" w:color="000000"/>
            </w:tcBorders>
          </w:tcPr>
          <w:p w:rsidR="00737AD2" w:rsidRDefault="007003A1">
            <w:pPr>
              <w:pStyle w:val="TableParagraph"/>
              <w:spacing w:line="228" w:lineRule="exact"/>
              <w:ind w:left="127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用户名。</w:t>
            </w:r>
          </w:p>
        </w:tc>
      </w:tr>
      <w:tr w:rsidR="00737AD2">
        <w:trPr>
          <w:trHeight w:hRule="exact" w:val="305"/>
        </w:trPr>
        <w:tc>
          <w:tcPr>
            <w:tcW w:w="193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Password</w:t>
            </w:r>
          </w:p>
        </w:tc>
        <w:tc>
          <w:tcPr>
            <w:tcW w:w="4384" w:type="dxa"/>
            <w:tcBorders>
              <w:top w:val="nil"/>
              <w:left w:val="nil"/>
              <w:bottom w:val="nil"/>
              <w:right w:val="single" w:sz="8" w:space="0" w:color="000000"/>
            </w:tcBorders>
          </w:tcPr>
          <w:p w:rsidR="00737AD2" w:rsidRDefault="007003A1">
            <w:pPr>
              <w:pStyle w:val="TableParagraph"/>
              <w:spacing w:line="228" w:lineRule="exact"/>
              <w:ind w:left="127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对用户密码进行MD5散列的结果。</w:t>
            </w:r>
          </w:p>
        </w:tc>
      </w:tr>
    </w:tbl>
    <w:p w:rsidR="00737AD2" w:rsidRDefault="00737AD2">
      <w:pPr>
        <w:spacing w:before="4" w:line="110" w:lineRule="exact"/>
        <w:rPr>
          <w:sz w:val="11"/>
          <w:szCs w:val="11"/>
          <w:lang w:eastAsia="zh-CN"/>
        </w:rPr>
      </w:pPr>
    </w:p>
    <w:p w:rsidR="00737AD2" w:rsidRDefault="00921398">
      <w:pPr>
        <w:pStyle w:val="BodyText"/>
        <w:spacing w:line="140" w:lineRule="auto"/>
        <w:ind w:left="753" w:right="4763" w:hanging="640"/>
        <w:rPr>
          <w:lang w:eastAsia="zh-CN"/>
        </w:rPr>
      </w:pPr>
      <w:r>
        <w:pict>
          <v:shape id="_x0000_i1040"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如果该集合为空，则对任何连接不进行身份认证。</w:t>
      </w:r>
    </w:p>
    <w:p w:rsidR="00737AD2" w:rsidRDefault="00737AD2">
      <w:pPr>
        <w:spacing w:line="140"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pPr>
      <w:bookmarkStart w:id="60" w:name="STOREPROCEDURES集合"/>
      <w:bookmarkStart w:id="61" w:name="_bookmark27"/>
      <w:bookmarkEnd w:id="60"/>
      <w:bookmarkEnd w:id="61"/>
      <w:r>
        <w:rPr>
          <w:w w:val="95"/>
        </w:rPr>
        <w:t>STOREPROCEDURES集合</w:t>
      </w:r>
    </w:p>
    <w:p w:rsidR="00737AD2" w:rsidRDefault="00737AD2">
      <w:pPr>
        <w:spacing w:before="9" w:line="190" w:lineRule="exact"/>
        <w:rPr>
          <w:sz w:val="19"/>
          <w:szCs w:val="19"/>
        </w:rPr>
      </w:pPr>
    </w:p>
    <w:p w:rsidR="00737AD2" w:rsidRDefault="007003A1">
      <w:pPr>
        <w:pStyle w:val="BodyText"/>
        <w:spacing w:line="253" w:lineRule="auto"/>
        <w:ind w:right="6965"/>
      </w:pPr>
      <w:r>
        <w:rPr>
          <w:w w:val="95"/>
        </w:rPr>
        <w:t xml:space="preserve">所属集合空间 </w:t>
      </w:r>
      <w:r>
        <w:rPr>
          <w:w w:val="90"/>
        </w:rPr>
        <w:t>SYSPROCEDURES</w:t>
      </w:r>
    </w:p>
    <w:p w:rsidR="00737AD2" w:rsidRDefault="00737AD2">
      <w:pPr>
        <w:spacing w:before="4" w:line="180" w:lineRule="exact"/>
        <w:rPr>
          <w:sz w:val="18"/>
          <w:szCs w:val="18"/>
        </w:rPr>
      </w:pPr>
    </w:p>
    <w:p w:rsidR="00737AD2" w:rsidRDefault="007003A1">
      <w:pPr>
        <w:pStyle w:val="BodyText"/>
        <w:spacing w:line="253" w:lineRule="auto"/>
        <w:ind w:right="133"/>
      </w:pPr>
      <w:r>
        <w:t xml:space="preserve">概念 </w:t>
      </w:r>
      <w:r>
        <w:rPr>
          <w:w w:val="95"/>
        </w:rPr>
        <w:t>STOREPROCEDURES集合中包含了所有的存储过程函数，每一个函数保存为一个文档，每个文档包含以下字</w:t>
      </w:r>
    </w:p>
    <w:p w:rsidR="00737AD2" w:rsidRDefault="007003A1">
      <w:pPr>
        <w:pStyle w:val="BodyText"/>
        <w:spacing w:line="225" w:lineRule="exact"/>
      </w:pPr>
      <w:r>
        <w:t>段：</w:t>
      </w:r>
    </w:p>
    <w:p w:rsidR="00737AD2" w:rsidRDefault="00737AD2">
      <w:pPr>
        <w:spacing w:before="5" w:line="60" w:lineRule="exact"/>
        <w:rPr>
          <w:sz w:val="6"/>
          <w:szCs w:val="6"/>
        </w:rPr>
      </w:pPr>
    </w:p>
    <w:tbl>
      <w:tblPr>
        <w:tblW w:w="0" w:type="auto"/>
        <w:tblInd w:w="923" w:type="dxa"/>
        <w:tblLayout w:type="fixed"/>
        <w:tblCellMar>
          <w:left w:w="0" w:type="dxa"/>
          <w:right w:w="0" w:type="dxa"/>
        </w:tblCellMar>
        <w:tblLook w:val="01E0"/>
      </w:tblPr>
      <w:tblGrid>
        <w:gridCol w:w="1916"/>
        <w:gridCol w:w="4399"/>
        <w:gridCol w:w="3157"/>
      </w:tblGrid>
      <w:tr w:rsidR="00737AD2">
        <w:trPr>
          <w:trHeight w:hRule="exact" w:val="305"/>
        </w:trPr>
        <w:tc>
          <w:tcPr>
            <w:tcW w:w="191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99" w:type="dxa"/>
            <w:tcBorders>
              <w:top w:val="nil"/>
              <w:left w:val="nil"/>
              <w:bottom w:val="nil"/>
              <w:right w:val="single" w:sz="8" w:space="0" w:color="000000"/>
            </w:tcBorders>
          </w:tcPr>
          <w:p w:rsidR="00737AD2" w:rsidRDefault="007003A1">
            <w:pPr>
              <w:pStyle w:val="TableParagraph"/>
              <w:spacing w:line="223" w:lineRule="exact"/>
              <w:ind w:left="1291"/>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99" w:type="dxa"/>
            <w:tcBorders>
              <w:top w:val="nil"/>
              <w:left w:val="nil"/>
              <w:bottom w:val="nil"/>
              <w:right w:val="single" w:sz="8" w:space="0" w:color="000000"/>
            </w:tcBorders>
          </w:tcPr>
          <w:p w:rsidR="00737AD2" w:rsidRDefault="007003A1">
            <w:pPr>
              <w:pStyle w:val="TableParagraph"/>
              <w:spacing w:line="218" w:lineRule="exact"/>
              <w:ind w:left="129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函数名</w:t>
            </w:r>
          </w:p>
        </w:tc>
      </w:tr>
      <w:tr w:rsidR="00737AD2">
        <w:trPr>
          <w:trHeight w:hRule="exact" w:val="300"/>
        </w:trPr>
        <w:tc>
          <w:tcPr>
            <w:tcW w:w="19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func</w:t>
            </w:r>
          </w:p>
        </w:tc>
        <w:tc>
          <w:tcPr>
            <w:tcW w:w="4399" w:type="dxa"/>
            <w:tcBorders>
              <w:top w:val="nil"/>
              <w:left w:val="nil"/>
              <w:bottom w:val="nil"/>
              <w:right w:val="single" w:sz="8" w:space="0" w:color="000000"/>
            </w:tcBorders>
          </w:tcPr>
          <w:p w:rsidR="00737AD2" w:rsidRDefault="007003A1">
            <w:pPr>
              <w:pStyle w:val="TableParagraph"/>
              <w:spacing w:line="218" w:lineRule="exact"/>
              <w:ind w:left="129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函数体</w:t>
            </w:r>
          </w:p>
        </w:tc>
      </w:tr>
      <w:tr w:rsidR="00737AD2">
        <w:trPr>
          <w:trHeight w:hRule="exact" w:val="1071"/>
        </w:trPr>
        <w:tc>
          <w:tcPr>
            <w:tcW w:w="19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funcType</w:t>
            </w:r>
          </w:p>
        </w:tc>
        <w:tc>
          <w:tcPr>
            <w:tcW w:w="4399" w:type="dxa"/>
            <w:tcBorders>
              <w:top w:val="nil"/>
              <w:left w:val="nil"/>
              <w:bottom w:val="nil"/>
              <w:right w:val="single" w:sz="8" w:space="0" w:color="000000"/>
            </w:tcBorders>
          </w:tcPr>
          <w:p w:rsidR="00737AD2" w:rsidRDefault="007003A1">
            <w:pPr>
              <w:pStyle w:val="TableParagraph"/>
              <w:spacing w:line="218" w:lineRule="exact"/>
              <w:ind w:left="1291"/>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函数类型</w:t>
            </w:r>
          </w:p>
          <w:p w:rsidR="00737AD2" w:rsidRDefault="007003A1">
            <w:pPr>
              <w:pStyle w:val="ListParagraph"/>
              <w:numPr>
                <w:ilvl w:val="0"/>
                <w:numId w:val="34"/>
              </w:numPr>
              <w:tabs>
                <w:tab w:val="left" w:pos="323"/>
              </w:tabs>
              <w:spacing w:before="33" w:line="392" w:lineRule="exact"/>
              <w:ind w:left="40" w:right="1435" w:firstLine="0"/>
              <w:rPr>
                <w:rFonts w:ascii="微软雅黑" w:eastAsia="微软雅黑" w:hAnsi="微软雅黑" w:cs="微软雅黑"/>
                <w:sz w:val="14"/>
                <w:szCs w:val="14"/>
              </w:rPr>
            </w:pPr>
            <w:r>
              <w:rPr>
                <w:rFonts w:ascii="微软雅黑" w:eastAsia="微软雅黑" w:hAnsi="微软雅黑" w:cs="微软雅黑"/>
                <w:w w:val="95"/>
                <w:sz w:val="14"/>
                <w:szCs w:val="14"/>
              </w:rPr>
              <w:t>0：代表javascript函数</w:t>
            </w:r>
            <w:r>
              <w:rPr>
                <w:rFonts w:ascii="微软雅黑" w:eastAsia="微软雅黑" w:hAnsi="微软雅黑" w:cs="微软雅黑"/>
                <w:sz w:val="14"/>
                <w:szCs w:val="14"/>
              </w:rPr>
              <w:t xml:space="preserve"> 其他类型暂无</w:t>
            </w:r>
          </w:p>
        </w:tc>
      </w:tr>
    </w:tbl>
    <w:p w:rsidR="00737AD2" w:rsidRDefault="00737AD2">
      <w:pPr>
        <w:spacing w:before="3" w:line="200" w:lineRule="exact"/>
        <w:rPr>
          <w:sz w:val="20"/>
          <w:szCs w:val="20"/>
        </w:rPr>
      </w:pPr>
    </w:p>
    <w:p w:rsidR="00737AD2" w:rsidRDefault="007003A1">
      <w:pPr>
        <w:pStyle w:val="BodyText"/>
        <w:spacing w:line="312" w:lineRule="exact"/>
      </w:pPr>
      <w:r>
        <w:t>示例</w:t>
      </w:r>
    </w:p>
    <w:p w:rsidR="00737AD2" w:rsidRDefault="007003A1">
      <w:pPr>
        <w:pStyle w:val="BodyText"/>
        <w:spacing w:before="18"/>
        <w:rPr>
          <w:lang w:eastAsia="zh-CN"/>
        </w:rPr>
      </w:pPr>
      <w:r>
        <w:rPr>
          <w:lang w:eastAsia="zh-CN"/>
        </w:rPr>
        <w:t>一个简单的存储过程函数如下：</w:t>
      </w:r>
    </w:p>
    <w:p w:rsidR="00737AD2" w:rsidRDefault="00EC10B3">
      <w:pPr>
        <w:pStyle w:val="BodyText"/>
        <w:spacing w:before="6"/>
        <w:rPr>
          <w:rFonts w:ascii="仿宋" w:eastAsia="仿宋" w:hAnsi="仿宋" w:cs="仿宋"/>
        </w:rPr>
      </w:pPr>
      <w:r w:rsidRPr="00EC10B3">
        <w:pict>
          <v:group id="_x0000_s3794" style="position:absolute;left:0;text-align:left;margin-left:81.7pt;margin-top:4.75pt;width:473.6pt;height:116.6pt;z-index:-25883;mso-position-horizontal-relative:page" coordorigin="1634,95" coordsize="9472,2332">
            <v:shape id="_x0000_s3795" style="position:absolute;left:1634;top:95;width:9472;height:2332" coordorigin="1634,95" coordsize="9472,2332" path="m1634,95r9472,l11106,2427r-9472,l1634,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"_id" : { "$oid" : "5257b115925c31dd16ec4e4a" },</w:t>
      </w:r>
    </w:p>
    <w:p w:rsidR="00737AD2" w:rsidRDefault="007003A1">
      <w:pPr>
        <w:pStyle w:val="BodyText"/>
        <w:spacing w:line="212" w:lineRule="exact"/>
        <w:ind w:left="1133"/>
        <w:rPr>
          <w:rFonts w:ascii="仿宋" w:eastAsia="仿宋" w:hAnsi="仿宋" w:cs="仿宋"/>
        </w:rPr>
      </w:pPr>
      <w:r>
        <w:rPr>
          <w:rFonts w:ascii="仿宋" w:eastAsia="仿宋" w:hAnsi="仿宋" w:cs="仿宋"/>
        </w:rPr>
        <w:t>"name" : "fun",</w:t>
      </w:r>
    </w:p>
    <w:p w:rsidR="00737AD2" w:rsidRDefault="007003A1">
      <w:pPr>
        <w:pStyle w:val="BodyText"/>
        <w:spacing w:line="212" w:lineRule="exact"/>
        <w:ind w:left="1133"/>
        <w:rPr>
          <w:rFonts w:ascii="仿宋" w:eastAsia="仿宋" w:hAnsi="仿宋" w:cs="仿宋"/>
        </w:rPr>
      </w:pPr>
      <w:r>
        <w:rPr>
          <w:rFonts w:ascii="仿宋" w:eastAsia="仿宋" w:hAnsi="仿宋" w:cs="仿宋"/>
        </w:rPr>
        <w:t>"func" : "function fun(num) {</w:t>
      </w:r>
    </w:p>
    <w:p w:rsidR="00737AD2" w:rsidRDefault="007003A1">
      <w:pPr>
        <w:pStyle w:val="BodyText"/>
        <w:spacing w:line="212" w:lineRule="exact"/>
        <w:ind w:left="1533"/>
        <w:rPr>
          <w:rFonts w:ascii="仿宋" w:eastAsia="仿宋" w:hAnsi="仿宋" w:cs="仿宋"/>
        </w:rPr>
      </w:pPr>
      <w:r>
        <w:rPr>
          <w:rFonts w:ascii="仿宋" w:eastAsia="仿宋" w:hAnsi="仿宋" w:cs="仿宋"/>
        </w:rPr>
        <w:t>if (num == 1) {</w:t>
      </w:r>
    </w:p>
    <w:p w:rsidR="00737AD2" w:rsidRDefault="007003A1">
      <w:pPr>
        <w:pStyle w:val="BodyText"/>
        <w:spacing w:line="212" w:lineRule="exact"/>
        <w:ind w:left="1933"/>
        <w:rPr>
          <w:rFonts w:ascii="仿宋" w:eastAsia="仿宋" w:hAnsi="仿宋" w:cs="仿宋"/>
        </w:rPr>
      </w:pPr>
      <w:r>
        <w:rPr>
          <w:rFonts w:ascii="仿宋" w:eastAsia="仿宋" w:hAnsi="仿宋" w:cs="仿宋"/>
        </w:rPr>
        <w:t>return 1;</w:t>
      </w:r>
    </w:p>
    <w:p w:rsidR="00737AD2" w:rsidRDefault="007003A1">
      <w:pPr>
        <w:pStyle w:val="BodyText"/>
        <w:spacing w:line="212" w:lineRule="exact"/>
        <w:ind w:left="1533"/>
        <w:rPr>
          <w:rFonts w:ascii="仿宋" w:eastAsia="仿宋" w:hAnsi="仿宋" w:cs="仿宋"/>
        </w:rPr>
      </w:pPr>
      <w:r>
        <w:rPr>
          <w:rFonts w:ascii="仿宋" w:eastAsia="仿宋" w:hAnsi="仿宋" w:cs="仿宋"/>
        </w:rPr>
        <w:t>} else {</w:t>
      </w:r>
    </w:p>
    <w:p w:rsidR="00737AD2" w:rsidRDefault="007003A1">
      <w:pPr>
        <w:pStyle w:val="BodyText"/>
        <w:spacing w:line="212" w:lineRule="exact"/>
        <w:ind w:left="1933"/>
        <w:rPr>
          <w:rFonts w:ascii="仿宋" w:eastAsia="仿宋" w:hAnsi="仿宋" w:cs="仿宋"/>
        </w:rPr>
      </w:pPr>
      <w:r>
        <w:rPr>
          <w:rFonts w:ascii="仿宋" w:eastAsia="仿宋" w:hAnsi="仿宋" w:cs="仿宋"/>
        </w:rPr>
        <w:t>return fun(num - 1) * num;</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414" w:right="7966"/>
        <w:jc w:val="center"/>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414" w:right="7066"/>
        <w:jc w:val="center"/>
        <w:rPr>
          <w:rFonts w:ascii="仿宋" w:eastAsia="仿宋" w:hAnsi="仿宋" w:cs="仿宋"/>
          <w:lang w:eastAsia="zh-CN"/>
        </w:rPr>
      </w:pPr>
      <w:r>
        <w:rPr>
          <w:rFonts w:ascii="仿宋" w:eastAsia="仿宋" w:hAnsi="仿宋" w:cs="仿宋"/>
          <w:lang w:eastAsia="zh-CN"/>
        </w:rPr>
        <w:t>"funcType" : 0 }</w:t>
      </w:r>
    </w:p>
    <w:p w:rsidR="00737AD2" w:rsidRDefault="007003A1">
      <w:pPr>
        <w:pStyle w:val="BodyText"/>
        <w:spacing w:before="89"/>
        <w:rPr>
          <w:lang w:eastAsia="zh-CN"/>
        </w:rPr>
      </w:pPr>
      <w:bookmarkStart w:id="62" w:name="_bookmark28"/>
      <w:bookmarkEnd w:id="62"/>
      <w:r>
        <w:rPr>
          <w:lang w:eastAsia="zh-CN"/>
        </w:rPr>
        <w:t>协调节点</w:t>
      </w:r>
    </w:p>
    <w:p w:rsidR="00737AD2" w:rsidRDefault="00737AD2">
      <w:pPr>
        <w:spacing w:before="9" w:line="190" w:lineRule="exact"/>
        <w:rPr>
          <w:sz w:val="19"/>
          <w:szCs w:val="19"/>
          <w:lang w:eastAsia="zh-CN"/>
        </w:rPr>
      </w:pPr>
    </w:p>
    <w:p w:rsidR="00737AD2" w:rsidRDefault="007003A1">
      <w:pPr>
        <w:pStyle w:val="BodyText"/>
        <w:spacing w:line="253" w:lineRule="auto"/>
        <w:ind w:right="3807"/>
        <w:rPr>
          <w:lang w:eastAsia="zh-CN"/>
        </w:rPr>
      </w:pPr>
      <w:r>
        <w:rPr>
          <w:lang w:eastAsia="zh-CN"/>
        </w:rPr>
        <w:t>概念 协调节点为一种逻辑节点，其中并不保存任何用户数据信息。</w:t>
      </w:r>
    </w:p>
    <w:p w:rsidR="00737AD2" w:rsidRDefault="007003A1">
      <w:pPr>
        <w:pStyle w:val="BodyText"/>
        <w:spacing w:before="90" w:line="168" w:lineRule="auto"/>
        <w:ind w:right="133"/>
        <w:rPr>
          <w:lang w:eastAsia="zh-CN"/>
        </w:rPr>
      </w:pPr>
      <w:r>
        <w:rPr>
          <w:lang w:eastAsia="zh-CN"/>
        </w:rPr>
        <w:t>协调节点作为数据请求部分的协调者，本身并不参与数据的匹配与读写操作，而仅仅是将请求分发到所需要 处理的数据节点。</w:t>
      </w:r>
    </w:p>
    <w:p w:rsidR="00737AD2" w:rsidRDefault="007003A1">
      <w:pPr>
        <w:pStyle w:val="BodyText"/>
        <w:spacing w:before="34"/>
        <w:rPr>
          <w:lang w:eastAsia="zh-CN"/>
        </w:rPr>
      </w:pPr>
      <w:r>
        <w:rPr>
          <w:lang w:eastAsia="zh-CN"/>
        </w:rPr>
        <w:t>一般来说，协调节点的处理流程如下：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得到请求</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解析请求</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本地缓存查询该请求对应集合的信息</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如果信息不存在则从编目节点获取</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将请求转发至相应的数据节点</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从数据节点得到结果</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把结果汇总或直接传递给客户端</w:t>
      </w:r>
    </w:p>
    <w:p w:rsidR="00737AD2" w:rsidRDefault="007003A1">
      <w:pPr>
        <w:pStyle w:val="BodyText"/>
        <w:spacing w:before="65"/>
        <w:rPr>
          <w:lang w:eastAsia="zh-CN"/>
        </w:rPr>
      </w:pPr>
      <w:r>
        <w:rPr>
          <w:lang w:eastAsia="zh-CN"/>
        </w:rPr>
        <w:t>协调节点与其它节点之间主要使用分区服务端口（shardname参数）进行通讯。</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37AD2">
      <w:pPr>
        <w:spacing w:line="200" w:lineRule="exact"/>
        <w:rPr>
          <w:sz w:val="20"/>
          <w:szCs w:val="20"/>
          <w:lang w:eastAsia="zh-CN"/>
        </w:rPr>
      </w:pPr>
    </w:p>
    <w:p w:rsidR="00737AD2" w:rsidRDefault="007003A1">
      <w:pPr>
        <w:pStyle w:val="BodyText"/>
        <w:spacing w:line="312" w:lineRule="exact"/>
        <w:ind w:left="613"/>
        <w:rPr>
          <w:lang w:eastAsia="zh-CN"/>
        </w:rPr>
      </w:pPr>
      <w:bookmarkStart w:id="63" w:name="_bookmark29"/>
      <w:bookmarkEnd w:id="63"/>
      <w:r>
        <w:rPr>
          <w:lang w:eastAsia="zh-CN"/>
        </w:rPr>
        <w:t>数据节点</w:t>
      </w:r>
    </w:p>
    <w:p w:rsidR="00737AD2" w:rsidRDefault="00737AD2">
      <w:pPr>
        <w:spacing w:before="9" w:line="190" w:lineRule="exact"/>
        <w:rPr>
          <w:sz w:val="19"/>
          <w:szCs w:val="19"/>
          <w:lang w:eastAsia="zh-CN"/>
        </w:rPr>
      </w:pPr>
    </w:p>
    <w:p w:rsidR="00737AD2" w:rsidRDefault="007003A1">
      <w:pPr>
        <w:pStyle w:val="BodyText"/>
        <w:spacing w:line="253" w:lineRule="auto"/>
        <w:ind w:left="613" w:right="4963"/>
        <w:rPr>
          <w:lang w:eastAsia="zh-CN"/>
        </w:rPr>
      </w:pPr>
      <w:r>
        <w:rPr>
          <w:lang w:eastAsia="zh-CN"/>
        </w:rPr>
        <w:t>概念 数据节点为一种逻辑节点，其中保存用户数据信息。</w:t>
      </w:r>
    </w:p>
    <w:p w:rsidR="00737AD2" w:rsidRDefault="007003A1">
      <w:pPr>
        <w:pStyle w:val="BodyText"/>
        <w:spacing w:before="4" w:line="253" w:lineRule="auto"/>
        <w:ind w:left="613" w:right="268"/>
        <w:rPr>
          <w:lang w:eastAsia="zh-CN"/>
        </w:rPr>
      </w:pPr>
      <w:r>
        <w:rPr>
          <w:lang w:eastAsia="zh-CN"/>
        </w:rPr>
        <w:t>数据节点中没有专门的编目信息集合，因此第一次访问集合前需要向编目节点请求该集合的元数据信息。 在独立模式中，数据节点为单独的服务提供者，直接与应用程序或客户端进行通讯，并且不需要访问任何编</w:t>
      </w:r>
    </w:p>
    <w:p w:rsidR="00737AD2" w:rsidRDefault="007003A1">
      <w:pPr>
        <w:pStyle w:val="BodyText"/>
        <w:spacing w:line="225" w:lineRule="exact"/>
        <w:ind w:left="613"/>
        <w:rPr>
          <w:lang w:eastAsia="zh-CN"/>
        </w:rPr>
      </w:pPr>
      <w:r>
        <w:rPr>
          <w:lang w:eastAsia="zh-CN"/>
        </w:rPr>
        <w:t>目信息。</w:t>
      </w:r>
    </w:p>
    <w:p w:rsidR="00737AD2" w:rsidRDefault="00737AD2">
      <w:pPr>
        <w:spacing w:before="5" w:line="110" w:lineRule="exact"/>
        <w:rPr>
          <w:sz w:val="11"/>
          <w:szCs w:val="11"/>
          <w:lang w:eastAsia="zh-CN"/>
        </w:rPr>
      </w:pPr>
    </w:p>
    <w:p w:rsidR="00737AD2" w:rsidRDefault="007003A1">
      <w:pPr>
        <w:pStyle w:val="Heading3"/>
        <w:rPr>
          <w:lang w:eastAsia="zh-CN"/>
        </w:rPr>
      </w:pPr>
      <w:bookmarkStart w:id="64" w:name="分区组"/>
      <w:bookmarkStart w:id="65" w:name="_bookmark30"/>
      <w:bookmarkEnd w:id="64"/>
      <w:bookmarkEnd w:id="65"/>
      <w:r>
        <w:rPr>
          <w:lang w:eastAsia="zh-CN"/>
        </w:rPr>
        <w:t>分区组</w:t>
      </w:r>
    </w:p>
    <w:p w:rsidR="00737AD2" w:rsidRDefault="00737AD2">
      <w:pPr>
        <w:spacing w:before="2" w:line="200" w:lineRule="exact"/>
        <w:rPr>
          <w:sz w:val="20"/>
          <w:szCs w:val="20"/>
          <w:lang w:eastAsia="zh-CN"/>
        </w:rPr>
      </w:pPr>
    </w:p>
    <w:p w:rsidR="00737AD2" w:rsidRDefault="007003A1">
      <w:pPr>
        <w:pStyle w:val="BodyText"/>
        <w:spacing w:line="253" w:lineRule="auto"/>
        <w:ind w:left="613" w:right="268"/>
        <w:rPr>
          <w:lang w:eastAsia="zh-CN"/>
        </w:rPr>
      </w:pPr>
      <w:r>
        <w:rPr>
          <w:lang w:eastAsia="zh-CN"/>
        </w:rPr>
        <w:t>概念 分区组又被称为复制组，一个复制组内可以包含一个或多个数据节点（或编目节点），节点之间的数据使用</w:t>
      </w:r>
    </w:p>
    <w:p w:rsidR="00737AD2" w:rsidRDefault="007003A1">
      <w:pPr>
        <w:pStyle w:val="BodyText"/>
        <w:spacing w:line="225" w:lineRule="exact"/>
        <w:ind w:left="613"/>
        <w:rPr>
          <w:lang w:eastAsia="zh-CN"/>
        </w:rPr>
      </w:pPr>
      <w:r>
        <w:rPr>
          <w:lang w:eastAsia="zh-CN"/>
        </w:rPr>
        <w:t>异步日志复制机制，保持最终一致。</w:t>
      </w:r>
    </w:p>
    <w:p w:rsidR="00737AD2" w:rsidRDefault="00737AD2">
      <w:pPr>
        <w:spacing w:before="5" w:line="100" w:lineRule="exact"/>
        <w:rPr>
          <w:sz w:val="10"/>
          <w:szCs w:val="10"/>
          <w:lang w:eastAsia="zh-CN"/>
        </w:rPr>
      </w:pPr>
    </w:p>
    <w:p w:rsidR="00737AD2" w:rsidRDefault="007003A1">
      <w:pPr>
        <w:pStyle w:val="BodyText"/>
        <w:spacing w:line="168" w:lineRule="auto"/>
        <w:ind w:left="613" w:right="317"/>
        <w:rPr>
          <w:lang w:eastAsia="zh-CN"/>
        </w:rPr>
      </w:pPr>
      <w:r>
        <w:rPr>
          <w:w w:val="95"/>
          <w:lang w:eastAsia="zh-CN"/>
        </w:rPr>
        <w:t>分区组中所有的节点之间使用复制服务端口（replname参数）进行通讯，定期相互发送心跳信息以相互验证</w:t>
      </w:r>
      <w:r>
        <w:rPr>
          <w:lang w:eastAsia="zh-CN"/>
        </w:rPr>
        <w:t xml:space="preserve"> 状态。</w:t>
      </w:r>
    </w:p>
    <w:p w:rsidR="00737AD2" w:rsidRDefault="007003A1">
      <w:pPr>
        <w:pStyle w:val="BodyText"/>
        <w:spacing w:before="34"/>
        <w:ind w:left="613"/>
      </w:pPr>
      <w:r>
        <w:t>分区组结构如下图：</w:t>
      </w:r>
    </w:p>
    <w:p w:rsidR="00737AD2" w:rsidRDefault="00921398">
      <w:pPr>
        <w:spacing w:before="95"/>
        <w:ind w:left="613" w:right="11200"/>
        <w:rPr>
          <w:rFonts w:ascii="Times New Roman" w:eastAsia="Times New Roman" w:hAnsi="Times New Roman" w:cs="Times New Roman"/>
          <w:sz w:val="20"/>
          <w:szCs w:val="20"/>
        </w:rPr>
      </w:pPr>
      <w:r>
        <w:pict>
          <v:shape id="_x0000_i1041" type="#_x0000_t75" style="width:392.8pt;height:159.05pt;mso-position-horizontal-relative:char;mso-position-vertical-relative:line">
            <v:imagedata r:id="rId17" o:title=""/>
          </v:shape>
        </w:pict>
      </w:r>
    </w:p>
    <w:p w:rsidR="00737AD2" w:rsidRDefault="007003A1">
      <w:pPr>
        <w:pStyle w:val="BodyText"/>
        <w:spacing w:before="71"/>
        <w:ind w:left="613"/>
        <w:rPr>
          <w:lang w:eastAsia="zh-CN"/>
        </w:rPr>
      </w:pPr>
      <w:r>
        <w:rPr>
          <w:lang w:eastAsia="zh-CN"/>
        </w:rPr>
        <w:t>每个分区组内的节点有两种状态：</w:t>
      </w:r>
    </w:p>
    <w:p w:rsidR="00737AD2" w:rsidRDefault="00737AD2">
      <w:pPr>
        <w:spacing w:before="5" w:line="140" w:lineRule="exact"/>
        <w:rPr>
          <w:sz w:val="14"/>
          <w:szCs w:val="14"/>
          <w:lang w:eastAsia="zh-CN"/>
        </w:rPr>
      </w:pPr>
    </w:p>
    <w:p w:rsidR="00737AD2" w:rsidRDefault="007003A1">
      <w:pPr>
        <w:pStyle w:val="BodyText"/>
        <w:tabs>
          <w:tab w:val="left" w:pos="5909"/>
        </w:tabs>
        <w:spacing w:line="168" w:lineRule="auto"/>
        <w:ind w:left="5910" w:right="630" w:hanging="4737"/>
        <w:jc w:val="both"/>
        <w:rPr>
          <w:lang w:eastAsia="zh-CN"/>
        </w:rPr>
      </w:pPr>
      <w:r>
        <w:rPr>
          <w:lang w:eastAsia="zh-CN"/>
        </w:rPr>
        <w:t>主节点</w:t>
      </w:r>
      <w:r>
        <w:rPr>
          <w:lang w:eastAsia="zh-CN"/>
        </w:rPr>
        <w:tab/>
        <w:t>主节点可作读写操作。所有写入的数据会同步 写入日志文件，日志文件中的日志信息会异步 写入从节点。</w:t>
      </w:r>
    </w:p>
    <w:p w:rsidR="00737AD2" w:rsidRDefault="00737AD2">
      <w:pPr>
        <w:spacing w:line="120" w:lineRule="exact"/>
        <w:rPr>
          <w:sz w:val="12"/>
          <w:szCs w:val="12"/>
          <w:lang w:eastAsia="zh-CN"/>
        </w:rPr>
      </w:pPr>
    </w:p>
    <w:p w:rsidR="00737AD2" w:rsidRDefault="007003A1">
      <w:pPr>
        <w:pStyle w:val="BodyText"/>
        <w:tabs>
          <w:tab w:val="left" w:pos="5909"/>
        </w:tabs>
        <w:spacing w:line="168" w:lineRule="auto"/>
        <w:ind w:left="5910" w:right="630" w:hanging="4737"/>
        <w:jc w:val="both"/>
        <w:rPr>
          <w:lang w:eastAsia="zh-CN"/>
        </w:rPr>
      </w:pPr>
      <w:r>
        <w:rPr>
          <w:lang w:eastAsia="zh-CN"/>
        </w:rPr>
        <w:t>从节点</w:t>
      </w:r>
      <w:r>
        <w:rPr>
          <w:lang w:eastAsia="zh-CN"/>
        </w:rPr>
        <w:tab/>
        <w:t>从节点可作只读操作。所有主节点写入的数据 会异步写入从节点。因此从节点与主节点之间 可能存在暂时的数据不一致，但是复制机制可 以保证数据的最终一致性。</w:t>
      </w:r>
    </w:p>
    <w:p w:rsidR="00737AD2" w:rsidRDefault="007003A1">
      <w:pPr>
        <w:pStyle w:val="BodyText"/>
        <w:spacing w:before="94" w:line="309" w:lineRule="auto"/>
        <w:ind w:left="613" w:right="4547"/>
        <w:rPr>
          <w:lang w:eastAsia="zh-CN"/>
        </w:rPr>
      </w:pPr>
      <w:r>
        <w:rPr>
          <w:lang w:eastAsia="zh-CN"/>
        </w:rPr>
        <w:t xml:space="preserve">分区组通过数据复制，读写分离与选举机制实现高可用。 </w:t>
      </w:r>
      <w:bookmarkStart w:id="66" w:name="选举"/>
      <w:bookmarkEnd w:id="66"/>
      <w:r>
        <w:rPr>
          <w:lang w:eastAsia="zh-CN"/>
        </w:rPr>
        <w:t>选举</w:t>
      </w:r>
    </w:p>
    <w:p w:rsidR="00737AD2" w:rsidRDefault="00737AD2">
      <w:pPr>
        <w:spacing w:before="2" w:line="120" w:lineRule="exact"/>
        <w:rPr>
          <w:sz w:val="12"/>
          <w:szCs w:val="12"/>
          <w:lang w:eastAsia="zh-CN"/>
        </w:rPr>
      </w:pPr>
    </w:p>
    <w:p w:rsidR="00737AD2" w:rsidRDefault="007003A1">
      <w:pPr>
        <w:pStyle w:val="BodyText"/>
        <w:spacing w:line="253" w:lineRule="auto"/>
        <w:ind w:left="613" w:right="268"/>
        <w:rPr>
          <w:lang w:eastAsia="zh-CN"/>
        </w:rPr>
      </w:pPr>
      <w:r>
        <w:rPr>
          <w:lang w:eastAsia="zh-CN"/>
        </w:rPr>
        <w:t>概念 选举机制保障分区组中随时存在一个主节点。当该主节点宕机后会在其余从节点之间自动选举出主节点，进</w:t>
      </w:r>
    </w:p>
    <w:p w:rsidR="00737AD2" w:rsidRDefault="007003A1">
      <w:pPr>
        <w:pStyle w:val="BodyText"/>
        <w:spacing w:line="225" w:lineRule="exact"/>
        <w:ind w:left="613"/>
        <w:rPr>
          <w:lang w:eastAsia="zh-CN"/>
        </w:rPr>
      </w:pPr>
      <w:r>
        <w:rPr>
          <w:lang w:eastAsia="zh-CN"/>
        </w:rPr>
        <w:t>行读写操作。</w:t>
      </w:r>
    </w:p>
    <w:p w:rsidR="00737AD2" w:rsidRDefault="00737AD2">
      <w:pPr>
        <w:spacing w:before="5" w:line="100" w:lineRule="exact"/>
        <w:rPr>
          <w:sz w:val="10"/>
          <w:szCs w:val="10"/>
          <w:lang w:eastAsia="zh-CN"/>
        </w:rPr>
      </w:pPr>
    </w:p>
    <w:p w:rsidR="00737AD2" w:rsidRDefault="007003A1">
      <w:pPr>
        <w:pStyle w:val="BodyText"/>
        <w:spacing w:line="168" w:lineRule="auto"/>
        <w:ind w:left="613" w:right="268"/>
        <w:rPr>
          <w:lang w:eastAsia="zh-CN"/>
        </w:rPr>
      </w:pPr>
      <w:r>
        <w:rPr>
          <w:lang w:eastAsia="zh-CN"/>
        </w:rPr>
        <w:t>选举机制的核心为节点状态监测。分区组内所有的节点定期向组内其他成员发送自身状态，因此当主节点宕 机后，所有的从节点间会进行投票，当时最匹配原主节点的节点即当选新的主节点。</w:t>
      </w:r>
    </w:p>
    <w:p w:rsidR="00737AD2" w:rsidRDefault="00737AD2">
      <w:pPr>
        <w:spacing w:line="168" w:lineRule="auto"/>
        <w:rPr>
          <w:lang w:eastAsia="zh-CN"/>
        </w:rPr>
        <w:sectPr w:rsidR="00737AD2">
          <w:pgSz w:w="12240" w:h="15840"/>
          <w:pgMar w:top="900" w:right="680" w:bottom="280" w:left="1020" w:header="713" w:footer="0" w:gutter="0"/>
          <w:cols w:space="720"/>
        </w:sectPr>
      </w:pPr>
    </w:p>
    <w:p w:rsidR="00737AD2" w:rsidRDefault="00737AD2">
      <w:pPr>
        <w:spacing w:before="1" w:line="240" w:lineRule="exact"/>
        <w:rPr>
          <w:sz w:val="24"/>
          <w:szCs w:val="24"/>
          <w:lang w:eastAsia="zh-CN"/>
        </w:rPr>
      </w:pPr>
    </w:p>
    <w:p w:rsidR="00737AD2" w:rsidRDefault="00921398">
      <w:pPr>
        <w:ind w:left="933" w:right="11520"/>
        <w:rPr>
          <w:rFonts w:ascii="Times New Roman" w:eastAsia="Times New Roman" w:hAnsi="Times New Roman" w:cs="Times New Roman"/>
          <w:sz w:val="20"/>
          <w:szCs w:val="20"/>
        </w:rPr>
      </w:pPr>
      <w:r>
        <w:pict>
          <v:shape id="_x0000_i1042" type="#_x0000_t75" style="width:349.25pt;height:174.1pt;mso-position-horizontal-relative:char;mso-position-vertical-relative:line">
            <v:imagedata r:id="rId18" o:title=""/>
          </v:shape>
        </w:pict>
      </w:r>
    </w:p>
    <w:p w:rsidR="00737AD2" w:rsidRDefault="00737AD2">
      <w:pPr>
        <w:spacing w:before="1" w:line="100" w:lineRule="exact"/>
        <w:rPr>
          <w:sz w:val="10"/>
          <w:szCs w:val="10"/>
        </w:rPr>
      </w:pPr>
    </w:p>
    <w:p w:rsidR="00737AD2" w:rsidRDefault="007003A1">
      <w:pPr>
        <w:pStyle w:val="BodyText"/>
        <w:spacing w:before="56" w:line="168" w:lineRule="auto"/>
        <w:rPr>
          <w:lang w:eastAsia="zh-CN"/>
        </w:rPr>
      </w:pPr>
      <w:r>
        <w:rPr>
          <w:w w:val="95"/>
          <w:lang w:eastAsia="zh-CN"/>
        </w:rPr>
        <w:t>选举成功的前提条件为组内必须拥有超过半数以上的节点参与投票，否则为了避免“双活”问题（同时存在两</w:t>
      </w:r>
      <w:r>
        <w:rPr>
          <w:lang w:eastAsia="zh-CN"/>
        </w:rPr>
        <w:t xml:space="preserve"> 个主节点）将无法进行选举。</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lang w:eastAsia="zh-CN"/>
        </w:rPr>
        <w:t>任何时刻如果组内成员不足半数，则当前的主节点会自动降级为从节点，同时断开当前节点的所有用户连 接。</w:t>
      </w:r>
    </w:p>
    <w:p w:rsidR="00737AD2" w:rsidRDefault="007003A1">
      <w:pPr>
        <w:pStyle w:val="BodyText"/>
        <w:spacing w:before="34" w:line="309" w:lineRule="auto"/>
        <w:ind w:right="1074"/>
        <w:rPr>
          <w:lang w:eastAsia="zh-CN"/>
        </w:rPr>
      </w:pPr>
      <w:r>
        <w:rPr>
          <w:lang w:eastAsia="zh-CN"/>
        </w:rPr>
        <w:t>当一个新的节点加入现存的分区组，或者某个故障节点重新加入分区组后，会进行</w:t>
      </w:r>
      <w:hyperlink w:anchor="_bookmark31" w:history="1">
        <w:r>
          <w:rPr>
            <w:color w:val="0000FF"/>
            <w:lang w:eastAsia="zh-CN"/>
          </w:rPr>
          <w:t>数据同步</w:t>
        </w:r>
      </w:hyperlink>
      <w:r>
        <w:rPr>
          <w:color w:val="000000"/>
          <w:lang w:eastAsia="zh-CN"/>
        </w:rPr>
        <w:t xml:space="preserve">。 </w:t>
      </w:r>
      <w:bookmarkStart w:id="67" w:name="复制"/>
      <w:bookmarkEnd w:id="67"/>
      <w:r>
        <w:rPr>
          <w:color w:val="000000"/>
          <w:lang w:eastAsia="zh-CN"/>
        </w:rPr>
        <w:t>复制</w:t>
      </w:r>
    </w:p>
    <w:p w:rsidR="00737AD2" w:rsidRDefault="00737AD2">
      <w:pPr>
        <w:spacing w:before="2" w:line="120" w:lineRule="exact"/>
        <w:rPr>
          <w:sz w:val="12"/>
          <w:szCs w:val="12"/>
          <w:lang w:eastAsia="zh-CN"/>
        </w:rPr>
      </w:pPr>
    </w:p>
    <w:p w:rsidR="00737AD2" w:rsidRDefault="007003A1">
      <w:pPr>
        <w:pStyle w:val="BodyText"/>
        <w:spacing w:line="253" w:lineRule="auto"/>
        <w:ind w:right="4943"/>
        <w:rPr>
          <w:lang w:eastAsia="zh-CN"/>
        </w:rPr>
      </w:pPr>
      <w:r>
        <w:rPr>
          <w:lang w:eastAsia="zh-CN"/>
        </w:rPr>
        <w:t>概念 数据复制为分区组中节点之间的相互同步的机制。</w:t>
      </w:r>
    </w:p>
    <w:p w:rsidR="00737AD2" w:rsidRDefault="007003A1">
      <w:pPr>
        <w:pStyle w:val="BodyText"/>
        <w:spacing w:before="90" w:line="168" w:lineRule="auto"/>
        <w:rPr>
          <w:lang w:eastAsia="zh-CN"/>
        </w:rPr>
      </w:pPr>
      <w:r>
        <w:rPr>
          <w:w w:val="95"/>
          <w:lang w:eastAsia="zh-CN"/>
        </w:rPr>
        <w:t>在数据节点和编目节点中，任何数据增删改操作均会写入日志。SequoiaDB会首先将日志写入日志缓冲</w:t>
      </w:r>
      <w:r>
        <w:rPr>
          <w:lang w:eastAsia="zh-CN"/>
        </w:rPr>
        <w:t xml:space="preserve"> 区，然后将其异步写入本地磁盘。</w:t>
      </w:r>
    </w:p>
    <w:p w:rsidR="00737AD2" w:rsidRDefault="007003A1">
      <w:pPr>
        <w:pStyle w:val="BodyText"/>
        <w:spacing w:before="34"/>
        <w:rPr>
          <w:lang w:eastAsia="zh-CN"/>
        </w:rPr>
      </w:pPr>
      <w:r>
        <w:rPr>
          <w:lang w:eastAsia="zh-CN"/>
        </w:rPr>
        <w:t>每个数据复制会在两个节点间进行：</w:t>
      </w:r>
    </w:p>
    <w:p w:rsidR="00737AD2" w:rsidRDefault="00737AD2">
      <w:pPr>
        <w:spacing w:before="5" w:line="140" w:lineRule="exact"/>
        <w:rPr>
          <w:sz w:val="14"/>
          <w:szCs w:val="14"/>
          <w:lang w:eastAsia="zh-CN"/>
        </w:rPr>
      </w:pPr>
    </w:p>
    <w:p w:rsidR="00737AD2" w:rsidRDefault="007003A1">
      <w:pPr>
        <w:pStyle w:val="BodyText"/>
        <w:tabs>
          <w:tab w:val="left" w:pos="6229"/>
        </w:tabs>
        <w:spacing w:line="168" w:lineRule="auto"/>
        <w:ind w:left="6230" w:right="210" w:hanging="4737"/>
        <w:rPr>
          <w:lang w:eastAsia="zh-CN"/>
        </w:rPr>
      </w:pPr>
      <w:r>
        <w:rPr>
          <w:lang w:eastAsia="zh-CN"/>
        </w:rPr>
        <w:t>源节点</w:t>
      </w:r>
      <w:r>
        <w:rPr>
          <w:lang w:eastAsia="zh-CN"/>
        </w:rPr>
        <w:tab/>
        <w:t>为包含新数据的节点。主节点并不一定永远是 复制的源节点。</w:t>
      </w:r>
    </w:p>
    <w:p w:rsidR="00737AD2" w:rsidRDefault="007003A1">
      <w:pPr>
        <w:pStyle w:val="BodyText"/>
        <w:tabs>
          <w:tab w:val="left" w:pos="6229"/>
        </w:tabs>
        <w:spacing w:before="34"/>
        <w:ind w:left="1493"/>
        <w:rPr>
          <w:lang w:eastAsia="zh-CN"/>
        </w:rPr>
      </w:pPr>
      <w:r>
        <w:rPr>
          <w:lang w:eastAsia="zh-CN"/>
        </w:rPr>
        <w:t>目标节点</w:t>
      </w:r>
      <w:r>
        <w:rPr>
          <w:lang w:eastAsia="zh-CN"/>
        </w:rPr>
        <w:tab/>
        <w:t>为请求进行数据复制的节点。</w:t>
      </w:r>
    </w:p>
    <w:p w:rsidR="00737AD2" w:rsidRDefault="00737AD2">
      <w:pPr>
        <w:spacing w:before="5" w:line="160" w:lineRule="exact"/>
        <w:rPr>
          <w:sz w:val="16"/>
          <w:szCs w:val="16"/>
          <w:lang w:eastAsia="zh-CN"/>
        </w:rPr>
      </w:pPr>
    </w:p>
    <w:p w:rsidR="00737AD2" w:rsidRDefault="007003A1">
      <w:pPr>
        <w:pStyle w:val="BodyText"/>
        <w:spacing w:line="168" w:lineRule="auto"/>
        <w:rPr>
          <w:lang w:eastAsia="zh-CN"/>
        </w:rPr>
      </w:pPr>
      <w:r>
        <w:rPr>
          <w:lang w:eastAsia="zh-CN"/>
        </w:rPr>
        <w:t>复制过程中，目标节点选择一个与其最接近的节点，然后向其发送一个复制请求。源节点接到复制请求 后，会将目标节点请求的同步点之后的日志记录打包并发送给目标节点，目标节点接收到数据包后会重新处 理日志中的所有操作。</w:t>
      </w:r>
    </w:p>
    <w:p w:rsidR="00737AD2" w:rsidRDefault="007003A1">
      <w:pPr>
        <w:pStyle w:val="BodyText"/>
        <w:spacing w:before="34"/>
        <w:rPr>
          <w:lang w:eastAsia="zh-CN"/>
        </w:rPr>
      </w:pPr>
      <w:r>
        <w:rPr>
          <w:lang w:eastAsia="zh-CN"/>
        </w:rPr>
        <w:t>节点之间的复制有两个状态：</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对等状态（PEER）：当目标节点请求的日志依然存在于源节点的日志缓冲区中，两节点之间为对等状态</w:t>
      </w:r>
    </w:p>
    <w:p w:rsidR="00737AD2" w:rsidRDefault="007003A1">
      <w:pPr>
        <w:pStyle w:val="BodyText"/>
        <w:tabs>
          <w:tab w:val="left" w:pos="1217"/>
        </w:tabs>
        <w:spacing w:before="36" w:line="171" w:lineRule="auto"/>
        <w:ind w:left="1217" w:right="136"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远程追赶状态（Remote     </w:t>
      </w:r>
      <w:r>
        <w:rPr>
          <w:spacing w:val="55"/>
          <w:w w:val="95"/>
          <w:position w:val="1"/>
          <w:lang w:eastAsia="zh-CN"/>
        </w:rPr>
        <w:t xml:space="preserve"> </w:t>
      </w:r>
      <w:r>
        <w:rPr>
          <w:w w:val="95"/>
          <w:position w:val="1"/>
          <w:lang w:eastAsia="zh-CN"/>
        </w:rPr>
        <w:t>Catchup）：当目标节点请求的日志不存在于源节点的日志缓冲区中，但依然存</w:t>
      </w:r>
      <w:r>
        <w:rPr>
          <w:position w:val="1"/>
          <w:lang w:eastAsia="zh-CN"/>
        </w:rPr>
        <w:t xml:space="preserve"> </w:t>
      </w:r>
      <w:r>
        <w:rPr>
          <w:lang w:eastAsia="zh-CN"/>
        </w:rPr>
        <w:t>在于源节点的日志文件中，两节点之间为远程追赶状态</w:t>
      </w:r>
    </w:p>
    <w:p w:rsidR="00737AD2" w:rsidRDefault="007003A1">
      <w:pPr>
        <w:pStyle w:val="BodyText"/>
        <w:spacing w:before="53" w:line="253" w:lineRule="auto"/>
        <w:rPr>
          <w:lang w:eastAsia="zh-CN"/>
        </w:rPr>
      </w:pPr>
      <w:r>
        <w:rPr>
          <w:lang w:eastAsia="zh-CN"/>
        </w:rPr>
        <w:t>如果目标节点请求的日志已经不再存在于源节点的日志文件中，目标节点则进入</w:t>
      </w:r>
      <w:hyperlink w:anchor="_bookmark31" w:history="1">
        <w:r>
          <w:rPr>
            <w:color w:val="0000FF"/>
            <w:lang w:eastAsia="zh-CN"/>
          </w:rPr>
          <w:t>恢复同步</w:t>
        </w:r>
      </w:hyperlink>
      <w:r>
        <w:rPr>
          <w:color w:val="000000"/>
          <w:lang w:eastAsia="zh-CN"/>
        </w:rPr>
        <w:t>状态。 当两节点处于对等状态时，同步请求在源节点可以直接从内存中获取数据，因此目标节点选择复制源节点</w:t>
      </w:r>
    </w:p>
    <w:p w:rsidR="00737AD2" w:rsidRDefault="007003A1">
      <w:pPr>
        <w:pStyle w:val="BodyText"/>
        <w:spacing w:line="225" w:lineRule="exact"/>
        <w:rPr>
          <w:lang w:eastAsia="zh-CN"/>
        </w:rPr>
      </w:pPr>
      <w:r>
        <w:rPr>
          <w:lang w:eastAsia="zh-CN"/>
        </w:rPr>
        <w:t>时，总会尝试选择距离自己当前日志点最近的数据节点，使其所包含的日志尽量坐落在内存中。</w:t>
      </w:r>
    </w:p>
    <w:p w:rsidR="00737AD2" w:rsidRDefault="007003A1">
      <w:pPr>
        <w:pStyle w:val="BodyText"/>
        <w:spacing w:before="98"/>
        <w:rPr>
          <w:lang w:eastAsia="zh-CN"/>
        </w:rPr>
      </w:pPr>
      <w:bookmarkStart w:id="68" w:name="全量同步"/>
      <w:bookmarkStart w:id="69" w:name="_bookmark31"/>
      <w:bookmarkEnd w:id="68"/>
      <w:bookmarkEnd w:id="69"/>
      <w:r>
        <w:rPr>
          <w:lang w:eastAsia="zh-CN"/>
        </w:rPr>
        <w:t>全量同步</w:t>
      </w:r>
    </w:p>
    <w:p w:rsidR="00737AD2" w:rsidRDefault="00737AD2">
      <w:pPr>
        <w:spacing w:before="9" w:line="190" w:lineRule="exact"/>
        <w:rPr>
          <w:sz w:val="19"/>
          <w:szCs w:val="19"/>
          <w:lang w:eastAsia="zh-CN"/>
        </w:rPr>
      </w:pPr>
    </w:p>
    <w:p w:rsidR="00737AD2" w:rsidRDefault="007003A1">
      <w:pPr>
        <w:pStyle w:val="BodyText"/>
        <w:spacing w:line="253" w:lineRule="auto"/>
        <w:rPr>
          <w:lang w:eastAsia="zh-CN"/>
        </w:rPr>
      </w:pPr>
      <w:r>
        <w:rPr>
          <w:lang w:eastAsia="zh-CN"/>
        </w:rPr>
        <w:t>概念 在分区组内，当一个新的节点加入分区组，或者故障节点重新加入分区组，需要进行数据全量同步，以保障</w:t>
      </w:r>
    </w:p>
    <w:p w:rsidR="00737AD2" w:rsidRDefault="007003A1">
      <w:pPr>
        <w:pStyle w:val="BodyText"/>
        <w:spacing w:line="225" w:lineRule="exact"/>
        <w:rPr>
          <w:lang w:eastAsia="zh-CN"/>
        </w:rPr>
      </w:pPr>
      <w:r>
        <w:rPr>
          <w:lang w:eastAsia="zh-CN"/>
        </w:rPr>
        <w:t>新的节点与现有节点之间数据的一致性。</w:t>
      </w:r>
    </w:p>
    <w:p w:rsidR="00737AD2" w:rsidRDefault="007003A1">
      <w:pPr>
        <w:pStyle w:val="BodyText"/>
        <w:spacing w:before="18"/>
        <w:rPr>
          <w:lang w:eastAsia="zh-CN"/>
        </w:rPr>
      </w:pPr>
      <w:r>
        <w:rPr>
          <w:lang w:eastAsia="zh-CN"/>
        </w:rPr>
        <w:t>在进行数据全量同步时有两个节点参与：</w:t>
      </w:r>
    </w:p>
    <w:p w:rsidR="00737AD2" w:rsidRDefault="00737AD2">
      <w:pPr>
        <w:rPr>
          <w:lang w:eastAsia="zh-CN"/>
        </w:rPr>
        <w:sectPr w:rsidR="00737AD2">
          <w:pgSz w:w="12240" w:h="15840"/>
          <w:pgMar w:top="900" w:right="1100" w:bottom="280" w:left="700" w:header="713" w:footer="0" w:gutter="0"/>
          <w:cols w:space="720"/>
        </w:sectPr>
      </w:pPr>
    </w:p>
    <w:p w:rsidR="00737AD2" w:rsidRDefault="00737AD2">
      <w:pPr>
        <w:spacing w:before="4" w:line="190" w:lineRule="exact"/>
        <w:rPr>
          <w:sz w:val="19"/>
          <w:szCs w:val="19"/>
          <w:lang w:eastAsia="zh-CN"/>
        </w:rPr>
      </w:pPr>
    </w:p>
    <w:p w:rsidR="00737AD2" w:rsidRDefault="007003A1">
      <w:pPr>
        <w:pStyle w:val="BodyText"/>
        <w:tabs>
          <w:tab w:val="left" w:pos="5909"/>
        </w:tabs>
        <w:spacing w:before="56" w:line="168" w:lineRule="auto"/>
        <w:ind w:left="5910" w:right="630" w:hanging="4737"/>
        <w:jc w:val="both"/>
        <w:rPr>
          <w:lang w:eastAsia="zh-CN"/>
        </w:rPr>
      </w:pPr>
      <w:r>
        <w:rPr>
          <w:lang w:eastAsia="zh-CN"/>
        </w:rPr>
        <w:t>源节点</w:t>
      </w:r>
      <w:r>
        <w:rPr>
          <w:lang w:eastAsia="zh-CN"/>
        </w:rPr>
        <w:tab/>
        <w:t>为包含有效数据的节点。主节点并不一定永远 是同步的源节点。任何与主节点处于同步状态 的从节点均可作为源节点进行数据同步。（目 前只能主节点作为同步源节点）</w:t>
      </w:r>
    </w:p>
    <w:p w:rsidR="00737AD2" w:rsidRDefault="00737AD2">
      <w:pPr>
        <w:spacing w:line="120" w:lineRule="exact"/>
        <w:rPr>
          <w:sz w:val="12"/>
          <w:szCs w:val="12"/>
          <w:lang w:eastAsia="zh-CN"/>
        </w:rPr>
      </w:pPr>
    </w:p>
    <w:p w:rsidR="00737AD2" w:rsidRDefault="007003A1">
      <w:pPr>
        <w:pStyle w:val="BodyText"/>
        <w:tabs>
          <w:tab w:val="left" w:pos="5909"/>
        </w:tabs>
        <w:spacing w:line="168" w:lineRule="auto"/>
        <w:ind w:left="5910" w:right="630" w:hanging="4737"/>
        <w:jc w:val="both"/>
        <w:rPr>
          <w:lang w:eastAsia="zh-CN"/>
        </w:rPr>
      </w:pPr>
      <w:r>
        <w:rPr>
          <w:lang w:eastAsia="zh-CN"/>
        </w:rPr>
        <w:t>目标节点</w:t>
      </w:r>
      <w:r>
        <w:rPr>
          <w:lang w:eastAsia="zh-CN"/>
        </w:rPr>
        <w:tab/>
        <w:t>为新加入组，或重新入组的故障节点。同步时 该节点下原有的数据会被废弃。</w:t>
      </w:r>
    </w:p>
    <w:p w:rsidR="00737AD2" w:rsidRDefault="00737AD2">
      <w:pPr>
        <w:spacing w:before="11" w:line="200" w:lineRule="exact"/>
        <w:rPr>
          <w:sz w:val="20"/>
          <w:szCs w:val="20"/>
          <w:lang w:eastAsia="zh-CN"/>
        </w:rPr>
      </w:pPr>
    </w:p>
    <w:p w:rsidR="00737AD2" w:rsidRDefault="00921398">
      <w:pPr>
        <w:ind w:left="613" w:right="11200"/>
        <w:rPr>
          <w:rFonts w:ascii="Times New Roman" w:eastAsia="Times New Roman" w:hAnsi="Times New Roman" w:cs="Times New Roman"/>
          <w:sz w:val="20"/>
          <w:szCs w:val="20"/>
        </w:rPr>
      </w:pPr>
      <w:r>
        <w:pict>
          <v:shape id="_x0000_i1043" type="#_x0000_t75" style="width:357.85pt;height:160.1pt;mso-position-horizontal-relative:char;mso-position-vertical-relative:line">
            <v:imagedata r:id="rId19" o:title=""/>
          </v:shape>
        </w:pict>
      </w:r>
    </w:p>
    <w:p w:rsidR="00737AD2" w:rsidRDefault="00737AD2">
      <w:pPr>
        <w:spacing w:before="7" w:line="150" w:lineRule="exact"/>
        <w:rPr>
          <w:sz w:val="15"/>
          <w:szCs w:val="15"/>
        </w:rPr>
      </w:pPr>
    </w:p>
    <w:p w:rsidR="00737AD2" w:rsidRDefault="007003A1">
      <w:pPr>
        <w:pStyle w:val="BodyText"/>
        <w:spacing w:line="168" w:lineRule="auto"/>
        <w:ind w:left="613" w:right="268"/>
        <w:rPr>
          <w:lang w:eastAsia="zh-CN"/>
        </w:rPr>
      </w:pPr>
      <w:r>
        <w:rPr>
          <w:lang w:eastAsia="zh-CN"/>
        </w:rPr>
        <w:t>全量同步发生时，目标节点会定期向源节点请求数据。源节点将数据打包后作为大数据块发送给目标节点。 当目标节点重做该数据块内所有数据后，向源节点请求新的数据块。</w:t>
      </w:r>
    </w:p>
    <w:p w:rsidR="00737AD2" w:rsidRDefault="00737AD2">
      <w:pPr>
        <w:spacing w:line="120" w:lineRule="exact"/>
        <w:rPr>
          <w:sz w:val="12"/>
          <w:szCs w:val="12"/>
          <w:lang w:eastAsia="zh-CN"/>
        </w:rPr>
      </w:pPr>
    </w:p>
    <w:p w:rsidR="00737AD2" w:rsidRDefault="007003A1">
      <w:pPr>
        <w:pStyle w:val="BodyText"/>
        <w:spacing w:line="168" w:lineRule="auto"/>
        <w:ind w:left="613" w:right="268"/>
        <w:rPr>
          <w:lang w:eastAsia="zh-CN"/>
        </w:rPr>
      </w:pPr>
      <w:r>
        <w:rPr>
          <w:lang w:eastAsia="zh-CN"/>
        </w:rPr>
        <w:t>为保障源节点在同步时可进行写操作，所有已经被发送给目标节点的数据页如果被更改，其更新会被同步到 目标节点，以保障全量同步过程中更新的数据不会损失。</w:t>
      </w:r>
    </w:p>
    <w:p w:rsidR="00737AD2" w:rsidRDefault="00737AD2">
      <w:pPr>
        <w:spacing w:before="1" w:line="130" w:lineRule="exact"/>
        <w:rPr>
          <w:sz w:val="13"/>
          <w:szCs w:val="13"/>
          <w:lang w:eastAsia="zh-CN"/>
        </w:rPr>
      </w:pPr>
    </w:p>
    <w:p w:rsidR="00737AD2" w:rsidRDefault="007003A1">
      <w:pPr>
        <w:pStyle w:val="Heading3"/>
        <w:rPr>
          <w:lang w:eastAsia="zh-CN"/>
        </w:rPr>
      </w:pPr>
      <w:bookmarkStart w:id="70" w:name="数据分区"/>
      <w:bookmarkStart w:id="71" w:name="_bookmark32"/>
      <w:bookmarkEnd w:id="70"/>
      <w:bookmarkEnd w:id="71"/>
      <w:r>
        <w:rPr>
          <w:lang w:eastAsia="zh-CN"/>
        </w:rPr>
        <w:t>数据分区</w:t>
      </w:r>
    </w:p>
    <w:p w:rsidR="00737AD2" w:rsidRDefault="007003A1">
      <w:pPr>
        <w:pStyle w:val="BodyText"/>
        <w:spacing w:before="21" w:line="253" w:lineRule="auto"/>
        <w:ind w:left="613" w:right="691"/>
        <w:rPr>
          <w:lang w:eastAsia="zh-CN"/>
        </w:rPr>
      </w:pPr>
      <w:r>
        <w:rPr>
          <w:lang w:eastAsia="zh-CN"/>
        </w:rPr>
        <w:t>水平分区</w:t>
      </w:r>
      <w:r>
        <w:rPr>
          <w:spacing w:val="-7"/>
          <w:lang w:eastAsia="zh-CN"/>
        </w:rPr>
        <w:t xml:space="preserve"> </w:t>
      </w:r>
      <w:r>
        <w:rPr>
          <w:lang w:eastAsia="zh-CN"/>
        </w:rPr>
        <w:t xml:space="preserve">水平分区又称为数据库分区或横向分区。 </w:t>
      </w:r>
      <w:r>
        <w:rPr>
          <w:w w:val="95"/>
          <w:lang w:eastAsia="zh-CN"/>
        </w:rPr>
        <w:t>在SequoiaDB集群环境中，用户可以通过将一个集合中的数据切分到多个复制组中，以达到并行计算的目</w:t>
      </w:r>
    </w:p>
    <w:p w:rsidR="00737AD2" w:rsidRDefault="007003A1">
      <w:pPr>
        <w:pStyle w:val="BodyText"/>
        <w:spacing w:line="225" w:lineRule="exact"/>
        <w:ind w:left="613"/>
        <w:rPr>
          <w:lang w:eastAsia="zh-CN"/>
        </w:rPr>
      </w:pPr>
      <w:r>
        <w:rPr>
          <w:lang w:eastAsia="zh-CN"/>
        </w:rPr>
        <w:t>的，此数据切分称为水平分区。水平分区是按一定的条件把全局关系的所有元组划分成若干不相交的子</w:t>
      </w:r>
    </w:p>
    <w:p w:rsidR="00737AD2" w:rsidRDefault="007003A1">
      <w:pPr>
        <w:pStyle w:val="BodyText"/>
        <w:spacing w:line="240" w:lineRule="exact"/>
        <w:ind w:left="613"/>
        <w:rPr>
          <w:lang w:eastAsia="zh-CN"/>
        </w:rPr>
      </w:pPr>
      <w:r>
        <w:rPr>
          <w:lang w:eastAsia="zh-CN"/>
        </w:rPr>
        <w:t>集，每个子集为关系的一个片段，称为分区；一个分区只能存在于一个复制组中，但一个复制组可以承载多</w:t>
      </w:r>
    </w:p>
    <w:p w:rsidR="00737AD2" w:rsidRDefault="007003A1">
      <w:pPr>
        <w:pStyle w:val="BodyText"/>
        <w:spacing w:line="240" w:lineRule="exact"/>
        <w:ind w:left="613"/>
        <w:rPr>
          <w:lang w:eastAsia="zh-CN"/>
        </w:rPr>
      </w:pPr>
      <w:r>
        <w:rPr>
          <w:lang w:eastAsia="zh-CN"/>
        </w:rPr>
        <w:t>个分区；分区在复制组之间可以通过水平切分操作进行移动。</w:t>
      </w:r>
    </w:p>
    <w:p w:rsidR="00737AD2" w:rsidRDefault="00921398">
      <w:pPr>
        <w:spacing w:before="95"/>
        <w:ind w:left="613" w:right="11200"/>
        <w:rPr>
          <w:rFonts w:ascii="Times New Roman" w:eastAsia="Times New Roman" w:hAnsi="Times New Roman" w:cs="Times New Roman"/>
          <w:sz w:val="20"/>
          <w:szCs w:val="20"/>
        </w:rPr>
      </w:pPr>
      <w:r>
        <w:pict>
          <v:shape id="_x0000_i1044" type="#_x0000_t75" style="width:318.65pt;height:139.7pt;mso-position-horizontal-relative:char;mso-position-vertical-relative:line">
            <v:imagedata r:id="rId30" o:title=""/>
          </v:shape>
        </w:pict>
      </w:r>
    </w:p>
    <w:p w:rsidR="00737AD2" w:rsidRDefault="007003A1">
      <w:pPr>
        <w:pStyle w:val="BodyText"/>
        <w:spacing w:before="71" w:line="253" w:lineRule="auto"/>
        <w:ind w:left="613" w:right="691"/>
        <w:rPr>
          <w:lang w:eastAsia="zh-CN"/>
        </w:rPr>
      </w:pPr>
      <w:r>
        <w:rPr>
          <w:lang w:eastAsia="zh-CN"/>
        </w:rPr>
        <w:t>垂直分区</w:t>
      </w:r>
      <w:r>
        <w:rPr>
          <w:spacing w:val="-7"/>
          <w:lang w:eastAsia="zh-CN"/>
        </w:rPr>
        <w:t xml:space="preserve"> </w:t>
      </w:r>
      <w:r>
        <w:rPr>
          <w:lang w:eastAsia="zh-CN"/>
        </w:rPr>
        <w:t xml:space="preserve">垂直分区又称为集合分区或纵向分区。 </w:t>
      </w:r>
      <w:r>
        <w:rPr>
          <w:w w:val="95"/>
          <w:lang w:eastAsia="zh-CN"/>
        </w:rPr>
        <w:t>在SequoiaDB集群环境中，用户也可以将一个集合全局关系的属性分成若干子集，并在这些子集上作投影运</w:t>
      </w:r>
    </w:p>
    <w:p w:rsidR="00737AD2" w:rsidRDefault="007003A1">
      <w:pPr>
        <w:pStyle w:val="BodyText"/>
        <w:spacing w:line="225" w:lineRule="exact"/>
        <w:ind w:left="613"/>
        <w:rPr>
          <w:lang w:eastAsia="zh-CN"/>
        </w:rPr>
      </w:pPr>
      <w:r>
        <w:rPr>
          <w:lang w:eastAsia="zh-CN"/>
        </w:rPr>
        <w:t>算，将这些子集映射到另外的集合上，从而实现集合关系的垂直切分；该集合称之为主集合，每个切分的子</w:t>
      </w:r>
    </w:p>
    <w:p w:rsidR="00737AD2" w:rsidRDefault="007003A1">
      <w:pPr>
        <w:pStyle w:val="BodyText"/>
        <w:spacing w:line="240" w:lineRule="exact"/>
        <w:ind w:left="613"/>
        <w:rPr>
          <w:lang w:eastAsia="zh-CN"/>
        </w:rPr>
      </w:pPr>
      <w:r>
        <w:rPr>
          <w:lang w:eastAsia="zh-CN"/>
        </w:rPr>
        <w:t>集称为分区，分区映射的集合称为子集合；一个分区只能映射到一个子集合中，但一个子集合可以承载多个</w:t>
      </w:r>
    </w:p>
    <w:p w:rsidR="00737AD2" w:rsidRDefault="007003A1">
      <w:pPr>
        <w:pStyle w:val="BodyText"/>
        <w:spacing w:line="240" w:lineRule="exact"/>
        <w:ind w:left="613"/>
        <w:rPr>
          <w:lang w:eastAsia="zh-CN"/>
        </w:rPr>
      </w:pPr>
      <w:r>
        <w:rPr>
          <w:lang w:eastAsia="zh-CN"/>
        </w:rPr>
        <w:t>分区；分区在子集合之间可以通过垂直切分操作进行重映射。</w:t>
      </w:r>
    </w:p>
    <w:p w:rsidR="00737AD2" w:rsidRDefault="00737AD2">
      <w:pPr>
        <w:spacing w:line="240" w:lineRule="exact"/>
        <w:rPr>
          <w:lang w:eastAsia="zh-CN"/>
        </w:rPr>
        <w:sectPr w:rsidR="00737AD2">
          <w:pgSz w:w="12240" w:h="15840"/>
          <w:pgMar w:top="900" w:right="680" w:bottom="280" w:left="1020" w:header="713" w:footer="0" w:gutter="0"/>
          <w:cols w:space="720"/>
        </w:sectPr>
      </w:pPr>
    </w:p>
    <w:p w:rsidR="00737AD2" w:rsidRDefault="00737AD2">
      <w:pPr>
        <w:spacing w:before="1" w:line="240" w:lineRule="exact"/>
        <w:rPr>
          <w:sz w:val="24"/>
          <w:szCs w:val="24"/>
          <w:lang w:eastAsia="zh-CN"/>
        </w:rPr>
      </w:pPr>
    </w:p>
    <w:p w:rsidR="00737AD2" w:rsidRDefault="00921398">
      <w:pPr>
        <w:ind w:left="933" w:right="11520"/>
        <w:rPr>
          <w:rFonts w:ascii="Times New Roman" w:eastAsia="Times New Roman" w:hAnsi="Times New Roman" w:cs="Times New Roman"/>
          <w:sz w:val="20"/>
          <w:szCs w:val="20"/>
        </w:rPr>
      </w:pPr>
      <w:r>
        <w:pict>
          <v:shape id="_x0000_i1045" type="#_x0000_t75" style="width:318.65pt;height:162.25pt;mso-position-horizontal-relative:char;mso-position-vertical-relative:line">
            <v:imagedata r:id="rId31" o:title=""/>
          </v:shape>
        </w:pict>
      </w:r>
    </w:p>
    <w:p w:rsidR="00737AD2" w:rsidRDefault="00737AD2">
      <w:pPr>
        <w:spacing w:before="1" w:line="100" w:lineRule="exact"/>
        <w:rPr>
          <w:sz w:val="10"/>
          <w:szCs w:val="10"/>
        </w:rPr>
      </w:pPr>
    </w:p>
    <w:p w:rsidR="00737AD2" w:rsidRDefault="007003A1">
      <w:pPr>
        <w:pStyle w:val="BodyText"/>
        <w:spacing w:before="56" w:line="168" w:lineRule="auto"/>
        <w:rPr>
          <w:lang w:eastAsia="zh-CN"/>
        </w:rPr>
      </w:pPr>
      <w:r>
        <w:rPr>
          <w:w w:val="95"/>
          <w:lang w:eastAsia="zh-CN"/>
        </w:rPr>
        <w:t xml:space="preserve">混合分区       </w:t>
      </w:r>
      <w:r>
        <w:rPr>
          <w:spacing w:val="1"/>
          <w:w w:val="95"/>
          <w:lang w:eastAsia="zh-CN"/>
        </w:rPr>
        <w:t xml:space="preserve"> </w:t>
      </w:r>
      <w:r>
        <w:rPr>
          <w:w w:val="95"/>
          <w:lang w:eastAsia="zh-CN"/>
        </w:rPr>
        <w:t>在SequoiaDB集群环境中，可以将集合先通过垂直分区映射到多个子集合中，再通过水平分区将子</w:t>
      </w:r>
      <w:r>
        <w:rPr>
          <w:lang w:eastAsia="zh-CN"/>
        </w:rPr>
        <w:t xml:space="preserve"> 集合切分到多个复制组中，从而实现混合分区。</w:t>
      </w:r>
    </w:p>
    <w:p w:rsidR="00737AD2" w:rsidRDefault="007003A1">
      <w:pPr>
        <w:pStyle w:val="BodyText"/>
        <w:spacing w:before="34"/>
        <w:rPr>
          <w:lang w:eastAsia="zh-CN"/>
        </w:rPr>
      </w:pPr>
      <w:r>
        <w:rPr>
          <w:lang w:eastAsia="zh-CN"/>
        </w:rPr>
        <w:t>分区方式</w:t>
      </w:r>
    </w:p>
    <w:p w:rsidR="00737AD2" w:rsidRDefault="00737AD2">
      <w:pPr>
        <w:spacing w:before="5" w:line="220" w:lineRule="exact"/>
        <w:rPr>
          <w:lang w:eastAsia="zh-CN"/>
        </w:rPr>
      </w:pPr>
    </w:p>
    <w:p w:rsidR="00737AD2" w:rsidRDefault="007003A1">
      <w:pPr>
        <w:pStyle w:val="BodyText"/>
        <w:spacing w:line="168" w:lineRule="auto"/>
        <w:rPr>
          <w:lang w:eastAsia="zh-CN"/>
        </w:rPr>
      </w:pPr>
      <w:r>
        <w:rPr>
          <w:w w:val="95"/>
          <w:lang w:eastAsia="zh-CN"/>
        </w:rPr>
        <w:t>无论是水平分区还是垂直分区都有两种方式：散列分区（Hash）和范围分区（Range）。两种分区方式中判</w:t>
      </w:r>
      <w:r>
        <w:rPr>
          <w:lang w:eastAsia="zh-CN"/>
        </w:rPr>
        <w:t xml:space="preserve"> 定分区划分所依据的字段称为“分区键”。分区键基于集合定义，每个分区键可以包含一个或多个字段。</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w w:val="95"/>
          <w:lang w:eastAsia="zh-CN"/>
        </w:rPr>
        <w:t>Range方式下依据记录中分区键的范围选择所要插入的分区。Hash方式下根据记录中分区键生成的hash值选</w:t>
      </w:r>
      <w:r>
        <w:rPr>
          <w:lang w:eastAsia="zh-CN"/>
        </w:rPr>
        <w:t xml:space="preserve"> 择所要插入的分区。</w:t>
      </w:r>
    </w:p>
    <w:p w:rsidR="00737AD2" w:rsidRDefault="00737AD2">
      <w:pPr>
        <w:spacing w:before="1" w:line="110" w:lineRule="exact"/>
        <w:rPr>
          <w:sz w:val="11"/>
          <w:szCs w:val="11"/>
          <w:lang w:eastAsia="zh-CN"/>
        </w:rPr>
      </w:pPr>
    </w:p>
    <w:p w:rsidR="00737AD2" w:rsidRDefault="00921398">
      <w:pPr>
        <w:ind w:left="933" w:right="11520"/>
        <w:rPr>
          <w:rFonts w:ascii="Times New Roman" w:eastAsia="Times New Roman" w:hAnsi="Times New Roman" w:cs="Times New Roman"/>
          <w:sz w:val="20"/>
          <w:szCs w:val="20"/>
        </w:rPr>
      </w:pPr>
      <w:r>
        <w:pict>
          <v:shape id="_x0000_i1046" type="#_x0000_t75" style="width:332.05pt;height:130.55pt;mso-position-horizontal-relative:char;mso-position-vertical-relative:line">
            <v:imagedata r:id="rId32" o:title=""/>
          </v:shape>
        </w:pict>
      </w:r>
    </w:p>
    <w:p w:rsidR="00737AD2" w:rsidRDefault="00737AD2">
      <w:pPr>
        <w:spacing w:before="7" w:line="150" w:lineRule="exact"/>
        <w:rPr>
          <w:sz w:val="15"/>
          <w:szCs w:val="15"/>
        </w:rPr>
      </w:pPr>
    </w:p>
    <w:p w:rsidR="00737AD2" w:rsidRDefault="007003A1">
      <w:pPr>
        <w:pStyle w:val="BodyText"/>
        <w:spacing w:line="168" w:lineRule="auto"/>
        <w:rPr>
          <w:lang w:eastAsia="zh-CN"/>
        </w:rPr>
      </w:pPr>
      <w:r>
        <w:rPr>
          <w:w w:val="95"/>
          <w:lang w:eastAsia="zh-CN"/>
        </w:rPr>
        <w:t>在所示图中，为一个Range方式分区，方形区域为三个数据节点，椭圆形为协调节点。每个数据节点各自定</w:t>
      </w:r>
      <w:r>
        <w:rPr>
          <w:lang w:eastAsia="zh-CN"/>
        </w:rPr>
        <w:t xml:space="preserve"> 义了所包含数据的范围。例如对于节点1包含了大于等于0切小于10的数据。</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lang w:eastAsia="zh-CN"/>
        </w:rPr>
        <w:t>当用户插入一条数据时，协调节点首先判定该数据的分区键应当坐落于哪个分区。如果分区键不存在则定义 为Undefined类型（Undefined类型也可以与普通数据类型进行对比）。</w:t>
      </w:r>
    </w:p>
    <w:p w:rsidR="00737AD2" w:rsidRDefault="007003A1">
      <w:pPr>
        <w:pStyle w:val="BodyText"/>
        <w:spacing w:before="34" w:line="309" w:lineRule="auto"/>
        <w:ind w:right="2688"/>
        <w:rPr>
          <w:lang w:eastAsia="zh-CN"/>
        </w:rPr>
      </w:pPr>
      <w:r>
        <w:rPr>
          <w:lang w:eastAsia="zh-CN"/>
        </w:rPr>
        <w:t xml:space="preserve">当查询到该数据所在的分区后，协调节点会将请求直接下发给指定的分区。 </w:t>
      </w:r>
      <w:bookmarkStart w:id="72" w:name="分区键"/>
      <w:bookmarkEnd w:id="72"/>
      <w:r>
        <w:rPr>
          <w:lang w:eastAsia="zh-CN"/>
        </w:rPr>
        <w:t>分区键</w:t>
      </w:r>
    </w:p>
    <w:p w:rsidR="00737AD2" w:rsidRDefault="00737AD2">
      <w:pPr>
        <w:spacing w:before="2" w:line="120" w:lineRule="exact"/>
        <w:rPr>
          <w:sz w:val="12"/>
          <w:szCs w:val="12"/>
          <w:lang w:eastAsia="zh-CN"/>
        </w:rPr>
      </w:pPr>
    </w:p>
    <w:p w:rsidR="00737AD2" w:rsidRDefault="007003A1">
      <w:pPr>
        <w:pStyle w:val="BodyText"/>
        <w:spacing w:line="253" w:lineRule="auto"/>
        <w:rPr>
          <w:lang w:eastAsia="zh-CN"/>
        </w:rPr>
      </w:pPr>
      <w:r>
        <w:rPr>
          <w:lang w:eastAsia="zh-CN"/>
        </w:rPr>
        <w:t>概念 分区键定义了每个集合中所包含数据的分区规则。每一个集合对应一个分区键，分区键中可以包含一个或多</w:t>
      </w:r>
    </w:p>
    <w:p w:rsidR="00737AD2" w:rsidRDefault="007003A1">
      <w:pPr>
        <w:pStyle w:val="BodyText"/>
        <w:spacing w:line="225" w:lineRule="exact"/>
        <w:rPr>
          <w:lang w:eastAsia="zh-CN"/>
        </w:rPr>
      </w:pPr>
      <w:r>
        <w:rPr>
          <w:lang w:eastAsia="zh-CN"/>
        </w:rPr>
        <w:t>个字段。</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lang w:eastAsia="zh-CN"/>
        </w:rPr>
        <w:t>在编目节点中，每个集合都拥有自己的分区范围，分区范围中每个范围段对应一个分区组，标示该集合的某 一数据段坐落于该分区组。</w:t>
      </w:r>
    </w:p>
    <w:p w:rsidR="00737AD2" w:rsidRDefault="00737AD2">
      <w:pPr>
        <w:spacing w:before="4" w:line="150" w:lineRule="exact"/>
        <w:rPr>
          <w:sz w:val="15"/>
          <w:szCs w:val="15"/>
          <w:lang w:eastAsia="zh-CN"/>
        </w:rPr>
      </w:pPr>
    </w:p>
    <w:p w:rsidR="00737AD2" w:rsidRDefault="00921398">
      <w:pPr>
        <w:pStyle w:val="BodyText"/>
        <w:spacing w:line="140" w:lineRule="auto"/>
        <w:ind w:left="1573" w:right="2688" w:hanging="640"/>
        <w:rPr>
          <w:lang w:eastAsia="zh-CN"/>
        </w:rPr>
      </w:pPr>
      <w:r>
        <w:pict>
          <v:shape id="_x0000_i1047"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集合的索引键在创建集合时指定，集合创建成功后索引键无法修改。</w:t>
      </w:r>
    </w:p>
    <w:p w:rsidR="00737AD2" w:rsidRDefault="007003A1">
      <w:pPr>
        <w:pStyle w:val="BodyText"/>
        <w:spacing w:before="40"/>
        <w:ind w:left="1573"/>
        <w:rPr>
          <w:lang w:eastAsia="zh-CN"/>
        </w:rPr>
      </w:pPr>
      <w:r>
        <w:rPr>
          <w:lang w:eastAsia="zh-CN"/>
        </w:rPr>
        <w:t>在</w:t>
      </w:r>
      <w:hyperlink w:anchor="_bookmark33" w:history="1">
        <w:r>
          <w:rPr>
            <w:color w:val="0000FF"/>
            <w:lang w:eastAsia="zh-CN"/>
          </w:rPr>
          <w:t>分区集合</w:t>
        </w:r>
      </w:hyperlink>
      <w:r>
        <w:rPr>
          <w:color w:val="000000"/>
          <w:lang w:eastAsia="zh-CN"/>
        </w:rPr>
        <w:t>中，记录插入数据库后无法对分区键值进行更新。</w:t>
      </w:r>
    </w:p>
    <w:p w:rsidR="00737AD2" w:rsidRDefault="00737AD2">
      <w:pPr>
        <w:rPr>
          <w:lang w:eastAsia="zh-CN"/>
        </w:rPr>
        <w:sectPr w:rsidR="00737AD2">
          <w:pgSz w:w="12240" w:h="15840"/>
          <w:pgMar w:top="900" w:right="106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pPr>
      <w:r>
        <w:t>格式</w:t>
      </w:r>
    </w:p>
    <w:p w:rsidR="00737AD2" w:rsidRDefault="007003A1">
      <w:pPr>
        <w:pStyle w:val="BodyText"/>
        <w:numPr>
          <w:ilvl w:val="0"/>
          <w:numId w:val="33"/>
        </w:numPr>
        <w:tabs>
          <w:tab w:val="left" w:pos="397"/>
        </w:tabs>
        <w:spacing w:before="34" w:line="255" w:lineRule="auto"/>
        <w:ind w:left="397" w:right="586"/>
        <w:rPr>
          <w:lang w:eastAsia="zh-CN"/>
        </w:rPr>
      </w:pPr>
      <w:r>
        <w:rPr>
          <w:w w:val="95"/>
          <w:position w:val="1"/>
          <w:lang w:eastAsia="zh-CN"/>
        </w:rPr>
        <w:t>Range分区键</w:t>
      </w:r>
      <w:r>
        <w:rPr>
          <w:position w:val="1"/>
          <w:lang w:eastAsia="zh-CN"/>
        </w:rPr>
        <w:t xml:space="preserve"> </w:t>
      </w:r>
      <w:r>
        <w:rPr>
          <w:w w:val="95"/>
          <w:lang w:eastAsia="zh-CN"/>
        </w:rPr>
        <w:t>Range分区键的格式类似于索引键，为一个JSON对象。JSON对象中每一个字段对应分区键的字段，数值</w:t>
      </w:r>
    </w:p>
    <w:p w:rsidR="00737AD2" w:rsidRDefault="007003A1">
      <w:pPr>
        <w:pStyle w:val="BodyText"/>
        <w:spacing w:line="223" w:lineRule="exact"/>
        <w:ind w:left="397"/>
        <w:rPr>
          <w:lang w:eastAsia="zh-CN"/>
        </w:rPr>
      </w:pPr>
      <w:r>
        <w:rPr>
          <w:lang w:eastAsia="zh-CN"/>
        </w:rPr>
        <w:t>为1或者-1，代表正向或逆向排序。</w:t>
      </w:r>
    </w:p>
    <w:p w:rsidR="00737AD2" w:rsidRDefault="00EC10B3">
      <w:pPr>
        <w:pStyle w:val="BodyText"/>
        <w:spacing w:before="6"/>
        <w:ind w:left="397"/>
        <w:rPr>
          <w:rFonts w:ascii="仿宋" w:eastAsia="仿宋" w:hAnsi="仿宋" w:cs="仿宋"/>
        </w:rPr>
      </w:pPr>
      <w:r w:rsidRPr="00EC10B3">
        <w:pict>
          <v:group id="_x0000_s3785" style="position:absolute;left:0;text-align:left;margin-left:95.85pt;margin-top:4.75pt;width:459.45pt;height:10.6pt;z-index:-25882;mso-position-horizontal-relative:page" coordorigin="1917,95" coordsize="9189,212">
            <v:shape id="_x0000_s378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&lt;字段1&gt; : &lt;1|-1&gt; [, &lt;字段2&gt; : &lt;1|-1&gt; ...] }</w:t>
      </w:r>
    </w:p>
    <w:p w:rsidR="00737AD2" w:rsidRDefault="007003A1">
      <w:pPr>
        <w:pStyle w:val="BodyText"/>
        <w:numPr>
          <w:ilvl w:val="0"/>
          <w:numId w:val="33"/>
        </w:numPr>
        <w:tabs>
          <w:tab w:val="left" w:pos="397"/>
        </w:tabs>
        <w:spacing w:line="257" w:lineRule="exact"/>
        <w:ind w:left="397"/>
      </w:pPr>
      <w:r>
        <w:rPr>
          <w:w w:val="95"/>
          <w:position w:val="1"/>
        </w:rPr>
        <w:t>Hash分区键</w:t>
      </w:r>
    </w:p>
    <w:p w:rsidR="00737AD2" w:rsidRDefault="00737AD2">
      <w:pPr>
        <w:spacing w:before="8" w:line="100" w:lineRule="exact"/>
        <w:rPr>
          <w:sz w:val="10"/>
          <w:szCs w:val="10"/>
        </w:rPr>
      </w:pPr>
    </w:p>
    <w:p w:rsidR="00737AD2" w:rsidRDefault="007003A1">
      <w:pPr>
        <w:pStyle w:val="BodyText"/>
        <w:spacing w:line="168" w:lineRule="auto"/>
        <w:ind w:left="397" w:right="433"/>
      </w:pPr>
      <w:r>
        <w:rPr>
          <w:w w:val="95"/>
        </w:rPr>
        <w:t xml:space="preserve">Hash分区的ShardingKey组成方式与Range分区方式相同（但字段的正向/逆向不起作用）。   </w:t>
      </w:r>
      <w:r>
        <w:rPr>
          <w:spacing w:val="47"/>
          <w:w w:val="95"/>
        </w:rPr>
        <w:t xml:space="preserve"> </w:t>
      </w:r>
      <w:r>
        <w:rPr>
          <w:w w:val="95"/>
        </w:rPr>
        <w:t>Partition代</w:t>
      </w:r>
      <w:r>
        <w:t xml:space="preserve"> </w:t>
      </w:r>
      <w:r>
        <w:rPr>
          <w:w w:val="95"/>
        </w:rPr>
        <w:t xml:space="preserve">表了hash分区的个数。其值必须是2的幂。范围在[2^3,    </w:t>
      </w:r>
      <w:r>
        <w:rPr>
          <w:spacing w:val="3"/>
          <w:w w:val="95"/>
        </w:rPr>
        <w:t xml:space="preserve"> </w:t>
      </w:r>
      <w:r>
        <w:rPr>
          <w:w w:val="95"/>
        </w:rPr>
        <w:t>2^20]。</w:t>
      </w:r>
      <w:r>
        <w:rPr>
          <w:w w:val="95"/>
          <w:lang w:eastAsia="zh-CN"/>
        </w:rPr>
        <w:t>此字段为可选字段。默认为2^12，代表我</w:t>
      </w:r>
      <w:r>
        <w:rPr>
          <w:lang w:eastAsia="zh-CN"/>
        </w:rPr>
        <w:t xml:space="preserve"> 们将整个范围平均划分为4096个分区。设计hash分区的目的是让数据分布更灵活，可以根据需要自由设 </w:t>
      </w:r>
      <w:r>
        <w:rPr>
          <w:w w:val="95"/>
          <w:lang w:eastAsia="zh-CN"/>
        </w:rPr>
        <w:t xml:space="preserve">置每个数据分区承担hash分区的范围。   </w:t>
      </w:r>
      <w:r>
        <w:rPr>
          <w:spacing w:val="27"/>
          <w:w w:val="95"/>
          <w:lang w:eastAsia="zh-CN"/>
        </w:rPr>
        <w:t xml:space="preserve"> </w:t>
      </w:r>
      <w:r>
        <w:rPr>
          <w:w w:val="95"/>
        </w:rPr>
        <w:t>ShardingType如果不填则默认为Range分区。</w:t>
      </w:r>
    </w:p>
    <w:p w:rsidR="00737AD2" w:rsidRDefault="00EC10B3">
      <w:pPr>
        <w:pStyle w:val="BodyText"/>
        <w:spacing w:before="97" w:line="172" w:lineRule="auto"/>
        <w:ind w:left="397" w:right="501"/>
        <w:rPr>
          <w:rFonts w:ascii="仿宋" w:eastAsia="仿宋" w:hAnsi="仿宋" w:cs="仿宋"/>
        </w:rPr>
      </w:pPr>
      <w:r w:rsidRPr="00EC10B3">
        <w:pict>
          <v:group id="_x0000_s3783" style="position:absolute;left:0;text-align:left;margin-left:95.85pt;margin-top:5.55pt;width:459.45pt;height:21.2pt;z-index:-25881;mso-position-horizontal-relative:page" coordorigin="1917,111" coordsize="9189,424">
            <v:shape id="_x0000_s3784" style="position:absolute;left:1917;top:111;width:9189;height:424" coordorigin="1917,111" coordsize="9189,424" path="m1917,111r9189,l11106,535r-9189,l1917,111xe" fillcolor="#efefef" stroked="f">
              <v:path arrowok="t"/>
            </v:shape>
            <w10:wrap anchorx="page"/>
          </v:group>
        </w:pict>
      </w:r>
      <w:r w:rsidR="007003A1">
        <w:rPr>
          <w:rFonts w:ascii="仿宋" w:eastAsia="仿宋" w:hAnsi="仿宋" w:cs="仿宋"/>
        </w:rPr>
        <w:t>{ShardingKey:{&lt;字段1&gt;:&lt;1|-1&gt;,[&lt;字段2&gt;:&lt;1|-1&gt;,...]},{ShardingType:"hash"},[{Partition:&lt;分区 数&gt;}]}</w:t>
      </w:r>
    </w:p>
    <w:p w:rsidR="00737AD2" w:rsidRDefault="00737AD2">
      <w:pPr>
        <w:spacing w:before="7" w:line="190" w:lineRule="exact"/>
        <w:rPr>
          <w:sz w:val="19"/>
          <w:szCs w:val="19"/>
        </w:rPr>
      </w:pPr>
    </w:p>
    <w:p w:rsidR="00737AD2" w:rsidRDefault="007003A1">
      <w:pPr>
        <w:pStyle w:val="BodyText"/>
        <w:ind w:left="113"/>
      </w:pPr>
      <w:r>
        <w:t>示例</w:t>
      </w:r>
    </w:p>
    <w:p w:rsidR="00737AD2" w:rsidRDefault="007003A1">
      <w:pPr>
        <w:pStyle w:val="BodyText"/>
        <w:tabs>
          <w:tab w:val="left" w:pos="397"/>
        </w:tabs>
        <w:spacing w:before="34"/>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一个包含两个字段，分别为正向和逆向排序的Range分区键如下：</w:t>
      </w:r>
    </w:p>
    <w:p w:rsidR="00737AD2" w:rsidRDefault="00EC10B3">
      <w:pPr>
        <w:pStyle w:val="BodyText"/>
        <w:spacing w:before="10"/>
        <w:ind w:left="397"/>
        <w:rPr>
          <w:rFonts w:ascii="仿宋" w:eastAsia="仿宋" w:hAnsi="仿宋" w:cs="仿宋"/>
        </w:rPr>
      </w:pPr>
      <w:r w:rsidRPr="00EC10B3">
        <w:pict>
          <v:group id="_x0000_s3781" style="position:absolute;left:0;text-align:left;margin-left:95.85pt;margin-top:4.95pt;width:459.45pt;height:10.6pt;z-index:-25880;mso-position-horizontal-relative:page" coordorigin="1917,99" coordsize="9189,212">
            <v:shape id="_x0000_s3782"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 Field1 : 1, Field2 : -1 }</w:t>
      </w:r>
    </w:p>
    <w:p w:rsidR="00737AD2" w:rsidRDefault="007003A1">
      <w:pPr>
        <w:pStyle w:val="BodyText"/>
        <w:numPr>
          <w:ilvl w:val="0"/>
          <w:numId w:val="33"/>
        </w:numPr>
        <w:tabs>
          <w:tab w:val="left" w:pos="397"/>
        </w:tabs>
        <w:spacing w:line="257" w:lineRule="exact"/>
        <w:ind w:left="397"/>
      </w:pPr>
      <w:r>
        <w:rPr>
          <w:w w:val="95"/>
          <w:position w:val="1"/>
        </w:rPr>
        <w:t>Hash分区键</w:t>
      </w:r>
    </w:p>
    <w:p w:rsidR="00737AD2" w:rsidRDefault="00EC10B3">
      <w:pPr>
        <w:pStyle w:val="BodyText"/>
        <w:spacing w:before="10"/>
        <w:ind w:left="397"/>
        <w:rPr>
          <w:rFonts w:ascii="仿宋" w:eastAsia="仿宋" w:hAnsi="仿宋" w:cs="仿宋"/>
        </w:rPr>
      </w:pPr>
      <w:r w:rsidRPr="00EC10B3">
        <w:pict>
          <v:group id="_x0000_s3779" style="position:absolute;left:0;text-align:left;margin-left:95.85pt;margin-top:4.95pt;width:459.45pt;height:10.6pt;z-index:-25879;mso-position-horizontal-relative:page" coordorigin="1917,99" coordsize="9189,212">
            <v:shape id="_x0000_s378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 Field1 : 1, Field2 : -1 },{ShardingType:"hash"},{Partition:2^12}}</w:t>
      </w:r>
    </w:p>
    <w:p w:rsidR="00737AD2" w:rsidRDefault="007003A1">
      <w:pPr>
        <w:pStyle w:val="BodyText"/>
        <w:spacing w:before="89"/>
        <w:ind w:left="113"/>
        <w:rPr>
          <w:lang w:eastAsia="zh-CN"/>
        </w:rPr>
      </w:pPr>
      <w:bookmarkStart w:id="73" w:name="分区集合"/>
      <w:bookmarkStart w:id="74" w:name="_bookmark33"/>
      <w:bookmarkEnd w:id="73"/>
      <w:bookmarkEnd w:id="74"/>
      <w:r>
        <w:rPr>
          <w:lang w:eastAsia="zh-CN"/>
        </w:rPr>
        <w:t>分区集合</w:t>
      </w:r>
    </w:p>
    <w:p w:rsidR="00737AD2" w:rsidRDefault="00737AD2">
      <w:pPr>
        <w:spacing w:before="9" w:line="190" w:lineRule="exact"/>
        <w:rPr>
          <w:sz w:val="19"/>
          <w:szCs w:val="19"/>
          <w:lang w:eastAsia="zh-CN"/>
        </w:rPr>
      </w:pPr>
    </w:p>
    <w:p w:rsidR="00737AD2" w:rsidRDefault="007003A1">
      <w:pPr>
        <w:pStyle w:val="BodyText"/>
        <w:spacing w:line="253" w:lineRule="auto"/>
        <w:ind w:left="113" w:right="501"/>
        <w:rPr>
          <w:lang w:eastAsia="zh-CN"/>
        </w:rPr>
      </w:pPr>
      <w:r>
        <w:rPr>
          <w:lang w:eastAsia="zh-CN"/>
        </w:rPr>
        <w:t>概念 一个定义了分区键的集合为分区集合。分区集合可以按照分区键所指定的字段，将集合中的数据切分到超过</w:t>
      </w:r>
    </w:p>
    <w:p w:rsidR="00737AD2" w:rsidRDefault="007003A1">
      <w:pPr>
        <w:pStyle w:val="BodyText"/>
        <w:spacing w:line="225" w:lineRule="exact"/>
        <w:ind w:left="113"/>
        <w:rPr>
          <w:lang w:eastAsia="zh-CN"/>
        </w:rPr>
      </w:pPr>
      <w:r>
        <w:rPr>
          <w:lang w:eastAsia="zh-CN"/>
        </w:rPr>
        <w:t>一个数据分区组中。</w:t>
      </w:r>
    </w:p>
    <w:p w:rsidR="00737AD2" w:rsidRDefault="00737AD2">
      <w:pPr>
        <w:spacing w:before="5" w:line="100" w:lineRule="exact"/>
        <w:rPr>
          <w:sz w:val="10"/>
          <w:szCs w:val="10"/>
          <w:lang w:eastAsia="zh-CN"/>
        </w:rPr>
      </w:pPr>
    </w:p>
    <w:p w:rsidR="00737AD2" w:rsidRDefault="007003A1">
      <w:pPr>
        <w:pStyle w:val="BodyText"/>
        <w:spacing w:line="168" w:lineRule="auto"/>
        <w:ind w:left="113" w:right="501"/>
        <w:rPr>
          <w:lang w:eastAsia="zh-CN"/>
        </w:rPr>
      </w:pPr>
      <w:r>
        <w:rPr>
          <w:lang w:eastAsia="zh-CN"/>
        </w:rPr>
        <w:t>当集合创建时，用户可以指定分区键。分区集合会在一个随机的数据分区组中创建。用户可以使用手工切分 的方式对集合按照某一规则切分至多个数据分区组中。</w:t>
      </w:r>
    </w:p>
    <w:p w:rsidR="00737AD2" w:rsidRDefault="00737AD2">
      <w:pPr>
        <w:spacing w:before="14" w:line="200" w:lineRule="exact"/>
        <w:rPr>
          <w:sz w:val="20"/>
          <w:szCs w:val="20"/>
          <w:lang w:eastAsia="zh-CN"/>
        </w:rPr>
      </w:pPr>
    </w:p>
    <w:p w:rsidR="00737AD2" w:rsidRDefault="007003A1">
      <w:pPr>
        <w:pStyle w:val="BodyText"/>
        <w:spacing w:line="253" w:lineRule="auto"/>
        <w:ind w:left="113" w:right="5663"/>
        <w:rPr>
          <w:lang w:eastAsia="zh-CN"/>
        </w:rPr>
      </w:pPr>
      <w:r>
        <w:rPr>
          <w:lang w:eastAsia="zh-CN"/>
        </w:rPr>
        <w:t>分区区间 分区集合中每一个区间叫做一个分区区间。</w:t>
      </w:r>
    </w:p>
    <w:p w:rsidR="00737AD2" w:rsidRDefault="007003A1">
      <w:pPr>
        <w:pStyle w:val="BodyText"/>
        <w:spacing w:before="4" w:line="253" w:lineRule="auto"/>
        <w:ind w:left="113" w:right="501"/>
        <w:rPr>
          <w:lang w:eastAsia="zh-CN"/>
        </w:rPr>
      </w:pPr>
      <w:r>
        <w:rPr>
          <w:lang w:eastAsia="zh-CN"/>
        </w:rPr>
        <w:t>分区集合创建时，其所在的分区组包含全部区间，为所有字段的MinKey至MaxKey。 每一个分区区间为左闭右开规则，也就是包含大于等于低边界，且小于高边界的区域。例如：</w:t>
      </w:r>
    </w:p>
    <w:p w:rsidR="00737AD2" w:rsidRDefault="00EC10B3">
      <w:pPr>
        <w:pStyle w:val="BodyText"/>
        <w:spacing w:line="287" w:lineRule="exact"/>
        <w:ind w:left="113"/>
        <w:rPr>
          <w:rFonts w:ascii="仿宋" w:eastAsia="仿宋" w:hAnsi="仿宋" w:cs="仿宋"/>
          <w:lang w:eastAsia="zh-CN"/>
        </w:rPr>
      </w:pPr>
      <w:r w:rsidRPr="00EC10B3">
        <w:pict>
          <v:group id="_x0000_s3777" style="position:absolute;left:0;text-align:left;margin-left:81.7pt;margin-top:4.05pt;width:473.6pt;height:10.6pt;z-index:-25878;mso-position-horizontal-relative:page" coordorigin="1634,81" coordsize="9472,212">
            <v:shape id="_x0000_s3778"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lang w:eastAsia="zh-CN"/>
        </w:rPr>
        <w:t>{ LowBound: { "": 10 }, UpBound: { "": 20 } }</w:t>
      </w:r>
    </w:p>
    <w:p w:rsidR="00737AD2" w:rsidRDefault="007003A1">
      <w:pPr>
        <w:pStyle w:val="BodyText"/>
        <w:spacing w:before="49"/>
        <w:ind w:left="113"/>
        <w:rPr>
          <w:lang w:eastAsia="zh-CN"/>
        </w:rPr>
      </w:pPr>
      <w:r>
        <w:rPr>
          <w:lang w:eastAsia="zh-CN"/>
        </w:rPr>
        <w:t>在该例中，低边界为10，高边界为20，因此本区间包含所有分区字段大于等于10，且小于20的数据。</w:t>
      </w:r>
    </w:p>
    <w:p w:rsidR="00737AD2" w:rsidRDefault="00737AD2">
      <w:pPr>
        <w:spacing w:before="5" w:line="100" w:lineRule="exact"/>
        <w:rPr>
          <w:sz w:val="10"/>
          <w:szCs w:val="10"/>
          <w:lang w:eastAsia="zh-CN"/>
        </w:rPr>
      </w:pPr>
    </w:p>
    <w:p w:rsidR="00737AD2" w:rsidRDefault="00EC10B3">
      <w:pPr>
        <w:pStyle w:val="BodyText"/>
        <w:spacing w:line="168" w:lineRule="auto"/>
        <w:ind w:left="753"/>
        <w:rPr>
          <w:lang w:eastAsia="zh-CN"/>
        </w:rPr>
      </w:pPr>
      <w:r>
        <w:pict>
          <v:shape id="_x0000_s3776" type="#_x0000_t75" style="position:absolute;left:0;text-align:left;margin-left:81.7pt;margin-top:2.55pt;width:24pt;height:24pt;z-index:-25877;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一个集合中所有边界的定义不包含字段名，其字段应当与分区键所定义的字段，与字段数量保持 一致。</w:t>
      </w:r>
    </w:p>
    <w:p w:rsidR="00737AD2" w:rsidRDefault="00737AD2">
      <w:pPr>
        <w:spacing w:before="2" w:line="120" w:lineRule="exact"/>
        <w:rPr>
          <w:sz w:val="12"/>
          <w:szCs w:val="12"/>
          <w:lang w:eastAsia="zh-CN"/>
        </w:rPr>
      </w:pPr>
    </w:p>
    <w:p w:rsidR="00737AD2" w:rsidRDefault="007003A1">
      <w:pPr>
        <w:pStyle w:val="BodyText"/>
        <w:ind w:left="113"/>
        <w:rPr>
          <w:lang w:eastAsia="zh-CN"/>
        </w:rPr>
      </w:pPr>
      <w:r>
        <w:rPr>
          <w:lang w:eastAsia="zh-CN"/>
        </w:rPr>
        <w:t>当分区键包含多个字段时，其匹配规则为第一字段首先匹配，如果坐落于边界值则匹配下一字段。例如：</w:t>
      </w:r>
    </w:p>
    <w:p w:rsidR="00737AD2" w:rsidRDefault="00EC10B3">
      <w:pPr>
        <w:pStyle w:val="BodyText"/>
        <w:spacing w:before="6"/>
        <w:ind w:left="113"/>
        <w:rPr>
          <w:rFonts w:ascii="仿宋" w:eastAsia="仿宋" w:hAnsi="仿宋" w:cs="仿宋"/>
          <w:lang w:eastAsia="zh-CN"/>
        </w:rPr>
      </w:pPr>
      <w:r w:rsidRPr="00EC10B3">
        <w:pict>
          <v:group id="_x0000_s3774" style="position:absolute;left:0;text-align:left;margin-left:81.7pt;margin-top:4.75pt;width:473.6pt;height:10.6pt;z-index:-25876;mso-position-horizontal-relative:page" coordorigin="1634,95" coordsize="9472,212">
            <v:shape id="_x0000_s3775"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lang w:eastAsia="zh-CN"/>
        </w:rPr>
        <w:t>{ LowBound: { "": 10, "": 5 }, UpBound: { "": 20, "": 1 } }</w:t>
      </w:r>
    </w:p>
    <w:p w:rsidR="00737AD2" w:rsidRDefault="00737AD2">
      <w:pPr>
        <w:spacing w:before="5" w:line="130" w:lineRule="exact"/>
        <w:rPr>
          <w:sz w:val="13"/>
          <w:szCs w:val="13"/>
          <w:lang w:eastAsia="zh-CN"/>
        </w:rPr>
      </w:pPr>
    </w:p>
    <w:p w:rsidR="00737AD2" w:rsidRDefault="007003A1">
      <w:pPr>
        <w:pStyle w:val="BodyText"/>
        <w:spacing w:line="168" w:lineRule="auto"/>
        <w:ind w:left="113" w:right="501"/>
        <w:rPr>
          <w:lang w:eastAsia="zh-CN"/>
        </w:rPr>
      </w:pPr>
      <w:r>
        <w:rPr>
          <w:w w:val="95"/>
          <w:lang w:eastAsia="zh-CN"/>
        </w:rPr>
        <w:t>在该分区区间中，如果用户输入的分区键的第一个字段坐落于10与20之间，则立刻判定为该区间内；如果存</w:t>
      </w:r>
      <w:r>
        <w:rPr>
          <w:lang w:eastAsia="zh-CN"/>
        </w:rPr>
        <w:t xml:space="preserve"> 在于小于10或大于20，则不在该区间内；而如果为10或者20，则需要进行第二个字段的匹配，匹配规则仍 为左闭右开。</w:t>
      </w:r>
    </w:p>
    <w:p w:rsidR="00737AD2" w:rsidRDefault="00737AD2">
      <w:pPr>
        <w:spacing w:before="14" w:line="200" w:lineRule="exact"/>
        <w:rPr>
          <w:sz w:val="20"/>
          <w:szCs w:val="20"/>
          <w:lang w:eastAsia="zh-CN"/>
        </w:rPr>
      </w:pPr>
    </w:p>
    <w:p w:rsidR="00737AD2" w:rsidRDefault="007003A1">
      <w:pPr>
        <w:pStyle w:val="BodyText"/>
        <w:spacing w:line="253" w:lineRule="auto"/>
        <w:ind w:left="113" w:right="4881"/>
        <w:rPr>
          <w:lang w:eastAsia="zh-CN"/>
        </w:rPr>
      </w:pPr>
      <w:r>
        <w:rPr>
          <w:lang w:eastAsia="zh-CN"/>
        </w:rPr>
        <w:t xml:space="preserve">规则 </w:t>
      </w:r>
      <w:r>
        <w:rPr>
          <w:w w:val="95"/>
          <w:lang w:eastAsia="zh-CN"/>
        </w:rPr>
        <w:t>分区集合定义的规则参见</w:t>
      </w:r>
      <w:hyperlink w:anchor="_bookmark22" w:history="1">
        <w:r>
          <w:rPr>
            <w:color w:val="0000FF"/>
            <w:w w:val="95"/>
            <w:lang w:eastAsia="zh-CN"/>
          </w:rPr>
          <w:t>SYSCOLLECTIONS</w:t>
        </w:r>
      </w:hyperlink>
      <w:r>
        <w:rPr>
          <w:color w:val="000000"/>
          <w:w w:val="95"/>
          <w:lang w:eastAsia="zh-CN"/>
        </w:rPr>
        <w:t>集合定义。</w:t>
      </w:r>
    </w:p>
    <w:p w:rsidR="00737AD2" w:rsidRDefault="00737AD2">
      <w:pPr>
        <w:spacing w:line="253" w:lineRule="auto"/>
        <w:rPr>
          <w:lang w:eastAsia="zh-CN"/>
        </w:rPr>
        <w:sectPr w:rsidR="00737AD2">
          <w:pgSz w:w="12240" w:h="15840"/>
          <w:pgMar w:top="900" w:right="680" w:bottom="280" w:left="1520" w:header="713" w:footer="0" w:gutter="0"/>
          <w:cols w:space="720"/>
        </w:sectPr>
      </w:pPr>
    </w:p>
    <w:p w:rsidR="00737AD2" w:rsidRDefault="00EC10B3">
      <w:pPr>
        <w:spacing w:before="4" w:line="130" w:lineRule="exact"/>
        <w:rPr>
          <w:sz w:val="13"/>
          <w:szCs w:val="13"/>
          <w:lang w:eastAsia="zh-CN"/>
        </w:rPr>
      </w:pPr>
      <w:r w:rsidRPr="00EC10B3">
        <w:lastRenderedPageBreak/>
        <w:pict>
          <v:group id="_x0000_s3772" style="position:absolute;margin-left:81.7pt;margin-top:90.7pt;width:473.6pt;height:106pt;z-index:-25875;mso-position-horizontal-relative:page;mso-position-vertical-relative:page" coordorigin="1634,1814" coordsize="9472,2120">
            <v:shape id="_x0000_s3773" style="position:absolute;left:1634;top:1814;width:9472;height:2120" coordorigin="1634,1814" coordsize="9472,2120" path="m1634,1814r9472,l11106,3934r-9472,l1634,1814xe" fillcolor="#efefef" stroked="f">
              <v:path arrowok="t"/>
            </v:shape>
            <w10:wrap anchorx="page" anchory="page"/>
          </v:group>
        </w:pict>
      </w:r>
      <w:r w:rsidRPr="00EC10B3">
        <w:pict>
          <v:group id="_x0000_s3770" style="position:absolute;margin-left:81.7pt;margin-top:511.25pt;width:473.6pt;height:127.2pt;z-index:-25874;mso-position-horizontal-relative:page;mso-position-vertical-relative:page" coordorigin="1634,10225" coordsize="9472,2544">
            <v:shape id="_x0000_s3771" style="position:absolute;left:1634;top:10225;width:9472;height:2544" coordorigin="1634,10225" coordsize="9472,2544" path="m1634,10225r9472,l11106,12769r-9472,l1634,10225xe" fillcolor="#efefef" stroked="f">
              <v:path arrowok="t"/>
            </v:shape>
            <w10:wrap anchorx="page" anchory="page"/>
          </v:group>
        </w:pict>
      </w:r>
    </w:p>
    <w:p w:rsidR="00737AD2" w:rsidRDefault="007003A1">
      <w:pPr>
        <w:pStyle w:val="BodyText"/>
        <w:spacing w:line="312" w:lineRule="exact"/>
        <w:rPr>
          <w:lang w:eastAsia="zh-CN"/>
        </w:rPr>
      </w:pPr>
      <w:r>
        <w:rPr>
          <w:lang w:eastAsia="zh-CN"/>
        </w:rPr>
        <w:t>示例</w:t>
      </w:r>
    </w:p>
    <w:p w:rsidR="00737AD2" w:rsidRDefault="007003A1">
      <w:pPr>
        <w:pStyle w:val="BodyText"/>
        <w:spacing w:before="18"/>
        <w:rPr>
          <w:lang w:eastAsia="zh-CN"/>
        </w:rPr>
      </w:pPr>
      <w:r>
        <w:rPr>
          <w:lang w:eastAsia="zh-CN"/>
        </w:rPr>
        <w:t>一个存在于两个分区组的典型分区区间如下：</w:t>
      </w:r>
    </w:p>
    <w:p w:rsidR="00737AD2" w:rsidRDefault="007003A1">
      <w:pPr>
        <w:pStyle w:val="BodyText"/>
        <w:spacing w:before="6"/>
        <w:ind w:left="1114" w:right="856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733"/>
        <w:rPr>
          <w:rFonts w:ascii="仿宋" w:eastAsia="仿宋" w:hAnsi="仿宋" w:cs="仿宋"/>
        </w:rPr>
      </w:pPr>
      <w:r>
        <w:rPr>
          <w:rFonts w:ascii="仿宋" w:eastAsia="仿宋" w:hAnsi="仿宋" w:cs="仿宋"/>
        </w:rPr>
        <w:t>{ "GroupID" : 1000,</w:t>
      </w:r>
    </w:p>
    <w:p w:rsidR="00737AD2" w:rsidRDefault="007003A1">
      <w:pPr>
        <w:pStyle w:val="BodyText"/>
        <w:spacing w:line="212" w:lineRule="exact"/>
        <w:ind w:left="1933"/>
        <w:rPr>
          <w:rFonts w:ascii="仿宋" w:eastAsia="仿宋" w:hAnsi="仿宋" w:cs="仿宋"/>
        </w:rPr>
      </w:pPr>
      <w:r>
        <w:rPr>
          <w:rFonts w:ascii="仿宋" w:eastAsia="仿宋" w:hAnsi="仿宋" w:cs="仿宋"/>
        </w:rPr>
        <w:t>"LowBound" : { "" : MinKey, "" : MaxKey },</w:t>
      </w:r>
    </w:p>
    <w:p w:rsidR="00737AD2" w:rsidRDefault="007003A1">
      <w:pPr>
        <w:pStyle w:val="BodyText"/>
        <w:spacing w:line="212" w:lineRule="exact"/>
        <w:ind w:left="1933"/>
        <w:rPr>
          <w:rFonts w:ascii="仿宋" w:eastAsia="仿宋" w:hAnsi="仿宋" w:cs="仿宋"/>
        </w:rPr>
      </w:pPr>
      <w:r>
        <w:rPr>
          <w:rFonts w:ascii="仿宋" w:eastAsia="仿宋" w:hAnsi="仿宋" w:cs="仿宋"/>
        </w:rPr>
        <w:t>"UpBound" : { "" : 10, "" : 5 }</w:t>
      </w:r>
    </w:p>
    <w:p w:rsidR="00737AD2" w:rsidRDefault="007003A1">
      <w:pPr>
        <w:pStyle w:val="BodyText"/>
        <w:spacing w:line="212" w:lineRule="exact"/>
        <w:ind w:left="1733"/>
        <w:rPr>
          <w:rFonts w:ascii="仿宋" w:eastAsia="仿宋" w:hAnsi="仿宋" w:cs="仿宋"/>
        </w:rPr>
      </w:pPr>
      <w:r>
        <w:rPr>
          <w:rFonts w:ascii="仿宋" w:eastAsia="仿宋" w:hAnsi="仿宋" w:cs="仿宋"/>
        </w:rPr>
        <w:t>},</w:t>
      </w:r>
    </w:p>
    <w:p w:rsidR="00737AD2" w:rsidRDefault="007003A1">
      <w:pPr>
        <w:pStyle w:val="BodyText"/>
        <w:spacing w:line="212" w:lineRule="exact"/>
        <w:ind w:left="1733"/>
        <w:rPr>
          <w:rFonts w:ascii="仿宋" w:eastAsia="仿宋" w:hAnsi="仿宋" w:cs="仿宋"/>
        </w:rPr>
      </w:pPr>
      <w:r>
        <w:rPr>
          <w:rFonts w:ascii="仿宋" w:eastAsia="仿宋" w:hAnsi="仿宋" w:cs="仿宋"/>
        </w:rPr>
        <w:t>{ "GroupID" : 1001,</w:t>
      </w:r>
    </w:p>
    <w:p w:rsidR="00737AD2" w:rsidRDefault="007003A1">
      <w:pPr>
        <w:pStyle w:val="BodyText"/>
        <w:spacing w:line="212" w:lineRule="exact"/>
        <w:ind w:left="1933"/>
        <w:rPr>
          <w:rFonts w:ascii="仿宋" w:eastAsia="仿宋" w:hAnsi="仿宋" w:cs="仿宋"/>
        </w:rPr>
      </w:pPr>
      <w:r>
        <w:rPr>
          <w:rFonts w:ascii="仿宋" w:eastAsia="仿宋" w:hAnsi="仿宋" w:cs="仿宋"/>
        </w:rPr>
        <w:t>"LowBound" : { "" : 10, "" : 5 },</w:t>
      </w:r>
    </w:p>
    <w:p w:rsidR="00737AD2" w:rsidRDefault="007003A1">
      <w:pPr>
        <w:pStyle w:val="BodyText"/>
        <w:spacing w:line="212" w:lineRule="exact"/>
        <w:ind w:left="1933"/>
        <w:rPr>
          <w:rFonts w:ascii="仿宋" w:eastAsia="仿宋" w:hAnsi="仿宋" w:cs="仿宋"/>
        </w:rPr>
      </w:pPr>
      <w:r>
        <w:rPr>
          <w:rFonts w:ascii="仿宋" w:eastAsia="仿宋" w:hAnsi="仿宋" w:cs="仿宋"/>
        </w:rPr>
        <w:t>"UpBound" : { "" : MaxKey, "" : MinKey }</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rPr>
          <w:lang w:eastAsia="zh-CN"/>
        </w:rPr>
      </w:pPr>
      <w:r>
        <w:rPr>
          <w:lang w:eastAsia="zh-CN"/>
        </w:rPr>
        <w:t>其中第一个区间所在分区组ID为1000，包含的分区键存在两个字段，分别为：</w:t>
      </w:r>
    </w:p>
    <w:p w:rsidR="00737AD2" w:rsidRDefault="007003A1">
      <w:pPr>
        <w:pStyle w:val="BodyText"/>
        <w:numPr>
          <w:ilvl w:val="1"/>
          <w:numId w:val="33"/>
        </w:numPr>
        <w:tabs>
          <w:tab w:val="left" w:pos="1217"/>
        </w:tabs>
        <w:spacing w:before="34"/>
        <w:ind w:left="1217"/>
      </w:pPr>
      <w:r>
        <w:rPr>
          <w:position w:val="1"/>
        </w:rPr>
        <w:t>低边界：{</w:t>
      </w:r>
      <w:r>
        <w:rPr>
          <w:spacing w:val="-25"/>
          <w:position w:val="1"/>
        </w:rPr>
        <w:t xml:space="preserve"> </w:t>
      </w:r>
      <w:r>
        <w:rPr>
          <w:position w:val="1"/>
        </w:rPr>
        <w:t>""</w:t>
      </w:r>
      <w:r>
        <w:rPr>
          <w:spacing w:val="-25"/>
          <w:position w:val="1"/>
        </w:rPr>
        <w:t xml:space="preserve"> </w:t>
      </w:r>
      <w:r>
        <w:rPr>
          <w:position w:val="1"/>
        </w:rPr>
        <w:t>:</w:t>
      </w:r>
      <w:r>
        <w:rPr>
          <w:spacing w:val="-25"/>
          <w:position w:val="1"/>
        </w:rPr>
        <w:t xml:space="preserve"> </w:t>
      </w:r>
      <w:r>
        <w:rPr>
          <w:position w:val="1"/>
        </w:rPr>
        <w:t>MinKey,</w:t>
      </w:r>
      <w:r>
        <w:rPr>
          <w:spacing w:val="-25"/>
          <w:position w:val="1"/>
        </w:rPr>
        <w:t xml:space="preserve"> </w:t>
      </w:r>
      <w:r>
        <w:rPr>
          <w:position w:val="1"/>
        </w:rPr>
        <w:t>""</w:t>
      </w:r>
      <w:r>
        <w:rPr>
          <w:spacing w:val="-24"/>
          <w:position w:val="1"/>
        </w:rPr>
        <w:t xml:space="preserve"> </w:t>
      </w:r>
      <w:r>
        <w:rPr>
          <w:position w:val="1"/>
        </w:rPr>
        <w:t>:</w:t>
      </w:r>
      <w:r>
        <w:rPr>
          <w:spacing w:val="-25"/>
          <w:position w:val="1"/>
        </w:rPr>
        <w:t xml:space="preserve"> </w:t>
      </w:r>
      <w:r>
        <w:rPr>
          <w:position w:val="1"/>
        </w:rPr>
        <w:t>MaxKey</w:t>
      </w:r>
      <w:r>
        <w:rPr>
          <w:spacing w:val="-25"/>
          <w:position w:val="1"/>
        </w:rPr>
        <w:t xml:space="preserve"> </w:t>
      </w:r>
      <w:r>
        <w:rPr>
          <w:position w:val="1"/>
        </w:rPr>
        <w:t>}</w:t>
      </w:r>
    </w:p>
    <w:p w:rsidR="00737AD2" w:rsidRDefault="007003A1">
      <w:pPr>
        <w:pStyle w:val="BodyText"/>
        <w:tabs>
          <w:tab w:val="left" w:pos="1217"/>
        </w:tabs>
        <w:spacing w:line="29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高边界：{</w:t>
      </w:r>
      <w:r>
        <w:rPr>
          <w:spacing w:val="-12"/>
          <w:position w:val="1"/>
        </w:rPr>
        <w:t xml:space="preserve"> </w:t>
      </w:r>
      <w:r>
        <w:rPr>
          <w:position w:val="1"/>
        </w:rPr>
        <w:t>""</w:t>
      </w:r>
      <w:r>
        <w:rPr>
          <w:spacing w:val="-12"/>
          <w:position w:val="1"/>
        </w:rPr>
        <w:t xml:space="preserve"> </w:t>
      </w:r>
      <w:r>
        <w:rPr>
          <w:position w:val="1"/>
        </w:rPr>
        <w:t>:</w:t>
      </w:r>
      <w:r>
        <w:rPr>
          <w:spacing w:val="-12"/>
          <w:position w:val="1"/>
        </w:rPr>
        <w:t xml:space="preserve"> </w:t>
      </w:r>
      <w:r>
        <w:rPr>
          <w:position w:val="1"/>
        </w:rPr>
        <w:t>10,</w:t>
      </w:r>
      <w:r>
        <w:rPr>
          <w:spacing w:val="-11"/>
          <w:position w:val="1"/>
        </w:rPr>
        <w:t xml:space="preserve"> </w:t>
      </w:r>
      <w:r>
        <w:rPr>
          <w:position w:val="1"/>
        </w:rPr>
        <w:t>""</w:t>
      </w:r>
      <w:r>
        <w:rPr>
          <w:spacing w:val="-12"/>
          <w:position w:val="1"/>
        </w:rPr>
        <w:t xml:space="preserve"> </w:t>
      </w:r>
      <w:r>
        <w:rPr>
          <w:position w:val="1"/>
        </w:rPr>
        <w:t>:</w:t>
      </w:r>
      <w:r>
        <w:rPr>
          <w:spacing w:val="-12"/>
          <w:position w:val="1"/>
        </w:rPr>
        <w:t xml:space="preserve"> </w:t>
      </w:r>
      <w:r>
        <w:rPr>
          <w:position w:val="1"/>
        </w:rPr>
        <w:t>5</w:t>
      </w:r>
      <w:r>
        <w:rPr>
          <w:spacing w:val="-11"/>
          <w:position w:val="1"/>
        </w:rPr>
        <w:t xml:space="preserve"> </w:t>
      </w:r>
      <w:r>
        <w:rPr>
          <w:position w:val="1"/>
        </w:rPr>
        <w:t>}</w:t>
      </w:r>
    </w:p>
    <w:p w:rsidR="00737AD2" w:rsidRDefault="007003A1">
      <w:pPr>
        <w:pStyle w:val="BodyText"/>
        <w:spacing w:before="65"/>
        <w:rPr>
          <w:lang w:eastAsia="zh-CN"/>
        </w:rPr>
      </w:pPr>
      <w:r>
        <w:rPr>
          <w:lang w:eastAsia="zh-CN"/>
        </w:rPr>
        <w:t>而第二个区间所在分区组为1001，包含分区区间为：</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低边界：{</w:t>
      </w:r>
      <w:r>
        <w:rPr>
          <w:spacing w:val="-12"/>
          <w:position w:val="1"/>
        </w:rPr>
        <w:t xml:space="preserve"> </w:t>
      </w:r>
      <w:r>
        <w:rPr>
          <w:position w:val="1"/>
        </w:rPr>
        <w:t>""</w:t>
      </w:r>
      <w:r>
        <w:rPr>
          <w:spacing w:val="-12"/>
          <w:position w:val="1"/>
        </w:rPr>
        <w:t xml:space="preserve"> </w:t>
      </w:r>
      <w:r>
        <w:rPr>
          <w:position w:val="1"/>
        </w:rPr>
        <w:t>:</w:t>
      </w:r>
      <w:r>
        <w:rPr>
          <w:spacing w:val="-12"/>
          <w:position w:val="1"/>
        </w:rPr>
        <w:t xml:space="preserve"> </w:t>
      </w:r>
      <w:r>
        <w:rPr>
          <w:position w:val="1"/>
        </w:rPr>
        <w:t>10,</w:t>
      </w:r>
      <w:r>
        <w:rPr>
          <w:spacing w:val="-11"/>
          <w:position w:val="1"/>
        </w:rPr>
        <w:t xml:space="preserve"> </w:t>
      </w:r>
      <w:r>
        <w:rPr>
          <w:position w:val="1"/>
        </w:rPr>
        <w:t>""</w:t>
      </w:r>
      <w:r>
        <w:rPr>
          <w:spacing w:val="-12"/>
          <w:position w:val="1"/>
        </w:rPr>
        <w:t xml:space="preserve"> </w:t>
      </w:r>
      <w:r>
        <w:rPr>
          <w:position w:val="1"/>
        </w:rPr>
        <w:t>:</w:t>
      </w:r>
      <w:r>
        <w:rPr>
          <w:spacing w:val="-12"/>
          <w:position w:val="1"/>
        </w:rPr>
        <w:t xml:space="preserve"> </w:t>
      </w:r>
      <w:r>
        <w:rPr>
          <w:position w:val="1"/>
        </w:rPr>
        <w:t>5</w:t>
      </w:r>
      <w:r>
        <w:rPr>
          <w:spacing w:val="-11"/>
          <w:position w:val="1"/>
        </w:rPr>
        <w:t xml:space="preserve"> </w:t>
      </w:r>
      <w:r>
        <w:rPr>
          <w:position w:val="1"/>
        </w:rPr>
        <w:t>}</w:t>
      </w:r>
    </w:p>
    <w:p w:rsidR="00737AD2" w:rsidRDefault="007003A1">
      <w:pPr>
        <w:pStyle w:val="BodyText"/>
        <w:numPr>
          <w:ilvl w:val="1"/>
          <w:numId w:val="33"/>
        </w:numPr>
        <w:tabs>
          <w:tab w:val="left" w:pos="1217"/>
        </w:tabs>
        <w:spacing w:line="293" w:lineRule="exact"/>
        <w:ind w:left="1217"/>
      </w:pPr>
      <w:r>
        <w:rPr>
          <w:position w:val="1"/>
        </w:rPr>
        <w:t>高边界：{</w:t>
      </w:r>
      <w:r>
        <w:rPr>
          <w:spacing w:val="-25"/>
          <w:position w:val="1"/>
        </w:rPr>
        <w:t xml:space="preserve"> </w:t>
      </w:r>
      <w:r>
        <w:rPr>
          <w:position w:val="1"/>
        </w:rPr>
        <w:t>""</w:t>
      </w:r>
      <w:r>
        <w:rPr>
          <w:spacing w:val="-25"/>
          <w:position w:val="1"/>
        </w:rPr>
        <w:t xml:space="preserve"> </w:t>
      </w:r>
      <w:r>
        <w:rPr>
          <w:position w:val="1"/>
        </w:rPr>
        <w:t>:</w:t>
      </w:r>
      <w:r>
        <w:rPr>
          <w:spacing w:val="-25"/>
          <w:position w:val="1"/>
        </w:rPr>
        <w:t xml:space="preserve"> </w:t>
      </w:r>
      <w:r>
        <w:rPr>
          <w:position w:val="1"/>
        </w:rPr>
        <w:t>MaxKey,</w:t>
      </w:r>
      <w:r>
        <w:rPr>
          <w:spacing w:val="-24"/>
          <w:position w:val="1"/>
        </w:rPr>
        <w:t xml:space="preserve"> </w:t>
      </w:r>
      <w:r>
        <w:rPr>
          <w:position w:val="1"/>
        </w:rPr>
        <w:t>""</w:t>
      </w:r>
      <w:r>
        <w:rPr>
          <w:spacing w:val="-25"/>
          <w:position w:val="1"/>
        </w:rPr>
        <w:t xml:space="preserve"> </w:t>
      </w:r>
      <w:r>
        <w:rPr>
          <w:position w:val="1"/>
        </w:rPr>
        <w:t>:</w:t>
      </w:r>
      <w:r>
        <w:rPr>
          <w:spacing w:val="-25"/>
          <w:position w:val="1"/>
        </w:rPr>
        <w:t xml:space="preserve"> </w:t>
      </w:r>
      <w:r>
        <w:rPr>
          <w:position w:val="1"/>
        </w:rPr>
        <w:t>MinKey</w:t>
      </w:r>
      <w:r>
        <w:rPr>
          <w:spacing w:val="-25"/>
          <w:position w:val="1"/>
        </w:rPr>
        <w:t xml:space="preserve"> </w:t>
      </w:r>
      <w:r>
        <w:rPr>
          <w:position w:val="1"/>
        </w:rPr>
        <w:t>}</w:t>
      </w:r>
    </w:p>
    <w:p w:rsidR="00737AD2" w:rsidRDefault="00737AD2">
      <w:pPr>
        <w:spacing w:before="5" w:line="120" w:lineRule="exact"/>
        <w:rPr>
          <w:sz w:val="12"/>
          <w:szCs w:val="12"/>
        </w:rPr>
      </w:pPr>
    </w:p>
    <w:p w:rsidR="00737AD2" w:rsidRDefault="007003A1">
      <w:pPr>
        <w:pStyle w:val="BodyText"/>
      </w:pPr>
      <w:bookmarkStart w:id="75" w:name="分区索引"/>
      <w:bookmarkEnd w:id="75"/>
      <w:r>
        <w:t>分区索引</w:t>
      </w:r>
    </w:p>
    <w:p w:rsidR="00737AD2" w:rsidRDefault="00737AD2">
      <w:pPr>
        <w:spacing w:before="9" w:line="190" w:lineRule="exact"/>
        <w:rPr>
          <w:sz w:val="19"/>
          <w:szCs w:val="19"/>
        </w:rPr>
      </w:pPr>
    </w:p>
    <w:p w:rsidR="00737AD2" w:rsidRDefault="007003A1">
      <w:pPr>
        <w:pStyle w:val="BodyText"/>
        <w:spacing w:line="253" w:lineRule="auto"/>
        <w:ind w:right="1622"/>
        <w:rPr>
          <w:lang w:eastAsia="zh-CN"/>
        </w:rPr>
      </w:pPr>
      <w:r>
        <w:rPr>
          <w:lang w:eastAsia="zh-CN"/>
        </w:rPr>
        <w:t xml:space="preserve">概念 </w:t>
      </w:r>
      <w:r>
        <w:rPr>
          <w:w w:val="95"/>
          <w:lang w:eastAsia="zh-CN"/>
        </w:rPr>
        <w:t>每一个分区集合都会默认创建一个名叫“$shard”的索引，该索引叫做分区索引。</w:t>
      </w:r>
      <w:r>
        <w:rPr>
          <w:lang w:eastAsia="zh-CN"/>
        </w:rPr>
        <w:t xml:space="preserve"> 非分区集合不存在分区索引。</w:t>
      </w:r>
    </w:p>
    <w:p w:rsidR="00737AD2" w:rsidRDefault="007003A1">
      <w:pPr>
        <w:pStyle w:val="BodyText"/>
        <w:spacing w:before="4"/>
        <w:rPr>
          <w:lang w:eastAsia="zh-CN"/>
        </w:rPr>
      </w:pPr>
      <w:r>
        <w:rPr>
          <w:lang w:eastAsia="zh-CN"/>
        </w:rPr>
        <w:t>分区索引存在于分区集合所在的每一个分区组中，其字段定义顺序和排列与分区键相同。</w:t>
      </w:r>
    </w:p>
    <w:p w:rsidR="00737AD2" w:rsidRDefault="00737AD2">
      <w:pPr>
        <w:spacing w:before="9" w:line="130" w:lineRule="exact"/>
        <w:rPr>
          <w:sz w:val="13"/>
          <w:szCs w:val="13"/>
          <w:lang w:eastAsia="zh-CN"/>
        </w:rPr>
      </w:pPr>
    </w:p>
    <w:p w:rsidR="00737AD2" w:rsidRDefault="00921398">
      <w:pPr>
        <w:pStyle w:val="BodyText"/>
        <w:spacing w:line="140" w:lineRule="auto"/>
        <w:ind w:left="1573" w:right="1228" w:hanging="640"/>
        <w:rPr>
          <w:lang w:eastAsia="zh-CN"/>
        </w:rPr>
      </w:pPr>
      <w:r>
        <w:pict>
          <v:shape id="_x0000_i1048"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任何用户定义的唯一索引必须包含分区索引中所有的字段，其字段顺序无关。</w:t>
      </w:r>
    </w:p>
    <w:p w:rsidR="00737AD2" w:rsidRDefault="007003A1">
      <w:pPr>
        <w:pStyle w:val="BodyText"/>
        <w:spacing w:before="40"/>
        <w:ind w:left="1573"/>
        <w:rPr>
          <w:lang w:eastAsia="zh-CN"/>
        </w:rPr>
      </w:pPr>
      <w:r>
        <w:rPr>
          <w:lang w:eastAsia="zh-CN"/>
        </w:rPr>
        <w:t>在分区集合中，_id字段仅保证分区内该字段唯一，无法保证全局唯一。</w:t>
      </w:r>
    </w:p>
    <w:p w:rsidR="00737AD2" w:rsidRDefault="00737AD2">
      <w:pPr>
        <w:spacing w:before="9" w:line="190" w:lineRule="exact"/>
        <w:rPr>
          <w:sz w:val="19"/>
          <w:szCs w:val="19"/>
          <w:lang w:eastAsia="zh-CN"/>
        </w:rPr>
      </w:pPr>
    </w:p>
    <w:p w:rsidR="00737AD2" w:rsidRDefault="007003A1">
      <w:pPr>
        <w:pStyle w:val="BodyText"/>
        <w:spacing w:line="253" w:lineRule="auto"/>
        <w:ind w:right="6107"/>
        <w:rPr>
          <w:lang w:eastAsia="zh-CN"/>
        </w:rPr>
      </w:pPr>
      <w:r>
        <w:rPr>
          <w:lang w:eastAsia="zh-CN"/>
        </w:rPr>
        <w:t>示例 一个典型的分区索引如下：</w:t>
      </w:r>
    </w:p>
    <w:p w:rsidR="00737AD2" w:rsidRDefault="007003A1">
      <w:pPr>
        <w:pStyle w:val="BodyText"/>
        <w:spacing w:line="287"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114" w:right="6066"/>
        <w:jc w:val="center"/>
        <w:rPr>
          <w:rFonts w:ascii="仿宋" w:eastAsia="仿宋" w:hAnsi="仿宋" w:cs="仿宋"/>
        </w:rPr>
      </w:pPr>
      <w:r>
        <w:rPr>
          <w:rFonts w:ascii="仿宋" w:eastAsia="仿宋" w:hAnsi="仿宋" w:cs="仿宋"/>
        </w:rPr>
        <w:t>"IndexDef" : {</w:t>
      </w:r>
    </w:p>
    <w:p w:rsidR="00737AD2" w:rsidRDefault="007003A1">
      <w:pPr>
        <w:pStyle w:val="BodyText"/>
        <w:spacing w:line="212" w:lineRule="exact"/>
        <w:ind w:left="2033"/>
        <w:rPr>
          <w:rFonts w:ascii="仿宋" w:eastAsia="仿宋" w:hAnsi="仿宋" w:cs="仿宋"/>
        </w:rPr>
      </w:pPr>
      <w:r>
        <w:rPr>
          <w:rFonts w:ascii="仿宋" w:eastAsia="仿宋" w:hAnsi="仿宋" w:cs="仿宋"/>
        </w:rPr>
        <w:t>"name" : "$shard",</w:t>
      </w:r>
    </w:p>
    <w:p w:rsidR="00737AD2" w:rsidRDefault="007003A1">
      <w:pPr>
        <w:pStyle w:val="BodyText"/>
        <w:spacing w:line="212" w:lineRule="exact"/>
        <w:ind w:left="2033"/>
        <w:rPr>
          <w:rFonts w:ascii="仿宋" w:eastAsia="仿宋" w:hAnsi="仿宋" w:cs="仿宋"/>
        </w:rPr>
      </w:pPr>
      <w:r>
        <w:rPr>
          <w:rFonts w:ascii="仿宋" w:eastAsia="仿宋" w:hAnsi="仿宋" w:cs="仿宋"/>
        </w:rPr>
        <w:t>"_id" : { "$oid" : "515954bfa88873112fa6bd3a" },</w:t>
      </w:r>
    </w:p>
    <w:p w:rsidR="00737AD2" w:rsidRDefault="007003A1">
      <w:pPr>
        <w:pStyle w:val="BodyText"/>
        <w:spacing w:line="212" w:lineRule="exact"/>
        <w:ind w:left="2033"/>
        <w:rPr>
          <w:rFonts w:ascii="仿宋" w:eastAsia="仿宋" w:hAnsi="仿宋" w:cs="仿宋"/>
        </w:rPr>
      </w:pPr>
      <w:r>
        <w:rPr>
          <w:rFonts w:ascii="仿宋" w:eastAsia="仿宋" w:hAnsi="仿宋" w:cs="仿宋"/>
        </w:rPr>
        <w:t>"key" : { "Field1" : 1, "Field2" : -1 },</w:t>
      </w:r>
    </w:p>
    <w:p w:rsidR="00737AD2" w:rsidRDefault="007003A1">
      <w:pPr>
        <w:pStyle w:val="BodyText"/>
        <w:spacing w:line="212" w:lineRule="exact"/>
        <w:ind w:left="2033"/>
        <w:rPr>
          <w:rFonts w:ascii="仿宋" w:eastAsia="仿宋" w:hAnsi="仿宋" w:cs="仿宋"/>
        </w:rPr>
      </w:pPr>
      <w:r>
        <w:rPr>
          <w:rFonts w:ascii="仿宋" w:eastAsia="仿宋" w:hAnsi="仿宋" w:cs="仿宋"/>
        </w:rPr>
        <w:t>"v" : 0,</w:t>
      </w:r>
    </w:p>
    <w:p w:rsidR="00737AD2" w:rsidRDefault="007003A1">
      <w:pPr>
        <w:pStyle w:val="BodyText"/>
        <w:spacing w:line="212" w:lineRule="exact"/>
        <w:ind w:left="2033"/>
        <w:rPr>
          <w:rFonts w:ascii="仿宋" w:eastAsia="仿宋" w:hAnsi="仿宋" w:cs="仿宋"/>
        </w:rPr>
      </w:pPr>
      <w:r>
        <w:rPr>
          <w:rFonts w:ascii="仿宋" w:eastAsia="仿宋" w:hAnsi="仿宋" w:cs="仿宋"/>
        </w:rPr>
        <w:t>"unique" : false,</w:t>
      </w:r>
    </w:p>
    <w:p w:rsidR="00737AD2" w:rsidRDefault="007003A1">
      <w:pPr>
        <w:pStyle w:val="BodyText"/>
        <w:spacing w:line="212" w:lineRule="exact"/>
        <w:ind w:left="2033"/>
        <w:rPr>
          <w:rFonts w:ascii="仿宋" w:eastAsia="仿宋" w:hAnsi="仿宋" w:cs="仿宋"/>
        </w:rPr>
      </w:pPr>
      <w:r>
        <w:rPr>
          <w:rFonts w:ascii="仿宋" w:eastAsia="仿宋" w:hAnsi="仿宋" w:cs="仿宋"/>
        </w:rPr>
        <w:t>"dropDups" : false,</w:t>
      </w:r>
    </w:p>
    <w:p w:rsidR="00737AD2" w:rsidRDefault="007003A1">
      <w:pPr>
        <w:pStyle w:val="BodyText"/>
        <w:spacing w:line="212" w:lineRule="exact"/>
        <w:ind w:left="2033"/>
        <w:rPr>
          <w:rFonts w:ascii="仿宋" w:eastAsia="仿宋" w:hAnsi="仿宋" w:cs="仿宋"/>
        </w:rPr>
      </w:pPr>
      <w:r>
        <w:rPr>
          <w:rFonts w:ascii="仿宋" w:eastAsia="仿宋" w:hAnsi="仿宋" w:cs="仿宋"/>
        </w:rPr>
        <w:t>"enforced" : false</w:t>
      </w:r>
    </w:p>
    <w:p w:rsidR="00737AD2" w:rsidRDefault="007003A1">
      <w:pPr>
        <w:pStyle w:val="BodyText"/>
        <w:spacing w:line="212" w:lineRule="exact"/>
        <w:ind w:left="1733"/>
        <w:rPr>
          <w:rFonts w:ascii="仿宋" w:eastAsia="仿宋" w:hAnsi="仿宋" w:cs="仿宋"/>
        </w:rPr>
      </w:pPr>
      <w:r>
        <w:rPr>
          <w:rFonts w:ascii="仿宋" w:eastAsia="仿宋" w:hAnsi="仿宋" w:cs="仿宋"/>
        </w:rPr>
        <w:t>},</w:t>
      </w:r>
    </w:p>
    <w:p w:rsidR="00737AD2" w:rsidRDefault="007003A1">
      <w:pPr>
        <w:pStyle w:val="BodyText"/>
        <w:spacing w:line="212" w:lineRule="exact"/>
        <w:ind w:left="1733"/>
        <w:rPr>
          <w:rFonts w:ascii="仿宋" w:eastAsia="仿宋" w:hAnsi="仿宋" w:cs="仿宋"/>
        </w:rPr>
      </w:pPr>
      <w:r>
        <w:rPr>
          <w:rFonts w:ascii="仿宋" w:eastAsia="仿宋" w:hAnsi="仿宋" w:cs="仿宋"/>
        </w:rPr>
        <w:t>"IndexFlag" : "Normal"</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37AD2">
      <w:pPr>
        <w:spacing w:before="9" w:line="110" w:lineRule="exact"/>
        <w:rPr>
          <w:sz w:val="11"/>
          <w:szCs w:val="11"/>
          <w:lang w:eastAsia="zh-CN"/>
        </w:rPr>
      </w:pPr>
    </w:p>
    <w:p w:rsidR="00737AD2" w:rsidRDefault="007003A1">
      <w:pPr>
        <w:pStyle w:val="BodyText"/>
        <w:spacing w:line="312" w:lineRule="exact"/>
        <w:rPr>
          <w:lang w:eastAsia="zh-CN"/>
        </w:rPr>
      </w:pPr>
      <w:bookmarkStart w:id="76" w:name="后台任务"/>
      <w:bookmarkStart w:id="77" w:name="_bookmark34"/>
      <w:bookmarkEnd w:id="76"/>
      <w:bookmarkEnd w:id="77"/>
      <w:r>
        <w:rPr>
          <w:lang w:eastAsia="zh-CN"/>
        </w:rPr>
        <w:t>后台任务</w:t>
      </w:r>
    </w:p>
    <w:p w:rsidR="00737AD2" w:rsidRDefault="00737AD2">
      <w:pPr>
        <w:spacing w:before="9" w:line="190" w:lineRule="exact"/>
        <w:rPr>
          <w:sz w:val="19"/>
          <w:szCs w:val="19"/>
          <w:lang w:eastAsia="zh-CN"/>
        </w:rPr>
      </w:pPr>
    </w:p>
    <w:p w:rsidR="00737AD2" w:rsidRDefault="007003A1">
      <w:pPr>
        <w:pStyle w:val="BodyText"/>
        <w:spacing w:line="253" w:lineRule="auto"/>
        <w:ind w:right="1707"/>
        <w:rPr>
          <w:lang w:eastAsia="zh-CN"/>
        </w:rPr>
      </w:pPr>
      <w:r>
        <w:rPr>
          <w:lang w:eastAsia="zh-CN"/>
        </w:rPr>
        <w:t>概念 后台任务是一种不阻塞前端会话的任务，并不会随着前端会话的中断而停止。</w:t>
      </w:r>
    </w:p>
    <w:p w:rsidR="00737AD2" w:rsidRDefault="00737AD2">
      <w:pPr>
        <w:spacing w:line="253" w:lineRule="auto"/>
        <w:rPr>
          <w:lang w:eastAsia="zh-CN"/>
        </w:rPr>
        <w:sectPr w:rsidR="00737AD2">
          <w:pgSz w:w="12240" w:h="15840"/>
          <w:pgMar w:top="900" w:right="17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113" w:right="661"/>
        <w:rPr>
          <w:lang w:eastAsia="zh-CN"/>
        </w:rPr>
      </w:pPr>
      <w:r>
        <w:rPr>
          <w:w w:val="95"/>
          <w:lang w:eastAsia="zh-CN"/>
        </w:rPr>
        <w:t>所有的后台任务都会在编目节点的SYSCAT.SYSTASKS集合中跟踪，不同类型的后台任务可能包含不同的字</w:t>
      </w:r>
      <w:r>
        <w:rPr>
          <w:lang w:eastAsia="zh-CN"/>
        </w:rPr>
        <w:t xml:space="preserve"> 段。</w:t>
      </w:r>
    </w:p>
    <w:p w:rsidR="00737AD2" w:rsidRDefault="007003A1">
      <w:pPr>
        <w:pStyle w:val="BodyText"/>
        <w:spacing w:before="34"/>
        <w:ind w:left="113"/>
        <w:rPr>
          <w:lang w:eastAsia="zh-CN"/>
        </w:rPr>
      </w:pPr>
      <w:r>
        <w:rPr>
          <w:lang w:eastAsia="zh-CN"/>
        </w:rPr>
        <w:t>以下字段存在于所有后台任务中：</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2125"/>
        <w:gridCol w:w="4190"/>
        <w:gridCol w:w="3157"/>
      </w:tblGrid>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30"/>
        </w:trPr>
        <w:tc>
          <w:tcPr>
            <w:tcW w:w="2125"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JobType</w:t>
            </w:r>
          </w:p>
        </w:tc>
        <w:tc>
          <w:tcPr>
            <w:tcW w:w="4190" w:type="dxa"/>
            <w:tcBorders>
              <w:top w:val="single" w:sz="8" w:space="0" w:color="000000"/>
              <w:left w:val="nil"/>
              <w:bottom w:val="nil"/>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任务类型，分别代表：</w:t>
            </w:r>
          </w:p>
        </w:tc>
      </w:tr>
      <w:tr w:rsidR="00737AD2">
        <w:trPr>
          <w:trHeight w:hRule="exact" w:val="409"/>
        </w:trPr>
        <w:tc>
          <w:tcPr>
            <w:tcW w:w="2125" w:type="dxa"/>
            <w:tcBorders>
              <w:top w:val="nil"/>
              <w:left w:val="single" w:sz="8" w:space="0" w:color="000000"/>
              <w:bottom w:val="nil"/>
              <w:right w:val="nil"/>
            </w:tcBorders>
          </w:tcPr>
          <w:p w:rsidR="00737AD2" w:rsidRDefault="00737AD2">
            <w:pPr>
              <w:rPr>
                <w:lang w:eastAsia="zh-CN"/>
              </w:rPr>
            </w:pPr>
          </w:p>
        </w:tc>
        <w:tc>
          <w:tcPr>
            <w:tcW w:w="4190"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0：数据切分</w:t>
            </w:r>
          </w:p>
        </w:tc>
      </w:tr>
      <w:tr w:rsidR="00737AD2">
        <w:trPr>
          <w:trHeight w:hRule="exact" w:val="407"/>
        </w:trPr>
        <w:tc>
          <w:tcPr>
            <w:tcW w:w="2125" w:type="dxa"/>
            <w:vMerge w:val="restart"/>
            <w:tcBorders>
              <w:top w:val="nil"/>
              <w:left w:val="single" w:sz="8" w:space="0" w:color="000000"/>
              <w:right w:val="nil"/>
            </w:tcBorders>
          </w:tcPr>
          <w:p w:rsidR="00737AD2" w:rsidRDefault="007003A1">
            <w:pPr>
              <w:pStyle w:val="TableParagraph"/>
              <w:spacing w:before="56"/>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190" w:type="dxa"/>
            <w:vMerge w:val="restart"/>
            <w:tcBorders>
              <w:top w:val="nil"/>
              <w:left w:val="nil"/>
              <w:right w:val="single" w:sz="8" w:space="0" w:color="000000"/>
            </w:tcBorders>
          </w:tcPr>
          <w:p w:rsidR="00737AD2" w:rsidRDefault="007003A1">
            <w:pPr>
              <w:pStyle w:val="TableParagraph"/>
              <w:spacing w:before="56"/>
              <w:ind w:left="108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nil"/>
              <w:left w:val="single" w:sz="8" w:space="0" w:color="000000"/>
              <w:bottom w:val="nil"/>
              <w:right w:val="single" w:sz="8" w:space="0" w:color="000000"/>
            </w:tcBorders>
          </w:tcPr>
          <w:p w:rsidR="00737AD2" w:rsidRDefault="007003A1">
            <w:pPr>
              <w:pStyle w:val="TableParagraph"/>
              <w:spacing w:before="56"/>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任务状态，分别代表：</w:t>
            </w:r>
          </w:p>
        </w:tc>
      </w:tr>
      <w:tr w:rsidR="00737AD2">
        <w:trPr>
          <w:trHeight w:hRule="exact" w:val="334"/>
        </w:trPr>
        <w:tc>
          <w:tcPr>
            <w:tcW w:w="2125" w:type="dxa"/>
            <w:vMerge/>
            <w:tcBorders>
              <w:left w:val="single" w:sz="8" w:space="0" w:color="000000"/>
              <w:right w:val="nil"/>
            </w:tcBorders>
          </w:tcPr>
          <w:p w:rsidR="00737AD2" w:rsidRDefault="00737AD2">
            <w:pPr>
              <w:rPr>
                <w:lang w:eastAsia="zh-CN"/>
              </w:rPr>
            </w:pPr>
          </w:p>
        </w:tc>
        <w:tc>
          <w:tcPr>
            <w:tcW w:w="4190"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0：准备</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1：运行</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2：暂停</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3：取消</w:t>
            </w:r>
          </w:p>
        </w:tc>
      </w:tr>
      <w:tr w:rsidR="00737AD2">
        <w:trPr>
          <w:trHeight w:hRule="exact" w:val="286"/>
        </w:trPr>
        <w:tc>
          <w:tcPr>
            <w:tcW w:w="2125" w:type="dxa"/>
            <w:vMerge/>
            <w:tcBorders>
              <w:left w:val="single" w:sz="8" w:space="0" w:color="000000"/>
              <w:right w:val="nil"/>
            </w:tcBorders>
          </w:tcPr>
          <w:p w:rsidR="00737AD2" w:rsidRDefault="00737AD2"/>
        </w:tc>
        <w:tc>
          <w:tcPr>
            <w:tcW w:w="4190"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4：变更元数据</w:t>
            </w:r>
          </w:p>
        </w:tc>
      </w:tr>
      <w:tr w:rsidR="00737AD2">
        <w:trPr>
          <w:trHeight w:hRule="exact" w:val="432"/>
        </w:trPr>
        <w:tc>
          <w:tcPr>
            <w:tcW w:w="2125" w:type="dxa"/>
            <w:vMerge/>
            <w:tcBorders>
              <w:left w:val="single" w:sz="8" w:space="0" w:color="000000"/>
              <w:bottom w:val="single" w:sz="8" w:space="0" w:color="000000"/>
              <w:right w:val="nil"/>
            </w:tcBorders>
          </w:tcPr>
          <w:p w:rsidR="00737AD2" w:rsidRDefault="00737AD2"/>
        </w:tc>
        <w:tc>
          <w:tcPr>
            <w:tcW w:w="4190" w:type="dxa"/>
            <w:vMerge/>
            <w:tcBorders>
              <w:left w:val="nil"/>
              <w:bottom w:val="single" w:sz="8" w:space="0" w:color="000000"/>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9：完成</w:t>
            </w:r>
          </w:p>
        </w:tc>
      </w:tr>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CollectionSpace</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29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r>
    </w:tbl>
    <w:p w:rsidR="00737AD2" w:rsidRDefault="00737AD2">
      <w:pPr>
        <w:spacing w:before="3" w:line="200" w:lineRule="exact"/>
        <w:rPr>
          <w:sz w:val="20"/>
          <w:szCs w:val="20"/>
        </w:rPr>
      </w:pPr>
    </w:p>
    <w:p w:rsidR="00737AD2" w:rsidRDefault="007003A1">
      <w:pPr>
        <w:pStyle w:val="BodyText"/>
        <w:spacing w:line="312" w:lineRule="exact"/>
        <w:ind w:left="113" w:right="8126"/>
        <w:jc w:val="both"/>
      </w:pPr>
      <w:r>
        <w:t>后台任务类型包括：</w:t>
      </w:r>
    </w:p>
    <w:p w:rsidR="00737AD2" w:rsidRDefault="007003A1">
      <w:pPr>
        <w:pStyle w:val="BodyText"/>
        <w:spacing w:before="34"/>
        <w:ind w:left="113" w:right="8842"/>
        <w:jc w:val="both"/>
      </w:pPr>
      <w:r>
        <w:rPr>
          <w:rFonts w:ascii="Times New Roman" w:eastAsia="Times New Roman" w:hAnsi="Times New Roman" w:cs="Times New Roman"/>
        </w:rPr>
        <w:t xml:space="preserve">•   </w:t>
      </w:r>
      <w:r>
        <w:rPr>
          <w:rFonts w:ascii="Times New Roman" w:eastAsia="Times New Roman" w:hAnsi="Times New Roman" w:cs="Times New Roman"/>
          <w:spacing w:val="13"/>
        </w:rPr>
        <w:t xml:space="preserve"> </w:t>
      </w:r>
      <w:hyperlink w:anchor="_bookmark35" w:history="1">
        <w:r>
          <w:rPr>
            <w:color w:val="0000FF"/>
            <w:position w:val="1"/>
          </w:rPr>
          <w:t>数据切分</w:t>
        </w:r>
      </w:hyperlink>
    </w:p>
    <w:p w:rsidR="00737AD2" w:rsidRDefault="00737AD2">
      <w:pPr>
        <w:spacing w:before="5" w:line="120" w:lineRule="exact"/>
        <w:rPr>
          <w:sz w:val="12"/>
          <w:szCs w:val="12"/>
        </w:rPr>
      </w:pPr>
    </w:p>
    <w:p w:rsidR="00737AD2" w:rsidRDefault="007003A1">
      <w:pPr>
        <w:pStyle w:val="BodyText"/>
        <w:ind w:left="113" w:right="9126"/>
        <w:jc w:val="both"/>
      </w:pPr>
      <w:bookmarkStart w:id="78" w:name="数据切分"/>
      <w:bookmarkStart w:id="79" w:name="_bookmark35"/>
      <w:bookmarkEnd w:id="78"/>
      <w:bookmarkEnd w:id="79"/>
      <w:r>
        <w:t>数据切分</w:t>
      </w:r>
    </w:p>
    <w:p w:rsidR="00737AD2" w:rsidRDefault="00737AD2">
      <w:pPr>
        <w:spacing w:before="9" w:line="190" w:lineRule="exact"/>
        <w:rPr>
          <w:sz w:val="19"/>
          <w:szCs w:val="19"/>
        </w:rPr>
      </w:pPr>
    </w:p>
    <w:p w:rsidR="00737AD2" w:rsidRDefault="007003A1">
      <w:pPr>
        <w:pStyle w:val="BodyText"/>
        <w:spacing w:line="253" w:lineRule="auto"/>
        <w:ind w:left="113" w:right="501"/>
        <w:rPr>
          <w:lang w:eastAsia="zh-CN"/>
        </w:rPr>
      </w:pPr>
      <w:r>
        <w:rPr>
          <w:lang w:eastAsia="zh-CN"/>
        </w:rPr>
        <w:t>概念 一个分区集合首先会被创建在一个随机的分区组中。如果用户希望对该集合水平切分，将其划分到超过一个</w:t>
      </w:r>
    </w:p>
    <w:p w:rsidR="00737AD2" w:rsidRDefault="007003A1">
      <w:pPr>
        <w:pStyle w:val="BodyText"/>
        <w:spacing w:line="225" w:lineRule="exact"/>
        <w:ind w:left="113" w:right="6926"/>
        <w:jc w:val="both"/>
        <w:rPr>
          <w:lang w:eastAsia="zh-CN"/>
        </w:rPr>
      </w:pPr>
      <w:r>
        <w:rPr>
          <w:lang w:eastAsia="zh-CN"/>
        </w:rPr>
        <w:t>分区组中，就需要数据切分功能。</w:t>
      </w:r>
    </w:p>
    <w:p w:rsidR="00737AD2" w:rsidRDefault="00737AD2">
      <w:pPr>
        <w:spacing w:before="5" w:line="100" w:lineRule="exact"/>
        <w:rPr>
          <w:sz w:val="10"/>
          <w:szCs w:val="10"/>
          <w:lang w:eastAsia="zh-CN"/>
        </w:rPr>
      </w:pPr>
    </w:p>
    <w:p w:rsidR="00737AD2" w:rsidRDefault="007003A1">
      <w:pPr>
        <w:pStyle w:val="BodyText"/>
        <w:spacing w:line="168" w:lineRule="auto"/>
        <w:ind w:left="113" w:right="501"/>
        <w:rPr>
          <w:lang w:eastAsia="zh-CN"/>
        </w:rPr>
      </w:pPr>
      <w:r>
        <w:rPr>
          <w:lang w:eastAsia="zh-CN"/>
        </w:rPr>
        <w:t>数据切分是一种将数据在线从一个分区组转移到另一个分区组的方式。在数据转移的过程中，查询所得的结 果集数据会存在暂时的不一致，但是SequoiaDB可以保证磁盘中数据的最终一致性。</w:t>
      </w:r>
    </w:p>
    <w:p w:rsidR="00737AD2" w:rsidRDefault="00737AD2">
      <w:pPr>
        <w:spacing w:line="120" w:lineRule="exact"/>
        <w:rPr>
          <w:sz w:val="12"/>
          <w:szCs w:val="12"/>
          <w:lang w:eastAsia="zh-CN"/>
        </w:rPr>
      </w:pPr>
    </w:p>
    <w:p w:rsidR="00737AD2" w:rsidRDefault="007003A1">
      <w:pPr>
        <w:pStyle w:val="BodyText"/>
        <w:spacing w:line="168" w:lineRule="auto"/>
        <w:ind w:left="113" w:right="765"/>
        <w:jc w:val="both"/>
        <w:rPr>
          <w:lang w:eastAsia="zh-CN"/>
        </w:rPr>
      </w:pPr>
      <w:r>
        <w:rPr>
          <w:w w:val="95"/>
        </w:rPr>
        <w:t>Range分区和Hash分区都包含两种切分方式：范围切分和百分比切分。在范围切分时，Range分区使用精</w:t>
      </w:r>
      <w:r>
        <w:t xml:space="preserve"> 确条件，而Hash分区使用</w:t>
      </w:r>
      <w:r>
        <w:rPr>
          <w:spacing w:val="-36"/>
        </w:rPr>
        <w:t xml:space="preserve"> </w:t>
      </w:r>
      <w:r>
        <w:t>Partition（分区数）条件。</w:t>
      </w:r>
      <w:r>
        <w:rPr>
          <w:lang w:eastAsia="zh-CN"/>
        </w:rPr>
        <w:t>切分时起始条件为必填字段，而结束条件为选填条 件，结束条件默认为切分源当前包含的最大数据范围。</w:t>
      </w:r>
    </w:p>
    <w:p w:rsidR="00737AD2" w:rsidRDefault="007003A1">
      <w:pPr>
        <w:pStyle w:val="BodyText"/>
        <w:spacing w:before="34"/>
        <w:ind w:left="113" w:right="9326"/>
        <w:jc w:val="both"/>
      </w:pPr>
      <w:r>
        <w:t>例如：</w:t>
      </w:r>
    </w:p>
    <w:p w:rsidR="00737AD2" w:rsidRDefault="007003A1">
      <w:pPr>
        <w:pStyle w:val="BodyText"/>
        <w:spacing w:before="18" w:line="253" w:lineRule="auto"/>
        <w:ind w:left="113" w:right="3838"/>
      </w:pPr>
      <w:r>
        <w:rPr>
          <w:w w:val="95"/>
        </w:rPr>
        <w:t>Hash:  db.foo.bar.split('src',</w:t>
      </w:r>
      <w:r>
        <w:rPr>
          <w:spacing w:val="1"/>
          <w:w w:val="95"/>
        </w:rPr>
        <w:t xml:space="preserve"> </w:t>
      </w:r>
      <w:r>
        <w:rPr>
          <w:w w:val="95"/>
        </w:rPr>
        <w:t>'dst', {Partition:10}, {Partition:20})</w:t>
      </w:r>
      <w:r>
        <w:rPr>
          <w:w w:val="96"/>
        </w:rPr>
        <w:t xml:space="preserve"> </w:t>
      </w:r>
      <w:r>
        <w:rPr>
          <w:w w:val="95"/>
        </w:rPr>
        <w:t>Range:</w:t>
      </w:r>
      <w:r>
        <w:rPr>
          <w:spacing w:val="46"/>
          <w:w w:val="95"/>
        </w:rPr>
        <w:t xml:space="preserve"> </w:t>
      </w:r>
      <w:r>
        <w:rPr>
          <w:w w:val="95"/>
        </w:rPr>
        <w:t>db.foo.bar.split('src','dst',{a:10},</w:t>
      </w:r>
      <w:r>
        <w:rPr>
          <w:spacing w:val="-4"/>
          <w:w w:val="95"/>
        </w:rPr>
        <w:t xml:space="preserve"> </w:t>
      </w:r>
      <w:r>
        <w:rPr>
          <w:w w:val="95"/>
        </w:rPr>
        <w:t>{a:20})</w:t>
      </w:r>
    </w:p>
    <w:p w:rsidR="00737AD2" w:rsidRDefault="007003A1">
      <w:pPr>
        <w:pStyle w:val="BodyText"/>
        <w:spacing w:before="90" w:line="168" w:lineRule="auto"/>
        <w:ind w:left="113" w:right="661"/>
        <w:rPr>
          <w:lang w:eastAsia="zh-CN"/>
        </w:rPr>
      </w:pPr>
      <w:r>
        <w:rPr>
          <w:w w:val="95"/>
          <w:lang w:eastAsia="zh-CN"/>
        </w:rPr>
        <w:t xml:space="preserve">数据切分及分区上的数据范围皆遵循左闭右开原则。即：{Partition:10},   </w:t>
      </w:r>
      <w:r>
        <w:rPr>
          <w:spacing w:val="8"/>
          <w:w w:val="95"/>
          <w:lang w:eastAsia="zh-CN"/>
        </w:rPr>
        <w:t xml:space="preserve"> </w:t>
      </w:r>
      <w:r>
        <w:rPr>
          <w:w w:val="95"/>
          <w:lang w:eastAsia="zh-CN"/>
        </w:rPr>
        <w:t xml:space="preserve">{Partition:20}   </w:t>
      </w:r>
      <w:r>
        <w:rPr>
          <w:spacing w:val="8"/>
          <w:w w:val="95"/>
          <w:lang w:eastAsia="zh-CN"/>
        </w:rPr>
        <w:t xml:space="preserve"> </w:t>
      </w:r>
      <w:r>
        <w:rPr>
          <w:w w:val="95"/>
          <w:lang w:eastAsia="zh-CN"/>
        </w:rPr>
        <w:t>代表迁移数据范围</w:t>
      </w:r>
      <w:r>
        <w:rPr>
          <w:lang w:eastAsia="zh-CN"/>
        </w:rPr>
        <w:t xml:space="preserve"> </w:t>
      </w:r>
      <w:r>
        <w:rPr>
          <w:w w:val="95"/>
          <w:lang w:eastAsia="zh-CN"/>
        </w:rPr>
        <w:t>为[10,</w:t>
      </w:r>
      <w:r>
        <w:rPr>
          <w:spacing w:val="3"/>
          <w:w w:val="95"/>
          <w:lang w:eastAsia="zh-CN"/>
        </w:rPr>
        <w:t xml:space="preserve"> </w:t>
      </w:r>
      <w:r>
        <w:rPr>
          <w:w w:val="95"/>
          <w:lang w:eastAsia="zh-CN"/>
        </w:rPr>
        <w:t>20)。</w:t>
      </w:r>
    </w:p>
    <w:p w:rsidR="00737AD2" w:rsidRDefault="007003A1">
      <w:pPr>
        <w:pStyle w:val="BodyText"/>
        <w:spacing w:before="34"/>
        <w:ind w:left="113" w:right="6089"/>
        <w:jc w:val="both"/>
        <w:rPr>
          <w:lang w:eastAsia="zh-CN"/>
        </w:rPr>
      </w:pPr>
      <w:r>
        <w:rPr>
          <w:w w:val="95"/>
          <w:lang w:eastAsia="zh-CN"/>
        </w:rPr>
        <w:t>百分比切分：db.foo.bar.split('src',</w:t>
      </w:r>
      <w:r>
        <w:rPr>
          <w:spacing w:val="12"/>
          <w:w w:val="95"/>
          <w:lang w:eastAsia="zh-CN"/>
        </w:rPr>
        <w:t xml:space="preserve"> </w:t>
      </w:r>
      <w:r>
        <w:rPr>
          <w:w w:val="95"/>
          <w:lang w:eastAsia="zh-CN"/>
        </w:rPr>
        <w:t>'dst',</w:t>
      </w:r>
      <w:r>
        <w:rPr>
          <w:spacing w:val="11"/>
          <w:w w:val="95"/>
          <w:lang w:eastAsia="zh-CN"/>
        </w:rPr>
        <w:t xml:space="preserve"> </w:t>
      </w:r>
      <w:r>
        <w:rPr>
          <w:w w:val="95"/>
          <w:lang w:eastAsia="zh-CN"/>
        </w:rPr>
        <w:t>50)</w:t>
      </w:r>
    </w:p>
    <w:p w:rsidR="00737AD2" w:rsidRDefault="00737AD2">
      <w:pPr>
        <w:spacing w:before="9" w:line="130" w:lineRule="exact"/>
        <w:rPr>
          <w:sz w:val="13"/>
          <w:szCs w:val="13"/>
          <w:lang w:eastAsia="zh-CN"/>
        </w:rPr>
      </w:pPr>
    </w:p>
    <w:p w:rsidR="00737AD2" w:rsidRDefault="00921398">
      <w:pPr>
        <w:pStyle w:val="BodyText"/>
        <w:spacing w:line="140" w:lineRule="auto"/>
        <w:ind w:left="753" w:right="5663" w:hanging="640"/>
        <w:rPr>
          <w:lang w:eastAsia="zh-CN"/>
        </w:rPr>
      </w:pPr>
      <w:r>
        <w:pict>
          <v:shape id="_x0000_i1049"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当切分范围不冲突时，可以做并发切分。</w:t>
      </w:r>
    </w:p>
    <w:p w:rsidR="00737AD2" w:rsidRDefault="007003A1">
      <w:pPr>
        <w:pStyle w:val="BodyText"/>
        <w:spacing w:before="40"/>
        <w:ind w:left="753"/>
        <w:rPr>
          <w:lang w:eastAsia="zh-CN"/>
        </w:rPr>
      </w:pPr>
      <w:r>
        <w:rPr>
          <w:w w:val="90"/>
          <w:lang w:eastAsia="zh-CN"/>
        </w:rPr>
        <w:t>"src"、"dst"分别表示“源分区所在复制组”、“目标分区所在复制组”。</w:t>
      </w:r>
    </w:p>
    <w:p w:rsidR="00737AD2" w:rsidRDefault="00737AD2">
      <w:pPr>
        <w:rPr>
          <w:lang w:eastAsia="zh-CN"/>
        </w:rPr>
        <w:sectPr w:rsidR="00737AD2">
          <w:pgSz w:w="12240" w:h="15840"/>
          <w:pgMar w:top="900" w:right="680" w:bottom="280" w:left="1520" w:header="713" w:footer="0" w:gutter="0"/>
          <w:cols w:space="720"/>
        </w:sectPr>
      </w:pPr>
    </w:p>
    <w:p w:rsidR="00737AD2" w:rsidRDefault="00737AD2">
      <w:pPr>
        <w:spacing w:before="1" w:line="240" w:lineRule="exact"/>
        <w:rPr>
          <w:sz w:val="24"/>
          <w:szCs w:val="24"/>
          <w:lang w:eastAsia="zh-CN"/>
        </w:rPr>
      </w:pPr>
    </w:p>
    <w:p w:rsidR="00737AD2" w:rsidRDefault="00921398">
      <w:pPr>
        <w:ind w:left="933" w:right="11520"/>
        <w:rPr>
          <w:rFonts w:ascii="Times New Roman" w:eastAsia="Times New Roman" w:hAnsi="Times New Roman" w:cs="Times New Roman"/>
          <w:sz w:val="20"/>
          <w:szCs w:val="20"/>
        </w:rPr>
      </w:pPr>
      <w:r>
        <w:pict>
          <v:shape id="_x0000_i1050" type="#_x0000_t75" style="width:498.65pt;height:158.5pt;mso-position-horizontal-relative:char;mso-position-vertical-relative:line">
            <v:imagedata r:id="rId33" o:title=""/>
          </v:shape>
        </w:pict>
      </w:r>
    </w:p>
    <w:p w:rsidR="00737AD2" w:rsidRDefault="00737AD2">
      <w:pPr>
        <w:spacing w:before="5" w:line="100" w:lineRule="exact"/>
        <w:rPr>
          <w:sz w:val="10"/>
          <w:szCs w:val="10"/>
        </w:rPr>
      </w:pPr>
    </w:p>
    <w:p w:rsidR="00737AD2" w:rsidRDefault="007003A1">
      <w:pPr>
        <w:pStyle w:val="BodyText"/>
        <w:spacing w:before="56" w:line="168" w:lineRule="auto"/>
        <w:rPr>
          <w:lang w:eastAsia="zh-CN"/>
        </w:rPr>
      </w:pPr>
      <w:r>
        <w:rPr>
          <w:w w:val="95"/>
          <w:lang w:eastAsia="zh-CN"/>
        </w:rPr>
        <w:t>图中左上角为系统的起始状态，4条记录均存放在左侧的节点中。切分时定义由3起始，因此数据3与4会被切</w:t>
      </w:r>
      <w:r>
        <w:rPr>
          <w:lang w:eastAsia="zh-CN"/>
        </w:rPr>
        <w:t xml:space="preserve"> 分至右侧节点。（左下图）</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lang w:eastAsia="zh-CN"/>
        </w:rPr>
        <w:t>右上图为第三状态，数据在两个分区组中同时存在。此刻数据会有暂时的不一致。最终状态切换到右下 图，已经迁移成功的数据从原始节点删除，数据最终恢复一致。</w:t>
      </w:r>
    </w:p>
    <w:p w:rsidR="00737AD2" w:rsidRDefault="007003A1">
      <w:pPr>
        <w:pStyle w:val="BodyText"/>
        <w:spacing w:before="34"/>
        <w:rPr>
          <w:lang w:eastAsia="zh-CN"/>
        </w:rPr>
      </w:pPr>
      <w:r>
        <w:rPr>
          <w:lang w:eastAsia="zh-CN"/>
        </w:rPr>
        <w:t>在数据切分过程在两个数据分区组之间进行交互：</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源分区所在复制组：代表数据原本所存在的分区</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目标分区所在复制组：代表切分后，所有需要迁移的数据的目标组</w:t>
      </w:r>
    </w:p>
    <w:p w:rsidR="00737AD2" w:rsidRDefault="00737AD2">
      <w:pPr>
        <w:spacing w:before="5" w:line="220" w:lineRule="exact"/>
        <w:rPr>
          <w:lang w:eastAsia="zh-CN"/>
        </w:rPr>
      </w:pPr>
    </w:p>
    <w:p w:rsidR="00737AD2" w:rsidRDefault="007003A1">
      <w:pPr>
        <w:pStyle w:val="BodyText"/>
        <w:spacing w:line="253" w:lineRule="auto"/>
        <w:ind w:right="6727"/>
        <w:rPr>
          <w:lang w:eastAsia="zh-CN"/>
        </w:rPr>
      </w:pPr>
      <w:r>
        <w:rPr>
          <w:lang w:eastAsia="zh-CN"/>
        </w:rPr>
        <w:t>后台任务 数据切分属于一个</w:t>
      </w:r>
      <w:hyperlink w:anchor="_bookmark34" w:history="1">
        <w:r>
          <w:rPr>
            <w:color w:val="0000FF"/>
            <w:lang w:eastAsia="zh-CN"/>
          </w:rPr>
          <w:t>后台任务</w:t>
        </w:r>
      </w:hyperlink>
      <w:r>
        <w:rPr>
          <w:color w:val="000000"/>
          <w:lang w:eastAsia="zh-CN"/>
        </w:rPr>
        <w:t>。</w:t>
      </w:r>
    </w:p>
    <w:p w:rsidR="00737AD2" w:rsidRDefault="007003A1">
      <w:pPr>
        <w:pStyle w:val="BodyText"/>
        <w:spacing w:before="4"/>
        <w:rPr>
          <w:lang w:eastAsia="zh-CN"/>
        </w:rPr>
      </w:pPr>
      <w:r>
        <w:rPr>
          <w:lang w:eastAsia="zh-CN"/>
        </w:rPr>
        <w:t>对于数据切分的后台任务拥有几个特有的字段：</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2033"/>
        <w:gridCol w:w="4282"/>
        <w:gridCol w:w="3157"/>
      </w:tblGrid>
      <w:tr w:rsidR="00737AD2">
        <w:trPr>
          <w:trHeight w:hRule="exact" w:val="295"/>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82" w:type="dxa"/>
            <w:tcBorders>
              <w:top w:val="nil"/>
              <w:left w:val="nil"/>
              <w:bottom w:val="nil"/>
              <w:right w:val="single" w:sz="8" w:space="0" w:color="000000"/>
            </w:tcBorders>
          </w:tcPr>
          <w:p w:rsidR="00737AD2" w:rsidRDefault="007003A1">
            <w:pPr>
              <w:pStyle w:val="TableParagraph"/>
              <w:spacing w:line="223" w:lineRule="exact"/>
              <w:ind w:left="1174"/>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SourceName</w:t>
            </w:r>
          </w:p>
        </w:tc>
        <w:tc>
          <w:tcPr>
            <w:tcW w:w="4282" w:type="dxa"/>
            <w:tcBorders>
              <w:top w:val="nil"/>
              <w:left w:val="nil"/>
              <w:bottom w:val="nil"/>
              <w:right w:val="single" w:sz="8" w:space="0" w:color="000000"/>
            </w:tcBorders>
          </w:tcPr>
          <w:p w:rsidR="00737AD2" w:rsidRDefault="007003A1">
            <w:pPr>
              <w:pStyle w:val="TableParagraph"/>
              <w:spacing w:line="228" w:lineRule="exact"/>
              <w:ind w:left="11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源分区所在复制组名</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TargetName</w:t>
            </w:r>
          </w:p>
        </w:tc>
        <w:tc>
          <w:tcPr>
            <w:tcW w:w="4282" w:type="dxa"/>
            <w:tcBorders>
              <w:top w:val="nil"/>
              <w:left w:val="nil"/>
              <w:bottom w:val="nil"/>
              <w:right w:val="single" w:sz="8" w:space="0" w:color="000000"/>
            </w:tcBorders>
          </w:tcPr>
          <w:p w:rsidR="00737AD2" w:rsidRDefault="007003A1">
            <w:pPr>
              <w:pStyle w:val="TableParagraph"/>
              <w:spacing w:line="228" w:lineRule="exact"/>
              <w:ind w:left="11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目标分区所在复制组名</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SourceID</w:t>
            </w:r>
          </w:p>
        </w:tc>
        <w:tc>
          <w:tcPr>
            <w:tcW w:w="4282" w:type="dxa"/>
            <w:tcBorders>
              <w:top w:val="nil"/>
              <w:left w:val="nil"/>
              <w:bottom w:val="nil"/>
              <w:right w:val="single" w:sz="8" w:space="0" w:color="000000"/>
            </w:tcBorders>
          </w:tcPr>
          <w:p w:rsidR="00737AD2" w:rsidRDefault="007003A1">
            <w:pPr>
              <w:pStyle w:val="TableParagraph"/>
              <w:spacing w:line="228" w:lineRule="exact"/>
              <w:ind w:left="1174"/>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源分区所在复制组ID</w:t>
            </w:r>
          </w:p>
        </w:tc>
      </w:tr>
      <w:tr w:rsidR="00737AD2">
        <w:trPr>
          <w:trHeight w:hRule="exact" w:val="300"/>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TargetID</w:t>
            </w:r>
          </w:p>
        </w:tc>
        <w:tc>
          <w:tcPr>
            <w:tcW w:w="4282" w:type="dxa"/>
            <w:tcBorders>
              <w:top w:val="nil"/>
              <w:left w:val="nil"/>
              <w:bottom w:val="nil"/>
              <w:right w:val="single" w:sz="8" w:space="0" w:color="000000"/>
            </w:tcBorders>
          </w:tcPr>
          <w:p w:rsidR="00737AD2" w:rsidRDefault="007003A1">
            <w:pPr>
              <w:pStyle w:val="TableParagraph"/>
              <w:spacing w:line="228" w:lineRule="exact"/>
              <w:ind w:left="1174"/>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目标分区所在复制组ID</w:t>
            </w:r>
          </w:p>
        </w:tc>
      </w:tr>
      <w:tr w:rsidR="00737AD2">
        <w:trPr>
          <w:trHeight w:hRule="exact" w:val="305"/>
        </w:trPr>
        <w:tc>
          <w:tcPr>
            <w:tcW w:w="203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SplitValue</w:t>
            </w:r>
          </w:p>
        </w:tc>
        <w:tc>
          <w:tcPr>
            <w:tcW w:w="4282" w:type="dxa"/>
            <w:tcBorders>
              <w:top w:val="nil"/>
              <w:left w:val="nil"/>
              <w:bottom w:val="nil"/>
              <w:right w:val="single" w:sz="8" w:space="0" w:color="000000"/>
            </w:tcBorders>
          </w:tcPr>
          <w:p w:rsidR="00737AD2" w:rsidRDefault="007003A1">
            <w:pPr>
              <w:pStyle w:val="TableParagraph"/>
              <w:spacing w:line="228" w:lineRule="exact"/>
              <w:ind w:left="1174"/>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数据切分键</w:t>
            </w:r>
          </w:p>
        </w:tc>
      </w:tr>
    </w:tbl>
    <w:p w:rsidR="00737AD2" w:rsidRDefault="007003A1">
      <w:pPr>
        <w:pStyle w:val="BodyText"/>
        <w:spacing w:line="335" w:lineRule="exact"/>
        <w:rPr>
          <w:lang w:eastAsia="zh-CN"/>
        </w:rPr>
      </w:pPr>
      <w:r>
        <w:rPr>
          <w:lang w:eastAsia="zh-CN"/>
        </w:rPr>
        <w:t>数据切分的后台操作分为几个阶段：</w:t>
      </w:r>
    </w:p>
    <w:p w:rsidR="00737AD2" w:rsidRDefault="007003A1">
      <w:pPr>
        <w:pStyle w:val="BodyText"/>
        <w:tabs>
          <w:tab w:val="left" w:pos="6229"/>
        </w:tabs>
        <w:spacing w:before="58"/>
        <w:ind w:left="1493"/>
        <w:rPr>
          <w:lang w:eastAsia="zh-CN"/>
        </w:rPr>
      </w:pPr>
      <w:r>
        <w:rPr>
          <w:lang w:eastAsia="zh-CN"/>
        </w:rPr>
        <w:t>准备阶段</w:t>
      </w:r>
      <w:r>
        <w:rPr>
          <w:lang w:eastAsia="zh-CN"/>
        </w:rPr>
        <w:tab/>
        <w:t>在准备阶段中，并不会向编目节点</w:t>
      </w:r>
    </w:p>
    <w:p w:rsidR="00737AD2" w:rsidRDefault="007003A1">
      <w:pPr>
        <w:pStyle w:val="BodyText"/>
        <w:spacing w:line="240" w:lineRule="exact"/>
        <w:ind w:left="6230"/>
        <w:rPr>
          <w:lang w:eastAsia="zh-CN"/>
        </w:rPr>
      </w:pPr>
      <w:r>
        <w:rPr>
          <w:w w:val="95"/>
          <w:lang w:eastAsia="zh-CN"/>
        </w:rPr>
        <w:t>的SYSCAT.SYSTASKS插入任务记录。该阶段首</w:t>
      </w:r>
    </w:p>
    <w:p w:rsidR="00737AD2" w:rsidRDefault="007003A1">
      <w:pPr>
        <w:pStyle w:val="BodyText"/>
        <w:spacing w:line="240" w:lineRule="exact"/>
        <w:ind w:left="6230"/>
        <w:rPr>
          <w:lang w:eastAsia="zh-CN"/>
        </w:rPr>
      </w:pPr>
      <w:r>
        <w:rPr>
          <w:lang w:eastAsia="zh-CN"/>
        </w:rPr>
        <w:t>先向编目节点查询，确保该请求合法，并且向</w:t>
      </w:r>
    </w:p>
    <w:p w:rsidR="00737AD2" w:rsidRDefault="007003A1">
      <w:pPr>
        <w:pStyle w:val="BodyText"/>
        <w:spacing w:line="240" w:lineRule="exact"/>
        <w:ind w:left="6230"/>
        <w:rPr>
          <w:lang w:eastAsia="zh-CN"/>
        </w:rPr>
      </w:pPr>
      <w:r>
        <w:rPr>
          <w:lang w:eastAsia="zh-CN"/>
        </w:rPr>
        <w:t>源数据节点组请求得到一条包含分区条件的记</w:t>
      </w:r>
    </w:p>
    <w:p w:rsidR="00737AD2" w:rsidRDefault="007003A1">
      <w:pPr>
        <w:pStyle w:val="BodyText"/>
        <w:spacing w:line="240" w:lineRule="exact"/>
        <w:ind w:left="6230"/>
        <w:rPr>
          <w:lang w:eastAsia="zh-CN"/>
        </w:rPr>
      </w:pPr>
      <w:r>
        <w:rPr>
          <w:lang w:eastAsia="zh-CN"/>
        </w:rPr>
        <w:t>录或根据规则生成一条包含分区条件的记录。</w:t>
      </w:r>
    </w:p>
    <w:p w:rsidR="00737AD2" w:rsidRDefault="00737AD2">
      <w:pPr>
        <w:spacing w:before="5" w:line="100" w:lineRule="exact"/>
        <w:rPr>
          <w:sz w:val="10"/>
          <w:szCs w:val="10"/>
          <w:lang w:eastAsia="zh-CN"/>
        </w:rPr>
      </w:pPr>
    </w:p>
    <w:p w:rsidR="00737AD2" w:rsidRDefault="007003A1">
      <w:pPr>
        <w:pStyle w:val="BodyText"/>
        <w:tabs>
          <w:tab w:val="left" w:pos="6229"/>
        </w:tabs>
        <w:spacing w:line="168" w:lineRule="auto"/>
        <w:ind w:left="6230" w:right="810" w:hanging="4737"/>
        <w:jc w:val="both"/>
        <w:rPr>
          <w:lang w:eastAsia="zh-CN"/>
        </w:rPr>
      </w:pPr>
      <w:r>
        <w:rPr>
          <w:lang w:eastAsia="zh-CN"/>
        </w:rPr>
        <w:t>预备阶段</w:t>
      </w:r>
      <w:r>
        <w:rPr>
          <w:lang w:eastAsia="zh-CN"/>
        </w:rPr>
        <w:tab/>
        <w:t xml:space="preserve">在预备阶段中，协调节点将分区条件发送至编 </w:t>
      </w:r>
      <w:r>
        <w:rPr>
          <w:w w:val="95"/>
          <w:lang w:eastAsia="zh-CN"/>
        </w:rPr>
        <w:t>目节点。编目节点在SYSCAT.SYSTASKS集合中</w:t>
      </w:r>
      <w:r>
        <w:rPr>
          <w:lang w:eastAsia="zh-CN"/>
        </w:rPr>
        <w:t xml:space="preserve"> 插入后台操作记录。</w:t>
      </w:r>
    </w:p>
    <w:p w:rsidR="00737AD2" w:rsidRDefault="00737AD2">
      <w:pPr>
        <w:spacing w:line="120" w:lineRule="exact"/>
        <w:rPr>
          <w:sz w:val="12"/>
          <w:szCs w:val="12"/>
          <w:lang w:eastAsia="zh-CN"/>
        </w:rPr>
      </w:pPr>
    </w:p>
    <w:p w:rsidR="00737AD2" w:rsidRDefault="007003A1">
      <w:pPr>
        <w:pStyle w:val="BodyText"/>
        <w:tabs>
          <w:tab w:val="left" w:pos="6229"/>
        </w:tabs>
        <w:spacing w:line="168" w:lineRule="auto"/>
        <w:ind w:left="6230" w:right="810" w:hanging="4737"/>
        <w:jc w:val="both"/>
        <w:rPr>
          <w:lang w:eastAsia="zh-CN"/>
        </w:rPr>
      </w:pPr>
      <w:r>
        <w:rPr>
          <w:lang w:eastAsia="zh-CN"/>
        </w:rPr>
        <w:t>运行阶段</w:t>
      </w:r>
      <w:r>
        <w:rPr>
          <w:lang w:eastAsia="zh-CN"/>
        </w:rPr>
        <w:tab/>
        <w:t>在运行阶段中，协调节点向目标节点发送切分 请求，目标节点创建后台任务，从源节点请求 数据，并向编目节点上报自身状态。目标节点 会在后台任务创建后直接返回给协调节点，并 不会长时间阻塞用户会话。</w:t>
      </w:r>
    </w:p>
    <w:p w:rsidR="00737AD2" w:rsidRDefault="00737AD2">
      <w:pPr>
        <w:spacing w:line="120" w:lineRule="exact"/>
        <w:rPr>
          <w:sz w:val="12"/>
          <w:szCs w:val="12"/>
          <w:lang w:eastAsia="zh-CN"/>
        </w:rPr>
      </w:pPr>
    </w:p>
    <w:p w:rsidR="00737AD2" w:rsidRDefault="007003A1">
      <w:pPr>
        <w:pStyle w:val="BodyText"/>
        <w:tabs>
          <w:tab w:val="left" w:pos="6229"/>
        </w:tabs>
        <w:spacing w:line="168" w:lineRule="auto"/>
        <w:ind w:left="6230" w:right="810" w:hanging="4737"/>
        <w:jc w:val="both"/>
        <w:rPr>
          <w:lang w:eastAsia="zh-CN"/>
        </w:rPr>
      </w:pPr>
      <w:r>
        <w:rPr>
          <w:lang w:eastAsia="zh-CN"/>
        </w:rPr>
        <w:t>清除阶段</w:t>
      </w:r>
      <w:r>
        <w:rPr>
          <w:lang w:eastAsia="zh-CN"/>
        </w:rPr>
        <w:tab/>
        <w:t>在清除阶段中，目标节点已经从源节点得到所 有的数据，因此向编目节点发送清除请求，并 在源数据节点进行数据清除操作。</w:t>
      </w:r>
    </w:p>
    <w:p w:rsidR="00737AD2" w:rsidRDefault="00737AD2">
      <w:pPr>
        <w:spacing w:line="168" w:lineRule="auto"/>
        <w:jc w:val="both"/>
        <w:rPr>
          <w:lang w:eastAsia="zh-CN"/>
        </w:rPr>
        <w:sectPr w:rsidR="00737AD2">
          <w:pgSz w:w="12240" w:h="15840"/>
          <w:pgMar w:top="900" w:right="500" w:bottom="280" w:left="700" w:header="713" w:footer="0" w:gutter="0"/>
          <w:cols w:space="720"/>
        </w:sectPr>
      </w:pPr>
    </w:p>
    <w:p w:rsidR="00737AD2" w:rsidRDefault="00737AD2">
      <w:pPr>
        <w:spacing w:before="4" w:line="190" w:lineRule="exact"/>
        <w:rPr>
          <w:sz w:val="19"/>
          <w:szCs w:val="19"/>
          <w:lang w:eastAsia="zh-CN"/>
        </w:rPr>
      </w:pPr>
    </w:p>
    <w:p w:rsidR="00737AD2" w:rsidRDefault="007003A1">
      <w:pPr>
        <w:pStyle w:val="BodyText"/>
        <w:tabs>
          <w:tab w:val="left" w:pos="5909"/>
        </w:tabs>
        <w:spacing w:before="56" w:line="168" w:lineRule="auto"/>
        <w:ind w:left="5910" w:right="830" w:hanging="4737"/>
        <w:rPr>
          <w:lang w:eastAsia="zh-CN"/>
        </w:rPr>
      </w:pPr>
      <w:r>
        <w:rPr>
          <w:lang w:eastAsia="zh-CN"/>
        </w:rPr>
        <w:t>完成阶段</w:t>
      </w:r>
      <w:r>
        <w:rPr>
          <w:lang w:eastAsia="zh-CN"/>
        </w:rPr>
        <w:tab/>
        <w:t xml:space="preserve">在源节点清除了所有已经迁移的数据 后，会向编目节点发送完成消息。编目节点 </w:t>
      </w:r>
      <w:r>
        <w:rPr>
          <w:w w:val="95"/>
          <w:lang w:eastAsia="zh-CN"/>
        </w:rPr>
        <w:t>从SYSCAT.SYSTASKS集合中删除该任务。</w:t>
      </w:r>
    </w:p>
    <w:p w:rsidR="00737AD2" w:rsidRDefault="00737AD2">
      <w:pPr>
        <w:spacing w:before="6" w:line="240" w:lineRule="exact"/>
        <w:rPr>
          <w:sz w:val="24"/>
          <w:szCs w:val="24"/>
          <w:lang w:eastAsia="zh-CN"/>
        </w:rPr>
      </w:pPr>
    </w:p>
    <w:p w:rsidR="00737AD2" w:rsidRDefault="007003A1">
      <w:pPr>
        <w:pStyle w:val="Heading3"/>
        <w:spacing w:line="354" w:lineRule="exact"/>
        <w:rPr>
          <w:lang w:eastAsia="zh-CN"/>
        </w:rPr>
      </w:pPr>
      <w:bookmarkStart w:id="80" w:name="域"/>
      <w:bookmarkStart w:id="81" w:name="_bookmark36"/>
      <w:bookmarkEnd w:id="80"/>
      <w:bookmarkEnd w:id="81"/>
      <w:r>
        <w:rPr>
          <w:lang w:eastAsia="zh-CN"/>
        </w:rPr>
        <w:t>域</w:t>
      </w:r>
    </w:p>
    <w:p w:rsidR="00737AD2" w:rsidRDefault="00737AD2">
      <w:pPr>
        <w:spacing w:before="11" w:line="220" w:lineRule="exact"/>
        <w:rPr>
          <w:lang w:eastAsia="zh-CN"/>
        </w:rPr>
      </w:pPr>
    </w:p>
    <w:p w:rsidR="00737AD2" w:rsidRDefault="007003A1">
      <w:pPr>
        <w:pStyle w:val="BodyText"/>
        <w:spacing w:line="312" w:lineRule="exact"/>
        <w:ind w:left="613"/>
        <w:rPr>
          <w:lang w:eastAsia="zh-CN"/>
        </w:rPr>
      </w:pPr>
      <w:r>
        <w:rPr>
          <w:lang w:eastAsia="zh-CN"/>
        </w:rPr>
        <w:t>概念</w:t>
      </w:r>
    </w:p>
    <w:p w:rsidR="00737AD2" w:rsidRDefault="00737AD2">
      <w:pPr>
        <w:spacing w:before="5" w:line="100" w:lineRule="exact"/>
        <w:rPr>
          <w:sz w:val="10"/>
          <w:szCs w:val="10"/>
          <w:lang w:eastAsia="zh-CN"/>
        </w:rPr>
      </w:pPr>
    </w:p>
    <w:p w:rsidR="00737AD2" w:rsidRDefault="007003A1">
      <w:pPr>
        <w:pStyle w:val="BodyText"/>
        <w:spacing w:line="168" w:lineRule="auto"/>
        <w:ind w:left="613" w:right="19"/>
        <w:rPr>
          <w:lang w:eastAsia="zh-CN"/>
        </w:rPr>
      </w:pPr>
      <w:r>
        <w:rPr>
          <w:w w:val="95"/>
          <w:lang w:eastAsia="zh-CN"/>
        </w:rPr>
        <w:t xml:space="preserve">域（Domain）是由若干个复制组（Replica     </w:t>
      </w:r>
      <w:r>
        <w:rPr>
          <w:spacing w:val="35"/>
          <w:w w:val="95"/>
          <w:lang w:eastAsia="zh-CN"/>
        </w:rPr>
        <w:t xml:space="preserve"> </w:t>
      </w:r>
      <w:r>
        <w:rPr>
          <w:w w:val="95"/>
          <w:lang w:eastAsia="zh-CN"/>
        </w:rPr>
        <w:t>Group）组成的逻辑单元。每个域都可以根据定义好的策略自动</w:t>
      </w:r>
      <w:r>
        <w:rPr>
          <w:lang w:eastAsia="zh-CN"/>
        </w:rPr>
        <w:t xml:space="preserve"> 管理所属数据，如数据切片和数据隔离等。</w:t>
      </w:r>
    </w:p>
    <w:p w:rsidR="00737AD2" w:rsidRDefault="007003A1">
      <w:pPr>
        <w:pStyle w:val="BodyText"/>
        <w:spacing w:before="34" w:line="253" w:lineRule="auto"/>
        <w:ind w:left="613" w:right="2663"/>
        <w:rPr>
          <w:lang w:eastAsia="zh-CN"/>
        </w:rPr>
      </w:pPr>
      <w:r>
        <w:rPr>
          <w:w w:val="95"/>
          <w:lang w:eastAsia="zh-CN"/>
        </w:rPr>
        <w:t>当域中的复制组为0个时，称作空域。空域中不能创建集合空间。</w:t>
      </w:r>
      <w:r>
        <w:rPr>
          <w:lang w:eastAsia="zh-CN"/>
        </w:rPr>
        <w:t xml:space="preserve"> 一个复制组可以属于多个域。</w:t>
      </w:r>
    </w:p>
    <w:p w:rsidR="00737AD2" w:rsidRDefault="007003A1">
      <w:pPr>
        <w:pStyle w:val="BodyText"/>
        <w:spacing w:before="90" w:line="168" w:lineRule="auto"/>
        <w:ind w:left="613" w:right="268"/>
        <w:rPr>
          <w:lang w:eastAsia="zh-CN"/>
        </w:rPr>
      </w:pPr>
      <w:r>
        <w:rPr>
          <w:w w:val="95"/>
          <w:lang w:eastAsia="zh-CN"/>
        </w:rPr>
        <w:t>在逻辑上存在一个系统域称作“SYSDOMAIN”。当前系统所有复制组都属于系统域。用户创建域时不能使</w:t>
      </w:r>
      <w:r>
        <w:rPr>
          <w:w w:val="97"/>
          <w:lang w:eastAsia="zh-CN"/>
        </w:rPr>
        <w:t xml:space="preserve"> </w:t>
      </w:r>
      <w:r>
        <w:rPr>
          <w:w w:val="95"/>
          <w:lang w:eastAsia="zh-CN"/>
        </w:rPr>
        <w:t>用“SYSDOMAIN”作为域名，也不能直接操作系统域。</w:t>
      </w:r>
    </w:p>
    <w:p w:rsidR="00737AD2" w:rsidRDefault="007003A1">
      <w:pPr>
        <w:pStyle w:val="BodyText"/>
        <w:spacing w:before="34"/>
        <w:ind w:left="613"/>
        <w:rPr>
          <w:lang w:eastAsia="zh-CN"/>
        </w:rPr>
      </w:pPr>
      <w:r>
        <w:rPr>
          <w:lang w:eastAsia="zh-CN"/>
        </w:rPr>
        <w:t>域拥有除名称外的以下属性：</w:t>
      </w:r>
    </w:p>
    <w:p w:rsidR="00737AD2" w:rsidRDefault="00737AD2">
      <w:pPr>
        <w:spacing w:before="5" w:line="60" w:lineRule="exact"/>
        <w:rPr>
          <w:sz w:val="6"/>
          <w:szCs w:val="6"/>
          <w:lang w:eastAsia="zh-CN"/>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AutoSplit</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当此属性为True时，在该域上创建的散列分区集合会被自动切分至包含的所</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有复制组上。</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line="200" w:lineRule="exact"/>
        <w:rPr>
          <w:sz w:val="20"/>
          <w:szCs w:val="20"/>
        </w:rPr>
      </w:pPr>
    </w:p>
    <w:p w:rsidR="00737AD2" w:rsidRDefault="00737AD2">
      <w:pPr>
        <w:spacing w:before="4" w:line="240" w:lineRule="exact"/>
        <w:rPr>
          <w:sz w:val="24"/>
          <w:szCs w:val="24"/>
        </w:rPr>
      </w:pPr>
    </w:p>
    <w:p w:rsidR="00737AD2" w:rsidRDefault="00EC10B3">
      <w:pPr>
        <w:pStyle w:val="Heading1"/>
        <w:spacing w:line="481" w:lineRule="exact"/>
        <w:ind w:left="433"/>
        <w:rPr>
          <w:lang w:eastAsia="zh-CN"/>
        </w:rPr>
      </w:pPr>
      <w:r>
        <w:pict>
          <v:group id="_x0000_s3765" style="position:absolute;left:0;text-align:left;margin-left:56.7pt;margin-top:25.15pt;width:498.6pt;height:.1pt;z-index:-25873;mso-position-horizontal-relative:page" coordorigin="1134,503" coordsize="9972,2">
            <v:shape id="_x0000_s3766" style="position:absolute;left:1134;top:503;width:9972;height:2" coordorigin="1134,503" coordsize="9972,0" path="m1134,503r9972,e" filled="f" strokeweight="3pt">
              <v:path arrowok="t"/>
            </v:shape>
            <w10:wrap anchorx="page"/>
          </v:group>
        </w:pict>
      </w:r>
      <w:bookmarkStart w:id="82" w:name="安装指南"/>
      <w:bookmarkStart w:id="83" w:name="_bookmark37"/>
      <w:bookmarkEnd w:id="82"/>
      <w:bookmarkEnd w:id="83"/>
      <w:r w:rsidR="007003A1">
        <w:rPr>
          <w:lang w:eastAsia="zh-CN"/>
        </w:rPr>
        <w:t>安装指南</w:t>
      </w:r>
      <w:ins w:id="84" w:author="zhangsuonan" w:date="2014-07-17T13:03:00Z">
        <w:r w:rsidR="002C22C1">
          <w:rPr>
            <w:rFonts w:eastAsiaTheme="minorEastAsia"/>
            <w:lang w:eastAsia="zh-CN"/>
          </w:rPr>
          <w:t>(</w:t>
        </w:r>
        <w:r w:rsidR="002C22C1">
          <w:rPr>
            <w:rFonts w:eastAsiaTheme="minorEastAsia" w:hint="eastAsia"/>
            <w:lang w:eastAsia="zh-CN"/>
          </w:rPr>
          <w:t>陈子川</w:t>
        </w:r>
        <w:r w:rsidR="002C22C1">
          <w:rPr>
            <w:rFonts w:eastAsiaTheme="minorEastAsia"/>
            <w:lang w:eastAsia="zh-CN"/>
          </w:rPr>
          <w:t>)</w:t>
        </w:r>
      </w:ins>
    </w:p>
    <w:p w:rsidR="00737AD2" w:rsidRDefault="00737AD2">
      <w:pPr>
        <w:spacing w:before="11" w:line="260" w:lineRule="exact"/>
        <w:rPr>
          <w:sz w:val="26"/>
          <w:szCs w:val="26"/>
          <w:lang w:eastAsia="zh-CN"/>
        </w:rPr>
      </w:pPr>
    </w:p>
    <w:p w:rsidR="00737AD2" w:rsidRDefault="007003A1">
      <w:pPr>
        <w:pStyle w:val="BodyText"/>
        <w:spacing w:line="253" w:lineRule="auto"/>
        <w:ind w:right="5498"/>
        <w:rPr>
          <w:lang w:eastAsia="zh-CN"/>
        </w:rPr>
      </w:pPr>
      <w:r>
        <w:rPr>
          <w:w w:val="95"/>
          <w:lang w:eastAsia="zh-CN"/>
        </w:rPr>
        <w:t>安装Sequoiadb产品的基本步骤如下:</w:t>
      </w:r>
      <w:r>
        <w:rPr>
          <w:w w:val="111"/>
          <w:lang w:eastAsia="zh-CN"/>
        </w:rPr>
        <w:t xml:space="preserve"> </w:t>
      </w:r>
      <w:hyperlink w:anchor="_bookmark38" w:history="1">
        <w:r>
          <w:rPr>
            <w:color w:val="0000FF"/>
            <w:lang w:eastAsia="zh-CN"/>
          </w:rPr>
          <w:t>规划数据库部署</w:t>
        </w:r>
      </w:hyperlink>
      <w:r>
        <w:rPr>
          <w:color w:val="0000FF"/>
          <w:lang w:eastAsia="zh-CN"/>
        </w:rPr>
        <w:t xml:space="preserve"> </w:t>
      </w:r>
      <w:hyperlink w:anchor="_bookmark42" w:history="1">
        <w:r>
          <w:rPr>
            <w:color w:val="0000FF"/>
            <w:lang w:eastAsia="zh-CN"/>
          </w:rPr>
          <w:t>SequoiaDB产品安装的系统需求</w:t>
        </w:r>
      </w:hyperlink>
      <w:r>
        <w:rPr>
          <w:color w:val="0000FF"/>
          <w:lang w:eastAsia="zh-CN"/>
        </w:rPr>
        <w:t xml:space="preserve"> </w:t>
      </w:r>
      <w:hyperlink w:anchor="_bookmark46" w:history="1">
        <w:r>
          <w:rPr>
            <w:color w:val="0000FF"/>
            <w:lang w:eastAsia="zh-CN"/>
          </w:rPr>
          <w:t>准备安装介质</w:t>
        </w:r>
      </w:hyperlink>
    </w:p>
    <w:p w:rsidR="00737AD2" w:rsidRDefault="00EC10B3">
      <w:pPr>
        <w:pStyle w:val="BodyText"/>
        <w:spacing w:before="4" w:line="253" w:lineRule="auto"/>
        <w:ind w:right="6119"/>
        <w:rPr>
          <w:lang w:eastAsia="zh-CN"/>
        </w:rPr>
      </w:pPr>
      <w:hyperlink w:anchor="_bookmark47" w:history="1">
        <w:r w:rsidR="007003A1">
          <w:rPr>
            <w:color w:val="0000FF"/>
            <w:w w:val="95"/>
            <w:lang w:eastAsia="zh-CN"/>
          </w:rPr>
          <w:t>SequoiaDB</w:t>
        </w:r>
        <w:r w:rsidR="007003A1">
          <w:rPr>
            <w:color w:val="0000FF"/>
            <w:spacing w:val="25"/>
            <w:w w:val="95"/>
            <w:lang w:eastAsia="zh-CN"/>
          </w:rPr>
          <w:t xml:space="preserve"> </w:t>
        </w:r>
        <w:r w:rsidR="007003A1">
          <w:rPr>
            <w:color w:val="0000FF"/>
            <w:w w:val="95"/>
            <w:lang w:eastAsia="zh-CN"/>
          </w:rPr>
          <w:t>服务器安装</w:t>
        </w:r>
      </w:hyperlink>
      <w:r w:rsidR="007003A1">
        <w:rPr>
          <w:color w:val="0000FF"/>
          <w:lang w:eastAsia="zh-CN"/>
        </w:rPr>
        <w:t xml:space="preserve"> </w:t>
      </w:r>
      <w:hyperlink w:anchor="_bookmark50" w:history="1">
        <w:r w:rsidR="007003A1">
          <w:rPr>
            <w:color w:val="0000FF"/>
            <w:lang w:eastAsia="zh-CN"/>
          </w:rPr>
          <w:t>系统配置与启动</w:t>
        </w:r>
      </w:hyperlink>
    </w:p>
    <w:p w:rsidR="00737AD2" w:rsidRDefault="00737AD2">
      <w:pPr>
        <w:spacing w:before="9" w:line="190" w:lineRule="exact"/>
        <w:rPr>
          <w:sz w:val="19"/>
          <w:szCs w:val="19"/>
          <w:lang w:eastAsia="zh-CN"/>
        </w:rPr>
      </w:pPr>
    </w:p>
    <w:p w:rsidR="00737AD2" w:rsidRDefault="00737AD2">
      <w:pPr>
        <w:spacing w:line="200" w:lineRule="exact"/>
        <w:rPr>
          <w:sz w:val="20"/>
          <w:szCs w:val="20"/>
          <w:lang w:eastAsia="zh-CN"/>
        </w:rPr>
      </w:pPr>
    </w:p>
    <w:p w:rsidR="00737AD2" w:rsidRDefault="00EC10B3">
      <w:pPr>
        <w:pStyle w:val="Heading2"/>
        <w:spacing w:line="396" w:lineRule="exact"/>
        <w:ind w:left="0" w:right="7632"/>
        <w:jc w:val="center"/>
        <w:rPr>
          <w:lang w:eastAsia="zh-CN"/>
        </w:rPr>
      </w:pPr>
      <w:r>
        <w:pict>
          <v:group id="_x0000_s3763" style="position:absolute;left:0;text-align:left;margin-left:56.7pt;margin-top:21.4pt;width:498.6pt;height:.1pt;z-index:-25872;mso-position-horizontal-relative:page" coordorigin="1134,428" coordsize="9972,2">
            <v:shape id="_x0000_s3764" style="position:absolute;left:1134;top:428;width:9972;height:2" coordorigin="1134,428" coordsize="9972,0" path="m1134,428r9972,e" filled="f" strokeweight="1pt">
              <v:path arrowok="t"/>
            </v:shape>
            <w10:wrap anchorx="page"/>
          </v:group>
        </w:pict>
      </w:r>
      <w:bookmarkStart w:id="85" w:name="规划数据库部署"/>
      <w:bookmarkStart w:id="86" w:name="_bookmark38"/>
      <w:bookmarkEnd w:id="85"/>
      <w:bookmarkEnd w:id="86"/>
      <w:r w:rsidR="007003A1">
        <w:rPr>
          <w:lang w:eastAsia="zh-CN"/>
        </w:rPr>
        <w:t>规划数据库部署</w:t>
      </w:r>
    </w:p>
    <w:p w:rsidR="00737AD2" w:rsidRDefault="00737AD2">
      <w:pPr>
        <w:spacing w:before="1" w:line="130" w:lineRule="exact"/>
        <w:rPr>
          <w:sz w:val="13"/>
          <w:szCs w:val="13"/>
          <w:lang w:eastAsia="zh-CN"/>
        </w:rPr>
      </w:pPr>
    </w:p>
    <w:p w:rsidR="00737AD2" w:rsidRDefault="007003A1">
      <w:pPr>
        <w:pStyle w:val="BodyText"/>
        <w:spacing w:line="168" w:lineRule="auto"/>
        <w:rPr>
          <w:lang w:eastAsia="zh-CN"/>
        </w:rPr>
      </w:pPr>
      <w:r>
        <w:rPr>
          <w:w w:val="95"/>
          <w:lang w:eastAsia="zh-CN"/>
        </w:rPr>
        <w:t>SequoiaDB是一个全分布式的系统架构，支持各种灵活的部署方式。为了更好的发挥硬软件性能，在安装系</w:t>
      </w:r>
      <w:r>
        <w:rPr>
          <w:lang w:eastAsia="zh-CN"/>
        </w:rPr>
        <w:t xml:space="preserve"> 统之前，需要对系统如何部署，网络的连接做好提前规划。</w:t>
      </w:r>
    </w:p>
    <w:p w:rsidR="00737AD2" w:rsidRDefault="007003A1">
      <w:pPr>
        <w:pStyle w:val="BodyText"/>
        <w:spacing w:before="34"/>
        <w:rPr>
          <w:lang w:eastAsia="zh-CN"/>
        </w:rPr>
      </w:pPr>
      <w:r>
        <w:rPr>
          <w:lang w:eastAsia="zh-CN"/>
        </w:rPr>
        <w:t>SequoiaDB目前支持两种形式的部署：</w:t>
      </w:r>
    </w:p>
    <w:p w:rsidR="00737AD2" w:rsidRDefault="007003A1">
      <w:pPr>
        <w:pStyle w:val="BodyText"/>
        <w:tabs>
          <w:tab w:val="left" w:pos="1217"/>
        </w:tabs>
        <w:spacing w:before="34" w:line="255" w:lineRule="auto"/>
        <w:ind w:left="1217" w:right="24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独立模式 </w:t>
      </w:r>
      <w:r>
        <w:rPr>
          <w:lang w:eastAsia="zh-CN"/>
        </w:rPr>
        <w:t>只在一台物理机上，启动一个数据类型的业务进程。这种模式性能高、安装部署简单方便。缺点是不支</w:t>
      </w:r>
    </w:p>
    <w:p w:rsidR="00737AD2" w:rsidRDefault="007003A1">
      <w:pPr>
        <w:pStyle w:val="BodyText"/>
        <w:spacing w:line="223" w:lineRule="exact"/>
        <w:ind w:left="1217"/>
        <w:rPr>
          <w:lang w:eastAsia="zh-CN"/>
        </w:rPr>
      </w:pPr>
      <w:r>
        <w:rPr>
          <w:lang w:eastAsia="zh-CN"/>
        </w:rPr>
        <w:t>持分布式部署，不支持高可用。适用于数据总量不大，总IOPS</w:t>
      </w:r>
      <w:r>
        <w:rPr>
          <w:spacing w:val="-35"/>
          <w:lang w:eastAsia="zh-CN"/>
        </w:rPr>
        <w:t xml:space="preserve"> </w:t>
      </w:r>
      <w:r>
        <w:rPr>
          <w:lang w:eastAsia="zh-CN"/>
        </w:rPr>
        <w:t>吞吐较小，但对单次操作延时低的场景。</w:t>
      </w:r>
    </w:p>
    <w:p w:rsidR="00737AD2" w:rsidRDefault="007003A1">
      <w:pPr>
        <w:pStyle w:val="BodyText"/>
        <w:tabs>
          <w:tab w:val="left" w:pos="1217"/>
        </w:tabs>
        <w:spacing w:line="26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集群模式</w:t>
      </w:r>
    </w:p>
    <w:p w:rsidR="00737AD2" w:rsidRDefault="00737AD2">
      <w:pPr>
        <w:spacing w:before="8" w:line="100" w:lineRule="exact"/>
        <w:rPr>
          <w:sz w:val="10"/>
          <w:szCs w:val="10"/>
        </w:rPr>
      </w:pPr>
    </w:p>
    <w:p w:rsidR="00737AD2" w:rsidRDefault="007003A1">
      <w:pPr>
        <w:pStyle w:val="BodyText"/>
        <w:spacing w:line="168" w:lineRule="auto"/>
        <w:ind w:left="1217"/>
        <w:rPr>
          <w:lang w:eastAsia="zh-CN"/>
        </w:rPr>
      </w:pPr>
      <w:r>
        <w:rPr>
          <w:w w:val="95"/>
        </w:rPr>
        <w:t>可以分布式部署到多物理机上，最大支持300台物理机。</w:t>
      </w:r>
      <w:r>
        <w:rPr>
          <w:w w:val="95"/>
          <w:lang w:eastAsia="zh-CN"/>
        </w:rPr>
        <w:t>集群模式需要部署编目节点、数据节点、协调节</w:t>
      </w:r>
      <w:r>
        <w:rPr>
          <w:lang w:eastAsia="zh-CN"/>
        </w:rPr>
        <w:t xml:space="preserve"> 点以及Web管理节点（可选）。每台物理机上可部署任意多个逻辑节点，系统最大支持65535个逻辑节 点。</w:t>
      </w:r>
    </w:p>
    <w:p w:rsidR="00737AD2" w:rsidRDefault="00EC10B3">
      <w:pPr>
        <w:pStyle w:val="BodyText"/>
        <w:spacing w:before="34"/>
        <w:ind w:left="1857"/>
        <w:rPr>
          <w:lang w:eastAsia="zh-CN"/>
        </w:rPr>
      </w:pPr>
      <w:r>
        <w:pict>
          <v:shape id="_x0000_s3762" type="#_x0000_t75" style="position:absolute;left:0;text-align:left;margin-left:95.85pt;margin-top:8.55pt;width:24pt;height:24pt;z-index:-25871;mso-position-horizontal-relative:page">
            <v:imagedata r:id="rId21" o:title=""/>
            <w10:wrap anchorx="page"/>
          </v:shape>
        </w:pict>
      </w:r>
      <w:r w:rsidR="007003A1">
        <w:rPr>
          <w:lang w:eastAsia="zh-CN"/>
        </w:rPr>
        <w:t>注:</w:t>
      </w:r>
      <w:r w:rsidR="007003A1">
        <w:rPr>
          <w:spacing w:val="34"/>
          <w:lang w:eastAsia="zh-CN"/>
        </w:rPr>
        <w:t xml:space="preserve"> </w:t>
      </w:r>
      <w:r w:rsidR="007003A1">
        <w:rPr>
          <w:lang w:eastAsia="zh-CN"/>
        </w:rPr>
        <w:t>独立模式可以迁移到集群模式，迁移过程中需要中断小于10分钟的业务。</w:t>
      </w:r>
    </w:p>
    <w:p w:rsidR="00737AD2" w:rsidRDefault="00737AD2">
      <w:pPr>
        <w:spacing w:before="6" w:line="190" w:lineRule="exact"/>
        <w:rPr>
          <w:sz w:val="19"/>
          <w:szCs w:val="19"/>
          <w:lang w:eastAsia="zh-CN"/>
        </w:rPr>
      </w:pPr>
    </w:p>
    <w:p w:rsidR="00737AD2" w:rsidRDefault="00737AD2">
      <w:pPr>
        <w:spacing w:line="200" w:lineRule="exact"/>
        <w:rPr>
          <w:sz w:val="20"/>
          <w:szCs w:val="20"/>
          <w:lang w:eastAsia="zh-CN"/>
        </w:rPr>
      </w:pPr>
    </w:p>
    <w:p w:rsidR="00737AD2" w:rsidRDefault="007003A1">
      <w:pPr>
        <w:pStyle w:val="BodyText"/>
        <w:spacing w:line="312" w:lineRule="exact"/>
        <w:rPr>
          <w:lang w:eastAsia="zh-CN"/>
        </w:rPr>
      </w:pPr>
      <w:r>
        <w:rPr>
          <w:lang w:eastAsia="zh-CN"/>
        </w:rPr>
        <w:t>用户可根据容量、性能、可靠性、成本方面的因素，规划好部署的方式，如下几种典型的部署方式供参考。</w:t>
      </w:r>
    </w:p>
    <w:p w:rsidR="00737AD2" w:rsidRDefault="007003A1">
      <w:pPr>
        <w:pStyle w:val="BodyText"/>
        <w:spacing w:before="18"/>
        <w:rPr>
          <w:lang w:eastAsia="zh-CN"/>
        </w:rPr>
      </w:pPr>
      <w:r>
        <w:rPr>
          <w:lang w:eastAsia="zh-CN"/>
        </w:rPr>
        <w:t>实际上可部署的方式非常灵活，用户可以根据实际需要组合出不同的部署方式。</w:t>
      </w:r>
    </w:p>
    <w:p w:rsidR="00737AD2" w:rsidRDefault="00EC10B3">
      <w:pPr>
        <w:pStyle w:val="BodyText"/>
        <w:spacing w:before="18" w:line="253" w:lineRule="auto"/>
        <w:ind w:right="7747"/>
        <w:rPr>
          <w:lang w:eastAsia="zh-CN"/>
        </w:rPr>
      </w:pPr>
      <w:hyperlink w:anchor="_bookmark39" w:history="1">
        <w:r w:rsidR="007003A1">
          <w:rPr>
            <w:color w:val="0000FF"/>
            <w:lang w:eastAsia="zh-CN"/>
          </w:rPr>
          <w:t>最简部署</w:t>
        </w:r>
      </w:hyperlink>
      <w:r w:rsidR="007003A1">
        <w:rPr>
          <w:color w:val="0000FF"/>
          <w:lang w:eastAsia="zh-CN"/>
        </w:rPr>
        <w:t xml:space="preserve"> </w:t>
      </w:r>
      <w:hyperlink w:anchor="_bookmark40" w:history="1">
        <w:r w:rsidR="007003A1">
          <w:rPr>
            <w:color w:val="0000FF"/>
            <w:lang w:eastAsia="zh-CN"/>
          </w:rPr>
          <w:t>高可用部署</w:t>
        </w:r>
      </w:hyperlink>
      <w:r w:rsidR="007003A1">
        <w:rPr>
          <w:color w:val="0000FF"/>
          <w:lang w:eastAsia="zh-CN"/>
        </w:rPr>
        <w:t xml:space="preserve"> </w:t>
      </w:r>
      <w:hyperlink w:anchor="_bookmark41" w:history="1">
        <w:r w:rsidR="007003A1">
          <w:rPr>
            <w:color w:val="0000FF"/>
            <w:lang w:eastAsia="zh-CN"/>
          </w:rPr>
          <w:t>高性能部署</w:t>
        </w:r>
      </w:hyperlink>
    </w:p>
    <w:p w:rsidR="00737AD2" w:rsidRDefault="00737AD2">
      <w:pPr>
        <w:spacing w:before="1" w:line="100" w:lineRule="exact"/>
        <w:rPr>
          <w:sz w:val="10"/>
          <w:szCs w:val="10"/>
          <w:lang w:eastAsia="zh-CN"/>
        </w:rPr>
      </w:pPr>
    </w:p>
    <w:p w:rsidR="00737AD2" w:rsidRDefault="007003A1">
      <w:pPr>
        <w:pStyle w:val="Heading3"/>
        <w:ind w:left="433"/>
        <w:rPr>
          <w:lang w:eastAsia="zh-CN"/>
        </w:rPr>
      </w:pPr>
      <w:bookmarkStart w:id="87" w:name="最简部署"/>
      <w:bookmarkStart w:id="88" w:name="_bookmark39"/>
      <w:bookmarkEnd w:id="87"/>
      <w:bookmarkEnd w:id="88"/>
      <w:r>
        <w:rPr>
          <w:lang w:eastAsia="zh-CN"/>
        </w:rPr>
        <w:t>最简部署</w:t>
      </w:r>
    </w:p>
    <w:p w:rsidR="00737AD2" w:rsidRDefault="007003A1">
      <w:pPr>
        <w:pStyle w:val="BodyText"/>
        <w:spacing w:before="21" w:line="253" w:lineRule="auto"/>
        <w:rPr>
          <w:lang w:eastAsia="zh-CN"/>
        </w:rPr>
      </w:pPr>
      <w:r>
        <w:rPr>
          <w:lang w:eastAsia="zh-CN"/>
        </w:rPr>
        <w:t xml:space="preserve">最简部署方式适用于对数据库要求不高：数据量不大、总吞吐不高、可靠性要求不高的应用。 </w:t>
      </w:r>
      <w:r>
        <w:rPr>
          <w:w w:val="95"/>
          <w:lang w:eastAsia="zh-CN"/>
        </w:rPr>
        <w:t>在该部署模式中，SequoiaDB采用独立模式只启动一个数据库服务进程，业务应用可以与数据库合部，也可</w:t>
      </w:r>
    </w:p>
    <w:p w:rsidR="00737AD2" w:rsidRDefault="007003A1">
      <w:pPr>
        <w:pStyle w:val="BodyText"/>
        <w:spacing w:line="225" w:lineRule="exact"/>
        <w:rPr>
          <w:lang w:eastAsia="zh-CN"/>
        </w:rPr>
      </w:pPr>
      <w:r>
        <w:rPr>
          <w:lang w:eastAsia="zh-CN"/>
        </w:rPr>
        <w:t>以部署在另外一台服务器上。</w:t>
      </w:r>
    </w:p>
    <w:p w:rsidR="00737AD2" w:rsidRDefault="00737AD2">
      <w:pPr>
        <w:spacing w:line="225" w:lineRule="exact"/>
        <w:rPr>
          <w:lang w:eastAsia="zh-CN"/>
        </w:rPr>
        <w:sectPr w:rsidR="00737AD2">
          <w:headerReference w:type="even" r:id="rId34"/>
          <w:headerReference w:type="default" r:id="rId35"/>
          <w:pgSz w:w="12240" w:h="15840"/>
          <w:pgMar w:top="900" w:right="1080" w:bottom="280" w:left="700" w:header="713" w:footer="0" w:gutter="0"/>
          <w:pgNumType w:start="38"/>
          <w:cols w:space="720"/>
        </w:sectPr>
      </w:pPr>
    </w:p>
    <w:p w:rsidR="00737AD2" w:rsidRDefault="00737AD2">
      <w:pPr>
        <w:spacing w:before="1" w:line="240" w:lineRule="exact"/>
        <w:rPr>
          <w:sz w:val="24"/>
          <w:szCs w:val="24"/>
          <w:lang w:eastAsia="zh-CN"/>
        </w:rPr>
      </w:pPr>
    </w:p>
    <w:p w:rsidR="00737AD2" w:rsidRDefault="00921398">
      <w:pPr>
        <w:ind w:left="613" w:right="11200"/>
        <w:rPr>
          <w:rFonts w:ascii="Times New Roman" w:eastAsia="Times New Roman" w:hAnsi="Times New Roman" w:cs="Times New Roman"/>
          <w:sz w:val="20"/>
          <w:szCs w:val="20"/>
        </w:rPr>
      </w:pPr>
      <w:r>
        <w:pict>
          <v:shape id="_x0000_i1051" type="#_x0000_t75" style="width:368.05pt;height:210.65pt;mso-position-horizontal-relative:char;mso-position-vertical-relative:line">
            <v:imagedata r:id="rId36" o:title=""/>
          </v:shape>
        </w:pict>
      </w:r>
    </w:p>
    <w:p w:rsidR="00737AD2" w:rsidRDefault="00737AD2">
      <w:pPr>
        <w:spacing w:before="3" w:line="220" w:lineRule="exact"/>
      </w:pPr>
    </w:p>
    <w:p w:rsidR="00737AD2" w:rsidRDefault="007003A1">
      <w:pPr>
        <w:pStyle w:val="Heading3"/>
        <w:spacing w:line="354" w:lineRule="exact"/>
        <w:rPr>
          <w:lang w:eastAsia="zh-CN"/>
        </w:rPr>
      </w:pPr>
      <w:bookmarkStart w:id="89" w:name="高可用部署"/>
      <w:bookmarkStart w:id="90" w:name="_bookmark40"/>
      <w:bookmarkEnd w:id="89"/>
      <w:bookmarkEnd w:id="90"/>
      <w:r>
        <w:rPr>
          <w:lang w:eastAsia="zh-CN"/>
        </w:rPr>
        <w:t>高可用部署</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lang w:eastAsia="zh-CN"/>
        </w:rPr>
        <w:t>高可用部署方式适用于对可靠性要求高，但数据量不大、总吞吐要求不高的应用场景。在该部署中，在三 台物理服务器上，都部署有数据节点和编目节点，三个数据节点组成一个副本组，三个编目节点组成副本集 群。协调节点部署在业务应用的服务器上，也可以将应用/协调节点合部到数据库服务器上。</w:t>
      </w:r>
    </w:p>
    <w:p w:rsidR="00737AD2" w:rsidRDefault="00737AD2">
      <w:pPr>
        <w:spacing w:line="120" w:lineRule="exact"/>
        <w:rPr>
          <w:sz w:val="12"/>
          <w:szCs w:val="12"/>
          <w:lang w:eastAsia="zh-CN"/>
        </w:rPr>
      </w:pPr>
    </w:p>
    <w:p w:rsidR="00737AD2" w:rsidRDefault="007003A1">
      <w:pPr>
        <w:pStyle w:val="BodyText"/>
        <w:spacing w:line="168" w:lineRule="auto"/>
        <w:ind w:left="613" w:right="268"/>
        <w:rPr>
          <w:lang w:eastAsia="zh-CN"/>
        </w:rPr>
      </w:pPr>
      <w:r>
        <w:rPr>
          <w:lang w:eastAsia="zh-CN"/>
        </w:rPr>
        <w:t>这种部署方式得优势就是高可靠性，任意一个物理服务器故障，数据的读写都不会受到影响。但数据容量与 单个服务器的容量相同，且硬件成本相对较高。</w:t>
      </w:r>
    </w:p>
    <w:p w:rsidR="00737AD2" w:rsidRDefault="00737AD2">
      <w:pPr>
        <w:spacing w:before="1" w:line="110" w:lineRule="exact"/>
        <w:rPr>
          <w:sz w:val="11"/>
          <w:szCs w:val="11"/>
          <w:lang w:eastAsia="zh-CN"/>
        </w:rPr>
      </w:pPr>
    </w:p>
    <w:p w:rsidR="00737AD2" w:rsidRDefault="00921398">
      <w:pPr>
        <w:ind w:left="613" w:right="11200"/>
        <w:rPr>
          <w:rFonts w:ascii="Times New Roman" w:eastAsia="Times New Roman" w:hAnsi="Times New Roman" w:cs="Times New Roman"/>
          <w:sz w:val="20"/>
          <w:szCs w:val="20"/>
        </w:rPr>
      </w:pPr>
      <w:r>
        <w:pict>
          <v:shape id="_x0000_i1052" type="#_x0000_t75" style="width:417.5pt;height:297.65pt;mso-position-horizontal-relative:char;mso-position-vertical-relative:line">
            <v:imagedata r:id="rId37" o:title=""/>
          </v:shape>
        </w:pict>
      </w:r>
    </w:p>
    <w:p w:rsidR="00737AD2" w:rsidRDefault="00737AD2">
      <w:pPr>
        <w:spacing w:before="8" w:line="160" w:lineRule="exact"/>
        <w:rPr>
          <w:sz w:val="16"/>
          <w:szCs w:val="16"/>
        </w:rPr>
      </w:pPr>
    </w:p>
    <w:p w:rsidR="00737AD2" w:rsidRDefault="007003A1">
      <w:pPr>
        <w:pStyle w:val="Heading3"/>
        <w:rPr>
          <w:lang w:eastAsia="zh-CN"/>
        </w:rPr>
      </w:pPr>
      <w:bookmarkStart w:id="91" w:name="高性能部署"/>
      <w:bookmarkStart w:id="92" w:name="_bookmark41"/>
      <w:bookmarkEnd w:id="91"/>
      <w:bookmarkEnd w:id="92"/>
      <w:r>
        <w:rPr>
          <w:lang w:eastAsia="zh-CN"/>
        </w:rPr>
        <w:t>高性能部署</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lang w:eastAsia="zh-CN"/>
        </w:rPr>
        <w:t>高性能部署方式适用于对总数据吞吐/性能要求高，硬件成本低，但对可靠性要求不高的场景。该部署方 式，在三台物理机服务上都部署有编目节点和数据节点，三个编目节点组成一个副本组，每个数据节点单独</w:t>
      </w:r>
    </w:p>
    <w:p w:rsidR="00737AD2" w:rsidRDefault="00737AD2">
      <w:pPr>
        <w:spacing w:line="168" w:lineRule="auto"/>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right="1143"/>
        <w:rPr>
          <w:lang w:eastAsia="zh-CN"/>
        </w:rPr>
      </w:pPr>
      <w:r>
        <w:rPr>
          <w:lang w:eastAsia="zh-CN"/>
        </w:rPr>
        <w:t>组成一个副本组（只有一个副本）。协调节点与应用部署在分离的服务器上，或者也可以部署到数据库服务 器上。</w:t>
      </w:r>
    </w:p>
    <w:p w:rsidR="00737AD2" w:rsidRDefault="00737AD2">
      <w:pPr>
        <w:spacing w:line="120" w:lineRule="exact"/>
        <w:rPr>
          <w:sz w:val="12"/>
          <w:szCs w:val="12"/>
          <w:lang w:eastAsia="zh-CN"/>
        </w:rPr>
      </w:pPr>
    </w:p>
    <w:p w:rsidR="00737AD2" w:rsidRDefault="007003A1">
      <w:pPr>
        <w:pStyle w:val="BodyText"/>
        <w:spacing w:line="168" w:lineRule="auto"/>
        <w:ind w:right="1143"/>
        <w:rPr>
          <w:lang w:eastAsia="zh-CN"/>
        </w:rPr>
      </w:pPr>
      <w:r>
        <w:rPr>
          <w:w w:val="95"/>
          <w:lang w:eastAsia="zh-CN"/>
        </w:rPr>
        <w:t>这种部署模式可以充分利用所有服务器的存储容量，总的存储容量等于3个服务器的容量总和。但可靠性较</w:t>
      </w:r>
      <w:r>
        <w:rPr>
          <w:lang w:eastAsia="zh-CN"/>
        </w:rPr>
        <w:t xml:space="preserve"> 低，任意一台服务器故障，都会导致部分数据无法读取和写入。</w:t>
      </w:r>
    </w:p>
    <w:p w:rsidR="00737AD2" w:rsidRDefault="00737AD2">
      <w:pPr>
        <w:spacing w:before="1" w:line="110" w:lineRule="exact"/>
        <w:rPr>
          <w:sz w:val="11"/>
          <w:szCs w:val="11"/>
          <w:lang w:eastAsia="zh-CN"/>
        </w:rPr>
      </w:pPr>
    </w:p>
    <w:p w:rsidR="00737AD2" w:rsidRDefault="00921398">
      <w:pPr>
        <w:ind w:left="933" w:right="11520"/>
        <w:rPr>
          <w:rFonts w:ascii="Times New Roman" w:eastAsia="Times New Roman" w:hAnsi="Times New Roman" w:cs="Times New Roman"/>
          <w:sz w:val="20"/>
          <w:szCs w:val="20"/>
        </w:rPr>
      </w:pPr>
      <w:r>
        <w:pict>
          <v:shape id="_x0000_i1053" type="#_x0000_t75" style="width:527.65pt;height:420.2pt;mso-position-horizontal-relative:char;mso-position-vertical-relative:line">
            <v:imagedata r:id="rId38" o:title=""/>
          </v:shape>
        </w:pict>
      </w:r>
    </w:p>
    <w:p w:rsidR="00737AD2" w:rsidRDefault="00737AD2">
      <w:pPr>
        <w:spacing w:line="200" w:lineRule="exact"/>
        <w:rPr>
          <w:sz w:val="20"/>
          <w:szCs w:val="20"/>
        </w:rPr>
      </w:pPr>
    </w:p>
    <w:p w:rsidR="00737AD2" w:rsidRDefault="00737AD2">
      <w:pPr>
        <w:spacing w:before="5" w:line="200" w:lineRule="exact"/>
        <w:rPr>
          <w:sz w:val="20"/>
          <w:szCs w:val="20"/>
        </w:rPr>
      </w:pPr>
    </w:p>
    <w:p w:rsidR="00737AD2" w:rsidRDefault="00EC10B3">
      <w:pPr>
        <w:pStyle w:val="Heading2"/>
        <w:ind w:left="433"/>
        <w:rPr>
          <w:lang w:eastAsia="zh-CN"/>
        </w:rPr>
      </w:pPr>
      <w:r>
        <w:pict>
          <v:group id="_x0000_s3757" style="position:absolute;left:0;text-align:left;margin-left:56.7pt;margin-top:25.45pt;width:498.6pt;height:.1pt;z-index:-25870;mso-position-horizontal-relative:page" coordorigin="1134,509" coordsize="9972,2">
            <v:shape id="_x0000_s3758" style="position:absolute;left:1134;top:509;width:9972;height:2" coordorigin="1134,509" coordsize="9972,0" path="m1134,509r9972,e" filled="f" strokeweight="1pt">
              <v:path arrowok="t"/>
            </v:shape>
            <w10:wrap anchorx="page"/>
          </v:group>
        </w:pict>
      </w:r>
      <w:bookmarkStart w:id="93" w:name="SequoiaDB产品安装的系统要求"/>
      <w:bookmarkStart w:id="94" w:name="_bookmark42"/>
      <w:bookmarkEnd w:id="93"/>
      <w:bookmarkEnd w:id="94"/>
      <w:r w:rsidR="007003A1">
        <w:rPr>
          <w:w w:val="95"/>
          <w:lang w:eastAsia="zh-CN"/>
        </w:rPr>
        <w:t>SequoiaDB产品安装的系统要求</w:t>
      </w:r>
    </w:p>
    <w:p w:rsidR="00737AD2" w:rsidRDefault="00737AD2">
      <w:pPr>
        <w:spacing w:before="1" w:line="130" w:lineRule="exact"/>
        <w:rPr>
          <w:sz w:val="13"/>
          <w:szCs w:val="13"/>
          <w:lang w:eastAsia="zh-CN"/>
        </w:rPr>
      </w:pPr>
    </w:p>
    <w:p w:rsidR="00737AD2" w:rsidRDefault="007003A1">
      <w:pPr>
        <w:pStyle w:val="BodyText"/>
        <w:spacing w:line="168" w:lineRule="auto"/>
        <w:ind w:right="1626"/>
        <w:rPr>
          <w:lang w:eastAsia="zh-CN"/>
        </w:rPr>
      </w:pPr>
      <w:r>
        <w:rPr>
          <w:w w:val="95"/>
          <w:lang w:eastAsia="zh-CN"/>
        </w:rPr>
        <w:t>在安装SequoiaDB产品之前，请确保您选择的系统满足必须的操作系统、硬件、通信、磁盘和内存的要</w:t>
      </w:r>
      <w:r>
        <w:rPr>
          <w:lang w:eastAsia="zh-CN"/>
        </w:rPr>
        <w:t xml:space="preserve"> 求。sdbpreck命令将检查系统是否满足安全先决条件。</w:t>
      </w:r>
    </w:p>
    <w:p w:rsidR="00737AD2" w:rsidRDefault="00EC10B3">
      <w:pPr>
        <w:pStyle w:val="BodyText"/>
        <w:spacing w:before="34" w:line="253" w:lineRule="auto"/>
        <w:ind w:right="8227"/>
        <w:rPr>
          <w:lang w:eastAsia="zh-CN"/>
        </w:rPr>
      </w:pPr>
      <w:hyperlink w:anchor="_bookmark43" w:history="1">
        <w:r w:rsidR="007003A1">
          <w:rPr>
            <w:color w:val="0000FF"/>
            <w:lang w:eastAsia="zh-CN"/>
          </w:rPr>
          <w:t>硬件要求</w:t>
        </w:r>
      </w:hyperlink>
      <w:r w:rsidR="007003A1">
        <w:rPr>
          <w:color w:val="0000FF"/>
          <w:lang w:eastAsia="zh-CN"/>
        </w:rPr>
        <w:t xml:space="preserve"> </w:t>
      </w:r>
      <w:hyperlink w:anchor="_bookmark44" w:history="1">
        <w:r w:rsidR="007003A1">
          <w:rPr>
            <w:color w:val="0000FF"/>
            <w:lang w:eastAsia="zh-CN"/>
          </w:rPr>
          <w:t>受支持的操作系统</w:t>
        </w:r>
      </w:hyperlink>
      <w:r w:rsidR="007003A1">
        <w:rPr>
          <w:color w:val="0000FF"/>
          <w:lang w:eastAsia="zh-CN"/>
        </w:rPr>
        <w:t xml:space="preserve"> </w:t>
      </w:r>
      <w:hyperlink w:anchor="_bookmark45" w:history="1">
        <w:r w:rsidR="007003A1">
          <w:rPr>
            <w:color w:val="0000FF"/>
            <w:lang w:eastAsia="zh-CN"/>
          </w:rPr>
          <w:t>软件要求</w:t>
        </w:r>
      </w:hyperlink>
    </w:p>
    <w:p w:rsidR="00737AD2" w:rsidRDefault="00737AD2">
      <w:pPr>
        <w:spacing w:before="1" w:line="100" w:lineRule="exact"/>
        <w:rPr>
          <w:sz w:val="10"/>
          <w:szCs w:val="10"/>
          <w:lang w:eastAsia="zh-CN"/>
        </w:rPr>
      </w:pPr>
    </w:p>
    <w:p w:rsidR="00737AD2" w:rsidRDefault="007003A1">
      <w:pPr>
        <w:pStyle w:val="Heading3"/>
        <w:ind w:left="433"/>
      </w:pPr>
      <w:bookmarkStart w:id="95" w:name="硬件要求"/>
      <w:bookmarkStart w:id="96" w:name="_bookmark43"/>
      <w:bookmarkEnd w:id="95"/>
      <w:bookmarkEnd w:id="96"/>
      <w:r>
        <w:t>硬件要求</w:t>
      </w:r>
    </w:p>
    <w:p w:rsidR="00737AD2" w:rsidRDefault="00737AD2">
      <w:pPr>
        <w:spacing w:before="8" w:line="120" w:lineRule="exact"/>
        <w:rPr>
          <w:sz w:val="12"/>
          <w:szCs w:val="12"/>
        </w:rPr>
      </w:pPr>
    </w:p>
    <w:tbl>
      <w:tblPr>
        <w:tblW w:w="0" w:type="auto"/>
        <w:tblInd w:w="923" w:type="dxa"/>
        <w:tblLayout w:type="fixed"/>
        <w:tblCellMar>
          <w:left w:w="0" w:type="dxa"/>
          <w:right w:w="0" w:type="dxa"/>
        </w:tblCellMar>
        <w:tblLook w:val="01E0"/>
      </w:tblPr>
      <w:tblGrid>
        <w:gridCol w:w="1839"/>
        <w:gridCol w:w="4476"/>
        <w:gridCol w:w="3157"/>
      </w:tblGrid>
      <w:tr w:rsidR="00737AD2">
        <w:trPr>
          <w:trHeight w:hRule="exact" w:val="223"/>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需求项</w:t>
            </w:r>
          </w:p>
        </w:tc>
        <w:tc>
          <w:tcPr>
            <w:tcW w:w="4476" w:type="dxa"/>
            <w:tcBorders>
              <w:top w:val="nil"/>
              <w:left w:val="nil"/>
              <w:bottom w:val="nil"/>
              <w:right w:val="single" w:sz="8" w:space="0" w:color="000000"/>
            </w:tcBorders>
          </w:tcPr>
          <w:p w:rsidR="00737AD2" w:rsidRDefault="007003A1">
            <w:pPr>
              <w:pStyle w:val="TableParagraph"/>
              <w:spacing w:line="187" w:lineRule="exact"/>
              <w:ind w:left="1368"/>
              <w:rPr>
                <w:rFonts w:ascii="微软雅黑" w:eastAsia="微软雅黑" w:hAnsi="微软雅黑" w:cs="微软雅黑"/>
                <w:sz w:val="14"/>
                <w:szCs w:val="14"/>
              </w:rPr>
            </w:pPr>
            <w:r>
              <w:rPr>
                <w:rFonts w:ascii="微软雅黑" w:eastAsia="微软雅黑" w:hAnsi="微软雅黑" w:cs="微软雅黑"/>
                <w:sz w:val="14"/>
                <w:szCs w:val="14"/>
              </w:rPr>
              <w:t>要求</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建议</w:t>
            </w:r>
          </w:p>
        </w:tc>
      </w:tr>
      <w:tr w:rsidR="00737AD2">
        <w:trPr>
          <w:trHeight w:hRule="exact" w:val="391"/>
        </w:trPr>
        <w:tc>
          <w:tcPr>
            <w:tcW w:w="1839" w:type="dxa"/>
            <w:tcBorders>
              <w:top w:val="single" w:sz="8" w:space="0" w:color="000000"/>
              <w:left w:val="single" w:sz="8" w:space="0" w:color="000000"/>
              <w:bottom w:val="nil"/>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CPU</w:t>
            </w:r>
          </w:p>
        </w:tc>
        <w:tc>
          <w:tcPr>
            <w:tcW w:w="4476" w:type="dxa"/>
            <w:tcBorders>
              <w:top w:val="nil"/>
              <w:left w:val="nil"/>
              <w:bottom w:val="nil"/>
              <w:right w:val="single" w:sz="8" w:space="0" w:color="000000"/>
            </w:tcBorders>
          </w:tcPr>
          <w:p w:rsidR="00737AD2" w:rsidRDefault="007003A1">
            <w:pPr>
              <w:pStyle w:val="TableParagraph"/>
              <w:spacing w:line="192" w:lineRule="exact"/>
              <w:ind w:left="1368"/>
              <w:rPr>
                <w:rFonts w:ascii="微软雅黑" w:eastAsia="微软雅黑" w:hAnsi="微软雅黑" w:cs="微软雅黑"/>
                <w:sz w:val="14"/>
                <w:szCs w:val="14"/>
              </w:rPr>
            </w:pPr>
            <w:r>
              <w:rPr>
                <w:rFonts w:ascii="微软雅黑" w:eastAsia="微软雅黑" w:hAnsi="微软雅黑" w:cs="微软雅黑"/>
                <w:sz w:val="14"/>
                <w:szCs w:val="14"/>
              </w:rPr>
              <w:t>支持以下处理器：</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before="3" w:line="168" w:lineRule="auto"/>
              <w:ind w:left="40" w:right="169"/>
              <w:rPr>
                <w:rFonts w:ascii="微软雅黑" w:eastAsia="微软雅黑" w:hAnsi="微软雅黑" w:cs="微软雅黑"/>
                <w:sz w:val="14"/>
                <w:szCs w:val="14"/>
              </w:rPr>
            </w:pPr>
            <w:r>
              <w:rPr>
                <w:rFonts w:ascii="微软雅黑" w:eastAsia="微软雅黑" w:hAnsi="微软雅黑" w:cs="微软雅黑"/>
                <w:w w:val="95"/>
                <w:sz w:val="14"/>
                <w:szCs w:val="14"/>
              </w:rPr>
              <w:t>建议采用</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X64（64</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位</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AMD64</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和</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Intel</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EM64T</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处</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理器</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）或者</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PowerPC</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处理器</w:t>
            </w:r>
          </w:p>
        </w:tc>
      </w:tr>
    </w:tbl>
    <w:p w:rsidR="00737AD2" w:rsidRDefault="00737AD2">
      <w:pPr>
        <w:spacing w:line="168" w:lineRule="auto"/>
        <w:rPr>
          <w:rFonts w:ascii="微软雅黑" w:eastAsia="微软雅黑" w:hAnsi="微软雅黑" w:cs="微软雅黑"/>
          <w:sz w:val="14"/>
          <w:szCs w:val="14"/>
        </w:rPr>
        <w:sectPr w:rsidR="00737AD2">
          <w:pgSz w:w="12240" w:h="15840"/>
          <w:pgMar w:top="900" w:right="0" w:bottom="280" w:left="700" w:header="713" w:footer="0" w:gutter="0"/>
          <w:cols w:space="720"/>
        </w:sectPr>
      </w:pPr>
    </w:p>
    <w:p w:rsidR="00737AD2" w:rsidRDefault="00737AD2">
      <w:pPr>
        <w:spacing w:before="11" w:line="200" w:lineRule="exact"/>
        <w:rPr>
          <w:sz w:val="20"/>
          <w:szCs w:val="20"/>
        </w:rPr>
      </w:pPr>
    </w:p>
    <w:tbl>
      <w:tblPr>
        <w:tblW w:w="0" w:type="auto"/>
        <w:tblInd w:w="603" w:type="dxa"/>
        <w:tblLayout w:type="fixed"/>
        <w:tblCellMar>
          <w:left w:w="0" w:type="dxa"/>
          <w:right w:w="0" w:type="dxa"/>
        </w:tblCellMar>
        <w:tblLook w:val="01E0"/>
      </w:tblPr>
      <w:tblGrid>
        <w:gridCol w:w="1839"/>
        <w:gridCol w:w="4476"/>
        <w:gridCol w:w="3157"/>
      </w:tblGrid>
      <w:tr w:rsidR="00737AD2">
        <w:trPr>
          <w:trHeight w:hRule="exact" w:val="1152"/>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需求项</w:t>
            </w:r>
          </w:p>
        </w:tc>
        <w:tc>
          <w:tcPr>
            <w:tcW w:w="4476" w:type="dxa"/>
            <w:tcBorders>
              <w:top w:val="nil"/>
              <w:left w:val="nil"/>
              <w:bottom w:val="nil"/>
              <w:right w:val="single" w:sz="8" w:space="0" w:color="000000"/>
            </w:tcBorders>
          </w:tcPr>
          <w:p w:rsidR="00737AD2" w:rsidRDefault="007003A1">
            <w:pPr>
              <w:pStyle w:val="TableParagraph"/>
              <w:spacing w:line="187" w:lineRule="exact"/>
              <w:ind w:left="1368"/>
              <w:rPr>
                <w:rFonts w:ascii="微软雅黑" w:eastAsia="微软雅黑" w:hAnsi="微软雅黑" w:cs="微软雅黑"/>
                <w:sz w:val="14"/>
                <w:szCs w:val="14"/>
              </w:rPr>
            </w:pPr>
            <w:r>
              <w:rPr>
                <w:rFonts w:ascii="微软雅黑" w:eastAsia="微软雅黑" w:hAnsi="微软雅黑" w:cs="微软雅黑"/>
                <w:sz w:val="14"/>
                <w:szCs w:val="14"/>
              </w:rPr>
              <w:t>要求</w:t>
            </w:r>
          </w:p>
          <w:p w:rsidR="00737AD2" w:rsidRDefault="007003A1">
            <w:pPr>
              <w:pStyle w:val="ListParagraph"/>
              <w:numPr>
                <w:ilvl w:val="0"/>
                <w:numId w:val="32"/>
              </w:numPr>
              <w:tabs>
                <w:tab w:val="left" w:pos="1652"/>
              </w:tabs>
              <w:spacing w:before="36" w:line="164" w:lineRule="auto"/>
              <w:ind w:left="1652" w:right="160"/>
              <w:rPr>
                <w:rFonts w:ascii="微软雅黑" w:eastAsia="微软雅黑" w:hAnsi="微软雅黑" w:cs="微软雅黑"/>
                <w:sz w:val="14"/>
                <w:szCs w:val="14"/>
              </w:rPr>
            </w:pPr>
            <w:r>
              <w:rPr>
                <w:rFonts w:ascii="微软雅黑" w:eastAsia="微软雅黑" w:hAnsi="微软雅黑" w:cs="微软雅黑"/>
                <w:w w:val="95"/>
                <w:sz w:val="14"/>
                <w:szCs w:val="14"/>
              </w:rPr>
              <w:t>x86（Intel</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Pentium、Intel</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Xeon</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和</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AMD）</w:t>
            </w:r>
            <w:r>
              <w:rPr>
                <w:rFonts w:ascii="微软雅黑" w:eastAsia="微软雅黑" w:hAnsi="微软雅黑" w:cs="微软雅黑"/>
                <w:w w:val="91"/>
                <w:sz w:val="14"/>
                <w:szCs w:val="14"/>
              </w:rPr>
              <w:t xml:space="preserve"> </w:t>
            </w:r>
            <w:r>
              <w:rPr>
                <w:rFonts w:ascii="微软雅黑" w:eastAsia="微软雅黑" w:hAnsi="微软雅黑" w:cs="微软雅黑"/>
                <w:w w:val="95"/>
                <w:sz w:val="14"/>
                <w:szCs w:val="14"/>
              </w:rPr>
              <w:t>32位 Intel</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和 AMD</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处理器</w:t>
            </w:r>
          </w:p>
          <w:p w:rsidR="00737AD2" w:rsidRDefault="007003A1">
            <w:pPr>
              <w:pStyle w:val="TableParagraph"/>
              <w:tabs>
                <w:tab w:val="left" w:pos="1652"/>
              </w:tabs>
              <w:spacing w:line="214" w:lineRule="exact"/>
              <w:ind w:left="1368"/>
              <w:rPr>
                <w:rFonts w:ascii="微软雅黑" w:eastAsia="微软雅黑" w:hAnsi="微软雅黑" w:cs="微软雅黑"/>
                <w:sz w:val="14"/>
                <w:szCs w:val="14"/>
              </w:rPr>
            </w:pPr>
            <w:r>
              <w:rPr>
                <w:rFonts w:ascii="Times New Roman" w:eastAsia="Times New Roman" w:hAnsi="Times New Roman" w:cs="Times New Roman"/>
                <w:w w:val="95"/>
                <w:sz w:val="14"/>
                <w:szCs w:val="14"/>
              </w:rPr>
              <w:t>•</w:t>
            </w:r>
            <w:r>
              <w:rPr>
                <w:rFonts w:ascii="Times New Roman" w:eastAsia="Times New Roman" w:hAnsi="Times New Roman" w:cs="Times New Roman"/>
                <w:w w:val="95"/>
                <w:sz w:val="14"/>
                <w:szCs w:val="14"/>
              </w:rPr>
              <w:tab/>
            </w:r>
            <w:r>
              <w:rPr>
                <w:rFonts w:ascii="微软雅黑" w:eastAsia="微软雅黑" w:hAnsi="微软雅黑" w:cs="微软雅黑"/>
                <w:w w:val="95"/>
                <w:sz w:val="14"/>
                <w:szCs w:val="14"/>
              </w:rPr>
              <w:t>X64（64位</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AMD64</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和</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Intel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EM64T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处理器）</w:t>
            </w:r>
          </w:p>
          <w:p w:rsidR="00737AD2" w:rsidRDefault="007003A1">
            <w:pPr>
              <w:pStyle w:val="ListParagraph"/>
              <w:numPr>
                <w:ilvl w:val="0"/>
                <w:numId w:val="32"/>
              </w:numPr>
              <w:tabs>
                <w:tab w:val="left" w:pos="1652"/>
              </w:tabs>
              <w:spacing w:line="214" w:lineRule="exact"/>
              <w:ind w:left="1652"/>
              <w:rPr>
                <w:rFonts w:ascii="微软雅黑" w:eastAsia="微软雅黑" w:hAnsi="微软雅黑" w:cs="微软雅黑"/>
                <w:sz w:val="14"/>
                <w:szCs w:val="14"/>
              </w:rPr>
            </w:pPr>
            <w:r>
              <w:rPr>
                <w:rFonts w:ascii="微软雅黑" w:eastAsia="微软雅黑" w:hAnsi="微软雅黑" w:cs="微软雅黑"/>
                <w:w w:val="95"/>
                <w:sz w:val="14"/>
                <w:szCs w:val="14"/>
              </w:rPr>
              <w:t>PowerPC</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7</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或者</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PowerPC</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7+</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处理器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建议</w:t>
            </w:r>
          </w:p>
        </w:tc>
      </w:tr>
      <w:tr w:rsidR="00737AD2">
        <w:trPr>
          <w:trHeight w:hRule="exact" w:val="456"/>
        </w:trPr>
        <w:tc>
          <w:tcPr>
            <w:tcW w:w="1839"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sz w:val="14"/>
                <w:szCs w:val="14"/>
              </w:rPr>
              <w:t>磁盘</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内存</w:t>
            </w:r>
          </w:p>
        </w:tc>
        <w:tc>
          <w:tcPr>
            <w:tcW w:w="4476" w:type="dxa"/>
            <w:tcBorders>
              <w:top w:val="nil"/>
              <w:left w:val="nil"/>
              <w:bottom w:val="nil"/>
              <w:right w:val="nil"/>
            </w:tcBorders>
          </w:tcPr>
          <w:p w:rsidR="00737AD2" w:rsidRDefault="007003A1">
            <w:pPr>
              <w:pStyle w:val="TableParagraph"/>
              <w:spacing w:line="187" w:lineRule="exact"/>
              <w:ind w:left="1368"/>
              <w:rPr>
                <w:rFonts w:ascii="微软雅黑" w:eastAsia="微软雅黑" w:hAnsi="微软雅黑" w:cs="微软雅黑"/>
                <w:sz w:val="14"/>
                <w:szCs w:val="14"/>
              </w:rPr>
            </w:pPr>
            <w:r>
              <w:rPr>
                <w:rFonts w:ascii="微软雅黑" w:eastAsia="微软雅黑" w:hAnsi="微软雅黑" w:cs="微软雅黑"/>
                <w:w w:val="95"/>
                <w:sz w:val="14"/>
                <w:szCs w:val="14"/>
              </w:rPr>
              <w:t>至少</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10GB</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空间</w:t>
            </w:r>
          </w:p>
          <w:p w:rsidR="00737AD2" w:rsidRDefault="007003A1">
            <w:pPr>
              <w:pStyle w:val="TableParagraph"/>
              <w:spacing w:line="228" w:lineRule="exact"/>
              <w:ind w:left="1368"/>
              <w:rPr>
                <w:rFonts w:ascii="微软雅黑" w:eastAsia="微软雅黑" w:hAnsi="微软雅黑" w:cs="微软雅黑"/>
                <w:sz w:val="14"/>
                <w:szCs w:val="14"/>
              </w:rPr>
            </w:pPr>
            <w:r>
              <w:rPr>
                <w:rFonts w:ascii="微软雅黑" w:eastAsia="微软雅黑" w:hAnsi="微软雅黑" w:cs="微软雅黑"/>
                <w:w w:val="95"/>
                <w:sz w:val="14"/>
                <w:szCs w:val="14"/>
              </w:rPr>
              <w:t>至少大于</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128MB</w:t>
            </w:r>
          </w:p>
        </w:tc>
        <w:tc>
          <w:tcPr>
            <w:tcW w:w="3157"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sz w:val="14"/>
                <w:szCs w:val="14"/>
              </w:rPr>
              <w:t>建议大于</w:t>
            </w:r>
            <w:r>
              <w:rPr>
                <w:rFonts w:ascii="微软雅黑" w:eastAsia="微软雅黑" w:hAnsi="微软雅黑" w:cs="微软雅黑"/>
                <w:spacing w:val="-19"/>
                <w:sz w:val="14"/>
                <w:szCs w:val="14"/>
              </w:rPr>
              <w:t xml:space="preserve"> </w:t>
            </w:r>
            <w:r>
              <w:rPr>
                <w:rFonts w:ascii="微软雅黑" w:eastAsia="微软雅黑" w:hAnsi="微软雅黑" w:cs="微软雅黑"/>
                <w:sz w:val="14"/>
                <w:szCs w:val="14"/>
              </w:rPr>
              <w:t>100GB</w:t>
            </w:r>
            <w:r>
              <w:rPr>
                <w:rFonts w:ascii="微软雅黑" w:eastAsia="微软雅黑" w:hAnsi="微软雅黑" w:cs="微软雅黑"/>
                <w:spacing w:val="-18"/>
                <w:sz w:val="14"/>
                <w:szCs w:val="14"/>
              </w:rPr>
              <w:t xml:space="preserve"> </w:t>
            </w:r>
            <w:r>
              <w:rPr>
                <w:rFonts w:ascii="微软雅黑" w:eastAsia="微软雅黑" w:hAnsi="微软雅黑" w:cs="微软雅黑"/>
                <w:sz w:val="14"/>
                <w:szCs w:val="14"/>
              </w:rPr>
              <w:t>磁盘空间</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大于</w:t>
            </w:r>
            <w:r>
              <w:rPr>
                <w:rFonts w:ascii="微软雅黑" w:eastAsia="微软雅黑" w:hAnsi="微软雅黑" w:cs="微软雅黑"/>
                <w:spacing w:val="-12"/>
                <w:sz w:val="14"/>
                <w:szCs w:val="14"/>
              </w:rPr>
              <w:t xml:space="preserve"> </w:t>
            </w:r>
            <w:r>
              <w:rPr>
                <w:rFonts w:ascii="微软雅黑" w:eastAsia="微软雅黑" w:hAnsi="微软雅黑" w:cs="微软雅黑"/>
                <w:sz w:val="14"/>
                <w:szCs w:val="14"/>
              </w:rPr>
              <w:t>2GB</w:t>
            </w:r>
            <w:r>
              <w:rPr>
                <w:rFonts w:ascii="微软雅黑" w:eastAsia="微软雅黑" w:hAnsi="微软雅黑" w:cs="微软雅黑"/>
                <w:spacing w:val="-12"/>
                <w:sz w:val="14"/>
                <w:szCs w:val="14"/>
              </w:rPr>
              <w:t xml:space="preserve"> </w:t>
            </w:r>
            <w:r>
              <w:rPr>
                <w:rFonts w:ascii="微软雅黑" w:eastAsia="微软雅黑" w:hAnsi="微软雅黑" w:cs="微软雅黑"/>
                <w:sz w:val="14"/>
                <w:szCs w:val="14"/>
              </w:rPr>
              <w:t>物理内存</w:t>
            </w:r>
          </w:p>
        </w:tc>
      </w:tr>
      <w:tr w:rsidR="00737AD2">
        <w:trPr>
          <w:trHeight w:hRule="exact" w:val="228"/>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网卡</w:t>
            </w:r>
          </w:p>
        </w:tc>
        <w:tc>
          <w:tcPr>
            <w:tcW w:w="4476" w:type="dxa"/>
            <w:tcBorders>
              <w:top w:val="nil"/>
              <w:left w:val="nil"/>
              <w:bottom w:val="nil"/>
              <w:right w:val="single" w:sz="8" w:space="0" w:color="000000"/>
            </w:tcBorders>
          </w:tcPr>
          <w:p w:rsidR="00737AD2" w:rsidRDefault="007003A1">
            <w:pPr>
              <w:pStyle w:val="TableParagraph"/>
              <w:spacing w:line="187" w:lineRule="exact"/>
              <w:ind w:left="1368"/>
              <w:rPr>
                <w:rFonts w:ascii="微软雅黑" w:eastAsia="微软雅黑" w:hAnsi="微软雅黑" w:cs="微软雅黑"/>
                <w:sz w:val="14"/>
                <w:szCs w:val="14"/>
              </w:rPr>
            </w:pPr>
            <w:r>
              <w:rPr>
                <w:rFonts w:ascii="微软雅黑" w:eastAsia="微软雅黑" w:hAnsi="微软雅黑" w:cs="微软雅黑"/>
                <w:sz w:val="14"/>
                <w:szCs w:val="14"/>
              </w:rPr>
              <w:t>配备至少</w:t>
            </w:r>
            <w:r>
              <w:rPr>
                <w:rFonts w:ascii="微软雅黑" w:eastAsia="微软雅黑" w:hAnsi="微软雅黑" w:cs="微软雅黑"/>
                <w:spacing w:val="-8"/>
                <w:sz w:val="14"/>
                <w:szCs w:val="14"/>
              </w:rPr>
              <w:t xml:space="preserve"> </w:t>
            </w:r>
            <w:r>
              <w:rPr>
                <w:rFonts w:ascii="微软雅黑" w:eastAsia="微软雅黑" w:hAnsi="微软雅黑" w:cs="微软雅黑"/>
                <w:sz w:val="14"/>
                <w:szCs w:val="14"/>
              </w:rPr>
              <w:t>1</w:t>
            </w:r>
            <w:r>
              <w:rPr>
                <w:rFonts w:ascii="微软雅黑" w:eastAsia="微软雅黑" w:hAnsi="微软雅黑" w:cs="微软雅黑"/>
                <w:spacing w:val="-8"/>
                <w:sz w:val="14"/>
                <w:szCs w:val="14"/>
              </w:rPr>
              <w:t xml:space="preserve"> </w:t>
            </w:r>
            <w:r>
              <w:rPr>
                <w:rFonts w:ascii="微软雅黑" w:eastAsia="微软雅黑" w:hAnsi="微软雅黑" w:cs="微软雅黑"/>
                <w:sz w:val="14"/>
                <w:szCs w:val="14"/>
              </w:rPr>
              <w:t>张网卡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建议至少配置</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1GE</w:t>
            </w:r>
            <w:r>
              <w:rPr>
                <w:rFonts w:ascii="微软雅黑" w:eastAsia="微软雅黑" w:hAnsi="微软雅黑" w:cs="微软雅黑"/>
                <w:spacing w:val="-13"/>
                <w:sz w:val="14"/>
                <w:szCs w:val="14"/>
              </w:rPr>
              <w:t xml:space="preserve"> </w:t>
            </w:r>
            <w:r>
              <w:rPr>
                <w:rFonts w:ascii="微软雅黑" w:eastAsia="微软雅黑" w:hAnsi="微软雅黑" w:cs="微软雅黑"/>
                <w:sz w:val="14"/>
                <w:szCs w:val="14"/>
              </w:rPr>
              <w:t>网卡</w:t>
            </w:r>
          </w:p>
        </w:tc>
      </w:tr>
    </w:tbl>
    <w:p w:rsidR="00737AD2" w:rsidRDefault="00737AD2">
      <w:pPr>
        <w:spacing w:before="5" w:line="140" w:lineRule="exact"/>
        <w:rPr>
          <w:sz w:val="14"/>
          <w:szCs w:val="14"/>
        </w:rPr>
      </w:pPr>
    </w:p>
    <w:p w:rsidR="00737AD2" w:rsidRDefault="007003A1">
      <w:pPr>
        <w:pStyle w:val="Heading3"/>
        <w:spacing w:line="354" w:lineRule="exact"/>
      </w:pPr>
      <w:bookmarkStart w:id="97" w:name="受支持的操作系统"/>
      <w:bookmarkStart w:id="98" w:name="_bookmark44"/>
      <w:bookmarkEnd w:id="97"/>
      <w:bookmarkEnd w:id="98"/>
      <w:r>
        <w:t>受支持的操作系统</w:t>
      </w:r>
    </w:p>
    <w:p w:rsidR="00737AD2" w:rsidRDefault="00737AD2">
      <w:pPr>
        <w:spacing w:before="8" w:line="120" w:lineRule="exact"/>
        <w:rPr>
          <w:sz w:val="12"/>
          <w:szCs w:val="12"/>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系统类型</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sz w:val="14"/>
                <w:szCs w:val="14"/>
              </w:rPr>
              <w:t>系统列表</w:t>
            </w:r>
          </w:p>
        </w:tc>
      </w:tr>
      <w:tr w:rsidR="00737AD2">
        <w:trPr>
          <w:trHeight w:hRule="exact" w:val="13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Linux</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ListParagraph"/>
              <w:numPr>
                <w:ilvl w:val="0"/>
                <w:numId w:val="31"/>
              </w:numPr>
              <w:tabs>
                <w:tab w:val="left" w:pos="318"/>
              </w:tabs>
              <w:spacing w:before="57"/>
              <w:ind w:left="318"/>
              <w:rPr>
                <w:rFonts w:ascii="微软雅黑" w:eastAsia="微软雅黑" w:hAnsi="微软雅黑" w:cs="微软雅黑"/>
                <w:sz w:val="14"/>
                <w:szCs w:val="14"/>
              </w:rPr>
            </w:pPr>
            <w:r>
              <w:rPr>
                <w:rFonts w:ascii="微软雅黑" w:eastAsia="微软雅黑" w:hAnsi="微软雅黑" w:cs="微软雅黑"/>
                <w:w w:val="95"/>
                <w:sz w:val="14"/>
                <w:szCs w:val="14"/>
              </w:rPr>
              <w:t>Red</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Hat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(RHEL)</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6</w:t>
            </w:r>
          </w:p>
          <w:p w:rsidR="00737AD2" w:rsidRDefault="007003A1">
            <w:pPr>
              <w:pStyle w:val="ListParagraph"/>
              <w:numPr>
                <w:ilvl w:val="0"/>
                <w:numId w:val="31"/>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5"/>
                <w:sz w:val="14"/>
                <w:szCs w:val="14"/>
              </w:rPr>
              <w:t>SUSE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Server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(SLES)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11</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Service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Pack</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1</w:t>
            </w:r>
          </w:p>
          <w:p w:rsidR="00737AD2" w:rsidRDefault="007003A1">
            <w:pPr>
              <w:pStyle w:val="ListParagraph"/>
              <w:numPr>
                <w:ilvl w:val="0"/>
                <w:numId w:val="31"/>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5"/>
                <w:sz w:val="14"/>
                <w:szCs w:val="14"/>
              </w:rPr>
              <w:t>SUSE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Server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(SLES)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11</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Service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Pack</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2</w:t>
            </w:r>
          </w:p>
          <w:p w:rsidR="00737AD2" w:rsidRDefault="007003A1">
            <w:pPr>
              <w:pStyle w:val="ListParagraph"/>
              <w:numPr>
                <w:ilvl w:val="0"/>
                <w:numId w:val="31"/>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5"/>
                <w:sz w:val="14"/>
                <w:szCs w:val="14"/>
              </w:rPr>
              <w:t>Ubuntu</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12</w:t>
            </w:r>
          </w:p>
          <w:p w:rsidR="00737AD2" w:rsidRDefault="007003A1">
            <w:pPr>
              <w:pStyle w:val="ListParagraph"/>
              <w:numPr>
                <w:ilvl w:val="0"/>
                <w:numId w:val="31"/>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0"/>
                <w:sz w:val="14"/>
                <w:szCs w:val="14"/>
              </w:rPr>
              <w:t>CentOS</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6</w:t>
            </w:r>
          </w:p>
        </w:tc>
      </w:tr>
      <w:tr w:rsidR="00737AD2">
        <w:trPr>
          <w:trHeight w:hRule="exact" w:val="907"/>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Power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PC</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Linux</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ListParagraph"/>
              <w:numPr>
                <w:ilvl w:val="0"/>
                <w:numId w:val="30"/>
              </w:numPr>
              <w:tabs>
                <w:tab w:val="left" w:pos="318"/>
              </w:tabs>
              <w:spacing w:before="57"/>
              <w:ind w:left="318"/>
              <w:rPr>
                <w:rFonts w:ascii="微软雅黑" w:eastAsia="微软雅黑" w:hAnsi="微软雅黑" w:cs="微软雅黑"/>
                <w:sz w:val="14"/>
                <w:szCs w:val="14"/>
              </w:rPr>
            </w:pPr>
            <w:r>
              <w:rPr>
                <w:rFonts w:ascii="微软雅黑" w:eastAsia="微软雅黑" w:hAnsi="微软雅黑" w:cs="微软雅黑"/>
                <w:w w:val="95"/>
                <w:sz w:val="14"/>
                <w:szCs w:val="14"/>
              </w:rPr>
              <w:t>Red</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Hat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(RHEL)</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6</w:t>
            </w:r>
          </w:p>
          <w:p w:rsidR="00737AD2" w:rsidRDefault="007003A1">
            <w:pPr>
              <w:pStyle w:val="ListParagraph"/>
              <w:numPr>
                <w:ilvl w:val="0"/>
                <w:numId w:val="30"/>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5"/>
                <w:sz w:val="14"/>
                <w:szCs w:val="14"/>
              </w:rPr>
              <w:t>SUSE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Server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(SLES)11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Service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Pack</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1</w:t>
            </w:r>
          </w:p>
          <w:p w:rsidR="00737AD2" w:rsidRDefault="007003A1">
            <w:pPr>
              <w:pStyle w:val="ListParagraph"/>
              <w:numPr>
                <w:ilvl w:val="0"/>
                <w:numId w:val="30"/>
              </w:numPr>
              <w:tabs>
                <w:tab w:val="left" w:pos="318"/>
              </w:tabs>
              <w:spacing w:line="214" w:lineRule="exact"/>
              <w:ind w:left="318"/>
              <w:rPr>
                <w:rFonts w:ascii="微软雅黑" w:eastAsia="微软雅黑" w:hAnsi="微软雅黑" w:cs="微软雅黑"/>
                <w:sz w:val="14"/>
                <w:szCs w:val="14"/>
              </w:rPr>
            </w:pPr>
            <w:r>
              <w:rPr>
                <w:rFonts w:ascii="微软雅黑" w:eastAsia="微软雅黑" w:hAnsi="微软雅黑" w:cs="微软雅黑"/>
                <w:w w:val="95"/>
                <w:sz w:val="14"/>
                <w:szCs w:val="14"/>
              </w:rPr>
              <w:t>SUSE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Linux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Enterprise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Server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(SLES)11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Service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Pack</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2</w:t>
            </w:r>
          </w:p>
        </w:tc>
      </w:tr>
    </w:tbl>
    <w:p w:rsidR="00737AD2" w:rsidRDefault="00737AD2">
      <w:pPr>
        <w:spacing w:before="5" w:line="140" w:lineRule="exact"/>
        <w:rPr>
          <w:sz w:val="14"/>
          <w:szCs w:val="14"/>
        </w:rPr>
      </w:pPr>
    </w:p>
    <w:p w:rsidR="00737AD2" w:rsidRDefault="007003A1">
      <w:pPr>
        <w:pStyle w:val="Heading3"/>
        <w:spacing w:line="354" w:lineRule="exact"/>
      </w:pPr>
      <w:bookmarkStart w:id="99" w:name="软件要求"/>
      <w:bookmarkStart w:id="100" w:name="_bookmark45"/>
      <w:bookmarkEnd w:id="99"/>
      <w:bookmarkEnd w:id="100"/>
      <w:r>
        <w:t>软件要求</w:t>
      </w:r>
    </w:p>
    <w:p w:rsidR="00737AD2" w:rsidRDefault="00737AD2">
      <w:pPr>
        <w:spacing w:before="2" w:line="200" w:lineRule="exact"/>
        <w:rPr>
          <w:sz w:val="20"/>
          <w:szCs w:val="20"/>
        </w:rPr>
      </w:pPr>
    </w:p>
    <w:p w:rsidR="00737AD2" w:rsidRDefault="007003A1">
      <w:pPr>
        <w:pStyle w:val="BodyText"/>
        <w:ind w:left="613"/>
      </w:pPr>
      <w:r>
        <w:t>Linux</w:t>
      </w:r>
      <w:r>
        <w:rPr>
          <w:spacing w:val="-28"/>
        </w:rPr>
        <w:t xml:space="preserve"> </w:t>
      </w:r>
      <w:r>
        <w:t>系统要求</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配置主机名</w:t>
      </w:r>
    </w:p>
    <w:p w:rsidR="00737AD2" w:rsidRDefault="00737AD2">
      <w:pPr>
        <w:spacing w:before="9" w:line="180" w:lineRule="exact"/>
        <w:rPr>
          <w:sz w:val="18"/>
          <w:szCs w:val="18"/>
        </w:rPr>
      </w:pPr>
    </w:p>
    <w:tbl>
      <w:tblPr>
        <w:tblW w:w="0" w:type="auto"/>
        <w:tblInd w:w="88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配置项</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配置方法</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验证方法</w:t>
            </w:r>
          </w:p>
        </w:tc>
      </w:tr>
      <w:tr w:rsidR="00737AD2">
        <w:trPr>
          <w:trHeight w:hRule="exact" w:val="260"/>
        </w:trPr>
        <w:tc>
          <w:tcPr>
            <w:tcW w:w="3058" w:type="dxa"/>
            <w:tcBorders>
              <w:top w:val="single" w:sz="8" w:space="0" w:color="000000"/>
              <w:left w:val="single" w:sz="8" w:space="0" w:color="000000"/>
              <w:bottom w:val="single" w:sz="8" w:space="0" w:color="000000"/>
              <w:right w:val="single" w:sz="8" w:space="0" w:color="000000"/>
            </w:tcBorders>
          </w:tcPr>
          <w:p w:rsidR="00737AD2" w:rsidRDefault="00737AD2"/>
        </w:tc>
        <w:tc>
          <w:tcPr>
            <w:tcW w:w="3063" w:type="dxa"/>
            <w:tcBorders>
              <w:top w:val="single" w:sz="8" w:space="0" w:color="000000"/>
              <w:left w:val="single" w:sz="8" w:space="0" w:color="000000"/>
              <w:bottom w:val="single" w:sz="8" w:space="0" w:color="000000"/>
              <w:right w:val="single" w:sz="8" w:space="0" w:color="000000"/>
            </w:tcBorders>
          </w:tcPr>
          <w:p w:rsidR="00737AD2" w:rsidRDefault="00737AD2"/>
        </w:tc>
        <w:tc>
          <w:tcPr>
            <w:tcW w:w="3068"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6117"/>
        </w:trPr>
        <w:tc>
          <w:tcPr>
            <w:tcW w:w="3058"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配置主机名</w:t>
            </w:r>
          </w:p>
        </w:tc>
        <w:tc>
          <w:tcPr>
            <w:tcW w:w="30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1.使用root权限登陆，执行hostname</w:t>
            </w:r>
          </w:p>
          <w:p w:rsidR="00737AD2" w:rsidRDefault="007003A1">
            <w:pPr>
              <w:pStyle w:val="TableParagraph"/>
              <w:spacing w:before="1" w:line="241" w:lineRule="auto"/>
              <w:ind w:left="45" w:right="65"/>
              <w:rPr>
                <w:rFonts w:ascii="微软雅黑" w:eastAsia="微软雅黑" w:hAnsi="微软雅黑" w:cs="微软雅黑"/>
                <w:sz w:val="14"/>
                <w:szCs w:val="14"/>
              </w:rPr>
            </w:pPr>
            <w:r>
              <w:rPr>
                <w:rFonts w:ascii="微软雅黑" w:eastAsia="微软雅黑" w:hAnsi="微软雅黑" w:cs="微软雅黑"/>
                <w:w w:val="95"/>
                <w:sz w:val="14"/>
                <w:szCs w:val="14"/>
              </w:rPr>
              <w:t>sdbserver1（sdbserver1为主机名称，可根据需</w:t>
            </w:r>
            <w:r>
              <w:rPr>
                <w:rFonts w:ascii="微软雅黑" w:eastAsia="微软雅黑" w:hAnsi="微软雅黑" w:cs="微软雅黑"/>
                <w:sz w:val="14"/>
                <w:szCs w:val="14"/>
              </w:rPr>
              <w:t xml:space="preserve"> 要修改。）；</w:t>
            </w:r>
          </w:p>
          <w:p w:rsidR="00737AD2" w:rsidRDefault="00737AD2">
            <w:pPr>
              <w:pStyle w:val="TableParagraph"/>
              <w:spacing w:before="8" w:line="220" w:lineRule="exact"/>
            </w:pPr>
          </w:p>
          <w:p w:rsidR="00737AD2" w:rsidRDefault="007003A1">
            <w:pPr>
              <w:pStyle w:val="ListParagraph"/>
              <w:numPr>
                <w:ilvl w:val="0"/>
                <w:numId w:val="29"/>
              </w:numPr>
              <w:tabs>
                <w:tab w:val="left" w:pos="328"/>
              </w:tabs>
              <w:spacing w:line="323" w:lineRule="auto"/>
              <w:ind w:left="328" w:right="876"/>
              <w:rPr>
                <w:rFonts w:ascii="微软雅黑" w:eastAsia="微软雅黑" w:hAnsi="微软雅黑" w:cs="微软雅黑"/>
                <w:sz w:val="14"/>
                <w:szCs w:val="14"/>
              </w:rPr>
            </w:pPr>
            <w:r>
              <w:rPr>
                <w:rFonts w:ascii="微软雅黑" w:eastAsia="微软雅黑" w:hAnsi="微软雅黑" w:cs="微软雅黑"/>
                <w:w w:val="95"/>
                <w:sz w:val="14"/>
                <w:szCs w:val="14"/>
              </w:rPr>
              <w:t>对于SUSE：</w:t>
            </w:r>
            <w:r>
              <w:rPr>
                <w:rFonts w:ascii="微软雅黑" w:eastAsia="微软雅黑" w:hAnsi="微软雅黑" w:cs="微软雅黑"/>
                <w:w w:val="94"/>
                <w:sz w:val="14"/>
                <w:szCs w:val="14"/>
              </w:rPr>
              <w:t xml:space="preserve"> </w:t>
            </w:r>
            <w:r>
              <w:rPr>
                <w:rFonts w:ascii="微软雅黑" w:eastAsia="微软雅黑" w:hAnsi="微软雅黑" w:cs="微软雅黑"/>
                <w:w w:val="90"/>
                <w:sz w:val="14"/>
                <w:szCs w:val="14"/>
              </w:rPr>
              <w:t>2.打开/etc/HOSTNAME文件；</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vi</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/etc/HOSTNAME</w:t>
            </w:r>
          </w:p>
          <w:p w:rsidR="00737AD2" w:rsidRDefault="007003A1">
            <w:pPr>
              <w:pStyle w:val="TableParagraph"/>
              <w:spacing w:before="20" w:line="325" w:lineRule="auto"/>
              <w:ind w:left="328" w:right="499"/>
              <w:rPr>
                <w:rFonts w:ascii="微软雅黑" w:eastAsia="微软雅黑" w:hAnsi="微软雅黑" w:cs="微软雅黑"/>
                <w:sz w:val="14"/>
                <w:szCs w:val="14"/>
              </w:rPr>
            </w:pPr>
            <w:r>
              <w:rPr>
                <w:rFonts w:ascii="微软雅黑" w:eastAsia="微软雅黑" w:hAnsi="微软雅黑" w:cs="微软雅黑"/>
                <w:w w:val="95"/>
                <w:sz w:val="14"/>
                <w:szCs w:val="14"/>
              </w:rPr>
              <w:t>3.修改文件内容，配置为主机名称；</w:t>
            </w:r>
            <w:r>
              <w:rPr>
                <w:rFonts w:ascii="微软雅黑" w:eastAsia="微软雅黑" w:hAnsi="微软雅黑" w:cs="微软雅黑"/>
                <w:sz w:val="14"/>
                <w:szCs w:val="14"/>
              </w:rPr>
              <w:t xml:space="preserve"> sdbserver1</w:t>
            </w:r>
            <w:r>
              <w:rPr>
                <w:rFonts w:ascii="微软雅黑" w:eastAsia="微软雅黑" w:hAnsi="微软雅黑" w:cs="微软雅黑"/>
                <w:spacing w:val="-6"/>
                <w:sz w:val="14"/>
                <w:szCs w:val="14"/>
              </w:rPr>
              <w:t xml:space="preserve"> </w:t>
            </w:r>
            <w:r>
              <w:rPr>
                <w:rFonts w:ascii="微软雅黑" w:eastAsia="微软雅黑" w:hAnsi="微软雅黑" w:cs="微软雅黑"/>
                <w:sz w:val="14"/>
                <w:szCs w:val="14"/>
              </w:rPr>
              <w:t>（主机名称） 4.按:wq保存退出；</w:t>
            </w:r>
          </w:p>
          <w:p w:rsidR="00737AD2" w:rsidRDefault="007003A1">
            <w:pPr>
              <w:pStyle w:val="ListParagraph"/>
              <w:numPr>
                <w:ilvl w:val="0"/>
                <w:numId w:val="29"/>
              </w:numPr>
              <w:tabs>
                <w:tab w:val="left" w:pos="328"/>
              </w:tabs>
              <w:spacing w:line="208" w:lineRule="exact"/>
              <w:ind w:left="328"/>
              <w:rPr>
                <w:rFonts w:ascii="微软雅黑" w:eastAsia="微软雅黑" w:hAnsi="微软雅黑" w:cs="微软雅黑"/>
                <w:sz w:val="14"/>
                <w:szCs w:val="14"/>
              </w:rPr>
            </w:pPr>
            <w:r>
              <w:rPr>
                <w:rFonts w:ascii="微软雅黑" w:eastAsia="微软雅黑" w:hAnsi="微软雅黑" w:cs="微软雅黑"/>
                <w:w w:val="95"/>
                <w:sz w:val="14"/>
                <w:szCs w:val="14"/>
              </w:rPr>
              <w:t>对于RedHat：</w:t>
            </w:r>
          </w:p>
          <w:p w:rsidR="00737AD2" w:rsidRDefault="007003A1">
            <w:pPr>
              <w:pStyle w:val="TableParagraph"/>
              <w:spacing w:before="81" w:line="325" w:lineRule="auto"/>
              <w:ind w:left="328" w:right="461"/>
              <w:rPr>
                <w:rFonts w:ascii="微软雅黑" w:eastAsia="微软雅黑" w:hAnsi="微软雅黑" w:cs="微软雅黑"/>
                <w:sz w:val="14"/>
                <w:szCs w:val="14"/>
              </w:rPr>
            </w:pPr>
            <w:r>
              <w:rPr>
                <w:rFonts w:ascii="微软雅黑" w:eastAsia="微软雅黑" w:hAnsi="微软雅黑" w:cs="微软雅黑"/>
                <w:w w:val="95"/>
                <w:sz w:val="14"/>
                <w:szCs w:val="14"/>
              </w:rPr>
              <w:t>2.打开/etc/sysconfig/network文件；</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vi</w:t>
            </w:r>
            <w:r>
              <w:rPr>
                <w:rFonts w:ascii="微软雅黑" w:eastAsia="微软雅黑" w:hAnsi="微软雅黑" w:cs="微软雅黑"/>
                <w:spacing w:val="33"/>
                <w:w w:val="90"/>
                <w:sz w:val="14"/>
                <w:szCs w:val="14"/>
              </w:rPr>
              <w:t xml:space="preserve"> </w:t>
            </w:r>
            <w:r>
              <w:rPr>
                <w:rFonts w:ascii="微软雅黑" w:eastAsia="微软雅黑" w:hAnsi="微软雅黑" w:cs="微软雅黑"/>
                <w:w w:val="90"/>
                <w:sz w:val="14"/>
                <w:szCs w:val="14"/>
              </w:rPr>
              <w:t>/etc/sysconfig/network</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3.将HOSTNAME一行修改为</w:t>
            </w:r>
          </w:p>
          <w:p w:rsidR="00737AD2" w:rsidRDefault="007003A1">
            <w:pPr>
              <w:pStyle w:val="TableParagraph"/>
              <w:spacing w:line="174" w:lineRule="exact"/>
              <w:ind w:left="328"/>
              <w:rPr>
                <w:rFonts w:ascii="微软雅黑" w:eastAsia="微软雅黑" w:hAnsi="微软雅黑" w:cs="微软雅黑"/>
                <w:sz w:val="14"/>
                <w:szCs w:val="14"/>
              </w:rPr>
            </w:pPr>
            <w:r>
              <w:rPr>
                <w:rFonts w:ascii="微软雅黑" w:eastAsia="微软雅黑" w:hAnsi="微软雅黑" w:cs="微软雅黑"/>
                <w:w w:val="95"/>
                <w:sz w:val="14"/>
                <w:szCs w:val="14"/>
              </w:rPr>
              <w:t>HOSTNAME=sdbserver1，其</w:t>
            </w:r>
          </w:p>
          <w:p w:rsidR="00737AD2" w:rsidRDefault="007003A1">
            <w:pPr>
              <w:pStyle w:val="TableParagraph"/>
              <w:spacing w:before="1" w:line="325" w:lineRule="auto"/>
              <w:ind w:left="328" w:right="1038"/>
              <w:rPr>
                <w:rFonts w:ascii="微软雅黑" w:eastAsia="微软雅黑" w:hAnsi="微软雅黑" w:cs="微软雅黑"/>
                <w:sz w:val="14"/>
                <w:szCs w:val="14"/>
              </w:rPr>
            </w:pPr>
            <w:r>
              <w:rPr>
                <w:rFonts w:ascii="微软雅黑" w:eastAsia="微软雅黑" w:hAnsi="微软雅黑" w:cs="微软雅黑"/>
                <w:w w:val="95"/>
                <w:sz w:val="14"/>
                <w:szCs w:val="14"/>
              </w:rPr>
              <w:t>中sdbserver1为新主机名；</w:t>
            </w:r>
            <w:r>
              <w:rPr>
                <w:rFonts w:ascii="微软雅黑" w:eastAsia="微软雅黑" w:hAnsi="微软雅黑" w:cs="微软雅黑"/>
                <w:sz w:val="14"/>
                <w:szCs w:val="14"/>
              </w:rPr>
              <w:t xml:space="preserve"> 4.按</w:t>
            </w:r>
            <w:r>
              <w:rPr>
                <w:rFonts w:ascii="微软雅黑" w:eastAsia="微软雅黑" w:hAnsi="微软雅黑" w:cs="微软雅黑"/>
                <w:spacing w:val="-12"/>
                <w:sz w:val="14"/>
                <w:szCs w:val="14"/>
              </w:rPr>
              <w:t xml:space="preserve"> </w:t>
            </w:r>
            <w:r>
              <w:rPr>
                <w:rFonts w:ascii="微软雅黑" w:eastAsia="微软雅黑" w:hAnsi="微软雅黑" w:cs="微软雅黑"/>
                <w:sz w:val="14"/>
                <w:szCs w:val="14"/>
              </w:rPr>
              <w:t>:wq</w:t>
            </w:r>
            <w:r>
              <w:rPr>
                <w:rFonts w:ascii="微软雅黑" w:eastAsia="微软雅黑" w:hAnsi="微软雅黑" w:cs="微软雅黑"/>
                <w:spacing w:val="-11"/>
                <w:sz w:val="14"/>
                <w:szCs w:val="14"/>
              </w:rPr>
              <w:t xml:space="preserve"> </w:t>
            </w:r>
            <w:r>
              <w:rPr>
                <w:rFonts w:ascii="微软雅黑" w:eastAsia="微软雅黑" w:hAnsi="微软雅黑" w:cs="微软雅黑"/>
                <w:sz w:val="14"/>
                <w:szCs w:val="14"/>
              </w:rPr>
              <w:t>保存退出；</w:t>
            </w:r>
          </w:p>
          <w:p w:rsidR="00737AD2" w:rsidRDefault="007003A1">
            <w:pPr>
              <w:pStyle w:val="ListParagraph"/>
              <w:numPr>
                <w:ilvl w:val="0"/>
                <w:numId w:val="29"/>
              </w:numPr>
              <w:tabs>
                <w:tab w:val="left" w:pos="328"/>
              </w:tabs>
              <w:spacing w:line="208" w:lineRule="exact"/>
              <w:ind w:left="328"/>
              <w:rPr>
                <w:rFonts w:ascii="微软雅黑" w:eastAsia="微软雅黑" w:hAnsi="微软雅黑" w:cs="微软雅黑"/>
                <w:sz w:val="14"/>
                <w:szCs w:val="14"/>
              </w:rPr>
            </w:pPr>
            <w:r>
              <w:rPr>
                <w:rFonts w:ascii="微软雅黑" w:eastAsia="微软雅黑" w:hAnsi="微软雅黑" w:cs="微软雅黑"/>
                <w:w w:val="95"/>
                <w:sz w:val="14"/>
                <w:szCs w:val="14"/>
              </w:rPr>
              <w:t>对于Ubuntu：</w:t>
            </w:r>
          </w:p>
          <w:p w:rsidR="00737AD2" w:rsidRDefault="007003A1">
            <w:pPr>
              <w:pStyle w:val="TableParagraph"/>
              <w:spacing w:before="81" w:line="325" w:lineRule="auto"/>
              <w:ind w:left="401" w:right="976" w:hanging="74"/>
              <w:rPr>
                <w:rFonts w:ascii="微软雅黑" w:eastAsia="微软雅黑" w:hAnsi="微软雅黑" w:cs="微软雅黑"/>
                <w:sz w:val="14"/>
                <w:szCs w:val="14"/>
              </w:rPr>
            </w:pPr>
            <w:r>
              <w:rPr>
                <w:rFonts w:ascii="微软雅黑" w:eastAsia="微软雅黑" w:hAnsi="微软雅黑" w:cs="微软雅黑"/>
                <w:w w:val="95"/>
                <w:sz w:val="14"/>
                <w:szCs w:val="14"/>
              </w:rPr>
              <w:t>2.打开/etc/hostname文件；</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vi</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/etc/hostname</w:t>
            </w:r>
          </w:p>
          <w:p w:rsidR="00737AD2" w:rsidRDefault="007003A1">
            <w:pPr>
              <w:pStyle w:val="TableParagraph"/>
              <w:spacing w:before="19"/>
              <w:ind w:left="32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3.修改文件内容，配置为主机名称；</w:t>
            </w:r>
          </w:p>
        </w:tc>
        <w:tc>
          <w:tcPr>
            <w:tcW w:w="3068"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执行</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hostname</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命令，确认打印信息是否为</w:t>
            </w:r>
          </w:p>
          <w:p w:rsidR="00737AD2" w:rsidRDefault="007003A1">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80"/>
                <w:sz w:val="14"/>
                <w:szCs w:val="14"/>
              </w:rPr>
              <w:t>“sdbserver1”</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配置项</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配置方法</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验证方法</w:t>
            </w:r>
          </w:p>
        </w:tc>
      </w:tr>
      <w:tr w:rsidR="00737AD2">
        <w:trPr>
          <w:trHeight w:hRule="exact" w:val="784"/>
        </w:trPr>
        <w:tc>
          <w:tcPr>
            <w:tcW w:w="3058" w:type="dxa"/>
            <w:tcBorders>
              <w:top w:val="single" w:sz="8" w:space="0" w:color="000000"/>
              <w:left w:val="single" w:sz="8" w:space="0" w:color="000000"/>
              <w:bottom w:val="single" w:sz="8" w:space="0" w:color="000000"/>
              <w:right w:val="single" w:sz="8" w:space="0" w:color="000000"/>
            </w:tcBorders>
          </w:tcPr>
          <w:p w:rsidR="00737AD2" w:rsidRDefault="00737AD2"/>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8" w:lineRule="exact"/>
              <w:ind w:left="328"/>
              <w:rPr>
                <w:rFonts w:ascii="微软雅黑" w:eastAsia="微软雅黑" w:hAnsi="微软雅黑" w:cs="微软雅黑"/>
                <w:sz w:val="14"/>
                <w:szCs w:val="14"/>
              </w:rPr>
            </w:pPr>
            <w:r>
              <w:rPr>
                <w:rFonts w:ascii="微软雅黑" w:eastAsia="微软雅黑" w:hAnsi="微软雅黑" w:cs="微软雅黑"/>
                <w:w w:val="95"/>
                <w:sz w:val="14"/>
                <w:szCs w:val="14"/>
              </w:rPr>
              <w:t>sdbserver1</w:t>
            </w:r>
          </w:p>
          <w:p w:rsidR="00737AD2" w:rsidRDefault="007003A1">
            <w:pPr>
              <w:pStyle w:val="TableParagraph"/>
              <w:spacing w:before="61"/>
              <w:ind w:left="328"/>
              <w:rPr>
                <w:rFonts w:ascii="微软雅黑" w:eastAsia="微软雅黑" w:hAnsi="微软雅黑" w:cs="微软雅黑"/>
                <w:sz w:val="14"/>
                <w:szCs w:val="14"/>
              </w:rPr>
            </w:pPr>
            <w:r>
              <w:rPr>
                <w:rFonts w:ascii="微软雅黑" w:eastAsia="微软雅黑" w:hAnsi="微软雅黑" w:cs="微软雅黑"/>
                <w:sz w:val="14"/>
                <w:szCs w:val="14"/>
              </w:rPr>
              <w:t>4.按</w:t>
            </w:r>
            <w:r>
              <w:rPr>
                <w:rFonts w:ascii="微软雅黑" w:eastAsia="微软雅黑" w:hAnsi="微软雅黑" w:cs="微软雅黑"/>
                <w:spacing w:val="-12"/>
                <w:sz w:val="14"/>
                <w:szCs w:val="14"/>
              </w:rPr>
              <w:t xml:space="preserve"> </w:t>
            </w:r>
            <w:r>
              <w:rPr>
                <w:rFonts w:ascii="微软雅黑" w:eastAsia="微软雅黑" w:hAnsi="微软雅黑" w:cs="微软雅黑"/>
                <w:sz w:val="14"/>
                <w:szCs w:val="14"/>
              </w:rPr>
              <w:t>:wq</w:t>
            </w:r>
            <w:r>
              <w:rPr>
                <w:rFonts w:ascii="微软雅黑" w:eastAsia="微软雅黑" w:hAnsi="微软雅黑" w:cs="微软雅黑"/>
                <w:spacing w:val="-11"/>
                <w:sz w:val="14"/>
                <w:szCs w:val="14"/>
              </w:rPr>
              <w:t xml:space="preserve"> </w:t>
            </w:r>
            <w:r>
              <w:rPr>
                <w:rFonts w:ascii="微软雅黑" w:eastAsia="微软雅黑" w:hAnsi="微软雅黑" w:cs="微软雅黑"/>
                <w:sz w:val="14"/>
                <w:szCs w:val="14"/>
              </w:rPr>
              <w:t>保存退出；</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83"/>
        </w:trPr>
        <w:tc>
          <w:tcPr>
            <w:tcW w:w="3058" w:type="dxa"/>
            <w:vMerge w:val="restart"/>
            <w:tcBorders>
              <w:top w:val="single" w:sz="8" w:space="0" w:color="000000"/>
              <w:left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配置物理机之间通过主机名可连接</w:t>
            </w:r>
          </w:p>
        </w:tc>
        <w:tc>
          <w:tcPr>
            <w:tcW w:w="3063" w:type="dxa"/>
            <w:tcBorders>
              <w:top w:val="single" w:sz="8" w:space="0" w:color="000000"/>
              <w:left w:val="single" w:sz="8" w:space="0" w:color="000000"/>
              <w:bottom w:val="nil"/>
              <w:right w:val="single" w:sz="8" w:space="0" w:color="000000"/>
            </w:tcBorders>
          </w:tcPr>
          <w:p w:rsidR="00737AD2" w:rsidRDefault="007003A1">
            <w:pPr>
              <w:pStyle w:val="ListParagraph"/>
              <w:numPr>
                <w:ilvl w:val="0"/>
                <w:numId w:val="28"/>
              </w:numPr>
              <w:tabs>
                <w:tab w:val="left" w:pos="328"/>
              </w:tabs>
              <w:spacing w:before="93"/>
              <w:ind w:left="328"/>
              <w:rPr>
                <w:rFonts w:ascii="微软雅黑" w:eastAsia="微软雅黑" w:hAnsi="微软雅黑" w:cs="微软雅黑"/>
                <w:sz w:val="14"/>
                <w:szCs w:val="14"/>
              </w:rPr>
            </w:pPr>
            <w:r>
              <w:rPr>
                <w:rFonts w:ascii="微软雅黑" w:eastAsia="微软雅黑" w:hAnsi="微软雅黑" w:cs="微软雅黑"/>
                <w:w w:val="95"/>
                <w:sz w:val="14"/>
                <w:szCs w:val="14"/>
              </w:rPr>
              <w:t>使用root权限，打开/etc/hosts文件</w:t>
            </w:r>
          </w:p>
        </w:tc>
        <w:tc>
          <w:tcPr>
            <w:tcW w:w="3068" w:type="dxa"/>
            <w:tcBorders>
              <w:top w:val="single" w:sz="8" w:space="0" w:color="000000"/>
              <w:left w:val="single" w:sz="8" w:space="0" w:color="000000"/>
              <w:bottom w:val="nil"/>
              <w:right w:val="single" w:sz="8" w:space="0" w:color="000000"/>
            </w:tcBorders>
          </w:tcPr>
          <w:p w:rsidR="00737AD2" w:rsidRDefault="007003A1">
            <w:pPr>
              <w:pStyle w:val="TableParagraph"/>
              <w:spacing w:before="33"/>
              <w:ind w:left="45"/>
              <w:rPr>
                <w:rFonts w:ascii="微软雅黑" w:eastAsia="微软雅黑" w:hAnsi="微软雅黑" w:cs="微软雅黑"/>
                <w:sz w:val="14"/>
                <w:szCs w:val="14"/>
              </w:rPr>
            </w:pPr>
            <w:r>
              <w:rPr>
                <w:rFonts w:ascii="微软雅黑" w:eastAsia="微软雅黑" w:hAnsi="微软雅黑" w:cs="微软雅黑"/>
                <w:w w:val="95"/>
                <w:sz w:val="14"/>
                <w:szCs w:val="14"/>
              </w:rPr>
              <w:t>1.</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ping</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sdbserver1（本机主机名）可以ping通</w:t>
            </w:r>
          </w:p>
        </w:tc>
      </w:tr>
      <w:tr w:rsidR="00737AD2">
        <w:trPr>
          <w:trHeight w:hRule="exact" w:val="336"/>
        </w:trPr>
        <w:tc>
          <w:tcPr>
            <w:tcW w:w="3058" w:type="dxa"/>
            <w:vMerge/>
            <w:tcBorders>
              <w:left w:val="single" w:sz="8" w:space="0" w:color="000000"/>
              <w:right w:val="single" w:sz="8" w:space="0" w:color="000000"/>
            </w:tcBorders>
          </w:tcPr>
          <w:p w:rsidR="00737AD2" w:rsidRDefault="00737AD2"/>
        </w:tc>
        <w:tc>
          <w:tcPr>
            <w:tcW w:w="3063" w:type="dxa"/>
            <w:tcBorders>
              <w:top w:val="nil"/>
              <w:left w:val="single" w:sz="8" w:space="0" w:color="000000"/>
              <w:bottom w:val="nil"/>
              <w:right w:val="single" w:sz="8" w:space="0" w:color="000000"/>
            </w:tcBorders>
          </w:tcPr>
          <w:p w:rsidR="00737AD2" w:rsidRDefault="007003A1">
            <w:pPr>
              <w:pStyle w:val="TableParagraph"/>
              <w:spacing w:before="40"/>
              <w:ind w:left="401"/>
              <w:rPr>
                <w:rFonts w:ascii="微软雅黑" w:eastAsia="微软雅黑" w:hAnsi="微软雅黑" w:cs="微软雅黑"/>
                <w:sz w:val="14"/>
                <w:szCs w:val="14"/>
              </w:rPr>
            </w:pPr>
            <w:r>
              <w:rPr>
                <w:rFonts w:ascii="微软雅黑" w:eastAsia="微软雅黑" w:hAnsi="微软雅黑" w:cs="微软雅黑"/>
                <w:w w:val="95"/>
                <w:sz w:val="14"/>
                <w:szCs w:val="14"/>
              </w:rPr>
              <w:t>vi</w:t>
            </w:r>
            <w:r>
              <w:rPr>
                <w:rFonts w:ascii="微软雅黑" w:eastAsia="微软雅黑" w:hAnsi="微软雅黑" w:cs="微软雅黑"/>
                <w:spacing w:val="-26"/>
                <w:w w:val="95"/>
                <w:sz w:val="14"/>
                <w:szCs w:val="14"/>
              </w:rPr>
              <w:t xml:space="preserve"> </w:t>
            </w:r>
            <w:r>
              <w:rPr>
                <w:rFonts w:ascii="微软雅黑" w:eastAsia="微软雅黑" w:hAnsi="微软雅黑" w:cs="微软雅黑"/>
                <w:w w:val="95"/>
                <w:sz w:val="14"/>
                <w:szCs w:val="14"/>
              </w:rPr>
              <w:t>/etc/hosts</w:t>
            </w:r>
          </w:p>
        </w:tc>
        <w:tc>
          <w:tcPr>
            <w:tcW w:w="3068" w:type="dxa"/>
            <w:vMerge w:val="restart"/>
            <w:tcBorders>
              <w:top w:val="nil"/>
              <w:left w:val="single" w:sz="8" w:space="0" w:color="000000"/>
              <w:right w:val="single" w:sz="8" w:space="0" w:color="000000"/>
            </w:tcBorders>
          </w:tcPr>
          <w:p w:rsidR="00737AD2" w:rsidRDefault="007003A1">
            <w:pPr>
              <w:pStyle w:val="TableParagraph"/>
              <w:spacing w:line="199"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2.</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ping</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sdbserver2（远端主机名）可以ping通</w:t>
            </w:r>
          </w:p>
        </w:tc>
      </w:tr>
      <w:tr w:rsidR="00737AD2">
        <w:trPr>
          <w:trHeight w:hRule="exact" w:val="256"/>
        </w:trPr>
        <w:tc>
          <w:tcPr>
            <w:tcW w:w="3058" w:type="dxa"/>
            <w:vMerge/>
            <w:tcBorders>
              <w:left w:val="single" w:sz="8" w:space="0" w:color="000000"/>
              <w:right w:val="single" w:sz="8" w:space="0" w:color="000000"/>
            </w:tcBorders>
          </w:tcPr>
          <w:p w:rsidR="00737AD2" w:rsidRDefault="00737AD2"/>
        </w:tc>
        <w:tc>
          <w:tcPr>
            <w:tcW w:w="3063" w:type="dxa"/>
            <w:tcBorders>
              <w:top w:val="nil"/>
              <w:left w:val="single" w:sz="8" w:space="0" w:color="000000"/>
              <w:bottom w:val="nil"/>
              <w:right w:val="single" w:sz="8" w:space="0" w:color="000000"/>
            </w:tcBorders>
          </w:tcPr>
          <w:p w:rsidR="00737AD2" w:rsidRDefault="007003A1">
            <w:pPr>
              <w:pStyle w:val="TableParagraph"/>
              <w:tabs>
                <w:tab w:val="left" w:pos="328"/>
              </w:tabs>
              <w:spacing w:line="217" w:lineRule="exact"/>
              <w:ind w:left="45"/>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w w:val="95"/>
                <w:sz w:val="14"/>
                <w:szCs w:val="14"/>
                <w:lang w:eastAsia="zh-CN"/>
              </w:rPr>
              <w:t xml:space="preserve">修改 </w:t>
            </w:r>
            <w:r>
              <w:rPr>
                <w:rFonts w:ascii="微软雅黑" w:eastAsia="微软雅黑" w:hAnsi="微软雅黑" w:cs="微软雅黑"/>
                <w:spacing w:val="33"/>
                <w:w w:val="95"/>
                <w:sz w:val="14"/>
                <w:szCs w:val="14"/>
                <w:lang w:eastAsia="zh-CN"/>
              </w:rPr>
              <w:t xml:space="preserve"> </w:t>
            </w:r>
            <w:r>
              <w:rPr>
                <w:rFonts w:ascii="微软雅黑" w:eastAsia="微软雅黑" w:hAnsi="微软雅黑" w:cs="微软雅黑"/>
                <w:w w:val="95"/>
                <w:sz w:val="14"/>
                <w:szCs w:val="14"/>
                <w:lang w:eastAsia="zh-CN"/>
              </w:rPr>
              <w:t>/etc/hosts，将服务器节点的主机名</w:t>
            </w:r>
          </w:p>
        </w:tc>
        <w:tc>
          <w:tcPr>
            <w:tcW w:w="3068" w:type="dxa"/>
            <w:vMerge/>
            <w:tcBorders>
              <w:left w:val="single" w:sz="8" w:space="0" w:color="000000"/>
              <w:right w:val="single" w:sz="8" w:space="0" w:color="000000"/>
            </w:tcBorders>
          </w:tcPr>
          <w:p w:rsidR="00737AD2" w:rsidRDefault="00737AD2">
            <w:pPr>
              <w:rPr>
                <w:lang w:eastAsia="zh-CN"/>
              </w:rPr>
            </w:pPr>
          </w:p>
        </w:tc>
      </w:tr>
      <w:tr w:rsidR="00737AD2">
        <w:trPr>
          <w:trHeight w:hRule="exact" w:val="281"/>
        </w:trPr>
        <w:tc>
          <w:tcPr>
            <w:tcW w:w="3058" w:type="dxa"/>
            <w:vMerge/>
            <w:tcBorders>
              <w:left w:val="single" w:sz="8" w:space="0" w:color="000000"/>
              <w:right w:val="single" w:sz="8" w:space="0" w:color="000000"/>
            </w:tcBorders>
          </w:tcPr>
          <w:p w:rsidR="00737AD2" w:rsidRDefault="00737AD2">
            <w:pPr>
              <w:rPr>
                <w:lang w:eastAsia="zh-CN"/>
              </w:rPr>
            </w:pPr>
          </w:p>
        </w:tc>
        <w:tc>
          <w:tcPr>
            <w:tcW w:w="3063" w:type="dxa"/>
            <w:tcBorders>
              <w:top w:val="nil"/>
              <w:left w:val="single" w:sz="8" w:space="0" w:color="000000"/>
              <w:bottom w:val="nil"/>
              <w:right w:val="single" w:sz="8" w:space="0" w:color="000000"/>
            </w:tcBorders>
          </w:tcPr>
          <w:p w:rsidR="00737AD2" w:rsidRDefault="007003A1">
            <w:pPr>
              <w:pStyle w:val="TableParagraph"/>
              <w:spacing w:line="197" w:lineRule="exact"/>
              <w:ind w:left="32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与IP映射关系配置到该文件中</w:t>
            </w:r>
          </w:p>
        </w:tc>
        <w:tc>
          <w:tcPr>
            <w:tcW w:w="3068" w:type="dxa"/>
            <w:vMerge/>
            <w:tcBorders>
              <w:left w:val="single" w:sz="8" w:space="0" w:color="000000"/>
              <w:right w:val="single" w:sz="8" w:space="0" w:color="000000"/>
            </w:tcBorders>
          </w:tcPr>
          <w:p w:rsidR="00737AD2" w:rsidRDefault="00737AD2">
            <w:pPr>
              <w:rPr>
                <w:lang w:eastAsia="zh-CN"/>
              </w:rPr>
            </w:pPr>
          </w:p>
        </w:tc>
      </w:tr>
      <w:tr w:rsidR="00737AD2">
        <w:trPr>
          <w:trHeight w:hRule="exact" w:val="324"/>
        </w:trPr>
        <w:tc>
          <w:tcPr>
            <w:tcW w:w="3058" w:type="dxa"/>
            <w:vMerge/>
            <w:tcBorders>
              <w:left w:val="single" w:sz="8" w:space="0" w:color="000000"/>
              <w:right w:val="single" w:sz="8" w:space="0" w:color="000000"/>
            </w:tcBorders>
          </w:tcPr>
          <w:p w:rsidR="00737AD2" w:rsidRDefault="00737AD2">
            <w:pPr>
              <w:rPr>
                <w:lang w:eastAsia="zh-CN"/>
              </w:rPr>
            </w:pPr>
          </w:p>
        </w:tc>
        <w:tc>
          <w:tcPr>
            <w:tcW w:w="3063" w:type="dxa"/>
            <w:tcBorders>
              <w:top w:val="nil"/>
              <w:left w:val="single" w:sz="8" w:space="0" w:color="000000"/>
              <w:bottom w:val="nil"/>
              <w:right w:val="single" w:sz="8" w:space="0" w:color="000000"/>
            </w:tcBorders>
          </w:tcPr>
          <w:p w:rsidR="00737AD2" w:rsidRDefault="007003A1">
            <w:pPr>
              <w:pStyle w:val="TableParagraph"/>
              <w:spacing w:before="1"/>
              <w:ind w:left="328"/>
              <w:rPr>
                <w:rFonts w:ascii="微软雅黑" w:eastAsia="微软雅黑" w:hAnsi="微软雅黑" w:cs="微软雅黑"/>
                <w:sz w:val="14"/>
                <w:szCs w:val="14"/>
              </w:rPr>
            </w:pPr>
            <w:r>
              <w:rPr>
                <w:rFonts w:ascii="微软雅黑" w:eastAsia="微软雅黑" w:hAnsi="微软雅黑" w:cs="微软雅黑"/>
                <w:w w:val="95"/>
                <w:sz w:val="14"/>
                <w:szCs w:val="14"/>
              </w:rPr>
              <w:t>192.168.20.200</w:t>
            </w:r>
            <w:r>
              <w:rPr>
                <w:rFonts w:ascii="微软雅黑" w:eastAsia="微软雅黑" w:hAnsi="微软雅黑" w:cs="微软雅黑"/>
                <w:spacing w:val="33"/>
                <w:w w:val="95"/>
                <w:sz w:val="14"/>
                <w:szCs w:val="14"/>
              </w:rPr>
              <w:t xml:space="preserve"> </w:t>
            </w:r>
            <w:r>
              <w:rPr>
                <w:rFonts w:ascii="微软雅黑" w:eastAsia="微软雅黑" w:hAnsi="微软雅黑" w:cs="微软雅黑"/>
                <w:w w:val="95"/>
                <w:sz w:val="14"/>
                <w:szCs w:val="14"/>
              </w:rPr>
              <w:t>sdbserver1</w:t>
            </w:r>
          </w:p>
        </w:tc>
        <w:tc>
          <w:tcPr>
            <w:tcW w:w="3068" w:type="dxa"/>
            <w:vMerge/>
            <w:tcBorders>
              <w:left w:val="single" w:sz="8" w:space="0" w:color="000000"/>
              <w:right w:val="single" w:sz="8" w:space="0" w:color="000000"/>
            </w:tcBorders>
          </w:tcPr>
          <w:p w:rsidR="00737AD2" w:rsidRDefault="00737AD2"/>
        </w:tc>
      </w:tr>
      <w:tr w:rsidR="00737AD2">
        <w:trPr>
          <w:trHeight w:hRule="exact" w:val="324"/>
        </w:trPr>
        <w:tc>
          <w:tcPr>
            <w:tcW w:w="3058" w:type="dxa"/>
            <w:vMerge/>
            <w:tcBorders>
              <w:left w:val="single" w:sz="8" w:space="0" w:color="000000"/>
              <w:right w:val="single" w:sz="8" w:space="0" w:color="000000"/>
            </w:tcBorders>
          </w:tcPr>
          <w:p w:rsidR="00737AD2" w:rsidRDefault="00737AD2"/>
        </w:tc>
        <w:tc>
          <w:tcPr>
            <w:tcW w:w="3063" w:type="dxa"/>
            <w:tcBorders>
              <w:top w:val="nil"/>
              <w:left w:val="single" w:sz="8" w:space="0" w:color="000000"/>
              <w:bottom w:val="nil"/>
              <w:right w:val="single" w:sz="8" w:space="0" w:color="000000"/>
            </w:tcBorders>
          </w:tcPr>
          <w:p w:rsidR="00737AD2" w:rsidRDefault="007003A1">
            <w:pPr>
              <w:pStyle w:val="TableParagraph"/>
              <w:spacing w:before="1"/>
              <w:ind w:left="328"/>
              <w:rPr>
                <w:rFonts w:ascii="微软雅黑" w:eastAsia="微软雅黑" w:hAnsi="微软雅黑" w:cs="微软雅黑"/>
                <w:sz w:val="14"/>
                <w:szCs w:val="14"/>
              </w:rPr>
            </w:pPr>
            <w:r>
              <w:rPr>
                <w:rFonts w:ascii="微软雅黑" w:eastAsia="微软雅黑" w:hAnsi="微软雅黑" w:cs="微软雅黑"/>
                <w:w w:val="95"/>
                <w:sz w:val="14"/>
                <w:szCs w:val="14"/>
              </w:rPr>
              <w:t>192.168.20.201</w:t>
            </w:r>
            <w:r>
              <w:rPr>
                <w:rFonts w:ascii="微软雅黑" w:eastAsia="微软雅黑" w:hAnsi="微软雅黑" w:cs="微软雅黑"/>
                <w:spacing w:val="33"/>
                <w:w w:val="95"/>
                <w:sz w:val="14"/>
                <w:szCs w:val="14"/>
              </w:rPr>
              <w:t xml:space="preserve"> </w:t>
            </w:r>
            <w:r>
              <w:rPr>
                <w:rFonts w:ascii="微软雅黑" w:eastAsia="微软雅黑" w:hAnsi="微软雅黑" w:cs="微软雅黑"/>
                <w:w w:val="95"/>
                <w:sz w:val="14"/>
                <w:szCs w:val="14"/>
              </w:rPr>
              <w:t>sdbserver2</w:t>
            </w:r>
          </w:p>
        </w:tc>
        <w:tc>
          <w:tcPr>
            <w:tcW w:w="3068" w:type="dxa"/>
            <w:vMerge/>
            <w:tcBorders>
              <w:left w:val="single" w:sz="8" w:space="0" w:color="000000"/>
              <w:right w:val="single" w:sz="8" w:space="0" w:color="000000"/>
            </w:tcBorders>
          </w:tcPr>
          <w:p w:rsidR="00737AD2" w:rsidRDefault="00737AD2"/>
        </w:tc>
      </w:tr>
      <w:tr w:rsidR="00737AD2">
        <w:trPr>
          <w:trHeight w:hRule="exact" w:val="297"/>
        </w:trPr>
        <w:tc>
          <w:tcPr>
            <w:tcW w:w="3058" w:type="dxa"/>
            <w:vMerge/>
            <w:tcBorders>
              <w:left w:val="single" w:sz="8" w:space="0" w:color="000000"/>
              <w:right w:val="single" w:sz="8" w:space="0" w:color="000000"/>
            </w:tcBorders>
          </w:tcPr>
          <w:p w:rsidR="00737AD2" w:rsidRDefault="00737AD2"/>
        </w:tc>
        <w:tc>
          <w:tcPr>
            <w:tcW w:w="3063" w:type="dxa"/>
            <w:tcBorders>
              <w:top w:val="nil"/>
              <w:left w:val="single" w:sz="8" w:space="0" w:color="000000"/>
              <w:bottom w:val="nil"/>
              <w:right w:val="single" w:sz="8" w:space="0" w:color="000000"/>
            </w:tcBorders>
          </w:tcPr>
          <w:p w:rsidR="00737AD2" w:rsidRDefault="007003A1">
            <w:pPr>
              <w:pStyle w:val="TableParagraph"/>
              <w:spacing w:before="1"/>
              <w:ind w:left="328"/>
              <w:rPr>
                <w:rFonts w:ascii="微软雅黑" w:eastAsia="微软雅黑" w:hAnsi="微软雅黑" w:cs="微软雅黑"/>
                <w:sz w:val="14"/>
                <w:szCs w:val="14"/>
              </w:rPr>
            </w:pPr>
            <w:r>
              <w:rPr>
                <w:rFonts w:ascii="微软雅黑" w:eastAsia="微软雅黑" w:hAnsi="微软雅黑" w:cs="微软雅黑"/>
                <w:w w:val="95"/>
                <w:sz w:val="14"/>
                <w:szCs w:val="14"/>
              </w:rPr>
              <w:t>192.168.20.202</w:t>
            </w:r>
            <w:r>
              <w:rPr>
                <w:rFonts w:ascii="微软雅黑" w:eastAsia="微软雅黑" w:hAnsi="微软雅黑" w:cs="微软雅黑"/>
                <w:spacing w:val="33"/>
                <w:w w:val="95"/>
                <w:sz w:val="14"/>
                <w:szCs w:val="14"/>
              </w:rPr>
              <w:t xml:space="preserve"> </w:t>
            </w:r>
            <w:r>
              <w:rPr>
                <w:rFonts w:ascii="微软雅黑" w:eastAsia="微软雅黑" w:hAnsi="微软雅黑" w:cs="微软雅黑"/>
                <w:w w:val="95"/>
                <w:sz w:val="14"/>
                <w:szCs w:val="14"/>
              </w:rPr>
              <w:t>sdbserver3</w:t>
            </w:r>
          </w:p>
        </w:tc>
        <w:tc>
          <w:tcPr>
            <w:tcW w:w="3068" w:type="dxa"/>
            <w:vMerge/>
            <w:tcBorders>
              <w:left w:val="single" w:sz="8" w:space="0" w:color="000000"/>
              <w:right w:val="single" w:sz="8" w:space="0" w:color="000000"/>
            </w:tcBorders>
          </w:tcPr>
          <w:p w:rsidR="00737AD2" w:rsidRDefault="00737AD2"/>
        </w:tc>
      </w:tr>
      <w:tr w:rsidR="00737AD2">
        <w:trPr>
          <w:trHeight w:hRule="exact" w:val="686"/>
        </w:trPr>
        <w:tc>
          <w:tcPr>
            <w:tcW w:w="3058" w:type="dxa"/>
            <w:vMerge/>
            <w:tcBorders>
              <w:left w:val="single" w:sz="8" w:space="0" w:color="000000"/>
              <w:bottom w:val="single" w:sz="8" w:space="0" w:color="000000"/>
              <w:right w:val="single" w:sz="8" w:space="0" w:color="000000"/>
            </w:tcBorders>
          </w:tcPr>
          <w:p w:rsidR="00737AD2" w:rsidRDefault="00737AD2"/>
        </w:tc>
        <w:tc>
          <w:tcPr>
            <w:tcW w:w="3063" w:type="dxa"/>
            <w:tcBorders>
              <w:top w:val="nil"/>
              <w:left w:val="nil"/>
              <w:bottom w:val="single" w:sz="8" w:space="0" w:color="000000"/>
              <w:right w:val="nil"/>
            </w:tcBorders>
          </w:tcPr>
          <w:p w:rsidR="00737AD2" w:rsidRDefault="007003A1">
            <w:pPr>
              <w:pStyle w:val="TableParagraph"/>
              <w:tabs>
                <w:tab w:val="left" w:pos="338"/>
              </w:tabs>
              <w:spacing w:line="217" w:lineRule="exact"/>
              <w:ind w:left="55"/>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保存退出</w:t>
            </w:r>
          </w:p>
        </w:tc>
        <w:tc>
          <w:tcPr>
            <w:tcW w:w="3068" w:type="dxa"/>
            <w:vMerge/>
            <w:tcBorders>
              <w:left w:val="single" w:sz="8" w:space="0" w:color="000000"/>
              <w:bottom w:val="single" w:sz="8" w:space="0" w:color="000000"/>
              <w:right w:val="single" w:sz="8" w:space="0" w:color="000000"/>
            </w:tcBorders>
          </w:tcPr>
          <w:p w:rsidR="00737AD2" w:rsidRDefault="00737AD2"/>
        </w:tc>
      </w:tr>
    </w:tbl>
    <w:p w:rsidR="00737AD2" w:rsidRDefault="007003A1">
      <w:pPr>
        <w:pStyle w:val="BodyText"/>
        <w:tabs>
          <w:tab w:val="left" w:pos="1217"/>
        </w:tabs>
        <w:spacing w:line="241"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关闭防火墙</w:t>
      </w:r>
    </w:p>
    <w:p w:rsidR="00737AD2" w:rsidRDefault="00737AD2">
      <w:pPr>
        <w:spacing w:before="9" w:line="180" w:lineRule="exact"/>
        <w:rPr>
          <w:sz w:val="18"/>
          <w:szCs w:val="18"/>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配置项</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配置方法</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验证方法</w:t>
            </w:r>
          </w:p>
        </w:tc>
      </w:tr>
      <w:tr w:rsidR="00737AD2">
        <w:trPr>
          <w:trHeight w:hRule="exact" w:val="260"/>
        </w:trPr>
        <w:tc>
          <w:tcPr>
            <w:tcW w:w="3058" w:type="dxa"/>
            <w:tcBorders>
              <w:top w:val="single" w:sz="8" w:space="0" w:color="000000"/>
              <w:left w:val="single" w:sz="8" w:space="0" w:color="000000"/>
              <w:bottom w:val="single" w:sz="8" w:space="0" w:color="000000"/>
              <w:right w:val="single" w:sz="8" w:space="0" w:color="000000"/>
            </w:tcBorders>
          </w:tcPr>
          <w:p w:rsidR="00737AD2" w:rsidRDefault="00737AD2"/>
        </w:tc>
        <w:tc>
          <w:tcPr>
            <w:tcW w:w="3063" w:type="dxa"/>
            <w:tcBorders>
              <w:top w:val="single" w:sz="8" w:space="0" w:color="000000"/>
              <w:left w:val="single" w:sz="8" w:space="0" w:color="000000"/>
              <w:bottom w:val="single" w:sz="8" w:space="0" w:color="000000"/>
              <w:right w:val="single" w:sz="8" w:space="0" w:color="000000"/>
            </w:tcBorders>
          </w:tcPr>
          <w:p w:rsidR="00737AD2" w:rsidRDefault="00737AD2"/>
        </w:tc>
        <w:tc>
          <w:tcPr>
            <w:tcW w:w="3068"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49"/>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关闭防火墙</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关闭防火墙操作，需要管理员权限。</w:t>
            </w:r>
          </w:p>
          <w:p w:rsidR="00737AD2" w:rsidRDefault="00737AD2">
            <w:pPr>
              <w:pStyle w:val="TableParagraph"/>
              <w:spacing w:before="9" w:line="220" w:lineRule="exact"/>
              <w:rPr>
                <w:lang w:eastAsia="zh-CN"/>
              </w:rPr>
            </w:pPr>
          </w:p>
          <w:p w:rsidR="00737AD2" w:rsidRDefault="007003A1">
            <w:pPr>
              <w:pStyle w:val="ListParagraph"/>
              <w:numPr>
                <w:ilvl w:val="0"/>
                <w:numId w:val="27"/>
              </w:numPr>
              <w:tabs>
                <w:tab w:val="left" w:pos="328"/>
              </w:tabs>
              <w:spacing w:line="321" w:lineRule="auto"/>
              <w:ind w:left="328" w:right="1307"/>
              <w:rPr>
                <w:rFonts w:ascii="微软雅黑" w:eastAsia="微软雅黑" w:hAnsi="微软雅黑" w:cs="微软雅黑"/>
                <w:sz w:val="14"/>
                <w:szCs w:val="14"/>
              </w:rPr>
            </w:pPr>
            <w:r>
              <w:rPr>
                <w:rFonts w:ascii="微软雅黑" w:eastAsia="微软雅黑" w:hAnsi="微软雅黑" w:cs="微软雅黑"/>
                <w:w w:val="95"/>
                <w:sz w:val="14"/>
                <w:szCs w:val="14"/>
              </w:rPr>
              <w:t>对于SUSE：</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1.SuSEfirewall2</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stop；</w:t>
            </w:r>
          </w:p>
          <w:p w:rsidR="00737AD2" w:rsidRDefault="007003A1">
            <w:pPr>
              <w:pStyle w:val="TableParagraph"/>
              <w:spacing w:before="22"/>
              <w:ind w:left="328"/>
              <w:rPr>
                <w:rFonts w:ascii="微软雅黑" w:eastAsia="微软雅黑" w:hAnsi="微软雅黑" w:cs="微软雅黑"/>
                <w:sz w:val="14"/>
                <w:szCs w:val="14"/>
              </w:rPr>
            </w:pPr>
            <w:r>
              <w:rPr>
                <w:rFonts w:ascii="微软雅黑" w:eastAsia="微软雅黑" w:hAnsi="微软雅黑" w:cs="微软雅黑"/>
                <w:w w:val="90"/>
                <w:sz w:val="14"/>
                <w:szCs w:val="14"/>
              </w:rPr>
              <w:t xml:space="preserve">2.chkconfig </w:t>
            </w:r>
            <w:r>
              <w:rPr>
                <w:rFonts w:ascii="微软雅黑" w:eastAsia="微软雅黑" w:hAnsi="微软雅黑" w:cs="微软雅黑"/>
                <w:spacing w:val="35"/>
                <w:w w:val="90"/>
                <w:sz w:val="14"/>
                <w:szCs w:val="14"/>
              </w:rPr>
              <w:t xml:space="preserve"> </w:t>
            </w:r>
            <w:r>
              <w:rPr>
                <w:rFonts w:ascii="微软雅黑" w:eastAsia="微软雅黑" w:hAnsi="微软雅黑" w:cs="微软雅黑"/>
                <w:w w:val="90"/>
                <w:sz w:val="14"/>
                <w:szCs w:val="14"/>
              </w:rPr>
              <w:t>SuSEfirewall2_setup；</w:t>
            </w:r>
          </w:p>
          <w:p w:rsidR="00737AD2" w:rsidRDefault="007003A1">
            <w:pPr>
              <w:pStyle w:val="ListParagraph"/>
              <w:numPr>
                <w:ilvl w:val="0"/>
                <w:numId w:val="27"/>
              </w:numPr>
              <w:tabs>
                <w:tab w:val="left" w:pos="328"/>
              </w:tabs>
              <w:spacing w:before="35"/>
              <w:ind w:left="328"/>
              <w:rPr>
                <w:rFonts w:ascii="微软雅黑" w:eastAsia="微软雅黑" w:hAnsi="微软雅黑" w:cs="微软雅黑"/>
                <w:sz w:val="14"/>
                <w:szCs w:val="14"/>
              </w:rPr>
            </w:pPr>
            <w:r>
              <w:rPr>
                <w:rFonts w:ascii="微软雅黑" w:eastAsia="微软雅黑" w:hAnsi="微软雅黑" w:cs="微软雅黑"/>
                <w:w w:val="95"/>
                <w:sz w:val="14"/>
                <w:szCs w:val="14"/>
              </w:rPr>
              <w:t>对于RedHat：</w:t>
            </w:r>
          </w:p>
          <w:p w:rsidR="00737AD2" w:rsidRDefault="007003A1">
            <w:pPr>
              <w:pStyle w:val="ListParagraph"/>
              <w:numPr>
                <w:ilvl w:val="1"/>
                <w:numId w:val="27"/>
              </w:numPr>
              <w:tabs>
                <w:tab w:val="left" w:pos="443"/>
              </w:tabs>
              <w:spacing w:before="81" w:line="325" w:lineRule="auto"/>
              <w:ind w:left="328" w:right="1118" w:firstLine="0"/>
              <w:rPr>
                <w:rFonts w:ascii="微软雅黑" w:eastAsia="微软雅黑" w:hAnsi="微软雅黑" w:cs="微软雅黑"/>
                <w:sz w:val="14"/>
                <w:szCs w:val="14"/>
              </w:rPr>
            </w:pPr>
            <w:r>
              <w:rPr>
                <w:rFonts w:ascii="微软雅黑" w:eastAsia="微软雅黑" w:hAnsi="微软雅黑" w:cs="微软雅黑"/>
                <w:w w:val="95"/>
                <w:sz w:val="14"/>
                <w:szCs w:val="14"/>
              </w:rPr>
              <w:t>service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iptables</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stop；</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2.chkconfig</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iptables</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off；</w:t>
            </w:r>
          </w:p>
          <w:p w:rsidR="00737AD2" w:rsidRDefault="007003A1">
            <w:pPr>
              <w:pStyle w:val="ListParagraph"/>
              <w:numPr>
                <w:ilvl w:val="0"/>
                <w:numId w:val="27"/>
              </w:numPr>
              <w:tabs>
                <w:tab w:val="left" w:pos="328"/>
              </w:tabs>
              <w:spacing w:line="208" w:lineRule="exact"/>
              <w:ind w:left="328"/>
              <w:rPr>
                <w:rFonts w:ascii="微软雅黑" w:eastAsia="微软雅黑" w:hAnsi="微软雅黑" w:cs="微软雅黑"/>
                <w:sz w:val="14"/>
                <w:szCs w:val="14"/>
              </w:rPr>
            </w:pPr>
            <w:r>
              <w:rPr>
                <w:rFonts w:ascii="微软雅黑" w:eastAsia="微软雅黑" w:hAnsi="微软雅黑" w:cs="微软雅黑"/>
                <w:w w:val="95"/>
                <w:sz w:val="14"/>
                <w:szCs w:val="14"/>
              </w:rPr>
              <w:t>对于Ubuntu：</w:t>
            </w:r>
          </w:p>
          <w:p w:rsidR="00737AD2" w:rsidRDefault="007003A1">
            <w:pPr>
              <w:pStyle w:val="ListParagraph"/>
              <w:numPr>
                <w:ilvl w:val="1"/>
                <w:numId w:val="27"/>
              </w:numPr>
              <w:tabs>
                <w:tab w:val="left" w:pos="443"/>
              </w:tabs>
              <w:spacing w:before="81"/>
              <w:ind w:left="443"/>
              <w:rPr>
                <w:rFonts w:ascii="微软雅黑" w:eastAsia="微软雅黑" w:hAnsi="微软雅黑" w:cs="微软雅黑"/>
                <w:sz w:val="14"/>
                <w:szCs w:val="14"/>
              </w:rPr>
            </w:pPr>
            <w:r>
              <w:rPr>
                <w:rFonts w:ascii="微软雅黑" w:eastAsia="微软雅黑" w:hAnsi="微软雅黑" w:cs="微软雅黑"/>
                <w:w w:val="95"/>
                <w:sz w:val="14"/>
                <w:szCs w:val="14"/>
              </w:rPr>
              <w:t>ufw</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disable；</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37AD2">
            <w:pPr>
              <w:pStyle w:val="TableParagraph"/>
              <w:spacing w:before="3" w:line="100" w:lineRule="exact"/>
              <w:rPr>
                <w:sz w:val="10"/>
                <w:szCs w:val="10"/>
              </w:rPr>
            </w:pPr>
          </w:p>
          <w:p w:rsidR="00737AD2" w:rsidRDefault="007003A1">
            <w:pPr>
              <w:pStyle w:val="ListParagraph"/>
              <w:numPr>
                <w:ilvl w:val="0"/>
                <w:numId w:val="26"/>
              </w:numPr>
              <w:tabs>
                <w:tab w:val="left" w:pos="328"/>
              </w:tabs>
              <w:ind w:left="328"/>
              <w:rPr>
                <w:rFonts w:ascii="微软雅黑" w:eastAsia="微软雅黑" w:hAnsi="微软雅黑" w:cs="微软雅黑"/>
                <w:sz w:val="14"/>
                <w:szCs w:val="14"/>
              </w:rPr>
            </w:pPr>
            <w:r>
              <w:rPr>
                <w:rFonts w:ascii="微软雅黑" w:eastAsia="微软雅黑" w:hAnsi="微软雅黑" w:cs="微软雅黑"/>
                <w:w w:val="95"/>
                <w:sz w:val="14"/>
                <w:szCs w:val="14"/>
              </w:rPr>
              <w:t>对于SUSE：</w:t>
            </w:r>
          </w:p>
          <w:p w:rsidR="00737AD2" w:rsidRDefault="007003A1">
            <w:pPr>
              <w:pStyle w:val="TableParagraph"/>
              <w:spacing w:before="81"/>
              <w:ind w:left="328"/>
              <w:rPr>
                <w:rFonts w:ascii="微软雅黑" w:eastAsia="微软雅黑" w:hAnsi="微软雅黑" w:cs="微软雅黑"/>
                <w:sz w:val="14"/>
                <w:szCs w:val="14"/>
              </w:rPr>
            </w:pPr>
            <w:r>
              <w:rPr>
                <w:rFonts w:ascii="微软雅黑" w:eastAsia="微软雅黑" w:hAnsi="微软雅黑" w:cs="微软雅黑"/>
                <w:sz w:val="14"/>
                <w:szCs w:val="14"/>
              </w:rPr>
              <w:t>chkconfig</w:t>
            </w:r>
            <w:r>
              <w:rPr>
                <w:rFonts w:ascii="微软雅黑" w:eastAsia="微软雅黑" w:hAnsi="微软雅黑" w:cs="微软雅黑"/>
                <w:spacing w:val="-30"/>
                <w:sz w:val="14"/>
                <w:szCs w:val="14"/>
              </w:rPr>
              <w:t xml:space="preserve"> </w:t>
            </w:r>
            <w:r>
              <w:rPr>
                <w:rFonts w:ascii="微软雅黑" w:eastAsia="微软雅黑" w:hAnsi="微软雅黑" w:cs="微软雅黑"/>
                <w:sz w:val="14"/>
                <w:szCs w:val="14"/>
              </w:rPr>
              <w:t>-list</w:t>
            </w:r>
            <w:r>
              <w:rPr>
                <w:rFonts w:ascii="微软雅黑" w:eastAsia="微软雅黑" w:hAnsi="微软雅黑" w:cs="微软雅黑"/>
                <w:spacing w:val="-29"/>
                <w:sz w:val="14"/>
                <w:szCs w:val="14"/>
              </w:rPr>
              <w:t xml:space="preserve"> </w:t>
            </w:r>
            <w:r>
              <w:rPr>
                <w:rFonts w:ascii="微软雅黑" w:eastAsia="微软雅黑" w:hAnsi="微软雅黑" w:cs="微软雅黑"/>
                <w:w w:val="145"/>
                <w:sz w:val="14"/>
                <w:szCs w:val="14"/>
              </w:rPr>
              <w:t>|</w:t>
            </w:r>
            <w:r>
              <w:rPr>
                <w:rFonts w:ascii="微软雅黑" w:eastAsia="微软雅黑" w:hAnsi="微软雅黑" w:cs="微软雅黑"/>
                <w:spacing w:val="-48"/>
                <w:w w:val="145"/>
                <w:sz w:val="14"/>
                <w:szCs w:val="14"/>
              </w:rPr>
              <w:t xml:space="preserve"> </w:t>
            </w:r>
            <w:r>
              <w:rPr>
                <w:rFonts w:ascii="微软雅黑" w:eastAsia="微软雅黑" w:hAnsi="微软雅黑" w:cs="微软雅黑"/>
                <w:sz w:val="14"/>
                <w:szCs w:val="14"/>
              </w:rPr>
              <w:t>grep</w:t>
            </w:r>
            <w:r>
              <w:rPr>
                <w:rFonts w:ascii="微软雅黑" w:eastAsia="微软雅黑" w:hAnsi="微软雅黑" w:cs="微软雅黑"/>
                <w:spacing w:val="-29"/>
                <w:sz w:val="14"/>
                <w:szCs w:val="14"/>
              </w:rPr>
              <w:t xml:space="preserve"> </w:t>
            </w:r>
            <w:r>
              <w:rPr>
                <w:rFonts w:ascii="微软雅黑" w:eastAsia="微软雅黑" w:hAnsi="微软雅黑" w:cs="微软雅黑"/>
                <w:sz w:val="14"/>
                <w:szCs w:val="14"/>
              </w:rPr>
              <w:t>fire；</w:t>
            </w:r>
          </w:p>
          <w:p w:rsidR="00737AD2" w:rsidRDefault="007003A1">
            <w:pPr>
              <w:pStyle w:val="ListParagraph"/>
              <w:numPr>
                <w:ilvl w:val="0"/>
                <w:numId w:val="26"/>
              </w:numPr>
              <w:tabs>
                <w:tab w:val="left" w:pos="328"/>
              </w:tabs>
              <w:spacing w:before="35"/>
              <w:ind w:left="328"/>
              <w:rPr>
                <w:rFonts w:ascii="微软雅黑" w:eastAsia="微软雅黑" w:hAnsi="微软雅黑" w:cs="微软雅黑"/>
                <w:sz w:val="14"/>
                <w:szCs w:val="14"/>
              </w:rPr>
            </w:pPr>
            <w:r>
              <w:rPr>
                <w:rFonts w:ascii="微软雅黑" w:eastAsia="微软雅黑" w:hAnsi="微软雅黑" w:cs="微软雅黑"/>
                <w:w w:val="95"/>
                <w:sz w:val="14"/>
                <w:szCs w:val="14"/>
              </w:rPr>
              <w:t>对于RedHat：</w:t>
            </w:r>
          </w:p>
          <w:p w:rsidR="00737AD2" w:rsidRDefault="007003A1">
            <w:pPr>
              <w:pStyle w:val="TableParagraph"/>
              <w:spacing w:before="81"/>
              <w:ind w:left="328"/>
              <w:rPr>
                <w:rFonts w:ascii="微软雅黑" w:eastAsia="微软雅黑" w:hAnsi="微软雅黑" w:cs="微软雅黑"/>
                <w:sz w:val="14"/>
                <w:szCs w:val="14"/>
              </w:rPr>
            </w:pPr>
            <w:r>
              <w:rPr>
                <w:rFonts w:ascii="微软雅黑" w:eastAsia="微软雅黑" w:hAnsi="微软雅黑" w:cs="微软雅黑"/>
                <w:w w:val="95"/>
                <w:sz w:val="14"/>
                <w:szCs w:val="14"/>
              </w:rPr>
              <w:t>service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iptables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status；</w:t>
            </w:r>
          </w:p>
          <w:p w:rsidR="00737AD2" w:rsidRDefault="007003A1">
            <w:pPr>
              <w:pStyle w:val="ListParagraph"/>
              <w:numPr>
                <w:ilvl w:val="0"/>
                <w:numId w:val="26"/>
              </w:numPr>
              <w:tabs>
                <w:tab w:val="left" w:pos="328"/>
              </w:tabs>
              <w:spacing w:before="35" w:line="321" w:lineRule="auto"/>
              <w:ind w:left="328" w:right="1824"/>
              <w:rPr>
                <w:rFonts w:ascii="微软雅黑" w:eastAsia="微软雅黑" w:hAnsi="微软雅黑" w:cs="微软雅黑"/>
                <w:sz w:val="14"/>
                <w:szCs w:val="14"/>
              </w:rPr>
            </w:pPr>
            <w:r>
              <w:rPr>
                <w:rFonts w:ascii="微软雅黑" w:eastAsia="微软雅黑" w:hAnsi="微软雅黑" w:cs="微软雅黑"/>
                <w:w w:val="95"/>
                <w:sz w:val="14"/>
                <w:szCs w:val="14"/>
              </w:rPr>
              <w:t>对于Ubuntu： ufw status；</w:t>
            </w:r>
          </w:p>
        </w:tc>
      </w:tr>
      <w:tr w:rsidR="00737AD2">
        <w:trPr>
          <w:trHeight w:hRule="exact" w:val="260"/>
        </w:trPr>
        <w:tc>
          <w:tcPr>
            <w:tcW w:w="3058" w:type="dxa"/>
            <w:tcBorders>
              <w:top w:val="single" w:sz="8" w:space="0" w:color="000000"/>
              <w:left w:val="single" w:sz="8" w:space="0" w:color="000000"/>
              <w:bottom w:val="single" w:sz="8" w:space="0" w:color="000000"/>
              <w:right w:val="single" w:sz="8" w:space="0" w:color="000000"/>
            </w:tcBorders>
          </w:tcPr>
          <w:p w:rsidR="00737AD2" w:rsidRDefault="00737AD2"/>
        </w:tc>
        <w:tc>
          <w:tcPr>
            <w:tcW w:w="3063" w:type="dxa"/>
            <w:tcBorders>
              <w:top w:val="single" w:sz="8" w:space="0" w:color="000000"/>
              <w:left w:val="single" w:sz="8" w:space="0" w:color="000000"/>
              <w:bottom w:val="single" w:sz="8" w:space="0" w:color="000000"/>
              <w:right w:val="single" w:sz="8" w:space="0" w:color="000000"/>
            </w:tcBorders>
          </w:tcPr>
          <w:p w:rsidR="00737AD2" w:rsidRDefault="00737AD2"/>
        </w:tc>
        <w:tc>
          <w:tcPr>
            <w:tcW w:w="3068"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EC10B3">
      <w:pPr>
        <w:pStyle w:val="BodyText"/>
        <w:spacing w:before="13"/>
        <w:ind w:left="1573"/>
        <w:rPr>
          <w:lang w:eastAsia="zh-CN"/>
        </w:rPr>
      </w:pPr>
      <w:r>
        <w:pict>
          <v:shape id="_x0000_s3756" type="#_x0000_t75" style="position:absolute;left:0;text-align:left;margin-left:81.7pt;margin-top:7.5pt;width:24pt;height:24pt;z-index:-25869;mso-position-horizontal-relative:page;mso-position-vertical-relative:text">
            <v:imagedata r:id="rId21" o:title=""/>
            <w10:wrap anchorx="page"/>
          </v:shape>
        </w:pict>
      </w:r>
      <w:r w:rsidR="007003A1">
        <w:rPr>
          <w:lang w:eastAsia="zh-CN"/>
        </w:rPr>
        <w:t>注:</w:t>
      </w:r>
      <w:r w:rsidR="007003A1">
        <w:rPr>
          <w:spacing w:val="50"/>
          <w:lang w:eastAsia="zh-CN"/>
        </w:rPr>
        <w:t xml:space="preserve"> </w:t>
      </w:r>
      <w:r w:rsidR="007003A1">
        <w:rPr>
          <w:lang w:eastAsia="zh-CN"/>
        </w:rPr>
        <w:t>每台作为数据库服务器的机器都需要配置。</w:t>
      </w:r>
    </w:p>
    <w:p w:rsidR="00737AD2" w:rsidRDefault="00737AD2">
      <w:pPr>
        <w:spacing w:before="6" w:line="150" w:lineRule="exact"/>
        <w:rPr>
          <w:sz w:val="15"/>
          <w:szCs w:val="15"/>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pStyle w:val="BodyText"/>
        <w:spacing w:line="312" w:lineRule="exact"/>
      </w:pPr>
      <w:r>
        <w:t>Linux推荐配置</w:t>
      </w:r>
    </w:p>
    <w:p w:rsidR="00737AD2" w:rsidRDefault="007003A1">
      <w:pPr>
        <w:pStyle w:val="BodyText"/>
        <w:numPr>
          <w:ilvl w:val="1"/>
          <w:numId w:val="33"/>
        </w:numPr>
        <w:tabs>
          <w:tab w:val="left" w:pos="1217"/>
        </w:tabs>
        <w:spacing w:before="34" w:line="255" w:lineRule="auto"/>
        <w:ind w:left="1217" w:right="5316"/>
      </w:pPr>
      <w:r>
        <w:rPr>
          <w:position w:val="1"/>
        </w:rPr>
        <w:t>调整ulimit</w:t>
      </w:r>
      <w:r>
        <w:rPr>
          <w:w w:val="95"/>
          <w:position w:val="1"/>
        </w:rPr>
        <w:t xml:space="preserve"> </w:t>
      </w:r>
      <w:r>
        <w:rPr>
          <w:w w:val="95"/>
        </w:rPr>
        <w:t xml:space="preserve">在配置文件/etc/security/limits.conf </w:t>
      </w:r>
      <w:r>
        <w:rPr>
          <w:spacing w:val="7"/>
          <w:w w:val="95"/>
        </w:rPr>
        <w:t xml:space="preserve"> </w:t>
      </w:r>
      <w:r>
        <w:rPr>
          <w:w w:val="95"/>
        </w:rPr>
        <w:t>中设置：</w:t>
      </w:r>
    </w:p>
    <w:p w:rsidR="00737AD2" w:rsidRDefault="00737AD2">
      <w:pPr>
        <w:spacing w:before="8" w:line="70" w:lineRule="exact"/>
        <w:rPr>
          <w:sz w:val="7"/>
          <w:szCs w:val="7"/>
        </w:rPr>
      </w:pPr>
    </w:p>
    <w:tbl>
      <w:tblPr>
        <w:tblW w:w="0" w:type="auto"/>
        <w:tblInd w:w="1177" w:type="dxa"/>
        <w:tblLayout w:type="fixed"/>
        <w:tblCellMar>
          <w:left w:w="0" w:type="dxa"/>
          <w:right w:w="0" w:type="dxa"/>
        </w:tblCellMar>
        <w:tblLook w:val="01E0"/>
      </w:tblPr>
      <w:tblGrid>
        <w:gridCol w:w="1240"/>
        <w:gridCol w:w="1100"/>
        <w:gridCol w:w="1050"/>
        <w:gridCol w:w="5839"/>
      </w:tblGrid>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#&lt;domain&gt;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&lt;type&gt;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&lt;item&gt;</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250"/>
              <w:rPr>
                <w:rFonts w:ascii="仿宋" w:eastAsia="仿宋" w:hAnsi="仿宋" w:cs="仿宋"/>
                <w:sz w:val="20"/>
                <w:szCs w:val="20"/>
              </w:rPr>
            </w:pPr>
            <w:r>
              <w:rPr>
                <w:rFonts w:ascii="仿宋" w:eastAsia="仿宋" w:hAnsi="仿宋" w:cs="仿宋"/>
                <w:sz w:val="20"/>
                <w:szCs w:val="20"/>
              </w:rPr>
              <w:t>&lt;value&gt;</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core</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350"/>
              <w:rPr>
                <w:rFonts w:ascii="仿宋" w:eastAsia="仿宋" w:hAnsi="仿宋" w:cs="仿宋"/>
                <w:sz w:val="20"/>
                <w:szCs w:val="20"/>
              </w:rPr>
            </w:pPr>
            <w:r>
              <w:rPr>
                <w:rFonts w:ascii="仿宋" w:eastAsia="仿宋" w:hAnsi="仿宋" w:cs="仿宋"/>
                <w:sz w:val="20"/>
                <w:szCs w:val="20"/>
              </w:rPr>
              <w:t>0</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data</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fsize</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rss</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as</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bl>
    <w:p w:rsidR="00737AD2" w:rsidRDefault="007003A1">
      <w:pPr>
        <w:pStyle w:val="BodyText"/>
        <w:spacing w:before="43" w:line="253" w:lineRule="auto"/>
        <w:ind w:left="1217" w:right="2255"/>
        <w:rPr>
          <w:lang w:eastAsia="zh-CN"/>
        </w:rPr>
      </w:pPr>
      <w:r>
        <w:rPr>
          <w:lang w:eastAsia="zh-CN"/>
        </w:rPr>
        <w:t xml:space="preserve">参数说明： </w:t>
      </w:r>
      <w:r>
        <w:rPr>
          <w:w w:val="95"/>
          <w:lang w:eastAsia="zh-CN"/>
        </w:rPr>
        <w:t>core：数据库出现故障时产生core文件用于故障诊断，生产系统建议关闭；</w:t>
      </w:r>
      <w:r>
        <w:rPr>
          <w:lang w:eastAsia="zh-CN"/>
        </w:rPr>
        <w:t xml:space="preserve"> data：数据库进程所允许分配的数据内存大小； fsize：数据库进程所允许寻址的文件大小； </w:t>
      </w:r>
      <w:r>
        <w:rPr>
          <w:w w:val="95"/>
          <w:lang w:eastAsia="zh-CN"/>
        </w:rPr>
        <w:t xml:space="preserve">rss：数据库进程所允许的最大resident  </w:t>
      </w:r>
      <w:r>
        <w:rPr>
          <w:spacing w:val="41"/>
          <w:w w:val="95"/>
          <w:lang w:eastAsia="zh-CN"/>
        </w:rPr>
        <w:t xml:space="preserve"> </w:t>
      </w:r>
      <w:r>
        <w:rPr>
          <w:w w:val="95"/>
          <w:lang w:eastAsia="zh-CN"/>
        </w:rPr>
        <w:t>set大小；</w:t>
      </w:r>
    </w:p>
    <w:p w:rsidR="00737AD2" w:rsidRDefault="00737AD2">
      <w:pPr>
        <w:spacing w:line="253" w:lineRule="auto"/>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19" w:line="300" w:lineRule="exact"/>
        <w:ind w:left="897" w:right="1370"/>
      </w:pPr>
      <w:r>
        <w:t xml:space="preserve">as：数据库进程所允许最大虚拟内存寻址空间限制； </w:t>
      </w:r>
      <w:r>
        <w:rPr>
          <w:w w:val="95"/>
        </w:rPr>
        <w:t>在配置文件/etc/security/limits.d/90-nproc.conf</w:t>
      </w:r>
      <w:r>
        <w:rPr>
          <w:spacing w:val="17"/>
          <w:w w:val="95"/>
        </w:rPr>
        <w:t xml:space="preserve"> </w:t>
      </w:r>
      <w:r>
        <w:rPr>
          <w:w w:val="95"/>
        </w:rPr>
        <w:t>中设置：</w:t>
      </w:r>
    </w:p>
    <w:p w:rsidR="00737AD2" w:rsidRDefault="00737AD2">
      <w:pPr>
        <w:spacing w:before="8" w:line="120" w:lineRule="exact"/>
        <w:rPr>
          <w:sz w:val="12"/>
          <w:szCs w:val="12"/>
        </w:rPr>
      </w:pPr>
    </w:p>
    <w:tbl>
      <w:tblPr>
        <w:tblW w:w="0" w:type="auto"/>
        <w:tblInd w:w="857" w:type="dxa"/>
        <w:tblLayout w:type="fixed"/>
        <w:tblCellMar>
          <w:left w:w="0" w:type="dxa"/>
          <w:right w:w="0" w:type="dxa"/>
        </w:tblCellMar>
        <w:tblLook w:val="01E0"/>
      </w:tblPr>
      <w:tblGrid>
        <w:gridCol w:w="1240"/>
        <w:gridCol w:w="1100"/>
        <w:gridCol w:w="1050"/>
        <w:gridCol w:w="5839"/>
      </w:tblGrid>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#&lt;domain&gt;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&lt;type&gt;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&lt;item&gt;</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250"/>
              <w:rPr>
                <w:rFonts w:ascii="仿宋" w:eastAsia="仿宋" w:hAnsi="仿宋" w:cs="仿宋"/>
                <w:sz w:val="20"/>
                <w:szCs w:val="20"/>
              </w:rPr>
            </w:pPr>
            <w:r>
              <w:rPr>
                <w:rFonts w:ascii="仿宋" w:eastAsia="仿宋" w:hAnsi="仿宋" w:cs="仿宋"/>
                <w:sz w:val="20"/>
                <w:szCs w:val="20"/>
              </w:rPr>
              <w:t>&lt;value&gt;</w:t>
            </w:r>
          </w:p>
        </w:tc>
      </w:tr>
      <w:tr w:rsidR="00737AD2">
        <w:trPr>
          <w:trHeight w:hRule="exact" w:val="212"/>
        </w:trPr>
        <w:tc>
          <w:tcPr>
            <w:tcW w:w="124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737AD2" w:rsidRDefault="007003A1">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737AD2" w:rsidRDefault="007003A1">
            <w:pPr>
              <w:pStyle w:val="TableParagraph"/>
              <w:spacing w:line="206" w:lineRule="exact"/>
              <w:ind w:left="300"/>
              <w:rPr>
                <w:rFonts w:ascii="仿宋" w:eastAsia="仿宋" w:hAnsi="仿宋" w:cs="仿宋"/>
                <w:sz w:val="20"/>
                <w:szCs w:val="20"/>
              </w:rPr>
            </w:pPr>
            <w:r>
              <w:rPr>
                <w:rFonts w:ascii="仿宋" w:eastAsia="仿宋" w:hAnsi="仿宋" w:cs="仿宋"/>
                <w:sz w:val="20"/>
                <w:szCs w:val="20"/>
              </w:rPr>
              <w:t>nproc</w:t>
            </w:r>
          </w:p>
        </w:tc>
        <w:tc>
          <w:tcPr>
            <w:tcW w:w="5839" w:type="dxa"/>
            <w:tcBorders>
              <w:top w:val="nil"/>
              <w:left w:val="nil"/>
              <w:bottom w:val="nil"/>
              <w:right w:val="nil"/>
            </w:tcBorders>
            <w:shd w:val="clear" w:color="auto" w:fill="EFEFEF"/>
          </w:tcPr>
          <w:p w:rsidR="00737AD2" w:rsidRDefault="007003A1">
            <w:pPr>
              <w:pStyle w:val="TableParagraph"/>
              <w:spacing w:line="206" w:lineRule="exact"/>
              <w:ind w:left="250"/>
              <w:rPr>
                <w:rFonts w:ascii="仿宋" w:eastAsia="仿宋" w:hAnsi="仿宋" w:cs="仿宋"/>
                <w:sz w:val="20"/>
                <w:szCs w:val="20"/>
              </w:rPr>
            </w:pPr>
            <w:r>
              <w:rPr>
                <w:rFonts w:ascii="仿宋" w:eastAsia="仿宋" w:hAnsi="仿宋" w:cs="仿宋"/>
                <w:sz w:val="20"/>
                <w:szCs w:val="20"/>
              </w:rPr>
              <w:t>unlimited</w:t>
            </w:r>
          </w:p>
        </w:tc>
      </w:tr>
    </w:tbl>
    <w:p w:rsidR="00737AD2" w:rsidRDefault="007003A1">
      <w:pPr>
        <w:pStyle w:val="BodyText"/>
        <w:spacing w:before="92" w:line="300" w:lineRule="exact"/>
        <w:ind w:left="897" w:right="5096"/>
        <w:rPr>
          <w:lang w:eastAsia="zh-CN"/>
        </w:rPr>
      </w:pPr>
      <w:r>
        <w:rPr>
          <w:lang w:eastAsia="zh-CN"/>
        </w:rPr>
        <w:t xml:space="preserve">参数说明： </w:t>
      </w:r>
      <w:r>
        <w:rPr>
          <w:w w:val="95"/>
          <w:lang w:eastAsia="zh-CN"/>
        </w:rPr>
        <w:t>nproc：数据库所允许的最大线程数限制；</w:t>
      </w:r>
    </w:p>
    <w:p w:rsidR="00737AD2" w:rsidRDefault="00737AD2">
      <w:pPr>
        <w:spacing w:before="1" w:line="130" w:lineRule="exact"/>
        <w:rPr>
          <w:sz w:val="13"/>
          <w:szCs w:val="13"/>
          <w:lang w:eastAsia="zh-CN"/>
        </w:rPr>
      </w:pPr>
    </w:p>
    <w:p w:rsidR="00737AD2" w:rsidRDefault="00921398">
      <w:pPr>
        <w:pStyle w:val="BodyText"/>
        <w:spacing w:line="140" w:lineRule="auto"/>
        <w:ind w:left="2007" w:right="1370" w:hanging="1110"/>
        <w:rPr>
          <w:lang w:eastAsia="zh-CN"/>
        </w:rPr>
      </w:pPr>
      <w:r>
        <w:pict>
          <v:shape id="_x0000_i1054"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48"/>
          <w:lang w:eastAsia="zh-CN"/>
        </w:rPr>
        <w:t xml:space="preserve"> </w:t>
      </w:r>
      <w:r w:rsidR="007003A1">
        <w:rPr>
          <w:lang w:eastAsia="zh-CN"/>
        </w:rPr>
        <w:t>1.每台作为数据库服务器的机器都需要配置； 2.更改配置后需重新登录使得配置生效。</w:t>
      </w:r>
    </w:p>
    <w:p w:rsidR="00737AD2" w:rsidRDefault="007003A1">
      <w:pPr>
        <w:pStyle w:val="BodyText"/>
        <w:tabs>
          <w:tab w:val="left" w:pos="897"/>
        </w:tabs>
        <w:spacing w:line="288"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调整内核参数</w:t>
      </w:r>
    </w:p>
    <w:p w:rsidR="00737AD2" w:rsidRDefault="007003A1">
      <w:pPr>
        <w:pStyle w:val="BodyText"/>
        <w:spacing w:before="22"/>
        <w:ind w:left="897" w:right="4951"/>
        <w:jc w:val="both"/>
        <w:rPr>
          <w:lang w:eastAsia="zh-CN"/>
        </w:rPr>
      </w:pPr>
      <w:r>
        <w:rPr>
          <w:lang w:eastAsia="zh-CN"/>
        </w:rPr>
        <w:t>1.</w:t>
      </w:r>
      <w:r>
        <w:rPr>
          <w:spacing w:val="-30"/>
          <w:lang w:eastAsia="zh-CN"/>
        </w:rPr>
        <w:t xml:space="preserve"> </w:t>
      </w:r>
      <w:r>
        <w:rPr>
          <w:lang w:eastAsia="zh-CN"/>
        </w:rPr>
        <w:t>使用下列命令输出当前vm配置，并将其归档保存：</w:t>
      </w:r>
    </w:p>
    <w:p w:rsidR="00737AD2" w:rsidRDefault="00EC10B3">
      <w:pPr>
        <w:pStyle w:val="BodyText"/>
        <w:spacing w:before="81" w:line="172" w:lineRule="auto"/>
        <w:ind w:left="897" w:right="6681"/>
        <w:rPr>
          <w:rFonts w:ascii="仿宋" w:eastAsia="仿宋" w:hAnsi="仿宋" w:cs="仿宋"/>
        </w:rPr>
      </w:pPr>
      <w:r w:rsidRPr="00EC10B3">
        <w:pict>
          <v:group id="_x0000_s3753" style="position:absolute;left:0;text-align:left;margin-left:95.85pt;margin-top:4.75pt;width:459.45pt;height:63.6pt;z-index:-25868;mso-position-horizontal-relative:page" coordorigin="1917,95" coordsize="9189,1272">
            <v:shape id="_x0000_s3754"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cat /proc/sys/vm/swappiness cat /proc/sys/vm/dirty_ratio</w:t>
      </w:r>
    </w:p>
    <w:p w:rsidR="00737AD2" w:rsidRDefault="007003A1">
      <w:pPr>
        <w:pStyle w:val="BodyText"/>
        <w:spacing w:line="172" w:lineRule="auto"/>
        <w:ind w:left="897" w:right="5742"/>
        <w:jc w:val="both"/>
        <w:rPr>
          <w:rFonts w:ascii="仿宋" w:eastAsia="仿宋" w:hAnsi="仿宋" w:cs="仿宋"/>
        </w:rPr>
      </w:pPr>
      <w:r>
        <w:rPr>
          <w:rFonts w:ascii="仿宋" w:eastAsia="仿宋" w:hAnsi="仿宋" w:cs="仿宋"/>
        </w:rPr>
        <w:t>cat /proc/sys/vm/dirty_background_ratio cat /proc/sys/vm/dirty_expire_centisecs cat /proc/sys/vm/vfs_cache_pressure</w:t>
      </w:r>
    </w:p>
    <w:p w:rsidR="00737AD2" w:rsidRDefault="007003A1">
      <w:pPr>
        <w:pStyle w:val="BodyText"/>
        <w:spacing w:line="220" w:lineRule="exact"/>
        <w:ind w:left="897" w:right="6442"/>
        <w:jc w:val="both"/>
        <w:rPr>
          <w:rFonts w:ascii="仿宋" w:eastAsia="仿宋" w:hAnsi="仿宋" w:cs="仿宋"/>
        </w:rPr>
      </w:pPr>
      <w:r>
        <w:rPr>
          <w:rFonts w:ascii="仿宋" w:eastAsia="仿宋" w:hAnsi="仿宋" w:cs="仿宋"/>
        </w:rPr>
        <w:t>cat /proc/sys/vm/min_free_kbytes</w:t>
      </w:r>
    </w:p>
    <w:p w:rsidR="00737AD2" w:rsidRDefault="007003A1">
      <w:pPr>
        <w:pStyle w:val="BodyText"/>
        <w:spacing w:before="49"/>
        <w:ind w:left="897" w:right="4872"/>
        <w:jc w:val="both"/>
        <w:rPr>
          <w:lang w:eastAsia="zh-CN"/>
        </w:rPr>
      </w:pPr>
      <w:r>
        <w:rPr>
          <w:w w:val="95"/>
          <w:lang w:eastAsia="zh-CN"/>
        </w:rPr>
        <w:t xml:space="preserve">2.  </w:t>
      </w:r>
      <w:r>
        <w:rPr>
          <w:spacing w:val="21"/>
          <w:w w:val="95"/>
          <w:lang w:eastAsia="zh-CN"/>
        </w:rPr>
        <w:t xml:space="preserve"> </w:t>
      </w:r>
      <w:r>
        <w:rPr>
          <w:w w:val="95"/>
          <w:lang w:eastAsia="zh-CN"/>
        </w:rPr>
        <w:t>添加下列参数至/etc/sysctl.conf文件调整内核参数：</w:t>
      </w:r>
    </w:p>
    <w:p w:rsidR="00737AD2" w:rsidRDefault="00EC10B3">
      <w:pPr>
        <w:pStyle w:val="BodyText"/>
        <w:spacing w:before="6"/>
        <w:ind w:left="897" w:right="7942"/>
        <w:jc w:val="both"/>
        <w:rPr>
          <w:rFonts w:ascii="仿宋" w:eastAsia="仿宋" w:hAnsi="仿宋" w:cs="仿宋"/>
        </w:rPr>
      </w:pPr>
      <w:r w:rsidRPr="00EC10B3">
        <w:pict>
          <v:group id="_x0000_s3751" style="position:absolute;left:0;text-align:left;margin-left:95.85pt;margin-top:4.75pt;width:459.45pt;height:63.6pt;z-index:-25867;mso-position-horizontal-relative:page" coordorigin="1917,95" coordsize="9189,1272">
            <v:shape id="_x0000_s3752"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vm.swappiness = 0</w:t>
      </w:r>
    </w:p>
    <w:p w:rsidR="00737AD2" w:rsidRDefault="007003A1">
      <w:pPr>
        <w:pStyle w:val="BodyText"/>
        <w:spacing w:line="212" w:lineRule="exact"/>
        <w:ind w:left="897" w:right="7642"/>
        <w:jc w:val="both"/>
        <w:rPr>
          <w:rFonts w:ascii="仿宋" w:eastAsia="仿宋" w:hAnsi="仿宋" w:cs="仿宋"/>
        </w:rPr>
      </w:pPr>
      <w:r>
        <w:rPr>
          <w:rFonts w:ascii="仿宋" w:eastAsia="仿宋" w:hAnsi="仿宋" w:cs="仿宋"/>
        </w:rPr>
        <w:t>vm.dirty_ratio = 100</w:t>
      </w:r>
    </w:p>
    <w:p w:rsidR="00737AD2" w:rsidRDefault="007003A1">
      <w:pPr>
        <w:pStyle w:val="BodyText"/>
        <w:spacing w:line="212" w:lineRule="exact"/>
        <w:ind w:left="897" w:right="6642"/>
        <w:jc w:val="both"/>
        <w:rPr>
          <w:rFonts w:ascii="仿宋" w:eastAsia="仿宋" w:hAnsi="仿宋" w:cs="仿宋"/>
        </w:rPr>
      </w:pPr>
      <w:r>
        <w:rPr>
          <w:rFonts w:ascii="仿宋" w:eastAsia="仿宋" w:hAnsi="仿宋" w:cs="仿宋"/>
        </w:rPr>
        <w:t>vm.dirty_background_ratio = 10</w:t>
      </w:r>
    </w:p>
    <w:p w:rsidR="00737AD2" w:rsidRDefault="007003A1">
      <w:pPr>
        <w:pStyle w:val="BodyText"/>
        <w:spacing w:line="212" w:lineRule="exact"/>
        <w:ind w:left="897" w:right="6442"/>
        <w:jc w:val="both"/>
        <w:rPr>
          <w:rFonts w:ascii="仿宋" w:eastAsia="仿宋" w:hAnsi="仿宋" w:cs="仿宋"/>
        </w:rPr>
      </w:pPr>
      <w:r>
        <w:rPr>
          <w:rFonts w:ascii="仿宋" w:eastAsia="仿宋" w:hAnsi="仿宋" w:cs="仿宋"/>
        </w:rPr>
        <w:t>vm.dirty_expire_centisecs = 5000</w:t>
      </w:r>
    </w:p>
    <w:p w:rsidR="00737AD2" w:rsidRDefault="007003A1">
      <w:pPr>
        <w:pStyle w:val="BodyText"/>
        <w:spacing w:line="212" w:lineRule="exact"/>
        <w:ind w:left="897" w:right="6942"/>
        <w:jc w:val="both"/>
        <w:rPr>
          <w:rFonts w:ascii="仿宋" w:eastAsia="仿宋" w:hAnsi="仿宋" w:cs="仿宋"/>
        </w:rPr>
      </w:pPr>
      <w:r>
        <w:rPr>
          <w:rFonts w:ascii="仿宋" w:eastAsia="仿宋" w:hAnsi="仿宋" w:cs="仿宋"/>
        </w:rPr>
        <w:t>vm.vfs_cache_pressure = 200</w:t>
      </w:r>
    </w:p>
    <w:p w:rsidR="00737AD2" w:rsidRDefault="007003A1">
      <w:pPr>
        <w:pStyle w:val="BodyText"/>
        <w:spacing w:line="212" w:lineRule="exact"/>
        <w:ind w:left="897" w:right="4942"/>
        <w:jc w:val="both"/>
        <w:rPr>
          <w:rFonts w:ascii="仿宋" w:eastAsia="仿宋" w:hAnsi="仿宋" w:cs="仿宋"/>
        </w:rPr>
      </w:pPr>
      <w:r>
        <w:rPr>
          <w:rFonts w:ascii="仿宋" w:eastAsia="仿宋" w:hAnsi="仿宋" w:cs="仿宋"/>
        </w:rPr>
        <w:t>vm.min_free_kbytes = &lt;物理内存大小的8%，单位KB&gt;</w:t>
      </w:r>
    </w:p>
    <w:p w:rsidR="00737AD2" w:rsidRDefault="00921398">
      <w:pPr>
        <w:pStyle w:val="BodyText"/>
        <w:spacing w:before="49" w:line="267" w:lineRule="auto"/>
        <w:ind w:left="897" w:right="2855"/>
      </w:pPr>
      <w:r>
        <w:pict>
          <v:shape id="_x0000_i1055"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spacing w:val="-22"/>
        </w:rPr>
        <w:t xml:space="preserve"> </w:t>
      </w:r>
      <w:r w:rsidR="007003A1">
        <w:t>当数据库可用物理内存不足8GB时不需使用vm.swappiness</w:t>
      </w:r>
      <w:r w:rsidR="007003A1">
        <w:rPr>
          <w:spacing w:val="-40"/>
        </w:rPr>
        <w:t xml:space="preserve"> </w:t>
      </w:r>
      <w:r w:rsidR="007003A1">
        <w:t>=</w:t>
      </w:r>
      <w:r w:rsidR="007003A1">
        <w:rPr>
          <w:spacing w:val="-40"/>
        </w:rPr>
        <w:t xml:space="preserve"> </w:t>
      </w:r>
      <w:r w:rsidR="007003A1">
        <w:t>0。 3.</w:t>
      </w:r>
      <w:r w:rsidR="007003A1">
        <w:rPr>
          <w:spacing w:val="-9"/>
        </w:rPr>
        <w:t xml:space="preserve"> </w:t>
      </w:r>
      <w:r w:rsidR="007003A1">
        <w:t>执行如下命令，使配置生效：</w:t>
      </w:r>
    </w:p>
    <w:p w:rsidR="00737AD2" w:rsidRDefault="00EC10B3">
      <w:pPr>
        <w:pStyle w:val="BodyText"/>
        <w:spacing w:line="271" w:lineRule="exact"/>
        <w:ind w:left="897" w:right="8142"/>
        <w:jc w:val="both"/>
        <w:rPr>
          <w:rFonts w:ascii="仿宋" w:eastAsia="仿宋" w:hAnsi="仿宋" w:cs="仿宋"/>
          <w:lang w:eastAsia="zh-CN"/>
        </w:rPr>
      </w:pPr>
      <w:r w:rsidRPr="00EC10B3">
        <w:pict>
          <v:group id="_x0000_s3748" style="position:absolute;left:0;text-align:left;margin-left:95.85pt;margin-top:3.25pt;width:459.45pt;height:10.6pt;z-index:-25866;mso-position-horizontal-relative:page" coordorigin="1917,65" coordsize="9189,212">
            <v:shape id="_x0000_s3749" style="position:absolute;left:1917;top:65;width:9189;height:212" coordorigin="1917,65" coordsize="9189,212" path="m1917,65r9189,l11106,277r-9189,l1917,65xe" fillcolor="#efefef" stroked="f">
              <v:path arrowok="t"/>
            </v:shape>
            <w10:wrap anchorx="page"/>
          </v:group>
        </w:pict>
      </w:r>
      <w:r w:rsidR="007003A1">
        <w:rPr>
          <w:rFonts w:ascii="仿宋" w:eastAsia="仿宋" w:hAnsi="仿宋" w:cs="仿宋"/>
          <w:lang w:eastAsia="zh-CN"/>
        </w:rPr>
        <w:t>/sbin/sysctl -p</w:t>
      </w:r>
    </w:p>
    <w:p w:rsidR="00737AD2" w:rsidRDefault="00921398">
      <w:pPr>
        <w:pStyle w:val="BodyText"/>
        <w:spacing w:before="49"/>
        <w:ind w:left="897" w:right="4844"/>
        <w:jc w:val="both"/>
        <w:rPr>
          <w:lang w:eastAsia="zh-CN"/>
        </w:rPr>
      </w:pPr>
      <w:r>
        <w:pict>
          <v:shape id="_x0000_i1056"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每台作为数据库服务器的机器都需要配置。</w:t>
      </w:r>
    </w:p>
    <w:p w:rsidR="00737AD2" w:rsidRDefault="007003A1">
      <w:pPr>
        <w:pStyle w:val="BodyText"/>
        <w:tabs>
          <w:tab w:val="left" w:pos="897"/>
        </w:tabs>
        <w:spacing w:line="319"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数据库目录结构</w:t>
      </w:r>
    </w:p>
    <w:p w:rsidR="00737AD2" w:rsidRDefault="00737AD2">
      <w:pPr>
        <w:spacing w:before="8" w:line="100" w:lineRule="exact"/>
        <w:rPr>
          <w:sz w:val="10"/>
          <w:szCs w:val="10"/>
          <w:lang w:eastAsia="zh-CN"/>
        </w:rPr>
      </w:pPr>
    </w:p>
    <w:p w:rsidR="00737AD2" w:rsidRDefault="007003A1">
      <w:pPr>
        <w:pStyle w:val="BodyText"/>
        <w:spacing w:line="168" w:lineRule="auto"/>
        <w:ind w:left="897" w:right="309"/>
        <w:rPr>
          <w:lang w:eastAsia="zh-CN"/>
        </w:rPr>
      </w:pPr>
      <w:r>
        <w:rPr>
          <w:w w:val="95"/>
          <w:lang w:eastAsia="zh-CN"/>
        </w:rPr>
        <w:t>用户应尽可能使数据目录，索引目录与日志目录存放在不同物理磁盘中，以减少顺序I/O与随机I/O之间的</w:t>
      </w:r>
      <w:r>
        <w:rPr>
          <w:lang w:eastAsia="zh-CN"/>
        </w:rPr>
        <w:t xml:space="preserve"> 竞争。</w:t>
      </w:r>
    </w:p>
    <w:p w:rsidR="00737AD2" w:rsidRDefault="00737AD2">
      <w:pPr>
        <w:spacing w:line="200" w:lineRule="exact"/>
        <w:rPr>
          <w:sz w:val="20"/>
          <w:szCs w:val="20"/>
          <w:lang w:eastAsia="zh-CN"/>
        </w:rPr>
      </w:pPr>
    </w:p>
    <w:p w:rsidR="00737AD2" w:rsidRDefault="00737AD2">
      <w:pPr>
        <w:spacing w:before="9" w:line="220" w:lineRule="exact"/>
        <w:rPr>
          <w:lang w:eastAsia="zh-CN"/>
        </w:rPr>
      </w:pPr>
    </w:p>
    <w:p w:rsidR="00737AD2" w:rsidRDefault="00EC10B3">
      <w:pPr>
        <w:pStyle w:val="Heading2"/>
        <w:spacing w:line="396" w:lineRule="exact"/>
        <w:rPr>
          <w:lang w:eastAsia="zh-CN"/>
        </w:rPr>
      </w:pPr>
      <w:r>
        <w:pict>
          <v:group id="_x0000_s3745" style="position:absolute;left:0;text-align:left;margin-left:56.7pt;margin-top:21.4pt;width:498.6pt;height:.1pt;z-index:-25865;mso-position-horizontal-relative:page" coordorigin="1134,428" coordsize="9972,2">
            <v:shape id="_x0000_s3746" style="position:absolute;left:1134;top:428;width:9972;height:2" coordorigin="1134,428" coordsize="9972,0" path="m1134,428r9972,e" filled="f" strokeweight="1pt">
              <v:path arrowok="t"/>
            </v:shape>
            <w10:wrap anchorx="page"/>
          </v:group>
        </w:pict>
      </w:r>
      <w:bookmarkStart w:id="101" w:name="准备安装介质"/>
      <w:bookmarkStart w:id="102" w:name="_bookmark46"/>
      <w:bookmarkEnd w:id="101"/>
      <w:bookmarkEnd w:id="102"/>
      <w:r w:rsidR="007003A1">
        <w:rPr>
          <w:lang w:eastAsia="zh-CN"/>
        </w:rPr>
        <w:t>准备安装介质</w:t>
      </w:r>
    </w:p>
    <w:p w:rsidR="00737AD2" w:rsidRDefault="007003A1">
      <w:pPr>
        <w:pStyle w:val="BodyText"/>
        <w:spacing w:before="45" w:line="253" w:lineRule="auto"/>
        <w:ind w:left="613" w:right="2055"/>
      </w:pPr>
      <w:r>
        <w:rPr>
          <w:w w:val="95"/>
          <w:lang w:eastAsia="zh-CN"/>
        </w:rPr>
        <w:t>请到SequoiaDB官方网站下载相应的版本。</w:t>
      </w:r>
      <w:r>
        <w:rPr>
          <w:lang w:eastAsia="zh-CN"/>
        </w:rPr>
        <w:t xml:space="preserve"> </w:t>
      </w:r>
      <w:r>
        <w:rPr>
          <w:w w:val="90"/>
        </w:rPr>
        <w:t>下载地址：</w:t>
      </w:r>
      <w:hyperlink r:id="rId39">
        <w:r>
          <w:rPr>
            <w:color w:val="0000FF"/>
            <w:w w:val="90"/>
          </w:rPr>
          <w:t>http://www.sequoiadb.com/index.php?p=downserver</w:t>
        </w:r>
      </w:hyperlink>
    </w:p>
    <w:p w:rsidR="00737AD2" w:rsidRDefault="00737AD2">
      <w:pPr>
        <w:spacing w:before="9" w:line="190" w:lineRule="exact"/>
        <w:rPr>
          <w:sz w:val="19"/>
          <w:szCs w:val="19"/>
        </w:rPr>
      </w:pPr>
    </w:p>
    <w:p w:rsidR="00737AD2" w:rsidRDefault="00737AD2">
      <w:pPr>
        <w:spacing w:line="200" w:lineRule="exact"/>
        <w:rPr>
          <w:sz w:val="20"/>
          <w:szCs w:val="20"/>
        </w:rPr>
      </w:pPr>
    </w:p>
    <w:p w:rsidR="00737AD2" w:rsidRDefault="00EC10B3">
      <w:pPr>
        <w:pStyle w:val="Heading2"/>
        <w:spacing w:line="396" w:lineRule="exact"/>
        <w:rPr>
          <w:lang w:eastAsia="zh-CN"/>
        </w:rPr>
      </w:pPr>
      <w:r>
        <w:pict>
          <v:group id="_x0000_s3743" style="position:absolute;left:0;text-align:left;margin-left:56.7pt;margin-top:21.4pt;width:498.6pt;height:.1pt;z-index:-25864;mso-position-horizontal-relative:page" coordorigin="1134,428" coordsize="9972,2">
            <v:shape id="_x0000_s3744" style="position:absolute;left:1134;top:428;width:9972;height:2" coordorigin="1134,428" coordsize="9972,0" path="m1134,428r9972,e" filled="f" strokeweight="1pt">
              <v:path arrowok="t"/>
            </v:shape>
            <w10:wrap anchorx="page"/>
          </v:group>
        </w:pict>
      </w:r>
      <w:bookmarkStart w:id="103" w:name="SequoiaDB服务器安装"/>
      <w:bookmarkStart w:id="104" w:name="_bookmark47"/>
      <w:bookmarkEnd w:id="103"/>
      <w:bookmarkEnd w:id="104"/>
      <w:r w:rsidR="007003A1">
        <w:rPr>
          <w:w w:val="95"/>
          <w:lang w:eastAsia="zh-CN"/>
        </w:rPr>
        <w:t>SequoiaDB服务器安装</w:t>
      </w:r>
    </w:p>
    <w:p w:rsidR="00737AD2" w:rsidRDefault="007003A1">
      <w:pPr>
        <w:pStyle w:val="BodyText"/>
        <w:spacing w:before="45"/>
        <w:ind w:left="613"/>
        <w:rPr>
          <w:lang w:eastAsia="zh-CN"/>
        </w:rPr>
      </w:pPr>
      <w:r>
        <w:rPr>
          <w:lang w:eastAsia="zh-CN"/>
        </w:rPr>
        <w:t>操作系统可用的安装方式一览表</w:t>
      </w:r>
    </w:p>
    <w:p w:rsidR="00737AD2" w:rsidRDefault="00737AD2">
      <w:pPr>
        <w:spacing w:before="5" w:line="60" w:lineRule="exact"/>
        <w:rPr>
          <w:sz w:val="6"/>
          <w:szCs w:val="6"/>
          <w:lang w:eastAsia="zh-CN"/>
        </w:rPr>
      </w:pPr>
    </w:p>
    <w:tbl>
      <w:tblPr>
        <w:tblW w:w="0" w:type="auto"/>
        <w:tblInd w:w="603" w:type="dxa"/>
        <w:tblLayout w:type="fixed"/>
        <w:tblCellMar>
          <w:left w:w="0" w:type="dxa"/>
          <w:right w:w="0" w:type="dxa"/>
        </w:tblCellMar>
        <w:tblLook w:val="01E0"/>
      </w:tblPr>
      <w:tblGrid>
        <w:gridCol w:w="2049"/>
        <w:gridCol w:w="4271"/>
        <w:gridCol w:w="3152"/>
      </w:tblGrid>
      <w:tr w:rsidR="00737AD2">
        <w:trPr>
          <w:trHeight w:hRule="exact" w:val="233"/>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安装方式</w:t>
            </w:r>
          </w:p>
        </w:tc>
        <w:tc>
          <w:tcPr>
            <w:tcW w:w="4271" w:type="dxa"/>
            <w:tcBorders>
              <w:top w:val="nil"/>
              <w:left w:val="nil"/>
              <w:bottom w:val="nil"/>
              <w:right w:val="single" w:sz="8" w:space="0" w:color="000000"/>
            </w:tcBorders>
          </w:tcPr>
          <w:p w:rsidR="00737AD2" w:rsidRDefault="007003A1">
            <w:pPr>
              <w:pStyle w:val="TableParagraph"/>
              <w:spacing w:line="187" w:lineRule="exact"/>
              <w:ind w:left="1158"/>
              <w:rPr>
                <w:rFonts w:ascii="微软雅黑" w:eastAsia="微软雅黑" w:hAnsi="微软雅黑" w:cs="微软雅黑"/>
                <w:sz w:val="14"/>
                <w:szCs w:val="14"/>
              </w:rPr>
            </w:pPr>
            <w:r>
              <w:rPr>
                <w:rFonts w:ascii="微软雅黑" w:eastAsia="微软雅黑" w:hAnsi="微软雅黑" w:cs="微软雅黑"/>
                <w:w w:val="95"/>
                <w:sz w:val="14"/>
                <w:szCs w:val="14"/>
              </w:rPr>
              <w:t>Linux</w:t>
            </w:r>
          </w:p>
        </w:tc>
        <w:tc>
          <w:tcPr>
            <w:tcW w:w="315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Windows</w:t>
            </w:r>
          </w:p>
        </w:tc>
      </w:tr>
      <w:tr w:rsidR="00737AD2">
        <w:trPr>
          <w:trHeight w:hRule="exact" w:val="223"/>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向导安装方式</w:t>
            </w:r>
          </w:p>
        </w:tc>
        <w:tc>
          <w:tcPr>
            <w:tcW w:w="4271" w:type="dxa"/>
            <w:tcBorders>
              <w:top w:val="nil"/>
              <w:left w:val="nil"/>
              <w:bottom w:val="nil"/>
              <w:right w:val="single" w:sz="8" w:space="0" w:color="000000"/>
            </w:tcBorders>
          </w:tcPr>
          <w:p w:rsidR="00737AD2" w:rsidRDefault="007003A1">
            <w:pPr>
              <w:pStyle w:val="TableParagraph"/>
              <w:spacing w:line="182" w:lineRule="exact"/>
              <w:ind w:left="1158"/>
              <w:rPr>
                <w:rFonts w:ascii="微软雅黑" w:eastAsia="微软雅黑" w:hAnsi="微软雅黑" w:cs="微软雅黑"/>
                <w:sz w:val="14"/>
                <w:szCs w:val="14"/>
              </w:rPr>
            </w:pPr>
            <w:r>
              <w:rPr>
                <w:rFonts w:ascii="微软雅黑" w:eastAsia="微软雅黑" w:hAnsi="微软雅黑" w:cs="微软雅黑"/>
                <w:sz w:val="14"/>
                <w:szCs w:val="14"/>
              </w:rPr>
              <w:t>是</w:t>
            </w:r>
          </w:p>
        </w:tc>
        <w:tc>
          <w:tcPr>
            <w:tcW w:w="315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line="172"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向导安装方式</w:t>
      </w:r>
    </w:p>
    <w:p w:rsidR="00737AD2" w:rsidRDefault="00737AD2">
      <w:pPr>
        <w:spacing w:before="5" w:line="100" w:lineRule="exact"/>
        <w:rPr>
          <w:sz w:val="10"/>
          <w:szCs w:val="10"/>
        </w:rPr>
      </w:pPr>
    </w:p>
    <w:p w:rsidR="00737AD2" w:rsidRDefault="007003A1">
      <w:pPr>
        <w:pStyle w:val="BodyText"/>
        <w:spacing w:line="168" w:lineRule="auto"/>
        <w:rPr>
          <w:lang w:eastAsia="zh-CN"/>
        </w:rPr>
      </w:pPr>
      <w:r>
        <w:rPr>
          <w:w w:val="95"/>
          <w:lang w:eastAsia="zh-CN"/>
        </w:rPr>
        <w:t>向导安装是一个在Linux和Windows上适用的GUI安装程序。向导提供了易于使用的界面，用于安装产品和支</w:t>
      </w:r>
      <w:r>
        <w:rPr>
          <w:lang w:eastAsia="zh-CN"/>
        </w:rPr>
        <w:t xml:space="preserve"> 持出示设置。</w:t>
      </w:r>
    </w:p>
    <w:p w:rsidR="00737AD2" w:rsidRDefault="007003A1">
      <w:pPr>
        <w:pStyle w:val="BodyText"/>
        <w:spacing w:line="316" w:lineRule="exact"/>
      </w:pPr>
      <w:r>
        <w:rPr>
          <w:w w:val="95"/>
        </w:rPr>
        <w:t xml:space="preserve">在Linux上，需要X  </w:t>
      </w:r>
      <w:r>
        <w:rPr>
          <w:spacing w:val="27"/>
          <w:w w:val="95"/>
        </w:rPr>
        <w:t xml:space="preserve"> </w:t>
      </w:r>
      <w:r>
        <w:rPr>
          <w:w w:val="95"/>
        </w:rPr>
        <w:t xml:space="preserve">Server来显示GUI图形界面；如果没有X  </w:t>
      </w:r>
      <w:r>
        <w:rPr>
          <w:spacing w:val="28"/>
          <w:w w:val="95"/>
        </w:rPr>
        <w:t xml:space="preserve"> </w:t>
      </w:r>
      <w:r>
        <w:rPr>
          <w:w w:val="95"/>
        </w:rPr>
        <w:t>Server，可以使用字符界面进行安装。</w:t>
      </w:r>
    </w:p>
    <w:p w:rsidR="00737AD2" w:rsidRDefault="00EC10B3">
      <w:pPr>
        <w:pStyle w:val="BodyText"/>
        <w:spacing w:before="18"/>
      </w:pPr>
      <w:hyperlink w:anchor="_bookmark48" w:history="1">
        <w:r w:rsidR="007003A1">
          <w:rPr>
            <w:color w:val="0000FF"/>
          </w:rPr>
          <w:t>Linux版本的安装</w:t>
        </w:r>
      </w:hyperlink>
    </w:p>
    <w:p w:rsidR="00737AD2" w:rsidRDefault="00737AD2">
      <w:pPr>
        <w:spacing w:before="5" w:line="110" w:lineRule="exact"/>
        <w:rPr>
          <w:sz w:val="11"/>
          <w:szCs w:val="11"/>
        </w:rPr>
      </w:pPr>
    </w:p>
    <w:p w:rsidR="00737AD2" w:rsidRDefault="007003A1">
      <w:pPr>
        <w:pStyle w:val="Heading3"/>
        <w:ind w:left="0" w:right="7849"/>
        <w:jc w:val="center"/>
      </w:pPr>
      <w:bookmarkStart w:id="105" w:name="Linux版本的安装"/>
      <w:bookmarkStart w:id="106" w:name="_bookmark48"/>
      <w:bookmarkEnd w:id="105"/>
      <w:bookmarkEnd w:id="106"/>
      <w:r>
        <w:t>Linux版本的安装</w:t>
      </w:r>
    </w:p>
    <w:p w:rsidR="00737AD2" w:rsidRDefault="00737AD2">
      <w:pPr>
        <w:spacing w:before="2" w:line="200" w:lineRule="exact"/>
        <w:rPr>
          <w:sz w:val="20"/>
          <w:szCs w:val="20"/>
        </w:rPr>
      </w:pPr>
    </w:p>
    <w:p w:rsidR="00737AD2" w:rsidRDefault="007003A1">
      <w:pPr>
        <w:pStyle w:val="BodyText"/>
        <w:rPr>
          <w:lang w:eastAsia="zh-CN"/>
        </w:rPr>
      </w:pPr>
      <w:r>
        <w:rPr>
          <w:lang w:eastAsia="zh-CN"/>
        </w:rPr>
        <w:t>安装前准备</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确保系统满足硬件和软件要求</w:t>
      </w:r>
    </w:p>
    <w:p w:rsidR="00737AD2" w:rsidRDefault="007003A1">
      <w:pPr>
        <w:pStyle w:val="BodyText"/>
        <w:numPr>
          <w:ilvl w:val="1"/>
          <w:numId w:val="33"/>
        </w:numPr>
        <w:tabs>
          <w:tab w:val="left" w:pos="1217"/>
        </w:tabs>
        <w:spacing w:line="293" w:lineRule="exact"/>
        <w:ind w:left="1217"/>
        <w:rPr>
          <w:lang w:eastAsia="zh-CN"/>
        </w:rPr>
      </w:pPr>
      <w:r>
        <w:rPr>
          <w:position w:val="1"/>
          <w:lang w:eastAsia="zh-CN"/>
        </w:rPr>
        <w:t>使用root用户权限来安装SequoiaDB数据库服务</w:t>
      </w:r>
    </w:p>
    <w:p w:rsidR="00737AD2" w:rsidRDefault="007003A1">
      <w:pPr>
        <w:pStyle w:val="BodyText"/>
        <w:numPr>
          <w:ilvl w:val="1"/>
          <w:numId w:val="33"/>
        </w:numPr>
        <w:tabs>
          <w:tab w:val="left" w:pos="1217"/>
        </w:tabs>
        <w:spacing w:line="293" w:lineRule="exact"/>
        <w:ind w:left="1217"/>
        <w:rPr>
          <w:lang w:eastAsia="zh-CN"/>
        </w:rPr>
      </w:pPr>
      <w:r>
        <w:rPr>
          <w:w w:val="95"/>
          <w:position w:val="1"/>
          <w:lang w:eastAsia="zh-CN"/>
        </w:rPr>
        <w:t>检查SequoiaDB产品软件包与OS系统配套</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如果需要图形界面模式安装，请确保X   </w:t>
      </w:r>
      <w:r>
        <w:rPr>
          <w:spacing w:val="33"/>
          <w:w w:val="95"/>
          <w:position w:val="1"/>
          <w:lang w:eastAsia="zh-CN"/>
        </w:rPr>
        <w:t xml:space="preserve"> </w:t>
      </w:r>
      <w:r>
        <w:rPr>
          <w:w w:val="95"/>
          <w:position w:val="1"/>
          <w:lang w:eastAsia="zh-CN"/>
        </w:rPr>
        <w:t>Server服务正在运行</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服务器配置了主机名，且与其他服务器之间可通过主机名建立网络连接（如ssh</w:t>
      </w:r>
      <w:r>
        <w:rPr>
          <w:spacing w:val="-20"/>
          <w:position w:val="1"/>
          <w:lang w:eastAsia="zh-CN"/>
        </w:rPr>
        <w:t xml:space="preserve"> </w:t>
      </w:r>
      <w:r>
        <w:rPr>
          <w:position w:val="1"/>
          <w:lang w:eastAsia="zh-CN"/>
        </w:rPr>
        <w:t>主机名）</w:t>
      </w:r>
    </w:p>
    <w:p w:rsidR="00737AD2" w:rsidRDefault="00921398">
      <w:pPr>
        <w:pStyle w:val="BodyText"/>
        <w:spacing w:before="65" w:line="337" w:lineRule="auto"/>
        <w:ind w:right="3024"/>
        <w:rPr>
          <w:lang w:eastAsia="zh-CN"/>
        </w:rPr>
      </w:pPr>
      <w:r>
        <w:pict>
          <v:shape id="_x0000_i1057"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23"/>
          <w:lang w:eastAsia="zh-CN"/>
        </w:rPr>
        <w:t xml:space="preserve"> </w:t>
      </w:r>
      <w:r w:rsidR="007003A1">
        <w:rPr>
          <w:lang w:eastAsia="zh-CN"/>
        </w:rPr>
        <w:t>SequoiaDB的安装向导需要的参数不接受非英文字符。 安装步骤</w:t>
      </w:r>
    </w:p>
    <w:p w:rsidR="00737AD2" w:rsidRDefault="007003A1">
      <w:pPr>
        <w:pStyle w:val="BodyText"/>
        <w:spacing w:line="253" w:lineRule="exact"/>
        <w:rPr>
          <w:lang w:eastAsia="zh-CN"/>
        </w:rPr>
      </w:pPr>
      <w:r>
        <w:rPr>
          <w:lang w:eastAsia="zh-CN"/>
        </w:rPr>
        <w:t>说明：</w:t>
      </w:r>
    </w:p>
    <w:p w:rsidR="00737AD2" w:rsidRDefault="007003A1">
      <w:pPr>
        <w:pStyle w:val="BodyText"/>
        <w:spacing w:before="18"/>
        <w:ind w:left="0" w:right="2327"/>
        <w:jc w:val="center"/>
        <w:rPr>
          <w:lang w:eastAsia="zh-CN"/>
        </w:rPr>
      </w:pPr>
      <w:r>
        <w:rPr>
          <w:w w:val="95"/>
          <w:lang w:eastAsia="zh-CN"/>
        </w:rPr>
        <w:t>（1）产品包名字以sequoiadb-1.0.0-linux-x86_64-installer.run为例；</w:t>
      </w:r>
    </w:p>
    <w:p w:rsidR="00737AD2" w:rsidRDefault="007003A1">
      <w:pPr>
        <w:pStyle w:val="BodyText"/>
        <w:spacing w:before="18"/>
        <w:ind w:left="0" w:right="2313"/>
        <w:jc w:val="center"/>
        <w:rPr>
          <w:lang w:eastAsia="zh-CN"/>
        </w:rPr>
      </w:pPr>
      <w:r>
        <w:rPr>
          <w:lang w:eastAsia="zh-CN"/>
        </w:rPr>
        <w:t>（2）步骤以命令行方式进行介绍，图形界面按照图像向导提示完成。</w:t>
      </w:r>
    </w:p>
    <w:p w:rsidR="00737AD2" w:rsidRDefault="00921398">
      <w:pPr>
        <w:pStyle w:val="BodyText"/>
        <w:spacing w:before="18"/>
        <w:rPr>
          <w:lang w:eastAsia="zh-CN"/>
        </w:rPr>
      </w:pPr>
      <w:r>
        <w:pict>
          <v:shape id="_x0000_i1058"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如果有多台服务器，每台机器都需要重复如下步骤安装服务器程序。</w:t>
      </w:r>
    </w:p>
    <w:p w:rsidR="00737AD2" w:rsidRDefault="007003A1">
      <w:pPr>
        <w:pStyle w:val="BodyText"/>
        <w:tabs>
          <w:tab w:val="left" w:pos="1217"/>
        </w:tabs>
        <w:spacing w:before="86"/>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参照</w:t>
      </w:r>
      <w:hyperlink w:anchor="_bookmark45" w:history="1">
        <w:r>
          <w:rPr>
            <w:color w:val="0000FF"/>
            <w:position w:val="1"/>
            <w:lang w:eastAsia="zh-CN"/>
          </w:rPr>
          <w:t>系统配置需求</w:t>
        </w:r>
      </w:hyperlink>
      <w:r>
        <w:rPr>
          <w:color w:val="000000"/>
          <w:position w:val="1"/>
          <w:lang w:eastAsia="zh-CN"/>
        </w:rPr>
        <w:t>配置好主机名以及修改系统内核参数</w:t>
      </w:r>
    </w:p>
    <w:p w:rsidR="00737AD2" w:rsidRDefault="007003A1">
      <w:pPr>
        <w:pStyle w:val="BodyText"/>
        <w:tabs>
          <w:tab w:val="left" w:pos="1217"/>
        </w:tabs>
        <w:spacing w:line="29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运行安装程序</w:t>
      </w:r>
    </w:p>
    <w:p w:rsidR="00737AD2" w:rsidRDefault="00EC10B3">
      <w:pPr>
        <w:pStyle w:val="BodyText"/>
        <w:spacing w:before="50"/>
        <w:ind w:left="1217"/>
        <w:rPr>
          <w:rFonts w:ascii="仿宋" w:eastAsia="仿宋" w:hAnsi="仿宋" w:cs="仿宋"/>
        </w:rPr>
      </w:pPr>
      <w:r w:rsidRPr="00EC10B3">
        <w:pict>
          <v:group id="_x0000_s3739" style="position:absolute;left:0;text-align:left;margin-left:95.85pt;margin-top:6.95pt;width:459.45pt;height:10.6pt;z-index:-25863;mso-position-horizontal-relative:page" coordorigin="1917,139" coordsize="9189,212">
            <v:shape id="_x0000_s374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./sequoiadb-1.0.0-linux-x86_64-installer.run --mode text</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程序提示选择向导语言</w:t>
      </w:r>
    </w:p>
    <w:p w:rsidR="00737AD2" w:rsidRDefault="00EC10B3">
      <w:pPr>
        <w:pStyle w:val="BodyText"/>
        <w:spacing w:before="50"/>
        <w:ind w:left="1217"/>
        <w:rPr>
          <w:rFonts w:ascii="仿宋" w:eastAsia="仿宋" w:hAnsi="仿宋" w:cs="仿宋"/>
        </w:rPr>
      </w:pPr>
      <w:r w:rsidRPr="00EC10B3">
        <w:pict>
          <v:group id="_x0000_s3737" style="position:absolute;left:0;text-align:left;margin-left:95.85pt;margin-top:6.95pt;width:459.45pt;height:53pt;z-index:-25862;mso-position-horizontal-relative:page" coordorigin="1917,139" coordsize="9189,1060">
            <v:shape id="_x0000_s3738" style="position:absolute;left:1917;top:139;width:9189;height:1060" coordorigin="1917,139" coordsize="9189,1060" path="m1917,139r9189,l11106,1199r-9189,l1917,139xe" fillcolor="#efefef" stroked="f">
              <v:path arrowok="t"/>
            </v:shape>
            <w10:wrap anchorx="page"/>
          </v:group>
        </w:pict>
      </w:r>
      <w:r w:rsidR="007003A1">
        <w:rPr>
          <w:rFonts w:ascii="仿宋" w:eastAsia="仿宋" w:hAnsi="仿宋" w:cs="仿宋"/>
        </w:rPr>
        <w:t>Language Selection</w:t>
      </w:r>
    </w:p>
    <w:p w:rsidR="00737AD2" w:rsidRDefault="007003A1">
      <w:pPr>
        <w:pStyle w:val="BodyText"/>
        <w:spacing w:line="212" w:lineRule="exact"/>
        <w:ind w:left="1217"/>
        <w:rPr>
          <w:rFonts w:ascii="仿宋" w:eastAsia="仿宋" w:hAnsi="仿宋" w:cs="仿宋"/>
        </w:rPr>
      </w:pPr>
      <w:r>
        <w:rPr>
          <w:rFonts w:ascii="仿宋" w:eastAsia="仿宋" w:hAnsi="仿宋" w:cs="仿宋"/>
        </w:rPr>
        <w:t>Please select the installation language</w:t>
      </w:r>
    </w:p>
    <w:p w:rsidR="00737AD2" w:rsidRDefault="007003A1">
      <w:pPr>
        <w:pStyle w:val="BodyText"/>
        <w:spacing w:line="212" w:lineRule="exact"/>
        <w:ind w:left="1217"/>
        <w:rPr>
          <w:rFonts w:ascii="仿宋" w:eastAsia="仿宋" w:hAnsi="仿宋" w:cs="仿宋"/>
        </w:rPr>
      </w:pPr>
      <w:r>
        <w:rPr>
          <w:rFonts w:ascii="仿宋" w:eastAsia="仿宋" w:hAnsi="仿宋" w:cs="仿宋"/>
        </w:rPr>
        <w:t>[1] English - English</w:t>
      </w:r>
    </w:p>
    <w:p w:rsidR="00737AD2" w:rsidRDefault="007003A1">
      <w:pPr>
        <w:pStyle w:val="BodyText"/>
        <w:spacing w:line="212" w:lineRule="exact"/>
        <w:ind w:left="1217"/>
        <w:rPr>
          <w:rFonts w:ascii="仿宋" w:eastAsia="仿宋" w:hAnsi="仿宋" w:cs="仿宋"/>
        </w:rPr>
      </w:pPr>
      <w:r>
        <w:rPr>
          <w:rFonts w:ascii="仿宋" w:eastAsia="仿宋" w:hAnsi="仿宋" w:cs="仿宋"/>
        </w:rPr>
        <w:t>[2] Simplified Chinese - 简体中文</w:t>
      </w:r>
    </w:p>
    <w:p w:rsidR="00737AD2" w:rsidRDefault="007003A1">
      <w:pPr>
        <w:pStyle w:val="BodyText"/>
        <w:spacing w:line="212" w:lineRule="exact"/>
        <w:ind w:left="1217"/>
        <w:rPr>
          <w:rFonts w:ascii="仿宋" w:eastAsia="仿宋" w:hAnsi="仿宋" w:cs="仿宋"/>
        </w:rPr>
      </w:pPr>
      <w:r>
        <w:rPr>
          <w:rFonts w:ascii="仿宋" w:eastAsia="仿宋" w:hAnsi="仿宋" w:cs="仿宋"/>
        </w:rPr>
        <w:t>Please choose an option [1] :2</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输入2，选择中文，此时系统提示输入安装目录</w:t>
      </w:r>
    </w:p>
    <w:p w:rsidR="00737AD2" w:rsidRDefault="00EC10B3">
      <w:pPr>
        <w:pStyle w:val="BodyText"/>
        <w:spacing w:before="10"/>
        <w:ind w:left="1217"/>
        <w:rPr>
          <w:rFonts w:ascii="仿宋" w:eastAsia="仿宋" w:hAnsi="仿宋" w:cs="仿宋"/>
        </w:rPr>
      </w:pPr>
      <w:r w:rsidRPr="00EC10B3">
        <w:pict>
          <v:group id="_x0000_s3735" style="position:absolute;left:0;text-align:left;margin-left:95.85pt;margin-top:4.95pt;width:459.45pt;height:74.2pt;z-index:-25861;mso-position-horizontal-relative:page" coordorigin="1917,99" coordsize="9189,1484">
            <v:shape id="_x0000_s3736"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由BitRockInstallBuilder评估本所建立</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欢迎来到 SequoiaDB Server 安装程序</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请指定 SequoiaDBServer 将会被安装到的目录</w:t>
      </w:r>
    </w:p>
    <w:p w:rsidR="00737AD2" w:rsidRDefault="007003A1">
      <w:pPr>
        <w:pStyle w:val="BodyText"/>
        <w:spacing w:line="212" w:lineRule="exact"/>
        <w:ind w:left="1217"/>
        <w:rPr>
          <w:rFonts w:ascii="仿宋" w:eastAsia="仿宋" w:hAnsi="仿宋" w:cs="仿宋"/>
        </w:rPr>
      </w:pPr>
      <w:r>
        <w:rPr>
          <w:rFonts w:ascii="仿宋" w:eastAsia="仿宋" w:hAnsi="仿宋" w:cs="仿宋"/>
        </w:rPr>
        <w:t>安装目录 [/opt/sequoiadb]:</w:t>
      </w:r>
    </w:p>
    <w:p w:rsidR="00737AD2" w:rsidRDefault="007003A1">
      <w:pPr>
        <w:pStyle w:val="BodyText"/>
        <w:tabs>
          <w:tab w:val="left" w:pos="1217"/>
        </w:tabs>
        <w:spacing w:line="171" w:lineRule="auto"/>
        <w:ind w:left="1217" w:right="49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输入安装路径后按回车（默认安装在/opt/sequoiadb），此时系统提示输入用户名，该用户名用于运</w:t>
      </w:r>
      <w:r>
        <w:rPr>
          <w:position w:val="1"/>
          <w:lang w:eastAsia="zh-CN"/>
        </w:rPr>
        <w:t xml:space="preserve"> </w:t>
      </w:r>
      <w:r>
        <w:rPr>
          <w:lang w:eastAsia="zh-CN"/>
        </w:rPr>
        <w:t>行sequoiadb服务</w:t>
      </w:r>
    </w:p>
    <w:p w:rsidR="00737AD2" w:rsidRDefault="00EC10B3">
      <w:pPr>
        <w:pStyle w:val="BodyText"/>
        <w:spacing w:before="21"/>
        <w:ind w:left="1217"/>
        <w:rPr>
          <w:rFonts w:ascii="仿宋" w:eastAsia="仿宋" w:hAnsi="仿宋" w:cs="仿宋"/>
          <w:lang w:eastAsia="zh-CN"/>
        </w:rPr>
      </w:pPr>
      <w:r w:rsidRPr="00EC10B3">
        <w:pict>
          <v:group id="_x0000_s3733" style="position:absolute;left:0;text-align:left;margin-left:95.85pt;margin-top:5.5pt;width:459.45pt;height:42.4pt;z-index:-25860;mso-position-horizontal-relative:page" coordorigin="1917,110" coordsize="9189,848">
            <v:shape id="_x0000_s3734" style="position:absolute;left:1917;top:110;width:9189;height:848" coordorigin="1917,110" coordsize="9189,848" path="m1917,110r9189,l11106,958r-9189,l1917,110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数据库管理用户配置</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配置用于启动SequoiaDB的用户名和密码</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用户名[sdbadmin]:</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输入用户名后按回车（默认创建sdbadmin用户），此时系统提示输入该用户的密码和确认密码</w:t>
      </w:r>
    </w:p>
    <w:p w:rsidR="00737AD2" w:rsidRDefault="00EC10B3">
      <w:pPr>
        <w:pStyle w:val="BodyText"/>
        <w:spacing w:before="10"/>
        <w:ind w:left="1217"/>
        <w:rPr>
          <w:rFonts w:ascii="仿宋" w:eastAsia="仿宋" w:hAnsi="仿宋" w:cs="仿宋"/>
          <w:lang w:eastAsia="zh-CN"/>
        </w:rPr>
      </w:pPr>
      <w:r w:rsidRPr="00EC10B3">
        <w:pict>
          <v:group id="_x0000_s3731" style="position:absolute;left:0;text-align:left;margin-left:95.85pt;margin-top:4.95pt;width:459.45pt;height:10.6pt;z-index:-25859;mso-position-horizontal-relative:page" coordorigin="1917,99" coordsize="9189,212">
            <v:shape id="_x0000_s3732"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密码 [********] :</w:t>
      </w:r>
    </w:p>
    <w:p w:rsidR="00737AD2" w:rsidRDefault="00737AD2">
      <w:pPr>
        <w:rPr>
          <w:rFonts w:ascii="仿宋" w:eastAsia="仿宋" w:hAnsi="仿宋" w:cs="仿宋"/>
          <w:lang w:eastAsia="zh-CN"/>
        </w:rPr>
        <w:sectPr w:rsidR="00737AD2">
          <w:pgSz w:w="12240" w:h="15840"/>
          <w:pgMar w:top="900" w:right="1040" w:bottom="280" w:left="700" w:header="713" w:footer="0" w:gutter="0"/>
          <w:cols w:space="720"/>
        </w:sectPr>
      </w:pPr>
    </w:p>
    <w:p w:rsidR="00737AD2" w:rsidRDefault="00737AD2">
      <w:pPr>
        <w:spacing w:before="7" w:line="120" w:lineRule="exact"/>
        <w:rPr>
          <w:sz w:val="12"/>
          <w:szCs w:val="12"/>
          <w:lang w:eastAsia="zh-CN"/>
        </w:rPr>
      </w:pPr>
    </w:p>
    <w:p w:rsidR="00737AD2" w:rsidRDefault="00EC10B3">
      <w:pPr>
        <w:pStyle w:val="BodyText"/>
        <w:spacing w:before="5"/>
        <w:ind w:left="897"/>
        <w:rPr>
          <w:rFonts w:ascii="仿宋" w:eastAsia="仿宋" w:hAnsi="仿宋" w:cs="仿宋"/>
          <w:lang w:eastAsia="zh-CN"/>
        </w:rPr>
      </w:pPr>
      <w:r w:rsidRPr="00EC10B3">
        <w:pict>
          <v:group id="_x0000_s3729" style="position:absolute;left:0;text-align:left;margin-left:95.85pt;margin-top:4.7pt;width:459.45pt;height:10.6pt;z-index:-25858;mso-position-horizontal-relative:page" coordorigin="1917,94" coordsize="9189,212">
            <v:shape id="_x0000_s3730" style="position:absolute;left:1917;top:94;width:9189;height:212" coordorigin="1917,94" coordsize="9189,212" path="m1917,94r9189,l11106,306r-9189,l1917,94xe" fillcolor="#efefef" stroked="f">
              <v:path arrowok="t"/>
            </v:shape>
            <w10:wrap anchorx="page"/>
          </v:group>
        </w:pict>
      </w:r>
      <w:r w:rsidR="007003A1">
        <w:rPr>
          <w:rFonts w:ascii="仿宋" w:eastAsia="仿宋" w:hAnsi="仿宋" w:cs="仿宋"/>
          <w:lang w:eastAsia="zh-CN"/>
        </w:rPr>
        <w:t>确认密码 [********] :</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输入两次密码后（默认密码为sdbadmin），此时系统提示输入配置服务端口</w:t>
      </w:r>
    </w:p>
    <w:p w:rsidR="00737AD2" w:rsidRDefault="00EC10B3">
      <w:pPr>
        <w:pStyle w:val="BodyText"/>
        <w:spacing w:before="10"/>
        <w:ind w:left="897"/>
        <w:rPr>
          <w:rFonts w:ascii="仿宋" w:eastAsia="仿宋" w:hAnsi="仿宋" w:cs="仿宋"/>
          <w:lang w:eastAsia="zh-CN"/>
        </w:rPr>
      </w:pPr>
      <w:r w:rsidRPr="00EC10B3">
        <w:pict>
          <v:group id="_x0000_s3727" style="position:absolute;left:0;text-align:left;margin-left:95.85pt;margin-top:4.95pt;width:459.45pt;height:42.4pt;z-index:-25857;mso-position-horizontal-relative:page" coordorigin="1917,99" coordsize="9189,848">
            <v:shape id="_x0000_s3728" style="position:absolute;left:1917;top:99;width:9189;height:848" coordorigin="1917,99" coordsize="9189,848" path="m1917,99r9189,l11106,947r-9189,l1917,99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集群管理服务端口配置</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配置SequoiaDB集群管理服务端口,集群管理用于远程启动添加和启停数据库节点</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端口 [11790]:</w:t>
      </w:r>
    </w:p>
    <w:p w:rsidR="00737AD2" w:rsidRDefault="00921398">
      <w:pPr>
        <w:pStyle w:val="BodyText"/>
        <w:spacing w:before="49"/>
        <w:ind w:left="897"/>
        <w:rPr>
          <w:lang w:eastAsia="zh-CN"/>
        </w:rPr>
      </w:pPr>
      <w:r>
        <w:pict>
          <v:shape id="_x0000_i1059"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所有服务器的配置服务端口必须相同。</w:t>
      </w:r>
    </w:p>
    <w:p w:rsidR="00737AD2" w:rsidRDefault="007003A1">
      <w:pPr>
        <w:pStyle w:val="BodyText"/>
        <w:tabs>
          <w:tab w:val="left" w:pos="897"/>
        </w:tabs>
        <w:spacing w:line="319"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输入端口（默认为11790），系统提示开始安装，需要用户确认</w:t>
      </w:r>
    </w:p>
    <w:p w:rsidR="00737AD2" w:rsidRDefault="007003A1">
      <w:pPr>
        <w:pStyle w:val="BodyText"/>
        <w:tabs>
          <w:tab w:val="left" w:pos="897"/>
        </w:tabs>
        <w:spacing w:before="47"/>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询问是否允许sequoiadb相关进程开机自启动</w:t>
      </w:r>
    </w:p>
    <w:p w:rsidR="00737AD2" w:rsidRDefault="00EC10B3">
      <w:pPr>
        <w:pStyle w:val="BodyText"/>
        <w:spacing w:before="10"/>
        <w:ind w:left="897"/>
        <w:rPr>
          <w:rFonts w:ascii="仿宋" w:eastAsia="仿宋" w:hAnsi="仿宋" w:cs="仿宋"/>
          <w:lang w:eastAsia="zh-CN"/>
        </w:rPr>
      </w:pPr>
      <w:r w:rsidRPr="00EC10B3">
        <w:pict>
          <v:group id="_x0000_s3724" style="position:absolute;left:0;text-align:left;margin-left:95.85pt;margin-top:4.95pt;width:459.45pt;height:21.2pt;z-index:-25856;mso-position-horizontal-relative:page" coordorigin="1917,99" coordsize="9189,424">
            <v:shape id="_x0000_s3725"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是否允许Sequoiadb相关进程开机自启动</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Sequoiadb相关进程开机自启动   </w:t>
      </w:r>
      <w:r>
        <w:rPr>
          <w:spacing w:val="11"/>
          <w:w w:val="95"/>
          <w:position w:val="1"/>
          <w:lang w:eastAsia="zh-CN"/>
        </w:rPr>
        <w:t xml:space="preserve"> </w:t>
      </w:r>
      <w:r>
        <w:rPr>
          <w:w w:val="95"/>
          <w:position w:val="1"/>
          <w:lang w:eastAsia="zh-CN"/>
        </w:rPr>
        <w:t>[Y/n]:Y输入Y，按回车，同意sequoiadb相关进程开机自启动</w:t>
      </w:r>
    </w:p>
    <w:p w:rsidR="00737AD2" w:rsidRDefault="00EC10B3">
      <w:pPr>
        <w:pStyle w:val="BodyText"/>
        <w:spacing w:before="10"/>
        <w:ind w:left="897"/>
        <w:rPr>
          <w:rFonts w:ascii="仿宋" w:eastAsia="仿宋" w:hAnsi="仿宋" w:cs="仿宋"/>
          <w:lang w:eastAsia="zh-CN"/>
        </w:rPr>
      </w:pPr>
      <w:r w:rsidRPr="00EC10B3">
        <w:pict>
          <v:group id="_x0000_s3722" style="position:absolute;left:0;text-align:left;margin-left:95.85pt;margin-top:4.95pt;width:459.45pt;height:31.8pt;z-index:-25855;mso-position-horizontal-relative:page" coordorigin="1917,99" coordsize="9189,636">
            <v:shape id="_x0000_s3723" style="position:absolute;left:1917;top:99;width:9189;height:636" coordorigin="1917,99" coordsize="9189,636" path="m1917,99r9189,l11106,735r-9189,l1917,99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设定现在已经准备将SequoiaDB Server安装到您的电脑</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您确定要继续? [Y/N]: Y</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输入Y，按回车，系统启动安装，此时需要等待大约1分钟，系统安装完成</w:t>
      </w:r>
    </w:p>
    <w:p w:rsidR="00737AD2" w:rsidRDefault="00EC10B3">
      <w:pPr>
        <w:pStyle w:val="BodyText"/>
        <w:spacing w:before="84" w:line="172" w:lineRule="auto"/>
        <w:ind w:left="897" w:right="4547"/>
        <w:rPr>
          <w:rFonts w:ascii="仿宋" w:eastAsia="仿宋" w:hAnsi="仿宋" w:cs="仿宋"/>
        </w:rPr>
      </w:pPr>
      <w:r w:rsidRPr="00EC10B3">
        <w:pict>
          <v:group id="_x0000_s3720" style="position:absolute;left:0;text-align:left;margin-left:95.85pt;margin-top:4.9pt;width:459.45pt;height:63.6pt;z-index:-25854;mso-position-horizontal-relative:page" coordorigin="1917,98" coordsize="9189,1272">
            <v:shape id="_x0000_s3721" style="position:absolute;left:1917;top:98;width:9189;height:1272" coordorigin="1917,98" coordsize="9189,1272" path="m1917,98r9189,l11106,1370r-9189,l1917,98xe" fillcolor="#efefef" stroked="f">
              <v:path arrowok="t"/>
            </v:shape>
            <w10:wrap anchorx="page"/>
          </v:group>
        </w:pict>
      </w:r>
      <w:r w:rsidR="007003A1">
        <w:rPr>
          <w:rFonts w:ascii="仿宋" w:eastAsia="仿宋" w:hAnsi="仿宋" w:cs="仿宋"/>
        </w:rPr>
        <w:t>正在安装 SequoiaDB Server 于您的电脑中，请稍候. 安装中</w:t>
      </w:r>
    </w:p>
    <w:p w:rsidR="00737AD2" w:rsidRDefault="00737AD2">
      <w:pPr>
        <w:spacing w:line="172" w:lineRule="auto"/>
        <w:rPr>
          <w:rFonts w:ascii="仿宋" w:eastAsia="仿宋" w:hAnsi="仿宋" w:cs="仿宋"/>
        </w:rPr>
        <w:sectPr w:rsidR="00737AD2">
          <w:pgSz w:w="12240" w:h="15840"/>
          <w:pgMar w:top="900" w:right="680" w:bottom="280" w:left="1020" w:header="713" w:footer="0" w:gutter="0"/>
          <w:cols w:space="720"/>
        </w:sectPr>
      </w:pPr>
    </w:p>
    <w:p w:rsidR="00737AD2" w:rsidRDefault="007003A1">
      <w:pPr>
        <w:pStyle w:val="BodyText"/>
        <w:tabs>
          <w:tab w:val="left" w:pos="2597"/>
        </w:tabs>
        <w:spacing w:line="220" w:lineRule="exact"/>
        <w:ind w:left="897"/>
        <w:rPr>
          <w:rFonts w:ascii="仿宋" w:eastAsia="仿宋" w:hAnsi="仿宋" w:cs="仿宋"/>
        </w:rPr>
      </w:pPr>
      <w:r>
        <w:rPr>
          <w:rFonts w:ascii="仿宋" w:eastAsia="仿宋" w:hAnsi="仿宋" w:cs="仿宋"/>
        </w:rPr>
        <w:lastRenderedPageBreak/>
        <w:t xml:space="preserve">0% </w:t>
      </w:r>
      <w:r>
        <w:rPr>
          <w:rFonts w:ascii="仿宋" w:eastAsia="仿宋" w:hAnsi="仿宋" w:cs="仿宋"/>
          <w:u w:val="single" w:color="000000"/>
        </w:rPr>
        <w:t xml:space="preserve"> </w:t>
      </w:r>
      <w:r>
        <w:rPr>
          <w:rFonts w:ascii="仿宋" w:eastAsia="仿宋" w:hAnsi="仿宋" w:cs="仿宋"/>
          <w:u w:val="single" w:color="000000"/>
        </w:rPr>
        <w:tab/>
      </w:r>
    </w:p>
    <w:p w:rsidR="00737AD2" w:rsidRDefault="007003A1">
      <w:pPr>
        <w:pStyle w:val="BodyText"/>
        <w:tabs>
          <w:tab w:val="left" w:pos="1859"/>
        </w:tabs>
        <w:spacing w:line="220" w:lineRule="exact"/>
        <w:ind w:left="60"/>
        <w:rPr>
          <w:rFonts w:ascii="仿宋" w:eastAsia="仿宋" w:hAnsi="仿宋" w:cs="仿宋"/>
        </w:rPr>
      </w:pPr>
      <w:r>
        <w:br w:type="column"/>
      </w:r>
      <w:r>
        <w:rPr>
          <w:rFonts w:ascii="仿宋" w:eastAsia="仿宋" w:hAnsi="仿宋" w:cs="仿宋"/>
        </w:rPr>
        <w:lastRenderedPageBreak/>
        <w:t xml:space="preserve">50% </w:t>
      </w:r>
      <w:r>
        <w:rPr>
          <w:rFonts w:ascii="仿宋" w:eastAsia="仿宋" w:hAnsi="仿宋" w:cs="仿宋"/>
          <w:u w:val="single" w:color="000000"/>
        </w:rPr>
        <w:t xml:space="preserve"> </w:t>
      </w:r>
      <w:r>
        <w:rPr>
          <w:rFonts w:ascii="仿宋" w:eastAsia="仿宋" w:hAnsi="仿宋" w:cs="仿宋"/>
          <w:u w:val="single" w:color="000000"/>
        </w:rPr>
        <w:tab/>
      </w:r>
    </w:p>
    <w:p w:rsidR="00737AD2" w:rsidRDefault="007003A1">
      <w:pPr>
        <w:pStyle w:val="BodyText"/>
        <w:spacing w:line="220" w:lineRule="exact"/>
        <w:ind w:left="60"/>
        <w:rPr>
          <w:rFonts w:ascii="仿宋" w:eastAsia="仿宋" w:hAnsi="仿宋" w:cs="仿宋"/>
        </w:rPr>
      </w:pPr>
      <w:r>
        <w:br w:type="column"/>
      </w:r>
      <w:r>
        <w:rPr>
          <w:rFonts w:ascii="仿宋" w:eastAsia="仿宋" w:hAnsi="仿宋" w:cs="仿宋"/>
        </w:rPr>
        <w:lastRenderedPageBreak/>
        <w:t>100%</w:t>
      </w:r>
    </w:p>
    <w:p w:rsidR="00737AD2" w:rsidRDefault="00737AD2">
      <w:pPr>
        <w:spacing w:line="220" w:lineRule="exact"/>
        <w:rPr>
          <w:rFonts w:ascii="仿宋" w:eastAsia="仿宋" w:hAnsi="仿宋" w:cs="仿宋"/>
        </w:rPr>
        <w:sectPr w:rsidR="00737AD2">
          <w:type w:val="continuous"/>
          <w:pgSz w:w="12240" w:h="15840"/>
          <w:pgMar w:top="1480" w:right="680" w:bottom="280" w:left="1020" w:header="720" w:footer="720" w:gutter="0"/>
          <w:cols w:num="3" w:space="720" w:equalWidth="0">
            <w:col w:w="2598" w:space="40"/>
            <w:col w:w="1861" w:space="40"/>
            <w:col w:w="6001"/>
          </w:cols>
        </w:sectPr>
      </w:pPr>
    </w:p>
    <w:p w:rsidR="00737AD2" w:rsidRDefault="007003A1">
      <w:pPr>
        <w:pStyle w:val="BodyText"/>
        <w:spacing w:line="212" w:lineRule="exact"/>
        <w:ind w:left="897"/>
        <w:rPr>
          <w:rFonts w:ascii="仿宋" w:eastAsia="仿宋" w:hAnsi="仿宋" w:cs="仿宋"/>
        </w:rPr>
      </w:pPr>
      <w:r>
        <w:rPr>
          <w:rFonts w:ascii="仿宋" w:eastAsia="仿宋" w:hAnsi="仿宋" w:cs="仿宋"/>
        </w:rPr>
        <w:lastRenderedPageBreak/>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安装程序已经完成安装 SequoiaDB Server 于你的电脑中.</w:t>
      </w:r>
    </w:p>
    <w:p w:rsidR="00737AD2" w:rsidRDefault="00737AD2">
      <w:pPr>
        <w:spacing w:line="200" w:lineRule="exact"/>
        <w:rPr>
          <w:sz w:val="20"/>
          <w:szCs w:val="20"/>
        </w:rPr>
      </w:pPr>
    </w:p>
    <w:p w:rsidR="00737AD2" w:rsidRDefault="00737AD2">
      <w:pPr>
        <w:spacing w:before="4" w:line="200" w:lineRule="exact"/>
        <w:rPr>
          <w:sz w:val="20"/>
          <w:szCs w:val="20"/>
        </w:rPr>
      </w:pPr>
    </w:p>
    <w:p w:rsidR="00737AD2" w:rsidRDefault="00EC10B3">
      <w:pPr>
        <w:pStyle w:val="Heading2"/>
        <w:spacing w:line="396" w:lineRule="exact"/>
      </w:pPr>
      <w:r>
        <w:pict>
          <v:group id="_x0000_s3718" style="position:absolute;left:0;text-align:left;margin-left:56.7pt;margin-top:21.4pt;width:498.6pt;height:.1pt;z-index:-25853;mso-position-horizontal-relative:page" coordorigin="1134,428" coordsize="9972,2">
            <v:shape id="_x0000_s3719" style="position:absolute;left:1134;top:428;width:9972;height:2" coordorigin="1134,428" coordsize="9972,0" path="m1134,428r9972,e" filled="f" strokeweight="1pt">
              <v:path arrowok="t"/>
            </v:shape>
            <w10:wrap anchorx="page"/>
          </v:group>
        </w:pict>
      </w:r>
      <w:bookmarkStart w:id="107" w:name="启动SequoiaDB_web服务器"/>
      <w:bookmarkStart w:id="108" w:name="_bookmark49"/>
      <w:bookmarkEnd w:id="107"/>
      <w:bookmarkEnd w:id="108"/>
      <w:r w:rsidR="007003A1">
        <w:rPr>
          <w:w w:val="95"/>
        </w:rPr>
        <w:t>启动SequoiaDB</w:t>
      </w:r>
      <w:r w:rsidR="007003A1">
        <w:rPr>
          <w:spacing w:val="23"/>
          <w:w w:val="95"/>
        </w:rPr>
        <w:t xml:space="preserve"> </w:t>
      </w:r>
      <w:r w:rsidR="007003A1">
        <w:rPr>
          <w:w w:val="95"/>
        </w:rPr>
        <w:t>web服务器</w:t>
      </w:r>
    </w:p>
    <w:p w:rsidR="00737AD2" w:rsidRDefault="007003A1">
      <w:pPr>
        <w:pStyle w:val="BodyText"/>
        <w:spacing w:before="45"/>
        <w:ind w:left="613"/>
      </w:pPr>
      <w:r>
        <w:t>通过启动SequoiaDB后台的Web服务，也可以对数据库做各种操作，并且方便管理。</w:t>
      </w:r>
    </w:p>
    <w:p w:rsidR="00737AD2" w:rsidRDefault="007003A1">
      <w:pPr>
        <w:pStyle w:val="BodyText"/>
        <w:numPr>
          <w:ilvl w:val="0"/>
          <w:numId w:val="25"/>
        </w:numPr>
        <w:tabs>
          <w:tab w:val="left" w:pos="897"/>
        </w:tabs>
        <w:spacing w:before="34"/>
        <w:ind w:left="897"/>
      </w:pPr>
      <w:r>
        <w:rPr>
          <w:w w:val="95"/>
          <w:position w:val="1"/>
        </w:rPr>
        <w:t>进入/opt/sequoiadb/bin目录</w:t>
      </w:r>
    </w:p>
    <w:p w:rsidR="00737AD2" w:rsidRDefault="007003A1">
      <w:pPr>
        <w:pStyle w:val="BodyText"/>
        <w:tabs>
          <w:tab w:val="left" w:pos="897"/>
        </w:tabs>
        <w:spacing w:line="29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执行命令：</w:t>
      </w:r>
    </w:p>
    <w:p w:rsidR="00737AD2" w:rsidRDefault="00EC10B3">
      <w:pPr>
        <w:pStyle w:val="BodyText"/>
        <w:spacing w:before="10"/>
        <w:ind w:left="897"/>
        <w:rPr>
          <w:rFonts w:ascii="仿宋" w:eastAsia="仿宋" w:hAnsi="仿宋" w:cs="仿宋"/>
        </w:rPr>
      </w:pPr>
      <w:r w:rsidRPr="00EC10B3">
        <w:pict>
          <v:group id="_x0000_s3716" style="position:absolute;left:0;text-align:left;margin-left:95.85pt;margin-top:4.95pt;width:459.45pt;height:10.6pt;z-index:-25852;mso-position-horizontal-relative:page" coordorigin="1917,99" coordsize="9189,212">
            <v:shape id="_x0000_s371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./sdbwsart -S &lt;server name:port&gt;</w:t>
      </w:r>
    </w:p>
    <w:p w:rsidR="00737AD2" w:rsidRDefault="007003A1">
      <w:pPr>
        <w:pStyle w:val="BodyText"/>
        <w:spacing w:before="49" w:line="253" w:lineRule="auto"/>
        <w:ind w:left="897" w:right="4963"/>
        <w:rPr>
          <w:lang w:eastAsia="zh-CN"/>
        </w:rPr>
      </w:pPr>
      <w:r>
        <w:rPr>
          <w:w w:val="95"/>
          <w:lang w:eastAsia="zh-CN"/>
        </w:rPr>
        <w:t>server</w:t>
      </w:r>
      <w:r>
        <w:rPr>
          <w:spacing w:val="34"/>
          <w:w w:val="95"/>
          <w:lang w:eastAsia="zh-CN"/>
        </w:rPr>
        <w:t xml:space="preserve"> </w:t>
      </w:r>
      <w:r>
        <w:rPr>
          <w:w w:val="95"/>
          <w:lang w:eastAsia="zh-CN"/>
        </w:rPr>
        <w:t>name</w:t>
      </w:r>
      <w:r>
        <w:rPr>
          <w:spacing w:val="35"/>
          <w:w w:val="95"/>
          <w:lang w:eastAsia="zh-CN"/>
        </w:rPr>
        <w:t xml:space="preserve"> </w:t>
      </w:r>
      <w:r>
        <w:rPr>
          <w:w w:val="95"/>
          <w:lang w:eastAsia="zh-CN"/>
        </w:rPr>
        <w:t>：指定服务器IP地址，如</w:t>
      </w:r>
      <w:r>
        <w:rPr>
          <w:spacing w:val="35"/>
          <w:w w:val="95"/>
          <w:lang w:eastAsia="zh-CN"/>
        </w:rPr>
        <w:t xml:space="preserve"> </w:t>
      </w:r>
      <w:r>
        <w:rPr>
          <w:w w:val="95"/>
          <w:lang w:eastAsia="zh-CN"/>
        </w:rPr>
        <w:t>192.168.10.10 port</w:t>
      </w:r>
      <w:r>
        <w:rPr>
          <w:spacing w:val="42"/>
          <w:w w:val="95"/>
          <w:lang w:eastAsia="zh-CN"/>
        </w:rPr>
        <w:t xml:space="preserve"> </w:t>
      </w:r>
      <w:r>
        <w:rPr>
          <w:w w:val="95"/>
          <w:lang w:eastAsia="zh-CN"/>
        </w:rPr>
        <w:t>：指定服务器端口号，如</w:t>
      </w:r>
      <w:r>
        <w:rPr>
          <w:spacing w:val="42"/>
          <w:w w:val="95"/>
          <w:lang w:eastAsia="zh-CN"/>
        </w:rPr>
        <w:t xml:space="preserve"> </w:t>
      </w:r>
      <w:r>
        <w:rPr>
          <w:w w:val="95"/>
          <w:lang w:eastAsia="zh-CN"/>
        </w:rPr>
        <w:t>8080</w:t>
      </w:r>
    </w:p>
    <w:p w:rsidR="00737AD2" w:rsidRDefault="007003A1">
      <w:pPr>
        <w:pStyle w:val="BodyText"/>
        <w:spacing w:before="4"/>
        <w:ind w:left="897"/>
        <w:rPr>
          <w:lang w:eastAsia="zh-CN"/>
        </w:rPr>
      </w:pPr>
      <w:r>
        <w:rPr>
          <w:w w:val="95"/>
          <w:lang w:eastAsia="zh-CN"/>
        </w:rPr>
        <w:t xml:space="preserve">最后在浏览器中输入http://192.168.10.10:8080   </w:t>
      </w:r>
      <w:r>
        <w:rPr>
          <w:spacing w:val="12"/>
          <w:w w:val="95"/>
          <w:lang w:eastAsia="zh-CN"/>
        </w:rPr>
        <w:t xml:space="preserve"> </w:t>
      </w:r>
      <w:r>
        <w:rPr>
          <w:w w:val="95"/>
          <w:lang w:eastAsia="zh-CN"/>
        </w:rPr>
        <w:t>，即可访问数据库管理页。</w:t>
      </w:r>
    </w:p>
    <w:p w:rsidR="00737AD2" w:rsidRDefault="00737AD2">
      <w:pPr>
        <w:spacing w:line="200" w:lineRule="exact"/>
        <w:rPr>
          <w:sz w:val="20"/>
          <w:szCs w:val="20"/>
          <w:lang w:eastAsia="zh-CN"/>
        </w:rPr>
      </w:pPr>
    </w:p>
    <w:p w:rsidR="00737AD2" w:rsidRDefault="00737AD2">
      <w:pPr>
        <w:spacing w:before="13" w:line="200" w:lineRule="exact"/>
        <w:rPr>
          <w:sz w:val="20"/>
          <w:szCs w:val="20"/>
          <w:lang w:eastAsia="zh-CN"/>
        </w:rPr>
      </w:pPr>
    </w:p>
    <w:p w:rsidR="00737AD2" w:rsidRDefault="00EC10B3">
      <w:pPr>
        <w:pStyle w:val="Heading2"/>
        <w:spacing w:line="396" w:lineRule="exact"/>
        <w:rPr>
          <w:lang w:eastAsia="zh-CN"/>
        </w:rPr>
      </w:pPr>
      <w:r>
        <w:pict>
          <v:group id="_x0000_s3714" style="position:absolute;left:0;text-align:left;margin-left:56.7pt;margin-top:21.4pt;width:498.6pt;height:.1pt;z-index:-25851;mso-position-horizontal-relative:page" coordorigin="1134,428" coordsize="9972,2">
            <v:shape id="_x0000_s3715" style="position:absolute;left:1134;top:428;width:9972;height:2" coordorigin="1134,428" coordsize="9972,0" path="m1134,428r9972,e" filled="f" strokeweight="1pt">
              <v:path arrowok="t"/>
            </v:shape>
            <w10:wrap anchorx="page"/>
          </v:group>
        </w:pict>
      </w:r>
      <w:bookmarkStart w:id="109" w:name="系统配置与启动"/>
      <w:bookmarkStart w:id="110" w:name="_bookmark50"/>
      <w:bookmarkEnd w:id="109"/>
      <w:bookmarkEnd w:id="110"/>
      <w:r w:rsidR="007003A1">
        <w:rPr>
          <w:lang w:eastAsia="zh-CN"/>
        </w:rPr>
        <w:t>系统配置与启动</w:t>
      </w:r>
    </w:p>
    <w:p w:rsidR="00737AD2" w:rsidRDefault="007003A1">
      <w:pPr>
        <w:pStyle w:val="BodyText"/>
        <w:spacing w:before="45" w:line="253" w:lineRule="auto"/>
        <w:ind w:left="613" w:right="7394"/>
        <w:rPr>
          <w:lang w:eastAsia="zh-CN"/>
        </w:rPr>
      </w:pPr>
      <w:r>
        <w:rPr>
          <w:lang w:eastAsia="zh-CN"/>
        </w:rPr>
        <w:t xml:space="preserve">目录： </w:t>
      </w:r>
      <w:hyperlink w:anchor="_bookmark51" w:history="1">
        <w:r>
          <w:rPr>
            <w:color w:val="0000FF"/>
            <w:lang w:eastAsia="zh-CN"/>
          </w:rPr>
          <w:t>独立模式的配置与启动</w:t>
        </w:r>
      </w:hyperlink>
      <w:r>
        <w:rPr>
          <w:color w:val="0000FF"/>
          <w:lang w:eastAsia="zh-CN"/>
        </w:rPr>
        <w:t xml:space="preserve"> </w:t>
      </w:r>
      <w:hyperlink w:anchor="_bookmark52" w:history="1">
        <w:r>
          <w:rPr>
            <w:color w:val="0000FF"/>
            <w:lang w:eastAsia="zh-CN"/>
          </w:rPr>
          <w:t>集群模式的配置与启动</w:t>
        </w:r>
      </w:hyperlink>
    </w:p>
    <w:p w:rsidR="00737AD2" w:rsidRDefault="00737AD2">
      <w:pPr>
        <w:spacing w:before="1" w:line="100" w:lineRule="exact"/>
        <w:rPr>
          <w:sz w:val="10"/>
          <w:szCs w:val="10"/>
          <w:lang w:eastAsia="zh-CN"/>
        </w:rPr>
      </w:pPr>
    </w:p>
    <w:p w:rsidR="00737AD2" w:rsidRDefault="007003A1">
      <w:pPr>
        <w:pStyle w:val="Heading3"/>
        <w:rPr>
          <w:lang w:eastAsia="zh-CN"/>
        </w:rPr>
      </w:pPr>
      <w:bookmarkStart w:id="111" w:name="独立模式的配置与启动"/>
      <w:bookmarkStart w:id="112" w:name="_bookmark51"/>
      <w:bookmarkEnd w:id="111"/>
      <w:bookmarkEnd w:id="112"/>
      <w:r>
        <w:rPr>
          <w:lang w:eastAsia="zh-CN"/>
        </w:rPr>
        <w:t>独立模式的配置与启动</w:t>
      </w:r>
    </w:p>
    <w:p w:rsidR="00737AD2" w:rsidRDefault="007003A1">
      <w:pPr>
        <w:pStyle w:val="BodyText"/>
        <w:spacing w:before="21"/>
        <w:ind w:left="613"/>
        <w:rPr>
          <w:lang w:eastAsia="zh-CN"/>
        </w:rPr>
      </w:pPr>
      <w:r>
        <w:rPr>
          <w:lang w:eastAsia="zh-CN"/>
        </w:rPr>
        <w:t>说明：</w:t>
      </w:r>
    </w:p>
    <w:p w:rsidR="00737AD2" w:rsidRDefault="007003A1">
      <w:pPr>
        <w:pStyle w:val="BodyText"/>
        <w:spacing w:before="18"/>
        <w:ind w:left="718"/>
        <w:rPr>
          <w:lang w:eastAsia="zh-CN"/>
        </w:rPr>
      </w:pPr>
      <w:r>
        <w:rPr>
          <w:lang w:eastAsia="zh-CN"/>
        </w:rPr>
        <w:t>（1）本节按照最简部署为例，介绍配置和启动步骤；</w:t>
      </w:r>
    </w:p>
    <w:p w:rsidR="00737AD2" w:rsidRDefault="007003A1">
      <w:pPr>
        <w:pStyle w:val="BodyText"/>
        <w:spacing w:before="18"/>
        <w:ind w:left="718"/>
      </w:pPr>
      <w:r>
        <w:rPr>
          <w:w w:val="95"/>
        </w:rPr>
        <w:t>（2）以下操作步骤假设SequoiaDB程序安装在/opt/sequoiadb目录下；</w:t>
      </w:r>
    </w:p>
    <w:p w:rsidR="00737AD2" w:rsidRDefault="007003A1">
      <w:pPr>
        <w:pStyle w:val="BodyText"/>
        <w:spacing w:before="18"/>
        <w:ind w:left="718"/>
      </w:pPr>
      <w:r>
        <w:t>（3）sdb服务进程全部以sdbadmin用户运行，请确保所有数据库目录都赋予sdbadmin读写权限。</w:t>
      </w:r>
    </w:p>
    <w:p w:rsidR="00737AD2" w:rsidRDefault="00737AD2">
      <w:pPr>
        <w:sectPr w:rsidR="00737AD2">
          <w:type w:val="continuous"/>
          <w:pgSz w:w="12240" w:h="15840"/>
          <w:pgMar w:top="1480" w:right="680" w:bottom="280" w:left="1020" w:header="720" w:footer="720" w:gutter="0"/>
          <w:cols w:space="720"/>
        </w:sectPr>
      </w:pPr>
    </w:p>
    <w:p w:rsidR="00737AD2" w:rsidRDefault="00737AD2">
      <w:pPr>
        <w:spacing w:before="4" w:line="130" w:lineRule="exact"/>
        <w:rPr>
          <w:sz w:val="13"/>
          <w:szCs w:val="13"/>
        </w:rPr>
      </w:pPr>
    </w:p>
    <w:p w:rsidR="00737AD2" w:rsidRDefault="007003A1">
      <w:pPr>
        <w:pStyle w:val="BodyText"/>
        <w:numPr>
          <w:ilvl w:val="1"/>
          <w:numId w:val="25"/>
        </w:numPr>
        <w:tabs>
          <w:tab w:val="left" w:pos="1217"/>
        </w:tabs>
        <w:spacing w:line="308" w:lineRule="exact"/>
        <w:ind w:left="1217"/>
      </w:pPr>
      <w:r>
        <w:rPr>
          <w:w w:val="95"/>
          <w:position w:val="1"/>
        </w:rPr>
        <w:t>切换到sdbadmin用户</w:t>
      </w:r>
    </w:p>
    <w:p w:rsidR="00737AD2" w:rsidRDefault="00EC10B3">
      <w:pPr>
        <w:pStyle w:val="BodyText"/>
        <w:spacing w:before="10"/>
        <w:ind w:left="1217"/>
        <w:rPr>
          <w:rFonts w:ascii="仿宋" w:eastAsia="仿宋" w:hAnsi="仿宋" w:cs="仿宋"/>
        </w:rPr>
      </w:pPr>
      <w:r w:rsidRPr="00EC10B3">
        <w:pict>
          <v:group id="_x0000_s3712" style="position:absolute;left:0;text-align:left;margin-left:95.85pt;margin-top:4.95pt;width:459.45pt;height:10.6pt;z-index:-25850;mso-position-horizontal-relative:page" coordorigin="1917,99" coordsize="9189,212">
            <v:shape id="_x0000_s371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su sdbadmin</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进入安装目录下（下文以默认安装路径/opt/sequoiadb为例）</w:t>
      </w:r>
    </w:p>
    <w:p w:rsidR="00737AD2" w:rsidRDefault="00EC10B3">
      <w:pPr>
        <w:pStyle w:val="BodyText"/>
        <w:spacing w:before="50"/>
        <w:ind w:left="1217"/>
        <w:rPr>
          <w:rFonts w:ascii="仿宋" w:eastAsia="仿宋" w:hAnsi="仿宋" w:cs="仿宋"/>
          <w:lang w:eastAsia="zh-CN"/>
        </w:rPr>
      </w:pPr>
      <w:r w:rsidRPr="00EC10B3">
        <w:pict>
          <v:group id="_x0000_s3710" style="position:absolute;left:0;text-align:left;margin-left:95.85pt;margin-top:6.95pt;width:459.45pt;height:10.6pt;z-index:-25849;mso-position-horizontal-relative:page" coordorigin="1917,139" coordsize="9189,212">
            <v:shape id="_x0000_s371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lang w:eastAsia="zh-CN"/>
        </w:rPr>
        <w:t>cd /opt/sequoiadb</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创建配置文件存放目录</w:t>
      </w:r>
    </w:p>
    <w:p w:rsidR="00737AD2" w:rsidRDefault="00EC10B3">
      <w:pPr>
        <w:pStyle w:val="BodyText"/>
        <w:spacing w:before="10"/>
        <w:ind w:left="1217"/>
        <w:rPr>
          <w:rFonts w:ascii="仿宋" w:eastAsia="仿宋" w:hAnsi="仿宋" w:cs="仿宋"/>
          <w:lang w:eastAsia="zh-CN"/>
        </w:rPr>
      </w:pPr>
      <w:r w:rsidRPr="00EC10B3">
        <w:pict>
          <v:group id="_x0000_s3708" style="position:absolute;left:0;text-align:left;margin-left:95.85pt;margin-top:4.95pt;width:459.45pt;height:10.6pt;z-index:-25848;mso-position-horizontal-relative:page" coordorigin="1917,99" coordsize="9189,212">
            <v:shape id="_x0000_s370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mkdir -p /opt/sequoiadb/conf/local/11810</w:t>
      </w:r>
    </w:p>
    <w:p w:rsidR="00737AD2" w:rsidRDefault="00737AD2">
      <w:pPr>
        <w:spacing w:before="5" w:line="130" w:lineRule="exact"/>
        <w:rPr>
          <w:sz w:val="13"/>
          <w:szCs w:val="13"/>
          <w:lang w:eastAsia="zh-CN"/>
        </w:rPr>
      </w:pPr>
    </w:p>
    <w:p w:rsidR="00737AD2" w:rsidRDefault="007003A1">
      <w:pPr>
        <w:pStyle w:val="BodyText"/>
        <w:spacing w:line="168" w:lineRule="auto"/>
        <w:ind w:left="1217"/>
        <w:rPr>
          <w:lang w:eastAsia="zh-CN"/>
        </w:rPr>
      </w:pPr>
      <w:r>
        <w:rPr>
          <w:w w:val="95"/>
          <w:lang w:eastAsia="zh-CN"/>
        </w:rPr>
        <w:t>（其中11810为数据库服务端口名，为避免出现端口冲突等问题，切勿将数据库端口配置在随机端口范围</w:t>
      </w:r>
      <w:r>
        <w:rPr>
          <w:lang w:eastAsia="zh-CN"/>
        </w:rPr>
        <w:t xml:space="preserve"> 以内。如：多数linux默认随机端口范围为32768～61000，可将数据库端口配置在32767以下。）</w:t>
      </w:r>
    </w:p>
    <w:p w:rsidR="00737AD2" w:rsidRDefault="007003A1">
      <w:pPr>
        <w:pStyle w:val="BodyText"/>
        <w:tabs>
          <w:tab w:val="left" w:pos="1217"/>
        </w:tabs>
        <w:spacing w:line="282"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拷贝独立模式的样例配置</w:t>
      </w:r>
    </w:p>
    <w:p w:rsidR="00737AD2" w:rsidRDefault="00EC10B3">
      <w:pPr>
        <w:pStyle w:val="BodyText"/>
        <w:spacing w:before="50"/>
        <w:ind w:left="1217"/>
        <w:rPr>
          <w:rFonts w:ascii="仿宋" w:eastAsia="仿宋" w:hAnsi="仿宋" w:cs="仿宋"/>
          <w:lang w:eastAsia="zh-CN"/>
        </w:rPr>
      </w:pPr>
      <w:r w:rsidRPr="00EC10B3">
        <w:pict>
          <v:group id="_x0000_s3706" style="position:absolute;left:0;text-align:left;margin-left:95.85pt;margin-top:6.95pt;width:459.45pt;height:10.6pt;z-index:-25847;mso-position-horizontal-relative:page" coordorigin="1917,139" coordsize="9189,212">
            <v:shape id="_x0000_s370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lang w:eastAsia="zh-CN"/>
        </w:rPr>
        <w:t>cp /opt/sequoiadb/conf/samples/sdb.conf.standalone /opt/sequoiadb/conf/local/11810/sdb.conf</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打开配置</w:t>
      </w:r>
    </w:p>
    <w:p w:rsidR="00737AD2" w:rsidRDefault="00EC10B3">
      <w:pPr>
        <w:pStyle w:val="BodyText"/>
        <w:spacing w:before="50"/>
        <w:ind w:left="1217"/>
        <w:rPr>
          <w:rFonts w:ascii="仿宋" w:eastAsia="仿宋" w:hAnsi="仿宋" w:cs="仿宋"/>
          <w:lang w:eastAsia="zh-CN"/>
        </w:rPr>
      </w:pPr>
      <w:r w:rsidRPr="00EC10B3">
        <w:pict>
          <v:group id="_x0000_s3704" style="position:absolute;left:0;text-align:left;margin-left:95.85pt;margin-top:6.95pt;width:459.45pt;height:10.6pt;z-index:-25846;mso-position-horizontal-relative:page" coordorigin="1917,139" coordsize="9189,212">
            <v:shape id="_x0000_s370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lang w:eastAsia="zh-CN"/>
        </w:rPr>
        <w:t>vi /opt/sequoiadb/conf/local/11810/sdb.conf</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修改必要的配置参数</w:t>
      </w:r>
    </w:p>
    <w:p w:rsidR="00737AD2" w:rsidRDefault="00EC10B3">
      <w:pPr>
        <w:pStyle w:val="BodyText"/>
        <w:spacing w:before="50" w:line="302" w:lineRule="auto"/>
        <w:ind w:left="1217" w:right="5003"/>
        <w:rPr>
          <w:rFonts w:ascii="仿宋" w:eastAsia="仿宋" w:hAnsi="仿宋" w:cs="仿宋"/>
        </w:rPr>
      </w:pPr>
      <w:r w:rsidRPr="00EC10B3">
        <w:pict>
          <v:group id="_x0000_s3702" style="position:absolute;left:0;text-align:left;margin-left:95.85pt;margin-top:6.95pt;width:459.45pt;height:10.6pt;z-index:-25845;mso-position-horizontal-relative:page" coordorigin="1917,139" coordsize="9189,212">
            <v:shape id="_x0000_s3703" style="position:absolute;left:1917;top:139;width:9189;height:212" coordorigin="1917,139" coordsize="9189,212" path="m1917,139r9189,l11106,351r-9189,l1917,139xe" fillcolor="#efefef" stroked="f">
              <v:path arrowok="t"/>
            </v:shape>
            <w10:wrap anchorx="page"/>
          </v:group>
        </w:pict>
      </w:r>
      <w:r w:rsidRPr="00EC10B3">
        <w:pict>
          <v:group id="_x0000_s3700" style="position:absolute;left:0;text-align:left;margin-left:95.85pt;margin-top:25.55pt;width:459.45pt;height:10.6pt;z-index:-25844;mso-position-horizontal-relative:page" coordorigin="1917,511" coordsize="9189,212">
            <v:shape id="_x0000_s3701" style="position:absolute;left:1917;top:511;width:9189;height:212" coordorigin="1917,511" coordsize="9189,212" path="m1917,511r9189,l11106,723r-9189,l1917,511xe" fillcolor="#efefef" stroked="f">
              <v:path arrowok="t"/>
            </v:shape>
            <w10:wrap anchorx="page"/>
          </v:group>
        </w:pict>
      </w:r>
      <w:r w:rsidR="007003A1">
        <w:rPr>
          <w:rFonts w:ascii="仿宋" w:eastAsia="仿宋" w:hAnsi="仿宋" w:cs="仿宋"/>
        </w:rPr>
        <w:t># database path dbpath=/opt/sequoiadb/database/standalone</w:t>
      </w:r>
    </w:p>
    <w:p w:rsidR="00737AD2" w:rsidRDefault="007003A1">
      <w:pPr>
        <w:pStyle w:val="BodyText"/>
        <w:spacing w:line="338" w:lineRule="exact"/>
        <w:ind w:left="1217"/>
      </w:pPr>
      <w:r>
        <w:t>数据库存放路径，根据需要进行配置，并确保路径已经存在（不存在请手工创建）</w:t>
      </w:r>
    </w:p>
    <w:p w:rsidR="00737AD2" w:rsidRDefault="007003A1">
      <w:pPr>
        <w:pStyle w:val="BodyText"/>
        <w:tabs>
          <w:tab w:val="left" w:pos="1217"/>
        </w:tabs>
        <w:spacing w:line="26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按</w:t>
      </w:r>
      <w:r>
        <w:rPr>
          <w:spacing w:val="-17"/>
          <w:position w:val="1"/>
          <w:lang w:eastAsia="zh-CN"/>
        </w:rPr>
        <w:t xml:space="preserve"> </w:t>
      </w:r>
      <w:r>
        <w:rPr>
          <w:position w:val="1"/>
          <w:lang w:eastAsia="zh-CN"/>
        </w:rPr>
        <w:t>:wq</w:t>
      </w:r>
      <w:r>
        <w:rPr>
          <w:spacing w:val="-16"/>
          <w:position w:val="1"/>
          <w:lang w:eastAsia="zh-CN"/>
        </w:rPr>
        <w:t xml:space="preserve"> </w:t>
      </w:r>
      <w:r>
        <w:rPr>
          <w:position w:val="1"/>
          <w:lang w:eastAsia="zh-CN"/>
        </w:rPr>
        <w:t>，保存退出</w:t>
      </w:r>
      <w:r>
        <w:rPr>
          <w:spacing w:val="-16"/>
          <w:position w:val="1"/>
          <w:lang w:eastAsia="zh-CN"/>
        </w:rPr>
        <w:t xml:space="preserve"> </w:t>
      </w:r>
      <w:r>
        <w:rPr>
          <w:position w:val="1"/>
          <w:lang w:eastAsia="zh-CN"/>
        </w:rPr>
        <w:t>vi</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创建数据文件存放路径</w:t>
      </w:r>
    </w:p>
    <w:p w:rsidR="00737AD2" w:rsidRDefault="00EC10B3">
      <w:pPr>
        <w:pStyle w:val="BodyText"/>
        <w:spacing w:before="10"/>
        <w:ind w:left="1217"/>
        <w:rPr>
          <w:rFonts w:ascii="仿宋" w:eastAsia="仿宋" w:hAnsi="仿宋" w:cs="仿宋"/>
        </w:rPr>
      </w:pPr>
      <w:r w:rsidRPr="00EC10B3">
        <w:pict>
          <v:group id="_x0000_s3698" style="position:absolute;left:0;text-align:left;margin-left:95.85pt;margin-top:4.95pt;width:459.45pt;height:10.6pt;z-index:-25843;mso-position-horizontal-relative:page" coordorigin="1917,99" coordsize="9189,212">
            <v:shape id="_x0000_s369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mkdir -p /opt/sequoiadb/database/standalone</w:t>
      </w:r>
    </w:p>
    <w:p w:rsidR="00737AD2" w:rsidRDefault="007003A1">
      <w:pPr>
        <w:pStyle w:val="BodyText"/>
        <w:spacing w:before="49"/>
        <w:ind w:left="1217"/>
        <w:rPr>
          <w:lang w:eastAsia="zh-CN"/>
        </w:rPr>
      </w:pPr>
      <w:r>
        <w:rPr>
          <w:lang w:eastAsia="zh-CN"/>
        </w:rPr>
        <w:t>路径为上一步骤配置的路径</w:t>
      </w:r>
    </w:p>
    <w:p w:rsidR="00737AD2" w:rsidRDefault="007003A1">
      <w:pPr>
        <w:pStyle w:val="BodyText"/>
        <w:tabs>
          <w:tab w:val="left" w:pos="1217"/>
        </w:tabs>
        <w:spacing w:line="26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启动数据库进程</w:t>
      </w:r>
    </w:p>
    <w:p w:rsidR="00737AD2" w:rsidRDefault="00EC10B3">
      <w:pPr>
        <w:pStyle w:val="BodyText"/>
        <w:spacing w:before="10"/>
        <w:ind w:left="1217"/>
        <w:rPr>
          <w:rFonts w:ascii="仿宋" w:eastAsia="仿宋" w:hAnsi="仿宋" w:cs="仿宋"/>
          <w:lang w:eastAsia="zh-CN"/>
        </w:rPr>
      </w:pPr>
      <w:r w:rsidRPr="00EC10B3">
        <w:pict>
          <v:group id="_x0000_s3696" style="position:absolute;left:0;text-align:left;margin-left:95.85pt;margin-top:4.95pt;width:459.45pt;height:10.6pt;z-index:-25842;mso-position-horizontal-relative:page" coordorigin="1917,99" coordsize="9189,212">
            <v:shape id="_x0000_s369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/opt/sequoiadb/bin/sdbstart -c /opt/sequoiadb/conf/local/11810/</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数据库配置启动完成</w:t>
      </w:r>
    </w:p>
    <w:p w:rsidR="00737AD2" w:rsidRDefault="00737AD2">
      <w:pPr>
        <w:spacing w:before="2" w:line="140" w:lineRule="exact"/>
        <w:rPr>
          <w:sz w:val="14"/>
          <w:szCs w:val="14"/>
          <w:lang w:eastAsia="zh-CN"/>
        </w:rPr>
      </w:pPr>
    </w:p>
    <w:p w:rsidR="00737AD2" w:rsidRDefault="007003A1">
      <w:pPr>
        <w:pStyle w:val="Heading3"/>
        <w:ind w:left="433"/>
        <w:rPr>
          <w:lang w:eastAsia="zh-CN"/>
        </w:rPr>
      </w:pPr>
      <w:bookmarkStart w:id="113" w:name="集群模式的配置与启动"/>
      <w:bookmarkStart w:id="114" w:name="_bookmark52"/>
      <w:bookmarkEnd w:id="113"/>
      <w:bookmarkEnd w:id="114"/>
      <w:r>
        <w:rPr>
          <w:lang w:eastAsia="zh-CN"/>
        </w:rPr>
        <w:t>集群模式的配置与启动</w:t>
      </w:r>
    </w:p>
    <w:p w:rsidR="00737AD2" w:rsidRDefault="00737AD2">
      <w:pPr>
        <w:spacing w:before="8" w:line="100" w:lineRule="exact"/>
        <w:rPr>
          <w:sz w:val="10"/>
          <w:szCs w:val="10"/>
          <w:lang w:eastAsia="zh-CN"/>
        </w:rPr>
      </w:pPr>
    </w:p>
    <w:p w:rsidR="00737AD2" w:rsidRDefault="00EC10B3">
      <w:pPr>
        <w:pStyle w:val="BodyText"/>
        <w:spacing w:line="168" w:lineRule="auto"/>
        <w:ind w:left="1573"/>
        <w:rPr>
          <w:lang w:eastAsia="zh-CN"/>
        </w:rPr>
      </w:pPr>
      <w:r>
        <w:pict>
          <v:shape id="_x0000_s3695" type="#_x0000_t75" style="position:absolute;left:0;text-align:left;margin-left:81.7pt;margin-top:2.55pt;width:24pt;height:24pt;z-index:-25841;mso-position-horizontal-relative:page">
            <v:imagedata r:id="rId21" o:title=""/>
            <w10:wrap anchorx="page"/>
          </v:shape>
        </w:pict>
      </w:r>
      <w:r w:rsidR="007003A1">
        <w:rPr>
          <w:lang w:eastAsia="zh-CN"/>
        </w:rPr>
        <w:t>注:</w:t>
      </w:r>
      <w:r w:rsidR="007003A1">
        <w:rPr>
          <w:spacing w:val="48"/>
          <w:lang w:eastAsia="zh-CN"/>
        </w:rPr>
        <w:t xml:space="preserve"> </w:t>
      </w:r>
      <w:r w:rsidR="007003A1">
        <w:rPr>
          <w:lang w:eastAsia="zh-CN"/>
        </w:rPr>
        <w:t>在配置集群模式时，请先确保服务器与主机名的映射关系正确，详细请参考</w:t>
      </w:r>
      <w:hyperlink w:anchor="_bookmark45" w:history="1">
        <w:r w:rsidR="007003A1">
          <w:rPr>
            <w:color w:val="0000FF"/>
            <w:lang w:eastAsia="zh-CN"/>
          </w:rPr>
          <w:t>系统配置需求</w:t>
        </w:r>
      </w:hyperlink>
      <w:r w:rsidR="007003A1">
        <w:rPr>
          <w:color w:val="000000"/>
          <w:lang w:eastAsia="zh-CN"/>
        </w:rPr>
        <w:t>，</w:t>
      </w:r>
      <w:r w:rsidR="007003A1">
        <w:rPr>
          <w:color w:val="000000"/>
          <w:spacing w:val="-5"/>
          <w:lang w:eastAsia="zh-CN"/>
        </w:rPr>
        <w:t xml:space="preserve"> </w:t>
      </w:r>
      <w:r w:rsidR="007003A1">
        <w:rPr>
          <w:color w:val="000000"/>
          <w:lang w:eastAsia="zh-CN"/>
        </w:rPr>
        <w:t>确保 各节点之间能相互通信，将节点的防火墙关闭。</w:t>
      </w:r>
    </w:p>
    <w:p w:rsidR="00737AD2" w:rsidRDefault="00737AD2">
      <w:pPr>
        <w:spacing w:before="2" w:line="120" w:lineRule="exact"/>
        <w:rPr>
          <w:sz w:val="12"/>
          <w:szCs w:val="12"/>
          <w:lang w:eastAsia="zh-CN"/>
        </w:rPr>
      </w:pPr>
    </w:p>
    <w:p w:rsidR="00737AD2" w:rsidRDefault="007003A1">
      <w:pPr>
        <w:pStyle w:val="BodyText"/>
        <w:rPr>
          <w:lang w:eastAsia="zh-CN"/>
        </w:rPr>
      </w:pPr>
      <w:r>
        <w:rPr>
          <w:lang w:eastAsia="zh-CN"/>
        </w:rPr>
        <w:t>说明：</w:t>
      </w:r>
    </w:p>
    <w:p w:rsidR="00737AD2" w:rsidRDefault="007003A1">
      <w:pPr>
        <w:pStyle w:val="BodyText"/>
        <w:spacing w:before="18"/>
        <w:ind w:left="1038"/>
        <w:rPr>
          <w:lang w:eastAsia="zh-CN"/>
        </w:rPr>
      </w:pPr>
      <w:r>
        <w:rPr>
          <w:lang w:eastAsia="zh-CN"/>
        </w:rPr>
        <w:t>（1）本节按照高可用部署为例，介绍配置和启动步骤；</w:t>
      </w:r>
    </w:p>
    <w:p w:rsidR="00737AD2" w:rsidRDefault="007003A1">
      <w:pPr>
        <w:pStyle w:val="BodyText"/>
        <w:spacing w:before="18"/>
        <w:ind w:left="1038"/>
      </w:pPr>
      <w:r>
        <w:rPr>
          <w:w w:val="95"/>
        </w:rPr>
        <w:t>（2）以下操作步骤假设SequoiaDB程序安装在/opt/sequoiadb目录下；</w:t>
      </w:r>
    </w:p>
    <w:p w:rsidR="00737AD2" w:rsidRDefault="007003A1">
      <w:pPr>
        <w:pStyle w:val="BodyText"/>
        <w:spacing w:before="18"/>
        <w:ind w:left="1038"/>
      </w:pPr>
      <w:r>
        <w:t>（3）sdb服务进程全部以sdbadmin用户运行，请确保所有数据库目录都赋予sdbadmin读写权限。</w:t>
      </w:r>
    </w:p>
    <w:p w:rsidR="00737AD2" w:rsidRDefault="007003A1">
      <w:pPr>
        <w:pStyle w:val="BodyText"/>
        <w:tabs>
          <w:tab w:val="left" w:pos="1217"/>
        </w:tabs>
        <w:spacing w:before="34" w:line="255" w:lineRule="auto"/>
        <w:ind w:left="1217" w:right="2677"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步骤一：检查SequoiaDB的配置服务状态</w:t>
      </w:r>
      <w:r>
        <w:rPr>
          <w:position w:val="1"/>
        </w:rPr>
        <w:t xml:space="preserve"> </w:t>
      </w:r>
      <w:r>
        <w:rPr>
          <w:w w:val="95"/>
        </w:rPr>
        <w:t xml:space="preserve">在每台数据库服务器上检查sequoiadb配置服务状态：service </w:t>
      </w:r>
      <w:r>
        <w:rPr>
          <w:spacing w:val="17"/>
          <w:w w:val="95"/>
        </w:rPr>
        <w:t xml:space="preserve"> </w:t>
      </w:r>
      <w:r>
        <w:rPr>
          <w:w w:val="95"/>
        </w:rPr>
        <w:t xml:space="preserve">sdbcm </w:t>
      </w:r>
      <w:r>
        <w:rPr>
          <w:spacing w:val="18"/>
          <w:w w:val="95"/>
        </w:rPr>
        <w:t xml:space="preserve"> </w:t>
      </w:r>
      <w:r>
        <w:rPr>
          <w:w w:val="95"/>
        </w:rPr>
        <w:t>status</w:t>
      </w:r>
    </w:p>
    <w:p w:rsidR="00737AD2" w:rsidRDefault="007003A1">
      <w:pPr>
        <w:pStyle w:val="BodyText"/>
        <w:spacing w:before="87" w:line="168" w:lineRule="auto"/>
        <w:ind w:left="1217"/>
      </w:pPr>
      <w:r>
        <w:rPr>
          <w:w w:val="95"/>
        </w:rPr>
        <w:t>确认系统提示“</w:t>
      </w:r>
      <w:r>
        <w:rPr>
          <w:spacing w:val="7"/>
          <w:w w:val="95"/>
        </w:rPr>
        <w:t xml:space="preserve"> </w:t>
      </w:r>
      <w:r>
        <w:rPr>
          <w:w w:val="95"/>
        </w:rPr>
        <w:t>sdbcm</w:t>
      </w:r>
      <w:r>
        <w:rPr>
          <w:spacing w:val="8"/>
          <w:w w:val="95"/>
        </w:rPr>
        <w:t xml:space="preserve"> </w:t>
      </w:r>
      <w:r>
        <w:rPr>
          <w:w w:val="95"/>
        </w:rPr>
        <w:t>is</w:t>
      </w:r>
      <w:r>
        <w:rPr>
          <w:spacing w:val="8"/>
          <w:w w:val="95"/>
        </w:rPr>
        <w:t xml:space="preserve"> </w:t>
      </w:r>
      <w:r>
        <w:rPr>
          <w:w w:val="95"/>
        </w:rPr>
        <w:t>running</w:t>
      </w:r>
      <w:r>
        <w:rPr>
          <w:spacing w:val="8"/>
          <w:w w:val="95"/>
        </w:rPr>
        <w:t xml:space="preserve"> </w:t>
      </w:r>
      <w:r>
        <w:rPr>
          <w:w w:val="95"/>
        </w:rPr>
        <w:t>”表示服务正在运行，否则请执行如下命令重新配置服务程序：service</w:t>
      </w:r>
      <w:r>
        <w:rPr>
          <w:w w:val="96"/>
        </w:rPr>
        <w:t xml:space="preserve"> </w:t>
      </w:r>
      <w:r>
        <w:rPr>
          <w:w w:val="95"/>
        </w:rPr>
        <w:t>sdbcm</w:t>
      </w:r>
      <w:r>
        <w:rPr>
          <w:spacing w:val="-13"/>
          <w:w w:val="95"/>
        </w:rPr>
        <w:t xml:space="preserve"> </w:t>
      </w:r>
      <w:r>
        <w:rPr>
          <w:w w:val="95"/>
        </w:rPr>
        <w:t>start</w:t>
      </w:r>
    </w:p>
    <w:p w:rsidR="00737AD2" w:rsidRDefault="007003A1">
      <w:pPr>
        <w:pStyle w:val="BodyText"/>
        <w:tabs>
          <w:tab w:val="left" w:pos="1217"/>
        </w:tabs>
        <w:spacing w:line="28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步骤二：启动一个协调节点</w:t>
      </w:r>
    </w:p>
    <w:p w:rsidR="00737AD2" w:rsidRDefault="007003A1">
      <w:pPr>
        <w:pStyle w:val="BodyText"/>
        <w:spacing w:before="22"/>
        <w:ind w:left="1217"/>
      </w:pPr>
      <w:r>
        <w:rPr>
          <w:w w:val="95"/>
        </w:rPr>
        <w:t>1.切换到sdbadmin用户</w:t>
      </w:r>
    </w:p>
    <w:p w:rsidR="00737AD2" w:rsidRDefault="00EC10B3">
      <w:pPr>
        <w:pStyle w:val="BodyText"/>
        <w:spacing w:before="6" w:line="276" w:lineRule="auto"/>
        <w:ind w:left="1217" w:right="666"/>
        <w:rPr>
          <w:rFonts w:ascii="仿宋" w:eastAsia="仿宋" w:hAnsi="仿宋" w:cs="仿宋"/>
        </w:rPr>
      </w:pPr>
      <w:r w:rsidRPr="00EC10B3">
        <w:pict>
          <v:group id="_x0000_s3693" style="position:absolute;left:0;text-align:left;margin-left:95.85pt;margin-top:4.75pt;width:459.45pt;height:10.6pt;z-index:-25840;mso-position-horizontal-relative:page" coordorigin="1917,95" coordsize="9189,212">
            <v:shape id="_x0000_s3694" style="position:absolute;left:1917;top:95;width:9189;height:212" coordorigin="1917,95" coordsize="9189,212" path="m1917,95r9189,l11106,307r-9189,l1917,95xe" fillcolor="#efefef" stroked="f">
              <v:path arrowok="t"/>
            </v:shape>
            <w10:wrap anchorx="page"/>
          </v:group>
        </w:pict>
      </w:r>
      <w:r w:rsidRPr="00EC10B3">
        <w:pict>
          <v:group id="_x0000_s3691" style="position:absolute;left:0;text-align:left;margin-left:95.85pt;margin-top:41.35pt;width:459.45pt;height:10.6pt;z-index:-25839;mso-position-horizontal-relative:page" coordorigin="1917,827" coordsize="9189,212">
            <v:shape id="_x0000_s3692" style="position:absolute;left:1917;top:827;width:9189;height:212" coordorigin="1917,827" coordsize="9189,212" path="m1917,827r9189,l11106,1039r-9189,l1917,827xe" fillcolor="#efefef" stroked="f">
              <v:path arrowok="t"/>
            </v:shape>
            <w10:wrap anchorx="page"/>
          </v:group>
        </w:pict>
      </w:r>
      <w:r w:rsidR="007003A1">
        <w:rPr>
          <w:rFonts w:ascii="仿宋" w:eastAsia="仿宋" w:hAnsi="仿宋" w:cs="仿宋"/>
        </w:rPr>
        <w:t xml:space="preserve">su sdbadmin </w:t>
      </w:r>
      <w:r w:rsidR="007003A1">
        <w:rPr>
          <w:w w:val="95"/>
        </w:rPr>
        <w:t>2.在任意一台数据库服务器上（以下步骤都只需要在这台服务器上操作），创建协调节点配置目录</w:t>
      </w:r>
      <w:r w:rsidR="007003A1">
        <w:t xml:space="preserve"> </w:t>
      </w:r>
      <w:r w:rsidR="007003A1">
        <w:rPr>
          <w:rFonts w:ascii="仿宋" w:eastAsia="仿宋" w:hAnsi="仿宋" w:cs="仿宋"/>
        </w:rPr>
        <w:t>mkdir -p /opt/sequoiadb/conf/local/11810</w:t>
      </w:r>
    </w:p>
    <w:p w:rsidR="00737AD2" w:rsidRDefault="007003A1">
      <w:pPr>
        <w:pStyle w:val="BodyText"/>
        <w:spacing w:before="19"/>
        <w:ind w:left="1217"/>
        <w:rPr>
          <w:lang w:eastAsia="zh-CN"/>
        </w:rPr>
      </w:pPr>
      <w:r>
        <w:rPr>
          <w:lang w:eastAsia="zh-CN"/>
        </w:rPr>
        <w:t>其中11810为协调节点的服务端口，可根据需要配置</w:t>
      </w:r>
    </w:p>
    <w:p w:rsidR="00737AD2" w:rsidRDefault="00737AD2">
      <w:pPr>
        <w:rPr>
          <w:lang w:eastAsia="zh-CN"/>
        </w:rPr>
        <w:sectPr w:rsidR="00737AD2">
          <w:pgSz w:w="12240" w:h="15840"/>
          <w:pgMar w:top="900" w:right="104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397"/>
        <w:rPr>
          <w:lang w:eastAsia="zh-CN"/>
        </w:rPr>
      </w:pPr>
      <w:r>
        <w:rPr>
          <w:lang w:eastAsia="zh-CN"/>
        </w:rPr>
        <w:t>3.拷贝协调节点样例配置文件</w:t>
      </w:r>
    </w:p>
    <w:p w:rsidR="00737AD2" w:rsidRDefault="00EC10B3">
      <w:pPr>
        <w:pStyle w:val="BodyText"/>
        <w:spacing w:before="46"/>
        <w:ind w:left="397"/>
        <w:rPr>
          <w:rFonts w:ascii="仿宋" w:eastAsia="仿宋" w:hAnsi="仿宋" w:cs="仿宋"/>
        </w:rPr>
      </w:pPr>
      <w:r w:rsidRPr="00EC10B3">
        <w:pict>
          <v:group id="_x0000_s3689" style="position:absolute;left:0;text-align:left;margin-left:95.85pt;margin-top:6.75pt;width:459.45pt;height:10.6pt;z-index:-25838;mso-position-horizontal-relative:page" coordorigin="1917,135" coordsize="9189,212">
            <v:shape id="_x0000_s3690"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cp /opt/sequoiadb/conf/samples/sdb.conf.coord  /opt/sequoiadb/conf/local/11810/sdb.conf</w:t>
      </w:r>
    </w:p>
    <w:p w:rsidR="00737AD2" w:rsidRDefault="007003A1">
      <w:pPr>
        <w:pStyle w:val="BodyText"/>
        <w:spacing w:before="49"/>
        <w:ind w:left="397"/>
      </w:pPr>
      <w:r>
        <w:t>4.修改配置文件</w:t>
      </w:r>
    </w:p>
    <w:p w:rsidR="00737AD2" w:rsidRDefault="00EC10B3">
      <w:pPr>
        <w:pStyle w:val="BodyText"/>
        <w:spacing w:before="46"/>
        <w:ind w:left="397"/>
        <w:rPr>
          <w:rFonts w:ascii="仿宋" w:eastAsia="仿宋" w:hAnsi="仿宋" w:cs="仿宋"/>
        </w:rPr>
      </w:pPr>
      <w:r w:rsidRPr="00EC10B3">
        <w:pict>
          <v:group id="_x0000_s3687" style="position:absolute;left:0;text-align:left;margin-left:95.85pt;margin-top:6.75pt;width:459.45pt;height:10.6pt;z-index:-25837;mso-position-horizontal-relative:page" coordorigin="1917,135" coordsize="9189,212">
            <v:shape id="_x0000_s3688"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vi /opt/sequoiadb/conf/local/11810/sdb.conf</w:t>
      </w:r>
    </w:p>
    <w:p w:rsidR="00737AD2" w:rsidRDefault="007003A1">
      <w:pPr>
        <w:pStyle w:val="BodyText"/>
        <w:spacing w:before="49"/>
        <w:ind w:left="397"/>
      </w:pPr>
      <w:r>
        <w:t>修改内容</w:t>
      </w:r>
    </w:p>
    <w:p w:rsidR="00737AD2" w:rsidRDefault="00EC10B3">
      <w:pPr>
        <w:pStyle w:val="BodyText"/>
        <w:spacing w:before="46" w:line="302" w:lineRule="auto"/>
        <w:ind w:left="397" w:right="4763"/>
        <w:rPr>
          <w:rFonts w:ascii="仿宋" w:eastAsia="仿宋" w:hAnsi="仿宋" w:cs="仿宋"/>
        </w:rPr>
      </w:pPr>
      <w:r w:rsidRPr="00EC10B3">
        <w:pict>
          <v:group id="_x0000_s3685" style="position:absolute;left:0;text-align:left;margin-left:95.85pt;margin-top:6.75pt;width:459.45pt;height:10.6pt;z-index:-25836;mso-position-horizontal-relative:page" coordorigin="1917,135" coordsize="9189,212">
            <v:shape id="_x0000_s3686" style="position:absolute;left:1917;top:135;width:9189;height:212" coordorigin="1917,135" coordsize="9189,212" path="m1917,135r9189,l11106,347r-9189,l1917,135xe" fillcolor="#efefef" stroked="f">
              <v:path arrowok="t"/>
            </v:shape>
            <w10:wrap anchorx="page"/>
          </v:group>
        </w:pict>
      </w:r>
      <w:r w:rsidRPr="00EC10B3">
        <w:pict>
          <v:group id="_x0000_s3683" style="position:absolute;left:0;text-align:left;margin-left:95.85pt;margin-top:25.35pt;width:459.45pt;height:10.6pt;z-index:-25835;mso-position-horizontal-relative:page" coordorigin="1917,507" coordsize="9189,212">
            <v:shape id="_x0000_s3684" style="position:absolute;left:1917;top:507;width:9189;height:212" coordorigin="1917,507" coordsize="9189,212" path="m1917,507r9189,l11106,719r-9189,l1917,507xe" fillcolor="#efefef" stroked="f">
              <v:path arrowok="t"/>
            </v:shape>
            <w10:wrap anchorx="page"/>
          </v:group>
        </w:pict>
      </w:r>
      <w:r w:rsidR="007003A1">
        <w:rPr>
          <w:rFonts w:ascii="仿宋" w:eastAsia="仿宋" w:hAnsi="仿宋" w:cs="仿宋"/>
        </w:rPr>
        <w:t># database path dbpath=/opt/sequoiadb/database/coord</w:t>
      </w:r>
    </w:p>
    <w:p w:rsidR="00737AD2" w:rsidRDefault="007003A1">
      <w:pPr>
        <w:pStyle w:val="BodyText"/>
        <w:spacing w:line="338" w:lineRule="exact"/>
        <w:ind w:left="397"/>
      </w:pPr>
      <w:r>
        <w:t>该参数为数据库放置路径，可根据需要修改，请确保路径已经存在（不存在请手工创建）</w:t>
      </w:r>
    </w:p>
    <w:p w:rsidR="00737AD2" w:rsidRDefault="007003A1">
      <w:pPr>
        <w:pStyle w:val="BodyText"/>
        <w:spacing w:before="18" w:line="253" w:lineRule="auto"/>
        <w:ind w:left="397" w:right="5748"/>
      </w:pPr>
      <w:r>
        <w:t>5.按:wq，保存退出vi</w:t>
      </w:r>
      <w:r>
        <w:rPr>
          <w:w w:val="93"/>
        </w:rPr>
        <w:t xml:space="preserve"> </w:t>
      </w:r>
      <w:r>
        <w:rPr>
          <w:w w:val="95"/>
        </w:rPr>
        <w:t>6.创建数据文件存放路径</w:t>
      </w:r>
    </w:p>
    <w:p w:rsidR="00737AD2" w:rsidRDefault="00EC10B3">
      <w:pPr>
        <w:pStyle w:val="BodyText"/>
        <w:spacing w:before="32" w:line="266" w:lineRule="auto"/>
        <w:ind w:left="397" w:right="5663"/>
      </w:pPr>
      <w:r>
        <w:pict>
          <v:group id="_x0000_s3681" style="position:absolute;left:0;text-align:left;margin-left:95.85pt;margin-top:6.05pt;width:459.45pt;height:10.6pt;z-index:-25834;mso-position-horizontal-relative:page" coordorigin="1917,121" coordsize="9189,212">
            <v:shape id="_x0000_s3682" style="position:absolute;left:1917;top:121;width:9189;height:212" coordorigin="1917,121" coordsize="9189,212" path="m1917,121r9189,l11106,333r-9189,l1917,121xe" fillcolor="#efefef" stroked="f">
              <v:path arrowok="t"/>
            </v:shape>
            <w10:wrap anchorx="page"/>
          </v:group>
        </w:pict>
      </w:r>
      <w:r w:rsidR="007003A1">
        <w:rPr>
          <w:rFonts w:ascii="仿宋" w:eastAsia="仿宋" w:hAnsi="仿宋" w:cs="仿宋"/>
        </w:rPr>
        <w:t xml:space="preserve">mkdir -p /opt/sequoiadb/database/coord </w:t>
      </w:r>
      <w:r w:rsidR="007003A1">
        <w:t>路径为上一步骤配置的路径 7.启动协调节点进程</w:t>
      </w:r>
    </w:p>
    <w:p w:rsidR="00737AD2" w:rsidRDefault="00EC10B3">
      <w:pPr>
        <w:pStyle w:val="BodyText"/>
        <w:spacing w:before="17"/>
        <w:ind w:left="397"/>
        <w:rPr>
          <w:rFonts w:ascii="仿宋" w:eastAsia="仿宋" w:hAnsi="仿宋" w:cs="仿宋"/>
        </w:rPr>
      </w:pPr>
      <w:r w:rsidRPr="00EC10B3">
        <w:pict>
          <v:group id="_x0000_s3679" style="position:absolute;left:0;text-align:left;margin-left:95.85pt;margin-top:5.3pt;width:459.45pt;height:10.6pt;z-index:-25833;mso-position-horizontal-relative:page" coordorigin="1917,106" coordsize="9189,212">
            <v:shape id="_x0000_s3680" style="position:absolute;left:1917;top:106;width:9189;height:212" coordorigin="1917,106" coordsize="9189,212" path="m1917,106r9189,l11106,318r-9189,l1917,106xe" fillcolor="#efefef" stroked="f">
              <v:path arrowok="t"/>
            </v:shape>
            <w10:wrap anchorx="page"/>
          </v:group>
        </w:pict>
      </w:r>
      <w:r w:rsidR="007003A1">
        <w:rPr>
          <w:rFonts w:ascii="仿宋" w:eastAsia="仿宋" w:hAnsi="仿宋" w:cs="仿宋"/>
        </w:rPr>
        <w:t>/opt/sequoiadb/bin/sdbstart -c /opt/sequoiadb/conf/local/11810/</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步骤三：通过命令配置和启动编目节点</w:t>
      </w:r>
    </w:p>
    <w:p w:rsidR="00737AD2" w:rsidRDefault="007003A1">
      <w:pPr>
        <w:pStyle w:val="BodyText"/>
        <w:spacing w:before="22"/>
        <w:ind w:left="397"/>
      </w:pPr>
      <w:r>
        <w:rPr>
          <w:w w:val="95"/>
        </w:rPr>
        <w:t xml:space="preserve">1.在启动了协调节点的物理机上启动SequoiaDB  </w:t>
      </w:r>
      <w:r>
        <w:rPr>
          <w:spacing w:val="44"/>
          <w:w w:val="95"/>
        </w:rPr>
        <w:t xml:space="preserve"> </w:t>
      </w:r>
      <w:r>
        <w:rPr>
          <w:w w:val="95"/>
        </w:rPr>
        <w:t>Shell控制台</w:t>
      </w:r>
    </w:p>
    <w:p w:rsidR="00737AD2" w:rsidRDefault="00EC10B3">
      <w:pPr>
        <w:pStyle w:val="BodyText"/>
        <w:spacing w:before="46"/>
        <w:ind w:left="397"/>
        <w:rPr>
          <w:rFonts w:ascii="仿宋" w:eastAsia="仿宋" w:hAnsi="仿宋" w:cs="仿宋"/>
        </w:rPr>
      </w:pPr>
      <w:r w:rsidRPr="00EC10B3">
        <w:pict>
          <v:group id="_x0000_s3677" style="position:absolute;left:0;text-align:left;margin-left:95.85pt;margin-top:6.75pt;width:459.45pt;height:10.6pt;z-index:-25832;mso-position-horizontal-relative:page" coordorigin="1917,135" coordsize="9189,212">
            <v:shape id="_x0000_s3678"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/opt/sequoiadb/bin/sdb</w:t>
      </w:r>
    </w:p>
    <w:p w:rsidR="00737AD2" w:rsidRDefault="007003A1">
      <w:pPr>
        <w:pStyle w:val="BodyText"/>
        <w:spacing w:before="49" w:line="253" w:lineRule="auto"/>
        <w:ind w:left="397" w:right="7462"/>
      </w:pPr>
      <w:r>
        <w:t>2.连接到协调节点 在shell</w:t>
      </w:r>
      <w:r>
        <w:rPr>
          <w:spacing w:val="-25"/>
        </w:rPr>
        <w:t xml:space="preserve"> </w:t>
      </w:r>
      <w:r>
        <w:t>命令中输入：</w:t>
      </w:r>
    </w:p>
    <w:p w:rsidR="00737AD2" w:rsidRDefault="00EC10B3">
      <w:pPr>
        <w:pStyle w:val="BodyText"/>
        <w:spacing w:line="287" w:lineRule="exact"/>
        <w:ind w:left="397"/>
        <w:rPr>
          <w:rFonts w:ascii="仿宋" w:eastAsia="仿宋" w:hAnsi="仿宋" w:cs="仿宋"/>
        </w:rPr>
      </w:pPr>
      <w:r w:rsidRPr="00EC10B3">
        <w:pict>
          <v:group id="_x0000_s3675" style="position:absolute;left:0;text-align:left;margin-left:95.85pt;margin-top:4.05pt;width:459.45pt;height:10.6pt;z-index:-25831;mso-position-horizontal-relative:page" coordorigin="1917,81" coordsize="9189,212">
            <v:shape id="_x0000_s3676" style="position:absolute;left:1917;top:81;width:9189;height:212" coordorigin="1917,81" coordsize="9189,212" path="m1917,81r9189,l11106,293r-9189,l1917,81xe" fillcolor="#efefef" stroked="f">
              <v:path arrowok="t"/>
            </v:shape>
            <w10:wrap anchorx="page"/>
          </v:group>
        </w:pict>
      </w:r>
      <w:r w:rsidR="007003A1">
        <w:rPr>
          <w:rFonts w:ascii="仿宋" w:eastAsia="仿宋" w:hAnsi="仿宋" w:cs="仿宋"/>
        </w:rPr>
        <w:t>&gt;var db = new Sdb("localhost",11810)</w:t>
      </w:r>
    </w:p>
    <w:p w:rsidR="00737AD2" w:rsidRDefault="007003A1">
      <w:pPr>
        <w:pStyle w:val="BodyText"/>
        <w:spacing w:before="49" w:line="253" w:lineRule="auto"/>
        <w:ind w:left="397" w:right="6947"/>
      </w:pPr>
      <w:r>
        <w:rPr>
          <w:w w:val="95"/>
        </w:rPr>
        <w:t>其中11810为协调节点端口号</w:t>
      </w:r>
      <w:r>
        <w:t xml:space="preserve"> 3.创建一个编目节点组</w:t>
      </w:r>
    </w:p>
    <w:p w:rsidR="00737AD2" w:rsidRDefault="00EC10B3">
      <w:pPr>
        <w:pStyle w:val="BodyText"/>
        <w:spacing w:before="32"/>
        <w:ind w:left="397"/>
        <w:rPr>
          <w:rFonts w:ascii="仿宋" w:eastAsia="仿宋" w:hAnsi="仿宋" w:cs="仿宋"/>
        </w:rPr>
      </w:pPr>
      <w:r w:rsidRPr="00EC10B3">
        <w:pict>
          <v:group id="_x0000_s3673" style="position:absolute;left:0;text-align:left;margin-left:95.85pt;margin-top:6.05pt;width:459.45pt;height:10.6pt;z-index:-25830;mso-position-horizontal-relative:page" coordorigin="1917,121" coordsize="9189,212">
            <v:shape id="_x0000_s3674" style="position:absolute;left:1917;top:121;width:9189;height:212" coordorigin="1917,121" coordsize="9189,212" path="m1917,121r9189,l11106,333r-9189,l1917,121xe" fillcolor="#efefef" stroked="f">
              <v:path arrowok="t"/>
            </v:shape>
            <w10:wrap anchorx="page"/>
          </v:group>
        </w:pict>
      </w:r>
      <w:r w:rsidR="007003A1">
        <w:rPr>
          <w:rFonts w:ascii="仿宋" w:eastAsia="仿宋" w:hAnsi="仿宋" w:cs="仿宋"/>
        </w:rPr>
        <w:t>&gt;db.createCataRG("sdbserver1", 11800, "/opt/sequoiadb/database/cata/11800")</w:t>
      </w:r>
    </w:p>
    <w:p w:rsidR="00737AD2" w:rsidRDefault="007003A1">
      <w:pPr>
        <w:pStyle w:val="BodyText"/>
        <w:spacing w:before="49" w:line="253" w:lineRule="auto"/>
        <w:ind w:left="397" w:right="6182"/>
        <w:rPr>
          <w:lang w:eastAsia="zh-CN"/>
        </w:rPr>
      </w:pPr>
      <w:r>
        <w:rPr>
          <w:lang w:eastAsia="zh-CN"/>
        </w:rPr>
        <w:t xml:space="preserve">其中 </w:t>
      </w:r>
      <w:r>
        <w:rPr>
          <w:w w:val="95"/>
          <w:lang w:eastAsia="zh-CN"/>
        </w:rPr>
        <w:t>sdbserver1：第一个服务器主机名；</w:t>
      </w:r>
    </w:p>
    <w:p w:rsidR="00737AD2" w:rsidRDefault="007003A1">
      <w:pPr>
        <w:pStyle w:val="BodyText"/>
        <w:spacing w:before="4"/>
        <w:ind w:left="397"/>
        <w:rPr>
          <w:lang w:eastAsia="zh-CN"/>
        </w:rPr>
      </w:pPr>
      <w:r>
        <w:rPr>
          <w:lang w:eastAsia="zh-CN"/>
        </w:rPr>
        <w:t>11800：为编目节点服务端口（该端口配置不要与随机端口冲突，以下其它端口的配置也需要注意）；</w:t>
      </w:r>
    </w:p>
    <w:p w:rsidR="00737AD2" w:rsidRDefault="007003A1">
      <w:pPr>
        <w:pStyle w:val="BodyText"/>
        <w:spacing w:before="18"/>
        <w:ind w:left="397"/>
      </w:pPr>
      <w:r>
        <w:rPr>
          <w:w w:val="95"/>
        </w:rPr>
        <w:t>/opt/sequoiadb/database/cata/11800：为编目节点的数据文件存放路径；</w:t>
      </w:r>
    </w:p>
    <w:p w:rsidR="00737AD2" w:rsidRDefault="00737AD2">
      <w:pPr>
        <w:spacing w:before="5" w:line="100" w:lineRule="exact"/>
        <w:rPr>
          <w:sz w:val="10"/>
          <w:szCs w:val="10"/>
        </w:rPr>
      </w:pPr>
    </w:p>
    <w:p w:rsidR="00737AD2" w:rsidRDefault="00EC10B3">
      <w:pPr>
        <w:pStyle w:val="BodyText"/>
        <w:spacing w:line="168" w:lineRule="auto"/>
        <w:ind w:left="1037" w:right="486"/>
      </w:pPr>
      <w:r>
        <w:pict>
          <v:shape id="_x0000_s3672" type="#_x0000_t75" style="position:absolute;left:0;text-align:left;margin-left:95.85pt;margin-top:2.55pt;width:24pt;height:24pt;z-index:-25829;mso-position-horizontal-relative:page">
            <v:imagedata r:id="rId21" o:title=""/>
            <w10:wrap anchorx="page"/>
          </v:shape>
        </w:pict>
      </w:r>
      <w:r w:rsidR="007003A1">
        <w:rPr>
          <w:w w:val="95"/>
        </w:rPr>
        <w:t xml:space="preserve">注:     </w:t>
      </w:r>
      <w:r w:rsidR="007003A1">
        <w:rPr>
          <w:spacing w:val="44"/>
          <w:w w:val="95"/>
        </w:rPr>
        <w:t xml:space="preserve"> </w:t>
      </w:r>
      <w:r w:rsidR="007003A1">
        <w:rPr>
          <w:w w:val="95"/>
        </w:rPr>
        <w:t>请确保存放路径的权限，如果SequoiaDB采用的默认安装，那么给路径赋予sdbadmin权</w:t>
      </w:r>
      <w:r w:rsidR="007003A1">
        <w:t xml:space="preserve"> 限，下同。</w:t>
      </w:r>
    </w:p>
    <w:p w:rsidR="00737AD2" w:rsidRDefault="00737AD2">
      <w:pPr>
        <w:spacing w:before="2" w:line="120" w:lineRule="exact"/>
        <w:rPr>
          <w:sz w:val="12"/>
          <w:szCs w:val="12"/>
        </w:rPr>
      </w:pPr>
    </w:p>
    <w:p w:rsidR="00737AD2" w:rsidRDefault="007003A1">
      <w:pPr>
        <w:pStyle w:val="BodyText"/>
        <w:ind w:left="397"/>
        <w:rPr>
          <w:lang w:eastAsia="zh-CN"/>
        </w:rPr>
      </w:pPr>
      <w:r>
        <w:rPr>
          <w:lang w:eastAsia="zh-CN"/>
        </w:rPr>
        <w:t>4.等待5秒，开始添加另外两个编目节点</w:t>
      </w:r>
    </w:p>
    <w:p w:rsidR="00737AD2" w:rsidRDefault="00EC10B3">
      <w:pPr>
        <w:pStyle w:val="BodyText"/>
        <w:spacing w:before="46"/>
        <w:ind w:left="397"/>
        <w:rPr>
          <w:rFonts w:ascii="仿宋" w:eastAsia="仿宋" w:hAnsi="仿宋" w:cs="仿宋"/>
        </w:rPr>
      </w:pPr>
      <w:r w:rsidRPr="00EC10B3">
        <w:pict>
          <v:group id="_x0000_s3670" style="position:absolute;left:0;text-align:left;margin-left:95.85pt;margin-top:6.75pt;width:459.45pt;height:10.6pt;z-index:-25828;mso-position-horizontal-relative:page" coordorigin="1917,135" coordsize="9189,212">
            <v:shape id="_x0000_s3671"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&gt;var cataRG = db.getRG("SYSCatalogGroup");</w:t>
      </w:r>
    </w:p>
    <w:p w:rsidR="00737AD2" w:rsidRDefault="00EC10B3">
      <w:pPr>
        <w:pStyle w:val="BodyText"/>
        <w:spacing w:before="77"/>
        <w:ind w:left="397"/>
        <w:rPr>
          <w:rFonts w:ascii="仿宋" w:eastAsia="仿宋" w:hAnsi="仿宋" w:cs="仿宋"/>
        </w:rPr>
      </w:pPr>
      <w:r w:rsidRPr="00EC10B3">
        <w:pict>
          <v:group id="_x0000_s3668" style="position:absolute;left:0;text-align:left;margin-left:95.85pt;margin-top:8.3pt;width:459.45pt;height:10.6pt;z-index:-25827;mso-position-horizontal-relative:page" coordorigin="1917,166" coordsize="9189,212">
            <v:shape id="_x0000_s3669" style="position:absolute;left:1917;top:166;width:9189;height:212" coordorigin="1917,166" coordsize="9189,212" path="m1917,166r9189,l11106,378r-9189,l1917,166xe" fillcolor="#efefef" stroked="f">
              <v:path arrowok="t"/>
            </v:shape>
            <w10:wrap anchorx="page"/>
          </v:group>
        </w:pict>
      </w:r>
      <w:r w:rsidR="007003A1">
        <w:rPr>
          <w:rFonts w:ascii="仿宋" w:eastAsia="仿宋" w:hAnsi="仿宋" w:cs="仿宋"/>
        </w:rPr>
        <w:t>&gt;var node1 = cataRG.createNode("sdbserver2", 11800,"/opt/sequoiadb/database/cata/11800")</w:t>
      </w:r>
    </w:p>
    <w:p w:rsidR="00737AD2" w:rsidRDefault="00EC10B3">
      <w:pPr>
        <w:pStyle w:val="BodyText"/>
        <w:spacing w:before="77"/>
        <w:ind w:left="397"/>
        <w:rPr>
          <w:rFonts w:ascii="仿宋" w:eastAsia="仿宋" w:hAnsi="仿宋" w:cs="仿宋"/>
        </w:rPr>
      </w:pPr>
      <w:r w:rsidRPr="00EC10B3">
        <w:pict>
          <v:group id="_x0000_s3666" style="position:absolute;left:0;text-align:left;margin-left:95.85pt;margin-top:8.3pt;width:459.45pt;height:10.6pt;z-index:-25826;mso-position-horizontal-relative:page" coordorigin="1917,166" coordsize="9189,212">
            <v:shape id="_x0000_s3667" style="position:absolute;left:1917;top:166;width:9189;height:212" coordorigin="1917,166" coordsize="9189,212" path="m1917,166r9189,l11106,378r-9189,l1917,166xe" fillcolor="#efefef" stroked="f">
              <v:path arrowok="t"/>
            </v:shape>
            <w10:wrap anchorx="page"/>
          </v:group>
        </w:pict>
      </w:r>
      <w:r w:rsidR="007003A1">
        <w:rPr>
          <w:rFonts w:ascii="仿宋" w:eastAsia="仿宋" w:hAnsi="仿宋" w:cs="仿宋"/>
        </w:rPr>
        <w:t>&gt;var node2 = cataRG.createNode("sdbserver3", 11800,"/opt/sequoiadb/database/cata/11800")</w:t>
      </w:r>
    </w:p>
    <w:p w:rsidR="00737AD2" w:rsidRDefault="007003A1">
      <w:pPr>
        <w:pStyle w:val="BodyText"/>
        <w:spacing w:before="49"/>
        <w:ind w:left="397"/>
        <w:rPr>
          <w:lang w:eastAsia="zh-CN"/>
        </w:rPr>
      </w:pPr>
      <w:r>
        <w:rPr>
          <w:lang w:eastAsia="zh-CN"/>
        </w:rPr>
        <w:t>5.启动编目节点组</w:t>
      </w:r>
    </w:p>
    <w:p w:rsidR="00737AD2" w:rsidRDefault="00EC10B3">
      <w:pPr>
        <w:pStyle w:val="BodyText"/>
        <w:spacing w:before="6"/>
        <w:ind w:left="397"/>
        <w:rPr>
          <w:rFonts w:ascii="仿宋" w:eastAsia="仿宋" w:hAnsi="仿宋" w:cs="仿宋"/>
          <w:lang w:eastAsia="zh-CN"/>
        </w:rPr>
      </w:pPr>
      <w:r w:rsidRPr="00EC10B3">
        <w:pict>
          <v:group id="_x0000_s3664" style="position:absolute;left:0;text-align:left;margin-left:95.85pt;margin-top:4.75pt;width:459.45pt;height:21.2pt;z-index:-25825;mso-position-horizontal-relative:page" coordorigin="1917,95" coordsize="9189,424">
            <v:shape id="_x0000_s3665"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lang w:eastAsia="zh-CN"/>
        </w:rPr>
        <w:t>&gt;node1.start()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&gt;node2.start()</w:t>
      </w:r>
    </w:p>
    <w:p w:rsidR="00737AD2" w:rsidRDefault="00737AD2">
      <w:pPr>
        <w:spacing w:before="10" w:line="160" w:lineRule="exact"/>
        <w:rPr>
          <w:sz w:val="16"/>
          <w:szCs w:val="16"/>
          <w:lang w:eastAsia="zh-CN"/>
        </w:rPr>
      </w:pPr>
    </w:p>
    <w:p w:rsidR="00737AD2" w:rsidRDefault="00921398">
      <w:pPr>
        <w:pStyle w:val="BodyText"/>
        <w:spacing w:line="140" w:lineRule="auto"/>
        <w:ind w:left="1037" w:right="3482" w:hanging="640"/>
        <w:rPr>
          <w:lang w:eastAsia="zh-CN"/>
        </w:rPr>
      </w:pPr>
      <w:r>
        <w:pict>
          <v:shape id="_x0000_i1060"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创建节点的第一个参数必须为“主机名”，而不能使主机的IP。</w:t>
      </w:r>
    </w:p>
    <w:p w:rsidR="00737AD2" w:rsidRDefault="00737AD2">
      <w:pPr>
        <w:spacing w:line="140"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tabs>
          <w:tab w:val="left" w:pos="1217"/>
        </w:tabs>
        <w:spacing w:line="30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步骤四：通过命令配置和启动数据节点</w:t>
      </w:r>
    </w:p>
    <w:p w:rsidR="00737AD2" w:rsidRDefault="007003A1">
      <w:pPr>
        <w:pStyle w:val="BodyText"/>
        <w:spacing w:before="22"/>
        <w:ind w:left="1217"/>
      </w:pPr>
      <w:r>
        <w:t>1.创建数据节点组</w:t>
      </w:r>
    </w:p>
    <w:p w:rsidR="00737AD2" w:rsidRDefault="00EC10B3">
      <w:pPr>
        <w:pStyle w:val="BodyText"/>
        <w:spacing w:before="46"/>
        <w:ind w:left="1217"/>
        <w:rPr>
          <w:rFonts w:ascii="仿宋" w:eastAsia="仿宋" w:hAnsi="仿宋" w:cs="仿宋"/>
        </w:rPr>
      </w:pPr>
      <w:r w:rsidRPr="00EC10B3">
        <w:pict>
          <v:group id="_x0000_s3661" style="position:absolute;left:0;text-align:left;margin-left:95.85pt;margin-top:6.75pt;width:459.45pt;height:10.6pt;z-index:-25824;mso-position-horizontal-relative:page" coordorigin="1917,135" coordsize="9189,212">
            <v:shape id="_x0000_s3662"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&gt;var dataRG = db.createRG("datagroup")</w:t>
      </w:r>
    </w:p>
    <w:tbl>
      <w:tblPr>
        <w:tblW w:w="0" w:type="auto"/>
        <w:tblInd w:w="1177" w:type="dxa"/>
        <w:tblLayout w:type="fixed"/>
        <w:tblCellMar>
          <w:left w:w="0" w:type="dxa"/>
          <w:right w:w="0" w:type="dxa"/>
        </w:tblCellMar>
        <w:tblLook w:val="01E0"/>
      </w:tblPr>
      <w:tblGrid>
        <w:gridCol w:w="3290"/>
        <w:gridCol w:w="700"/>
        <w:gridCol w:w="5239"/>
      </w:tblGrid>
      <w:tr w:rsidR="00737AD2">
        <w:trPr>
          <w:trHeight w:hRule="exact" w:val="520"/>
        </w:trPr>
        <w:tc>
          <w:tcPr>
            <w:tcW w:w="3290" w:type="dxa"/>
            <w:tcBorders>
              <w:top w:val="nil"/>
              <w:left w:val="nil"/>
              <w:bottom w:val="nil"/>
              <w:right w:val="nil"/>
            </w:tcBorders>
          </w:tcPr>
          <w:p w:rsidR="00737AD2" w:rsidRDefault="007003A1">
            <w:pPr>
              <w:pStyle w:val="TableParagraph"/>
              <w:spacing w:before="43"/>
              <w:ind w:left="40"/>
              <w:rPr>
                <w:rFonts w:ascii="微软雅黑" w:eastAsia="微软雅黑" w:hAnsi="微软雅黑" w:cs="微软雅黑"/>
                <w:sz w:val="20"/>
                <w:szCs w:val="20"/>
              </w:rPr>
            </w:pPr>
            <w:r>
              <w:rPr>
                <w:rFonts w:ascii="微软雅黑" w:eastAsia="微软雅黑" w:hAnsi="微软雅黑" w:cs="微软雅黑"/>
                <w:sz w:val="20"/>
                <w:szCs w:val="20"/>
              </w:rPr>
              <w:t>2.添加数据节点</w:t>
            </w:r>
          </w:p>
        </w:tc>
        <w:tc>
          <w:tcPr>
            <w:tcW w:w="5939" w:type="dxa"/>
            <w:gridSpan w:val="2"/>
            <w:tcBorders>
              <w:top w:val="nil"/>
              <w:left w:val="nil"/>
              <w:bottom w:val="nil"/>
              <w:right w:val="nil"/>
            </w:tcBorders>
          </w:tcPr>
          <w:p w:rsidR="00737AD2" w:rsidRDefault="00737AD2"/>
        </w:tc>
      </w:tr>
      <w:tr w:rsidR="00737AD2">
        <w:trPr>
          <w:trHeight w:hRule="exact" w:val="372"/>
        </w:trPr>
        <w:tc>
          <w:tcPr>
            <w:tcW w:w="3290" w:type="dxa"/>
            <w:tcBorders>
              <w:top w:val="nil"/>
              <w:left w:val="nil"/>
              <w:bottom w:val="nil"/>
              <w:right w:val="nil"/>
            </w:tcBorders>
            <w:shd w:val="clear" w:color="auto" w:fill="EFEFEF"/>
          </w:tcPr>
          <w:p w:rsidR="00737AD2" w:rsidRDefault="007003A1">
            <w:pPr>
              <w:pStyle w:val="TableParagraph"/>
              <w:spacing w:line="206" w:lineRule="exact"/>
              <w:ind w:left="40"/>
              <w:rPr>
                <w:rFonts w:ascii="仿宋" w:eastAsia="仿宋" w:hAnsi="仿宋" w:cs="仿宋"/>
                <w:sz w:val="20"/>
                <w:szCs w:val="20"/>
              </w:rPr>
            </w:pPr>
            <w:r>
              <w:rPr>
                <w:rFonts w:ascii="仿宋" w:eastAsia="仿宋" w:hAnsi="仿宋" w:cs="仿宋"/>
                <w:sz w:val="20"/>
                <w:szCs w:val="20"/>
              </w:rPr>
              <w:t>&gt;dataRG.createNode("sdbserver1",</w:t>
            </w:r>
          </w:p>
        </w:tc>
        <w:tc>
          <w:tcPr>
            <w:tcW w:w="700" w:type="dxa"/>
            <w:tcBorders>
              <w:top w:val="nil"/>
              <w:left w:val="nil"/>
              <w:bottom w:val="nil"/>
              <w:right w:val="nil"/>
            </w:tcBorders>
            <w:shd w:val="clear" w:color="auto" w:fill="EFEFEF"/>
          </w:tcPr>
          <w:p w:rsidR="00737AD2" w:rsidRDefault="007003A1">
            <w:pPr>
              <w:pStyle w:val="TableParagraph"/>
              <w:spacing w:line="206" w:lineRule="exact"/>
              <w:ind w:left="50"/>
              <w:rPr>
                <w:rFonts w:ascii="仿宋" w:eastAsia="仿宋" w:hAnsi="仿宋" w:cs="仿宋"/>
                <w:sz w:val="20"/>
                <w:szCs w:val="20"/>
              </w:rPr>
            </w:pPr>
            <w:r>
              <w:rPr>
                <w:rFonts w:ascii="仿宋" w:eastAsia="仿宋" w:hAnsi="仿宋" w:cs="仿宋"/>
                <w:sz w:val="20"/>
                <w:szCs w:val="20"/>
              </w:rPr>
              <w:t>11820,</w:t>
            </w:r>
          </w:p>
        </w:tc>
        <w:tc>
          <w:tcPr>
            <w:tcW w:w="5239" w:type="dxa"/>
            <w:tcBorders>
              <w:top w:val="nil"/>
              <w:left w:val="nil"/>
              <w:bottom w:val="nil"/>
              <w:right w:val="nil"/>
            </w:tcBorders>
            <w:shd w:val="clear" w:color="auto" w:fill="EFEFEF"/>
          </w:tcPr>
          <w:p w:rsidR="00737AD2" w:rsidRDefault="007003A1">
            <w:pPr>
              <w:pStyle w:val="TableParagraph"/>
              <w:spacing w:line="206" w:lineRule="exact"/>
              <w:ind w:left="50"/>
              <w:rPr>
                <w:rFonts w:ascii="仿宋" w:eastAsia="仿宋" w:hAnsi="仿宋" w:cs="仿宋"/>
                <w:sz w:val="20"/>
                <w:szCs w:val="20"/>
              </w:rPr>
            </w:pPr>
            <w:r>
              <w:rPr>
                <w:rFonts w:ascii="仿宋" w:eastAsia="仿宋" w:hAnsi="仿宋" w:cs="仿宋"/>
                <w:sz w:val="20"/>
                <w:szCs w:val="20"/>
              </w:rPr>
              <w:t>"/opt/sequoiadb/database/data/11820")</w:t>
            </w:r>
          </w:p>
        </w:tc>
      </w:tr>
      <w:tr w:rsidR="00737AD2">
        <w:trPr>
          <w:trHeight w:hRule="exact" w:val="372"/>
        </w:trPr>
        <w:tc>
          <w:tcPr>
            <w:tcW w:w="3290" w:type="dxa"/>
            <w:tcBorders>
              <w:top w:val="nil"/>
              <w:left w:val="nil"/>
              <w:bottom w:val="nil"/>
              <w:right w:val="nil"/>
            </w:tcBorders>
            <w:shd w:val="clear" w:color="auto" w:fill="EFEFEF"/>
          </w:tcPr>
          <w:p w:rsidR="00737AD2" w:rsidRDefault="007003A1">
            <w:pPr>
              <w:pStyle w:val="TableParagraph"/>
              <w:spacing w:before="71"/>
              <w:ind w:left="40"/>
              <w:rPr>
                <w:rFonts w:ascii="仿宋" w:eastAsia="仿宋" w:hAnsi="仿宋" w:cs="仿宋"/>
                <w:sz w:val="20"/>
                <w:szCs w:val="20"/>
              </w:rPr>
            </w:pPr>
            <w:r>
              <w:rPr>
                <w:rFonts w:ascii="仿宋" w:eastAsia="仿宋" w:hAnsi="仿宋" w:cs="仿宋"/>
                <w:sz w:val="20"/>
                <w:szCs w:val="20"/>
              </w:rPr>
              <w:t>&gt;dataRG.createNode("sdbserver2",</w:t>
            </w:r>
          </w:p>
        </w:tc>
        <w:tc>
          <w:tcPr>
            <w:tcW w:w="700" w:type="dxa"/>
            <w:tcBorders>
              <w:top w:val="nil"/>
              <w:left w:val="nil"/>
              <w:bottom w:val="nil"/>
              <w:right w:val="nil"/>
            </w:tcBorders>
            <w:shd w:val="clear" w:color="auto" w:fill="EFEFEF"/>
          </w:tcPr>
          <w:p w:rsidR="00737AD2" w:rsidRDefault="007003A1">
            <w:pPr>
              <w:pStyle w:val="TableParagraph"/>
              <w:spacing w:before="71"/>
              <w:ind w:left="50"/>
              <w:rPr>
                <w:rFonts w:ascii="仿宋" w:eastAsia="仿宋" w:hAnsi="仿宋" w:cs="仿宋"/>
                <w:sz w:val="20"/>
                <w:szCs w:val="20"/>
              </w:rPr>
            </w:pPr>
            <w:r>
              <w:rPr>
                <w:rFonts w:ascii="仿宋" w:eastAsia="仿宋" w:hAnsi="仿宋" w:cs="仿宋"/>
                <w:sz w:val="20"/>
                <w:szCs w:val="20"/>
              </w:rPr>
              <w:t>11820,</w:t>
            </w:r>
          </w:p>
        </w:tc>
        <w:tc>
          <w:tcPr>
            <w:tcW w:w="5239" w:type="dxa"/>
            <w:tcBorders>
              <w:top w:val="nil"/>
              <w:left w:val="nil"/>
              <w:bottom w:val="nil"/>
              <w:right w:val="nil"/>
            </w:tcBorders>
            <w:shd w:val="clear" w:color="auto" w:fill="EFEFEF"/>
          </w:tcPr>
          <w:p w:rsidR="00737AD2" w:rsidRDefault="007003A1">
            <w:pPr>
              <w:pStyle w:val="TableParagraph"/>
              <w:spacing w:before="71"/>
              <w:ind w:left="50"/>
              <w:rPr>
                <w:rFonts w:ascii="仿宋" w:eastAsia="仿宋" w:hAnsi="仿宋" w:cs="仿宋"/>
                <w:sz w:val="20"/>
                <w:szCs w:val="20"/>
              </w:rPr>
            </w:pPr>
            <w:r>
              <w:rPr>
                <w:rFonts w:ascii="仿宋" w:eastAsia="仿宋" w:hAnsi="仿宋" w:cs="仿宋"/>
                <w:sz w:val="20"/>
                <w:szCs w:val="20"/>
              </w:rPr>
              <w:t>"/opt/sequoiadb/database/data/11820")</w:t>
            </w:r>
          </w:p>
        </w:tc>
      </w:tr>
      <w:tr w:rsidR="00737AD2">
        <w:trPr>
          <w:trHeight w:hRule="exact" w:val="212"/>
        </w:trPr>
        <w:tc>
          <w:tcPr>
            <w:tcW w:w="3290" w:type="dxa"/>
            <w:tcBorders>
              <w:top w:val="nil"/>
              <w:left w:val="nil"/>
              <w:bottom w:val="nil"/>
              <w:right w:val="nil"/>
            </w:tcBorders>
            <w:shd w:val="clear" w:color="auto" w:fill="EFEFEF"/>
          </w:tcPr>
          <w:p w:rsidR="00737AD2" w:rsidRDefault="007003A1">
            <w:pPr>
              <w:pStyle w:val="TableParagraph"/>
              <w:spacing w:before="71"/>
              <w:ind w:left="40"/>
              <w:rPr>
                <w:rFonts w:ascii="仿宋" w:eastAsia="仿宋" w:hAnsi="仿宋" w:cs="仿宋"/>
                <w:sz w:val="20"/>
                <w:szCs w:val="20"/>
              </w:rPr>
            </w:pPr>
            <w:r>
              <w:rPr>
                <w:rFonts w:ascii="仿宋" w:eastAsia="仿宋" w:hAnsi="仿宋" w:cs="仿宋"/>
                <w:sz w:val="20"/>
                <w:szCs w:val="20"/>
              </w:rPr>
              <w:t>&gt;dataRG.createNode("sdbserver3",</w:t>
            </w:r>
          </w:p>
        </w:tc>
        <w:tc>
          <w:tcPr>
            <w:tcW w:w="700" w:type="dxa"/>
            <w:tcBorders>
              <w:top w:val="nil"/>
              <w:left w:val="nil"/>
              <w:bottom w:val="nil"/>
              <w:right w:val="nil"/>
            </w:tcBorders>
            <w:shd w:val="clear" w:color="auto" w:fill="EFEFEF"/>
          </w:tcPr>
          <w:p w:rsidR="00737AD2" w:rsidRDefault="007003A1">
            <w:pPr>
              <w:pStyle w:val="TableParagraph"/>
              <w:spacing w:before="71"/>
              <w:ind w:left="50"/>
              <w:rPr>
                <w:rFonts w:ascii="仿宋" w:eastAsia="仿宋" w:hAnsi="仿宋" w:cs="仿宋"/>
                <w:sz w:val="20"/>
                <w:szCs w:val="20"/>
              </w:rPr>
            </w:pPr>
            <w:r>
              <w:rPr>
                <w:rFonts w:ascii="仿宋" w:eastAsia="仿宋" w:hAnsi="仿宋" w:cs="仿宋"/>
                <w:sz w:val="20"/>
                <w:szCs w:val="20"/>
              </w:rPr>
              <w:t>11820,</w:t>
            </w:r>
          </w:p>
        </w:tc>
        <w:tc>
          <w:tcPr>
            <w:tcW w:w="5239" w:type="dxa"/>
            <w:tcBorders>
              <w:top w:val="nil"/>
              <w:left w:val="nil"/>
              <w:bottom w:val="nil"/>
              <w:right w:val="nil"/>
            </w:tcBorders>
            <w:shd w:val="clear" w:color="auto" w:fill="EFEFEF"/>
          </w:tcPr>
          <w:p w:rsidR="00737AD2" w:rsidRDefault="007003A1">
            <w:pPr>
              <w:pStyle w:val="TableParagraph"/>
              <w:spacing w:before="71"/>
              <w:ind w:left="50"/>
              <w:rPr>
                <w:rFonts w:ascii="仿宋" w:eastAsia="仿宋" w:hAnsi="仿宋" w:cs="仿宋"/>
                <w:sz w:val="20"/>
                <w:szCs w:val="20"/>
              </w:rPr>
            </w:pPr>
            <w:r>
              <w:rPr>
                <w:rFonts w:ascii="仿宋" w:eastAsia="仿宋" w:hAnsi="仿宋" w:cs="仿宋"/>
                <w:sz w:val="20"/>
                <w:szCs w:val="20"/>
              </w:rPr>
              <w:t>"/opt/sequoiadb/database/data/11820")</w:t>
            </w:r>
          </w:p>
        </w:tc>
      </w:tr>
    </w:tbl>
    <w:p w:rsidR="00737AD2" w:rsidRDefault="00737AD2">
      <w:pPr>
        <w:spacing w:before="10" w:line="160" w:lineRule="exact"/>
        <w:rPr>
          <w:sz w:val="16"/>
          <w:szCs w:val="16"/>
        </w:rPr>
      </w:pPr>
    </w:p>
    <w:p w:rsidR="00737AD2" w:rsidRDefault="00921398">
      <w:pPr>
        <w:pStyle w:val="BodyText"/>
        <w:spacing w:line="140" w:lineRule="auto"/>
        <w:ind w:left="1857" w:right="3142" w:hanging="640"/>
        <w:rPr>
          <w:lang w:eastAsia="zh-CN"/>
        </w:rPr>
      </w:pPr>
      <w:r>
        <w:pict>
          <v:shape id="_x0000_i1061"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创建节点的第一个参数必须为“主机名”，而不能是主机的IP。</w:t>
      </w:r>
    </w:p>
    <w:p w:rsidR="00737AD2" w:rsidRDefault="007003A1">
      <w:pPr>
        <w:pStyle w:val="BodyText"/>
        <w:spacing w:before="40"/>
        <w:ind w:left="1217"/>
        <w:rPr>
          <w:lang w:eastAsia="zh-CN"/>
        </w:rPr>
      </w:pPr>
      <w:r>
        <w:rPr>
          <w:lang w:eastAsia="zh-CN"/>
        </w:rPr>
        <w:t>3.启动数据节点组</w:t>
      </w:r>
    </w:p>
    <w:p w:rsidR="00737AD2" w:rsidRDefault="00EC10B3">
      <w:pPr>
        <w:pStyle w:val="BodyText"/>
        <w:spacing w:before="46"/>
        <w:ind w:left="1217"/>
        <w:rPr>
          <w:rFonts w:ascii="仿宋" w:eastAsia="仿宋" w:hAnsi="仿宋" w:cs="仿宋"/>
          <w:lang w:eastAsia="zh-CN"/>
        </w:rPr>
      </w:pPr>
      <w:r w:rsidRPr="00EC10B3">
        <w:pict>
          <v:group id="_x0000_s3658" style="position:absolute;left:0;text-align:left;margin-left:95.85pt;margin-top:6.75pt;width:459.45pt;height:10.6pt;z-index:-25823;mso-position-horizontal-relative:page" coordorigin="1917,135" coordsize="9189,212">
            <v:shape id="_x0000_s3659"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&gt;dataRG.start()</w:t>
      </w:r>
    </w:p>
    <w:p w:rsidR="00737AD2" w:rsidRDefault="007003A1">
      <w:pPr>
        <w:pStyle w:val="BodyText"/>
        <w:spacing w:before="49"/>
        <w:ind w:left="1217"/>
        <w:rPr>
          <w:lang w:eastAsia="zh-CN"/>
        </w:rPr>
      </w:pPr>
      <w:r>
        <w:rPr>
          <w:w w:val="95"/>
          <w:lang w:eastAsia="zh-CN"/>
        </w:rPr>
        <w:t>4.退出SequoiaDB</w:t>
      </w:r>
      <w:r>
        <w:rPr>
          <w:spacing w:val="35"/>
          <w:w w:val="95"/>
          <w:lang w:eastAsia="zh-CN"/>
        </w:rPr>
        <w:t xml:space="preserve"> </w:t>
      </w:r>
      <w:r>
        <w:rPr>
          <w:w w:val="95"/>
          <w:lang w:eastAsia="zh-CN"/>
        </w:rPr>
        <w:t>shell控制台</w:t>
      </w:r>
    </w:p>
    <w:p w:rsidR="00737AD2" w:rsidRDefault="00EC10B3">
      <w:pPr>
        <w:pStyle w:val="BodyText"/>
        <w:spacing w:before="46"/>
        <w:ind w:left="1217"/>
        <w:rPr>
          <w:rFonts w:ascii="仿宋" w:eastAsia="仿宋" w:hAnsi="仿宋" w:cs="仿宋"/>
          <w:lang w:eastAsia="zh-CN"/>
        </w:rPr>
      </w:pPr>
      <w:r w:rsidRPr="00EC10B3">
        <w:pict>
          <v:group id="_x0000_s3656" style="position:absolute;left:0;text-align:left;margin-left:95.85pt;margin-top:6.75pt;width:459.45pt;height:10.6pt;z-index:-25822;mso-position-horizontal-relative:page" coordorigin="1917,135" coordsize="9189,212">
            <v:shape id="_x0000_s3657"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&gt;quit</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步骤五：在另外两台服务器上启动协调节点</w:t>
      </w:r>
    </w:p>
    <w:p w:rsidR="00737AD2" w:rsidRDefault="007003A1">
      <w:pPr>
        <w:pStyle w:val="BodyText"/>
        <w:spacing w:before="22"/>
        <w:ind w:left="1217"/>
        <w:rPr>
          <w:lang w:eastAsia="zh-CN"/>
        </w:rPr>
      </w:pPr>
      <w:r>
        <w:rPr>
          <w:lang w:eastAsia="zh-CN"/>
        </w:rPr>
        <w:t>1.创建协调节点配置目录</w:t>
      </w:r>
    </w:p>
    <w:p w:rsidR="00737AD2" w:rsidRDefault="00EC10B3">
      <w:pPr>
        <w:pStyle w:val="BodyText"/>
        <w:spacing w:before="6"/>
        <w:ind w:left="1217"/>
        <w:rPr>
          <w:rFonts w:ascii="仿宋" w:eastAsia="仿宋" w:hAnsi="仿宋" w:cs="仿宋"/>
        </w:rPr>
      </w:pPr>
      <w:r w:rsidRPr="00EC10B3">
        <w:pict>
          <v:group id="_x0000_s3654" style="position:absolute;left:0;text-align:left;margin-left:95.85pt;margin-top:4.75pt;width:459.45pt;height:10.6pt;z-index:-25821;mso-position-horizontal-relative:page" coordorigin="1917,95" coordsize="9189,212">
            <v:shape id="_x0000_s365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mkdir -p /opt/sequoiadb/conf/local/11810 其中11810为协调节点的服务端口，可根据需要配置</w:t>
      </w:r>
    </w:p>
    <w:p w:rsidR="00737AD2" w:rsidRDefault="007003A1">
      <w:pPr>
        <w:pStyle w:val="BodyText"/>
        <w:spacing w:before="49"/>
        <w:ind w:left="1217"/>
      </w:pPr>
      <w:r>
        <w:t>2.拷贝协调节点样例配置文件</w:t>
      </w:r>
    </w:p>
    <w:p w:rsidR="00737AD2" w:rsidRDefault="00EC10B3">
      <w:pPr>
        <w:pStyle w:val="BodyText"/>
        <w:spacing w:before="6"/>
        <w:ind w:left="1217"/>
        <w:rPr>
          <w:rFonts w:ascii="仿宋" w:eastAsia="仿宋" w:hAnsi="仿宋" w:cs="仿宋"/>
        </w:rPr>
      </w:pPr>
      <w:r w:rsidRPr="00EC10B3">
        <w:pict>
          <v:group id="_x0000_s3652" style="position:absolute;left:0;text-align:left;margin-left:95.85pt;margin-top:4.75pt;width:459.45pt;height:10.6pt;z-index:-25820;mso-position-horizontal-relative:page" coordorigin="1917,95" coordsize="9189,212">
            <v:shape id="_x0000_s3653"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cp /opt/sequoiadb/conf/samples/sdb.conf.coord  /opt/sequoiadb/conf/local/11810/sdb.conf</w:t>
      </w:r>
    </w:p>
    <w:p w:rsidR="00737AD2" w:rsidRDefault="007003A1">
      <w:pPr>
        <w:pStyle w:val="BodyText"/>
        <w:spacing w:before="49"/>
        <w:ind w:left="1217"/>
      </w:pPr>
      <w:r>
        <w:t>3.修改配置文件</w:t>
      </w:r>
    </w:p>
    <w:p w:rsidR="00737AD2" w:rsidRDefault="00EC10B3">
      <w:pPr>
        <w:pStyle w:val="BodyText"/>
        <w:spacing w:before="81" w:line="172" w:lineRule="auto"/>
        <w:ind w:left="1217" w:right="4423"/>
        <w:rPr>
          <w:rFonts w:ascii="仿宋" w:eastAsia="仿宋" w:hAnsi="仿宋" w:cs="仿宋"/>
        </w:rPr>
      </w:pPr>
      <w:r w:rsidRPr="00EC10B3">
        <w:pict>
          <v:group id="_x0000_s3650" style="position:absolute;left:0;text-align:left;margin-left:95.85pt;margin-top:4.75pt;width:459.45pt;height:137.8pt;z-index:-25819;mso-position-horizontal-relative:page" coordorigin="1917,95" coordsize="9189,2756">
            <v:shape id="_x0000_s3651" style="position:absolute;left:1917;top:95;width:9189;height:2756" coordorigin="1917,95" coordsize="9189,2756" path="m1917,95r9189,l11106,2851r-9189,l1917,95xe" fillcolor="#efefef" stroked="f">
              <v:path arrowok="t"/>
            </v:shape>
            <w10:wrap anchorx="page"/>
          </v:group>
        </w:pict>
      </w:r>
      <w:r w:rsidR="007003A1">
        <w:rPr>
          <w:rFonts w:ascii="仿宋" w:eastAsia="仿宋" w:hAnsi="仿宋" w:cs="仿宋"/>
        </w:rPr>
        <w:t>vi /opt/sequoiadb/conf/local/11810/sdb.conf 修改内容</w:t>
      </w:r>
    </w:p>
    <w:p w:rsidR="00737AD2" w:rsidRDefault="007003A1">
      <w:pPr>
        <w:pStyle w:val="BodyText"/>
        <w:spacing w:line="220" w:lineRule="exact"/>
        <w:ind w:left="1217"/>
        <w:rPr>
          <w:rFonts w:ascii="仿宋" w:eastAsia="仿宋" w:hAnsi="仿宋" w:cs="仿宋"/>
        </w:rPr>
      </w:pPr>
      <w:r>
        <w:rPr>
          <w:rFonts w:ascii="仿宋" w:eastAsia="仿宋" w:hAnsi="仿宋" w:cs="仿宋"/>
        </w:rPr>
        <w:t># database path</w:t>
      </w:r>
    </w:p>
    <w:p w:rsidR="00737AD2" w:rsidRDefault="007003A1">
      <w:pPr>
        <w:pStyle w:val="BodyText"/>
        <w:spacing w:line="212" w:lineRule="exact"/>
        <w:ind w:left="1217"/>
        <w:rPr>
          <w:rFonts w:ascii="仿宋" w:eastAsia="仿宋" w:hAnsi="仿宋" w:cs="仿宋"/>
        </w:rPr>
      </w:pPr>
      <w:r>
        <w:rPr>
          <w:rFonts w:ascii="仿宋" w:eastAsia="仿宋" w:hAnsi="仿宋" w:cs="仿宋"/>
        </w:rPr>
        <w:t>dbpath=/opt/sequoiadb/database/coord  该参数为数据库放置路径，可根据需要修改，请确保路径已</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经存在（不存在请手工创建）</w:t>
      </w:r>
    </w:p>
    <w:p w:rsidR="00737AD2" w:rsidRDefault="00737AD2">
      <w:pPr>
        <w:spacing w:before="9" w:line="120" w:lineRule="exact"/>
        <w:rPr>
          <w:sz w:val="12"/>
          <w:szCs w:val="12"/>
          <w:lang w:eastAsia="zh-CN"/>
        </w:rPr>
      </w:pPr>
    </w:p>
    <w:p w:rsidR="00737AD2" w:rsidRDefault="007003A1">
      <w:pPr>
        <w:pStyle w:val="BodyText"/>
        <w:ind w:left="1217"/>
        <w:rPr>
          <w:rFonts w:ascii="仿宋" w:eastAsia="仿宋" w:hAnsi="仿宋" w:cs="仿宋"/>
        </w:rPr>
      </w:pPr>
      <w:r>
        <w:rPr>
          <w:rFonts w:ascii="仿宋" w:eastAsia="仿宋" w:hAnsi="仿宋" w:cs="仿宋"/>
        </w:rPr>
        <w:t>将如下行：</w:t>
      </w:r>
    </w:p>
    <w:p w:rsidR="00737AD2" w:rsidRDefault="007003A1">
      <w:pPr>
        <w:pStyle w:val="BodyText"/>
        <w:spacing w:line="212" w:lineRule="exact"/>
        <w:ind w:left="1217"/>
        <w:rPr>
          <w:rFonts w:ascii="仿宋" w:eastAsia="仿宋" w:hAnsi="仿宋" w:cs="仿宋"/>
        </w:rPr>
      </w:pPr>
      <w:r>
        <w:rPr>
          <w:rFonts w:ascii="仿宋" w:eastAsia="仿宋" w:hAnsi="仿宋" w:cs="仿宋"/>
        </w:rPr>
        <w:t># catalog addr (hostname1:servicename1,hostname2:servicename2,...)</w:t>
      </w:r>
    </w:p>
    <w:p w:rsidR="00737AD2" w:rsidRDefault="007003A1">
      <w:pPr>
        <w:pStyle w:val="BodyText"/>
        <w:spacing w:line="212" w:lineRule="exact"/>
        <w:ind w:left="1217"/>
        <w:rPr>
          <w:rFonts w:ascii="仿宋" w:eastAsia="仿宋" w:hAnsi="仿宋" w:cs="仿宋"/>
        </w:rPr>
      </w:pPr>
      <w:r>
        <w:rPr>
          <w:rFonts w:ascii="仿宋" w:eastAsia="仿宋" w:hAnsi="仿宋" w:cs="仿宋"/>
        </w:rPr>
        <w:t>#catalogaddr=</w:t>
      </w:r>
    </w:p>
    <w:p w:rsidR="00737AD2" w:rsidRDefault="007003A1">
      <w:pPr>
        <w:pStyle w:val="BodyText"/>
        <w:spacing w:line="212" w:lineRule="exact"/>
        <w:ind w:left="1217"/>
        <w:rPr>
          <w:rFonts w:ascii="仿宋" w:eastAsia="仿宋" w:hAnsi="仿宋" w:cs="仿宋"/>
        </w:rPr>
      </w:pPr>
      <w:r>
        <w:rPr>
          <w:rFonts w:ascii="仿宋" w:eastAsia="仿宋" w:hAnsi="仿宋" w:cs="仿宋"/>
        </w:rPr>
        <w:t>修改</w:t>
      </w:r>
    </w:p>
    <w:p w:rsidR="00737AD2" w:rsidRDefault="007003A1">
      <w:pPr>
        <w:pStyle w:val="BodyText"/>
        <w:spacing w:line="212" w:lineRule="exact"/>
        <w:ind w:left="1217"/>
        <w:rPr>
          <w:rFonts w:ascii="仿宋" w:eastAsia="仿宋" w:hAnsi="仿宋" w:cs="仿宋"/>
        </w:rPr>
      </w:pPr>
      <w:r>
        <w:rPr>
          <w:rFonts w:ascii="仿宋" w:eastAsia="仿宋" w:hAnsi="仿宋" w:cs="仿宋"/>
        </w:rPr>
        <w:t># catalog addr (hostname1:servicename1,hostname2:servicename2,...)</w:t>
      </w:r>
    </w:p>
    <w:p w:rsidR="00737AD2" w:rsidRDefault="007003A1">
      <w:pPr>
        <w:pStyle w:val="BodyText"/>
        <w:spacing w:line="212" w:lineRule="exact"/>
        <w:ind w:left="1217"/>
        <w:rPr>
          <w:rFonts w:ascii="仿宋" w:eastAsia="仿宋" w:hAnsi="仿宋" w:cs="仿宋"/>
        </w:rPr>
      </w:pPr>
      <w:r>
        <w:rPr>
          <w:rFonts w:ascii="仿宋" w:eastAsia="仿宋" w:hAnsi="仿宋" w:cs="仿宋"/>
        </w:rPr>
        <w:t>catalogaddr=sdbserver1:11803,sdbserver2:11803,sdbserver3:11803  该参数为Catalog服务地址和端</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口</w:t>
      </w:r>
    </w:p>
    <w:p w:rsidR="00737AD2" w:rsidRDefault="007003A1">
      <w:pPr>
        <w:pStyle w:val="BodyText"/>
        <w:spacing w:before="49" w:line="253" w:lineRule="auto"/>
        <w:ind w:left="1217" w:right="6965"/>
        <w:rPr>
          <w:lang w:eastAsia="zh-CN"/>
        </w:rPr>
      </w:pPr>
      <w:r>
        <w:rPr>
          <w:lang w:eastAsia="zh-CN"/>
        </w:rPr>
        <w:t>4.按:wq，保存退出vi</w:t>
      </w:r>
      <w:r>
        <w:rPr>
          <w:w w:val="93"/>
          <w:lang w:eastAsia="zh-CN"/>
        </w:rPr>
        <w:t xml:space="preserve"> </w:t>
      </w:r>
      <w:r>
        <w:rPr>
          <w:w w:val="95"/>
          <w:lang w:eastAsia="zh-CN"/>
        </w:rPr>
        <w:t>5.创建数据文件存放路径</w:t>
      </w:r>
    </w:p>
    <w:p w:rsidR="00737AD2" w:rsidRDefault="00EC10B3">
      <w:pPr>
        <w:pStyle w:val="BodyText"/>
        <w:spacing w:line="287" w:lineRule="exact"/>
        <w:ind w:left="1217"/>
        <w:rPr>
          <w:rFonts w:ascii="仿宋" w:eastAsia="仿宋" w:hAnsi="仿宋" w:cs="仿宋"/>
        </w:rPr>
      </w:pPr>
      <w:r w:rsidRPr="00EC10B3">
        <w:pict>
          <v:group id="_x0000_s3648" style="position:absolute;left:0;text-align:left;margin-left:95.85pt;margin-top:4.05pt;width:459.45pt;height:10.6pt;z-index:-25818;mso-position-horizontal-relative:page" coordorigin="1917,81" coordsize="9189,212">
            <v:shape id="_x0000_s3649" style="position:absolute;left:1917;top:81;width:9189;height:212" coordorigin="1917,81" coordsize="9189,212" path="m1917,81r9189,l11106,293r-9189,l1917,81xe" fillcolor="#efefef" stroked="f">
              <v:path arrowok="t"/>
            </v:shape>
            <w10:wrap anchorx="page"/>
          </v:group>
        </w:pict>
      </w:r>
      <w:r w:rsidR="007003A1">
        <w:rPr>
          <w:rFonts w:ascii="仿宋" w:eastAsia="仿宋" w:hAnsi="仿宋" w:cs="仿宋"/>
        </w:rPr>
        <w:t>mkdir -p /opt/sequoiadb/database/coord  路径为上一步骤配置的路径</w:t>
      </w:r>
    </w:p>
    <w:p w:rsidR="00737AD2" w:rsidRDefault="007003A1">
      <w:pPr>
        <w:pStyle w:val="BodyText"/>
        <w:spacing w:before="49"/>
        <w:ind w:left="1217"/>
      </w:pPr>
      <w:r>
        <w:t>6.启动协调节点进程</w:t>
      </w:r>
    </w:p>
    <w:p w:rsidR="00737AD2" w:rsidRDefault="00EC10B3">
      <w:pPr>
        <w:pStyle w:val="BodyText"/>
        <w:spacing w:before="6"/>
        <w:ind w:left="1217"/>
        <w:rPr>
          <w:rFonts w:ascii="仿宋" w:eastAsia="仿宋" w:hAnsi="仿宋" w:cs="仿宋"/>
        </w:rPr>
      </w:pPr>
      <w:r w:rsidRPr="00EC10B3">
        <w:pict>
          <v:group id="_x0000_s3646" style="position:absolute;left:0;text-align:left;margin-left:95.85pt;margin-top:4.75pt;width:459.45pt;height:10.6pt;z-index:-25817;mso-position-horizontal-relative:page" coordorigin="1917,95" coordsize="9189,212">
            <v:shape id="_x0000_s3647"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/opt/sequoiadb/bin/sdbstart -c /opt/sequoiadb/conf/local/11810/</w:t>
      </w:r>
    </w:p>
    <w:p w:rsidR="00737AD2" w:rsidRDefault="007003A1">
      <w:pPr>
        <w:pStyle w:val="BodyText"/>
        <w:spacing w:before="49"/>
        <w:ind w:left="1217"/>
      </w:pPr>
      <w:r>
        <w:rPr>
          <w:w w:val="95"/>
        </w:rPr>
        <w:t>End</w:t>
      </w:r>
    </w:p>
    <w:p w:rsidR="00737AD2" w:rsidRDefault="00737AD2">
      <w:pPr>
        <w:spacing w:line="200" w:lineRule="exact"/>
        <w:rPr>
          <w:sz w:val="20"/>
          <w:szCs w:val="20"/>
        </w:rPr>
      </w:pPr>
    </w:p>
    <w:p w:rsidR="00737AD2" w:rsidRDefault="00737AD2">
      <w:pPr>
        <w:spacing w:before="13" w:line="200" w:lineRule="exact"/>
        <w:rPr>
          <w:sz w:val="20"/>
          <w:szCs w:val="20"/>
        </w:rPr>
      </w:pPr>
    </w:p>
    <w:p w:rsidR="00737AD2" w:rsidRDefault="00EC10B3">
      <w:pPr>
        <w:pStyle w:val="Heading2"/>
        <w:spacing w:line="396" w:lineRule="exact"/>
        <w:ind w:left="433"/>
      </w:pPr>
      <w:r>
        <w:pict>
          <v:group id="_x0000_s3644" style="position:absolute;left:0;text-align:left;margin-left:56.7pt;margin-top:21.4pt;width:498.6pt;height:.1pt;z-index:-25816;mso-position-horizontal-relative:page" coordorigin="1134,428" coordsize="9972,2">
            <v:shape id="_x0000_s3645" style="position:absolute;left:1134;top:428;width:9972;height:2" coordorigin="1134,428" coordsize="9972,0" path="m1134,428r9972,e" filled="f" strokeweight="1pt">
              <v:path arrowok="t"/>
            </v:shape>
            <w10:wrap anchorx="page"/>
          </v:group>
        </w:pict>
      </w:r>
      <w:bookmarkStart w:id="115" w:name="测试环境"/>
      <w:bookmarkStart w:id="116" w:name="_bookmark53"/>
      <w:bookmarkEnd w:id="115"/>
      <w:bookmarkEnd w:id="116"/>
      <w:r w:rsidR="007003A1">
        <w:t>测试环境</w:t>
      </w:r>
    </w:p>
    <w:p w:rsidR="00737AD2" w:rsidRDefault="007003A1">
      <w:pPr>
        <w:pStyle w:val="BodyText"/>
        <w:spacing w:before="45"/>
      </w:pPr>
      <w:r>
        <w:rPr>
          <w:w w:val="95"/>
        </w:rPr>
        <w:t>1.进入SequoiaDB</w:t>
      </w:r>
      <w:r>
        <w:rPr>
          <w:spacing w:val="35"/>
          <w:w w:val="95"/>
        </w:rPr>
        <w:t xml:space="preserve"> </w:t>
      </w:r>
      <w:r>
        <w:rPr>
          <w:w w:val="95"/>
        </w:rPr>
        <w:t>shell控制台</w:t>
      </w:r>
    </w:p>
    <w:p w:rsidR="00737AD2" w:rsidRDefault="00EC10B3">
      <w:pPr>
        <w:pStyle w:val="BodyText"/>
        <w:spacing w:before="6"/>
        <w:rPr>
          <w:rFonts w:ascii="仿宋" w:eastAsia="仿宋" w:hAnsi="仿宋" w:cs="仿宋"/>
        </w:rPr>
      </w:pPr>
      <w:r w:rsidRPr="00EC10B3">
        <w:pict>
          <v:group id="_x0000_s3642" style="position:absolute;left:0;text-align:left;margin-left:81.7pt;margin-top:4.75pt;width:473.6pt;height:10.6pt;z-index:-25815;mso-position-horizontal-relative:page" coordorigin="1634,95" coordsize="9472,212">
            <v:shape id="_x0000_s364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/opt/sequoiadb/bin/sdb</w:t>
      </w:r>
    </w:p>
    <w:p w:rsidR="00737AD2" w:rsidRDefault="00737AD2">
      <w:pP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2.创建一个新的sdb连接</w:t>
      </w:r>
    </w:p>
    <w:p w:rsidR="00737AD2" w:rsidRDefault="00EC10B3">
      <w:pPr>
        <w:pStyle w:val="BodyText"/>
        <w:spacing w:before="6" w:line="262" w:lineRule="auto"/>
        <w:ind w:left="613" w:right="6681"/>
        <w:rPr>
          <w:rFonts w:ascii="仿宋" w:eastAsia="仿宋" w:hAnsi="仿宋" w:cs="仿宋"/>
        </w:rPr>
      </w:pPr>
      <w:r w:rsidRPr="00EC10B3">
        <w:pict>
          <v:group id="_x0000_s3640" style="position:absolute;left:0;text-align:left;margin-left:81.7pt;margin-top:4.75pt;width:473.6pt;height:10.6pt;z-index:-25814;mso-position-horizontal-relative:page" coordorigin="1634,95" coordsize="9472,212">
            <v:shape id="_x0000_s3641" style="position:absolute;left:1634;top:95;width:9472;height:212" coordorigin="1634,95" coordsize="9472,212" path="m1634,95r9472,l11106,307r-9472,l1634,95xe" fillcolor="#efefef" stroked="f">
              <v:path arrowok="t"/>
            </v:shape>
            <w10:wrap anchorx="page"/>
          </v:group>
        </w:pict>
      </w:r>
      <w:r w:rsidRPr="00EC10B3">
        <w:pict>
          <v:group id="_x0000_s3638" style="position:absolute;left:0;text-align:left;margin-left:81.7pt;margin-top:39.35pt;width:473.6pt;height:10.6pt;z-index:-25813;mso-position-horizontal-relative:page" coordorigin="1634,787" coordsize="9472,212">
            <v:shape id="_x0000_s3639" style="position:absolute;left:1634;top:787;width:9472;height:212" coordorigin="1634,787" coordsize="9472,212" path="m1634,787r9472,l11106,999r-9472,l1634,787xe" fillcolor="#efefef" stroked="f">
              <v:path arrowok="t"/>
            </v:shape>
            <w10:wrap anchorx="page"/>
          </v:group>
        </w:pict>
      </w:r>
      <w:r w:rsidR="007003A1">
        <w:rPr>
          <w:rFonts w:ascii="仿宋" w:eastAsia="仿宋" w:hAnsi="仿宋" w:cs="仿宋"/>
        </w:rPr>
        <w:t xml:space="preserve">db = new Sdb("localhost",11810); </w:t>
      </w:r>
      <w:r w:rsidR="007003A1">
        <w:t xml:space="preserve">3.创建集合空间 </w:t>
      </w:r>
      <w:r w:rsidR="007003A1">
        <w:rPr>
          <w:rFonts w:ascii="仿宋" w:eastAsia="仿宋" w:hAnsi="仿宋" w:cs="仿宋"/>
        </w:rPr>
        <w:t>db.createCS("foo");</w:t>
      </w:r>
    </w:p>
    <w:p w:rsidR="00737AD2" w:rsidRDefault="00EC10B3">
      <w:pPr>
        <w:pStyle w:val="BodyText"/>
        <w:spacing w:before="30" w:line="262" w:lineRule="auto"/>
        <w:ind w:left="613" w:right="7394"/>
      </w:pPr>
      <w:r>
        <w:pict>
          <v:group id="_x0000_s3636" style="position:absolute;left:0;text-align:left;margin-left:81.7pt;margin-top:23.35pt;width:473.6pt;height:10.6pt;z-index:-25812;mso-position-horizontal-relative:page" coordorigin="1634,467" coordsize="9472,212">
            <v:shape id="_x0000_s3637" style="position:absolute;left:1634;top:467;width:9472;height:212" coordorigin="1634,467" coordsize="9472,212" path="m1634,467r9472,l11106,679r-9472,l1634,467xe" fillcolor="#efefef" stroked="f">
              <v:path arrowok="t"/>
            </v:shape>
            <w10:wrap anchorx="page"/>
          </v:group>
        </w:pict>
      </w:r>
      <w:r w:rsidR="007003A1">
        <w:t xml:space="preserve">4.创建集合 </w:t>
      </w:r>
      <w:r w:rsidR="007003A1">
        <w:rPr>
          <w:rFonts w:ascii="仿宋" w:eastAsia="仿宋" w:hAnsi="仿宋" w:cs="仿宋"/>
        </w:rPr>
        <w:t xml:space="preserve">db.foo.createCL("bar"); </w:t>
      </w:r>
      <w:r w:rsidR="007003A1">
        <w:t>5.写入记录</w:t>
      </w:r>
    </w:p>
    <w:p w:rsidR="00737AD2" w:rsidRDefault="00EC10B3">
      <w:pPr>
        <w:pStyle w:val="BodyText"/>
        <w:spacing w:line="277" w:lineRule="exact"/>
        <w:ind w:left="613"/>
        <w:rPr>
          <w:rFonts w:ascii="仿宋" w:eastAsia="仿宋" w:hAnsi="仿宋" w:cs="仿宋"/>
        </w:rPr>
      </w:pPr>
      <w:r w:rsidRPr="00EC10B3">
        <w:pict>
          <v:group id="_x0000_s3634" style="position:absolute;left:0;text-align:left;margin-left:81.7pt;margin-top:3.55pt;width:473.6pt;height:10.6pt;z-index:-25811;mso-position-horizontal-relative:page" coordorigin="1634,71" coordsize="9472,212">
            <v:shape id="_x0000_s3635" style="position:absolute;left:1634;top:71;width:9472;height:212" coordorigin="1634,71" coordsize="9472,212" path="m1634,71r9472,l11106,283r-9472,l1634,71xe" fillcolor="#efefef" stroked="f">
              <v:path arrowok="t"/>
            </v:shape>
            <w10:wrap anchorx="page"/>
          </v:group>
        </w:pict>
      </w:r>
      <w:r w:rsidR="007003A1">
        <w:rPr>
          <w:rFonts w:ascii="仿宋" w:eastAsia="仿宋" w:hAnsi="仿宋" w:cs="仿宋"/>
        </w:rPr>
        <w:t>db.foo.bar.insert({"name":"sequoiadb"});</w:t>
      </w:r>
    </w:p>
    <w:p w:rsidR="00737AD2" w:rsidRDefault="007003A1">
      <w:pPr>
        <w:pStyle w:val="BodyText"/>
        <w:spacing w:before="49"/>
        <w:ind w:left="613"/>
      </w:pPr>
      <w:r>
        <w:t>6.查询结果</w:t>
      </w:r>
    </w:p>
    <w:p w:rsidR="00737AD2" w:rsidRDefault="00EC10B3">
      <w:pPr>
        <w:pStyle w:val="BodyText"/>
        <w:spacing w:before="6"/>
        <w:ind w:left="613"/>
        <w:rPr>
          <w:rFonts w:ascii="仿宋" w:eastAsia="仿宋" w:hAnsi="仿宋" w:cs="仿宋"/>
        </w:rPr>
      </w:pPr>
      <w:r w:rsidRPr="00EC10B3">
        <w:pict>
          <v:group id="_x0000_s3632" style="position:absolute;left:0;text-align:left;margin-left:81.7pt;margin-top:4.75pt;width:473.6pt;height:84.8pt;z-index:-25810;mso-position-horizontal-relative:page" coordorigin="1634,95" coordsize="9472,1696">
            <v:shape id="_x0000_s3633" style="position:absolute;left:1634;top:95;width:9472;height:1696" coordorigin="1634,95" coordsize="9472,1696" path="m1634,95r9472,l11106,1791r-9472,l1634,95xe" fillcolor="#efefef" stroked="f">
              <v:path arrowok="t"/>
            </v:shape>
            <w10:wrap anchorx="page"/>
          </v:group>
        </w:pict>
      </w:r>
      <w:r w:rsidR="007003A1">
        <w:rPr>
          <w:rFonts w:ascii="仿宋" w:eastAsia="仿宋" w:hAnsi="仿宋" w:cs="仿宋"/>
        </w:rPr>
        <w:t>db.foo.bar.find();</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"_id": {</w:t>
      </w:r>
    </w:p>
    <w:p w:rsidR="00737AD2" w:rsidRDefault="007003A1">
      <w:pPr>
        <w:pStyle w:val="BodyText"/>
        <w:spacing w:line="212" w:lineRule="exact"/>
        <w:ind w:left="1013"/>
        <w:rPr>
          <w:rFonts w:ascii="仿宋" w:eastAsia="仿宋" w:hAnsi="仿宋" w:cs="仿宋"/>
        </w:rPr>
      </w:pPr>
      <w:r>
        <w:rPr>
          <w:rFonts w:ascii="仿宋" w:eastAsia="仿宋" w:hAnsi="仿宋" w:cs="仿宋"/>
        </w:rPr>
        <w:t>"$oid": "53a82aa2c4b970091e000000"</w:t>
      </w:r>
    </w:p>
    <w:p w:rsidR="00737AD2" w:rsidRDefault="007003A1">
      <w:pPr>
        <w:pStyle w:val="BodyText"/>
        <w:spacing w:line="212" w:lineRule="exact"/>
        <w:ind w:left="813"/>
        <w:rPr>
          <w:rFonts w:ascii="仿宋" w:eastAsia="仿宋" w:hAnsi="仿宋" w:cs="仿宋"/>
        </w:rPr>
      </w:pPr>
      <w:r>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"name": "sequoiadb"</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003A1">
      <w:pPr>
        <w:pStyle w:val="BodyText"/>
        <w:spacing w:line="212" w:lineRule="exact"/>
        <w:ind w:left="613"/>
        <w:rPr>
          <w:rFonts w:ascii="仿宋" w:eastAsia="仿宋" w:hAnsi="仿宋" w:cs="仿宋"/>
        </w:rPr>
      </w:pPr>
      <w:r>
        <w:rPr>
          <w:rFonts w:ascii="仿宋" w:eastAsia="仿宋" w:hAnsi="仿宋" w:cs="仿宋"/>
        </w:rPr>
        <w:t>Return 1 row(s).</w:t>
      </w:r>
    </w:p>
    <w:p w:rsidR="00737AD2" w:rsidRDefault="007003A1">
      <w:pPr>
        <w:pStyle w:val="BodyText"/>
        <w:spacing w:before="49"/>
        <w:ind w:left="613"/>
      </w:pPr>
      <w:r>
        <w:t>查询结果正确</w:t>
      </w:r>
    </w:p>
    <w:p w:rsidR="00737AD2" w:rsidRDefault="00737AD2">
      <w:pPr>
        <w:spacing w:line="200" w:lineRule="exact"/>
        <w:rPr>
          <w:sz w:val="20"/>
          <w:szCs w:val="20"/>
        </w:rPr>
      </w:pPr>
    </w:p>
    <w:p w:rsidR="00737AD2" w:rsidRDefault="00737AD2">
      <w:pPr>
        <w:spacing w:before="13" w:line="200" w:lineRule="exact"/>
        <w:rPr>
          <w:sz w:val="20"/>
          <w:szCs w:val="20"/>
        </w:rPr>
      </w:pPr>
    </w:p>
    <w:p w:rsidR="00737AD2" w:rsidRDefault="00EC10B3">
      <w:pPr>
        <w:pStyle w:val="Heading2"/>
        <w:spacing w:line="396" w:lineRule="exact"/>
      </w:pPr>
      <w:r>
        <w:pict>
          <v:group id="_x0000_s3630" style="position:absolute;left:0;text-align:left;margin-left:56.7pt;margin-top:21.4pt;width:498.6pt;height:.1pt;z-index:-25809;mso-position-horizontal-relative:page" coordorigin="1134,428" coordsize="9972,2">
            <v:shape id="_x0000_s3631" style="position:absolute;left:1134;top:428;width:9972;height:2" coordorigin="1134,428" coordsize="9972,0" path="m1134,428r9972,e" filled="f" strokeweight="1pt">
              <v:path arrowok="t"/>
            </v:shape>
            <w10:wrap anchorx="page"/>
          </v:group>
        </w:pict>
      </w:r>
      <w:bookmarkStart w:id="117" w:name="卸载"/>
      <w:bookmarkStart w:id="118" w:name="_bookmark54"/>
      <w:bookmarkEnd w:id="117"/>
      <w:bookmarkEnd w:id="118"/>
      <w:r w:rsidR="007003A1">
        <w:t>卸载</w:t>
      </w:r>
    </w:p>
    <w:p w:rsidR="00737AD2" w:rsidRDefault="00EC10B3">
      <w:pPr>
        <w:pStyle w:val="BodyText"/>
        <w:spacing w:before="45"/>
        <w:ind w:left="1253"/>
      </w:pPr>
      <w:r>
        <w:pict>
          <v:shape id="_x0000_s3629" type="#_x0000_t75" style="position:absolute;left:0;text-align:left;margin-left:81.7pt;margin-top:9.1pt;width:24pt;height:24pt;z-index:-25808;mso-position-horizontal-relative:page">
            <v:imagedata r:id="rId21" o:title=""/>
            <w10:wrap anchorx="page"/>
          </v:shape>
        </w:pict>
      </w:r>
      <w:r w:rsidR="007003A1">
        <w:t>注:</w:t>
      </w:r>
      <w:r w:rsidR="007003A1">
        <w:rPr>
          <w:spacing w:val="50"/>
        </w:rPr>
        <w:t xml:space="preserve"> </w:t>
      </w:r>
      <w:r w:rsidR="007003A1">
        <w:t>集群环境需要在每台数据执行如下操作：</w:t>
      </w:r>
    </w:p>
    <w:p w:rsidR="00737AD2" w:rsidRDefault="00737AD2">
      <w:pPr>
        <w:spacing w:before="6" w:line="190" w:lineRule="exact"/>
        <w:rPr>
          <w:sz w:val="19"/>
          <w:szCs w:val="19"/>
        </w:rPr>
      </w:pPr>
    </w:p>
    <w:p w:rsidR="00737AD2" w:rsidRDefault="00737AD2">
      <w:pPr>
        <w:spacing w:line="200" w:lineRule="exact"/>
        <w:rPr>
          <w:sz w:val="20"/>
          <w:szCs w:val="20"/>
        </w:rPr>
      </w:pPr>
    </w:p>
    <w:p w:rsidR="00737AD2" w:rsidRDefault="007003A1">
      <w:pPr>
        <w:pStyle w:val="BodyText"/>
        <w:tabs>
          <w:tab w:val="left" w:pos="897"/>
        </w:tabs>
        <w:spacing w:line="308"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以root身份登陆数据库服务器</w:t>
      </w:r>
    </w:p>
    <w:p w:rsidR="00737AD2" w:rsidRDefault="007003A1">
      <w:pPr>
        <w:pStyle w:val="BodyText"/>
        <w:tabs>
          <w:tab w:val="left" w:pos="897"/>
        </w:tabs>
        <w:spacing w:line="29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执行如下命令停止SequoiaDB配置服务程序</w:t>
      </w:r>
    </w:p>
    <w:p w:rsidR="00737AD2" w:rsidRDefault="00EC10B3">
      <w:pPr>
        <w:pStyle w:val="BodyText"/>
        <w:spacing w:before="10"/>
        <w:ind w:left="897"/>
        <w:rPr>
          <w:rFonts w:ascii="仿宋" w:eastAsia="仿宋" w:hAnsi="仿宋" w:cs="仿宋"/>
        </w:rPr>
      </w:pPr>
      <w:r w:rsidRPr="00EC10B3">
        <w:pict>
          <v:group id="_x0000_s3627" style="position:absolute;left:0;text-align:left;margin-left:95.85pt;margin-top:4.95pt;width:459.45pt;height:10.6pt;z-index:-25807;mso-position-horizontal-relative:page" coordorigin="1917,99" coordsize="9189,212">
            <v:shape id="_x0000_s3628"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service sdbcm stop</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执行如下命令停止SequoiaDB数据库服务程序</w:t>
      </w:r>
    </w:p>
    <w:p w:rsidR="00737AD2" w:rsidRDefault="00EC10B3">
      <w:pPr>
        <w:pStyle w:val="BodyText"/>
        <w:spacing w:before="10"/>
        <w:ind w:left="897"/>
        <w:rPr>
          <w:rFonts w:ascii="仿宋" w:eastAsia="仿宋" w:hAnsi="仿宋" w:cs="仿宋"/>
        </w:rPr>
      </w:pPr>
      <w:r w:rsidRPr="00EC10B3">
        <w:pict>
          <v:group id="_x0000_s3625" style="position:absolute;left:0;text-align:left;margin-left:95.85pt;margin-top:4.95pt;width:459.45pt;height:10.6pt;z-index:-25806;mso-position-horizontal-relative:page" coordorigin="1917,99" coordsize="9189,212">
            <v:shape id="_x0000_s362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/opt/sequoiadb/bin/sdbstop</w:t>
      </w:r>
    </w:p>
    <w:p w:rsidR="00737AD2" w:rsidRDefault="007003A1">
      <w:pPr>
        <w:pStyle w:val="BodyText"/>
        <w:numPr>
          <w:ilvl w:val="0"/>
          <w:numId w:val="3"/>
        </w:numPr>
        <w:tabs>
          <w:tab w:val="left" w:pos="897"/>
        </w:tabs>
        <w:spacing w:line="257" w:lineRule="exact"/>
        <w:ind w:left="897"/>
      </w:pPr>
      <w:r>
        <w:rPr>
          <w:position w:val="1"/>
        </w:rPr>
        <w:t>执行如下命令卸载SequoiaDB软件</w:t>
      </w:r>
    </w:p>
    <w:p w:rsidR="00737AD2" w:rsidRDefault="00EC10B3">
      <w:pPr>
        <w:pStyle w:val="BodyText"/>
        <w:spacing w:before="10"/>
        <w:ind w:left="897"/>
        <w:rPr>
          <w:rFonts w:ascii="仿宋" w:eastAsia="仿宋" w:hAnsi="仿宋" w:cs="仿宋"/>
        </w:rPr>
      </w:pPr>
      <w:r w:rsidRPr="00EC10B3">
        <w:pict>
          <v:group id="_x0000_s3623" style="position:absolute;left:0;text-align:left;margin-left:95.85pt;margin-top:4.95pt;width:459.45pt;height:10.6pt;z-index:-25805;mso-position-horizontal-relative:page" coordorigin="1917,99" coordsize="9189,212">
            <v:shape id="_x0000_s3624"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/opt/sequoiadb/uninstall</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回退系统配置参数</w:t>
      </w:r>
    </w:p>
    <w:p w:rsidR="00737AD2" w:rsidRDefault="007003A1">
      <w:pPr>
        <w:pStyle w:val="BodyText"/>
        <w:numPr>
          <w:ilvl w:val="0"/>
          <w:numId w:val="24"/>
        </w:numPr>
        <w:tabs>
          <w:tab w:val="left" w:pos="1007"/>
        </w:tabs>
        <w:spacing w:before="22"/>
        <w:ind w:left="1007"/>
      </w:pPr>
      <w:r>
        <w:rPr>
          <w:w w:val="95"/>
        </w:rPr>
        <w:t xml:space="preserve">.删除配置文件 </w:t>
      </w:r>
      <w:r>
        <w:rPr>
          <w:spacing w:val="4"/>
          <w:w w:val="95"/>
        </w:rPr>
        <w:t xml:space="preserve"> </w:t>
      </w:r>
      <w:r>
        <w:rPr>
          <w:w w:val="95"/>
        </w:rPr>
        <w:t xml:space="preserve">/etc/security/limits.conf </w:t>
      </w:r>
      <w:r>
        <w:rPr>
          <w:spacing w:val="4"/>
          <w:w w:val="95"/>
        </w:rPr>
        <w:t xml:space="preserve"> </w:t>
      </w:r>
      <w:r>
        <w:rPr>
          <w:w w:val="95"/>
        </w:rPr>
        <w:t>中的如下配置参数：</w:t>
      </w:r>
    </w:p>
    <w:p w:rsidR="00737AD2" w:rsidRDefault="00EC10B3">
      <w:pPr>
        <w:pStyle w:val="BodyText"/>
        <w:tabs>
          <w:tab w:val="left" w:pos="2697"/>
          <w:tab w:val="left" w:pos="3697"/>
          <w:tab w:val="left" w:pos="4997"/>
        </w:tabs>
        <w:spacing w:before="6"/>
        <w:ind w:left="997"/>
        <w:rPr>
          <w:rFonts w:ascii="仿宋" w:eastAsia="仿宋" w:hAnsi="仿宋" w:cs="仿宋"/>
        </w:rPr>
      </w:pPr>
      <w:r w:rsidRPr="00EC10B3">
        <w:pict>
          <v:group id="_x0000_s3621" style="position:absolute;left:0;text-align:left;margin-left:95.85pt;margin-top:4.75pt;width:459.45pt;height:63.6pt;z-index:-25804;mso-position-horizontal-relative:page" coordorigin="1917,95" coordsize="9189,1272">
            <v:shape id="_x0000_s3622"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 &lt;#domain&gt;</w:t>
      </w:r>
      <w:r w:rsidR="007003A1">
        <w:rPr>
          <w:rFonts w:ascii="仿宋" w:eastAsia="仿宋" w:hAnsi="仿宋" w:cs="仿宋"/>
        </w:rPr>
        <w:tab/>
        <w:t>&lt;type&gt;</w:t>
      </w:r>
      <w:r w:rsidR="007003A1">
        <w:rPr>
          <w:rFonts w:ascii="仿宋" w:eastAsia="仿宋" w:hAnsi="仿宋" w:cs="仿宋"/>
        </w:rPr>
        <w:tab/>
        <w:t>&lt;item&gt;</w:t>
      </w:r>
      <w:r w:rsidR="007003A1">
        <w:rPr>
          <w:rFonts w:ascii="仿宋" w:eastAsia="仿宋" w:hAnsi="仿宋" w:cs="仿宋"/>
        </w:rPr>
        <w:tab/>
        <w:t>&lt;value&gt;</w:t>
      </w:r>
    </w:p>
    <w:p w:rsidR="00737AD2" w:rsidRDefault="007003A1">
      <w:pPr>
        <w:pStyle w:val="BodyText"/>
        <w:tabs>
          <w:tab w:val="left" w:pos="2797"/>
          <w:tab w:val="left" w:pos="3797"/>
          <w:tab w:val="left" w:pos="4897"/>
        </w:tabs>
        <w:spacing w:line="212" w:lineRule="exact"/>
        <w:ind w:left="997"/>
        <w:rPr>
          <w:rFonts w:ascii="仿宋" w:eastAsia="仿宋" w:hAnsi="仿宋" w:cs="仿宋"/>
        </w:rPr>
      </w:pPr>
      <w:r>
        <w:rPr>
          <w:rFonts w:ascii="仿宋" w:eastAsia="仿宋" w:hAnsi="仿宋" w:cs="仿宋"/>
        </w:rPr>
        <w:t># *</w:t>
      </w:r>
      <w:r>
        <w:rPr>
          <w:rFonts w:ascii="仿宋" w:eastAsia="仿宋" w:hAnsi="仿宋" w:cs="仿宋"/>
        </w:rPr>
        <w:tab/>
        <w:t>soft</w:t>
      </w:r>
      <w:r>
        <w:rPr>
          <w:rFonts w:ascii="仿宋" w:eastAsia="仿宋" w:hAnsi="仿宋" w:cs="仿宋"/>
        </w:rPr>
        <w:tab/>
        <w:t>core</w:t>
      </w:r>
      <w:r>
        <w:rPr>
          <w:rFonts w:ascii="仿宋" w:eastAsia="仿宋" w:hAnsi="仿宋" w:cs="仿宋"/>
        </w:rPr>
        <w:tab/>
        <w:t>0</w:t>
      </w:r>
    </w:p>
    <w:p w:rsidR="00737AD2" w:rsidRDefault="007003A1">
      <w:pPr>
        <w:pStyle w:val="BodyText"/>
        <w:tabs>
          <w:tab w:val="left" w:pos="2797"/>
          <w:tab w:val="left" w:pos="3797"/>
          <w:tab w:val="left" w:pos="4897"/>
        </w:tabs>
        <w:spacing w:line="212" w:lineRule="exact"/>
        <w:ind w:left="997"/>
        <w:rPr>
          <w:rFonts w:ascii="仿宋" w:eastAsia="仿宋" w:hAnsi="仿宋" w:cs="仿宋"/>
        </w:rPr>
      </w:pPr>
      <w:r>
        <w:rPr>
          <w:rFonts w:ascii="仿宋" w:eastAsia="仿宋" w:hAnsi="仿宋" w:cs="仿宋"/>
        </w:rPr>
        <w:t># *</w:t>
      </w:r>
      <w:r>
        <w:rPr>
          <w:rFonts w:ascii="仿宋" w:eastAsia="仿宋" w:hAnsi="仿宋" w:cs="仿宋"/>
        </w:rPr>
        <w:tab/>
        <w:t>soft</w:t>
      </w:r>
      <w:r>
        <w:rPr>
          <w:rFonts w:ascii="仿宋" w:eastAsia="仿宋" w:hAnsi="仿宋" w:cs="仿宋"/>
        </w:rPr>
        <w:tab/>
        <w:t>data</w:t>
      </w:r>
      <w:r>
        <w:rPr>
          <w:rFonts w:ascii="仿宋" w:eastAsia="仿宋" w:hAnsi="仿宋" w:cs="仿宋"/>
        </w:rPr>
        <w:tab/>
        <w:t>unlimited</w:t>
      </w:r>
    </w:p>
    <w:p w:rsidR="00737AD2" w:rsidRDefault="007003A1">
      <w:pPr>
        <w:pStyle w:val="BodyText"/>
        <w:tabs>
          <w:tab w:val="left" w:pos="2797"/>
          <w:tab w:val="left" w:pos="3797"/>
          <w:tab w:val="left" w:pos="4897"/>
        </w:tabs>
        <w:spacing w:line="212" w:lineRule="exact"/>
        <w:ind w:left="997"/>
        <w:rPr>
          <w:rFonts w:ascii="仿宋" w:eastAsia="仿宋" w:hAnsi="仿宋" w:cs="仿宋"/>
        </w:rPr>
      </w:pPr>
      <w:r>
        <w:rPr>
          <w:rFonts w:ascii="仿宋" w:eastAsia="仿宋" w:hAnsi="仿宋" w:cs="仿宋"/>
        </w:rPr>
        <w:t># *</w:t>
      </w:r>
      <w:r>
        <w:rPr>
          <w:rFonts w:ascii="仿宋" w:eastAsia="仿宋" w:hAnsi="仿宋" w:cs="仿宋"/>
        </w:rPr>
        <w:tab/>
        <w:t>soft</w:t>
      </w:r>
      <w:r>
        <w:rPr>
          <w:rFonts w:ascii="仿宋" w:eastAsia="仿宋" w:hAnsi="仿宋" w:cs="仿宋"/>
        </w:rPr>
        <w:tab/>
        <w:t>fsize</w:t>
      </w:r>
      <w:r>
        <w:rPr>
          <w:rFonts w:ascii="仿宋" w:eastAsia="仿宋" w:hAnsi="仿宋" w:cs="仿宋"/>
        </w:rPr>
        <w:tab/>
        <w:t>unlimited</w:t>
      </w:r>
    </w:p>
    <w:p w:rsidR="00737AD2" w:rsidRDefault="007003A1">
      <w:pPr>
        <w:pStyle w:val="BodyText"/>
        <w:tabs>
          <w:tab w:val="left" w:pos="2797"/>
          <w:tab w:val="left" w:pos="3797"/>
          <w:tab w:val="left" w:pos="4897"/>
        </w:tabs>
        <w:spacing w:line="212" w:lineRule="exact"/>
        <w:ind w:left="997"/>
        <w:rPr>
          <w:rFonts w:ascii="仿宋" w:eastAsia="仿宋" w:hAnsi="仿宋" w:cs="仿宋"/>
        </w:rPr>
      </w:pPr>
      <w:r>
        <w:rPr>
          <w:rFonts w:ascii="仿宋" w:eastAsia="仿宋" w:hAnsi="仿宋" w:cs="仿宋"/>
        </w:rPr>
        <w:t># *</w:t>
      </w:r>
      <w:r>
        <w:rPr>
          <w:rFonts w:ascii="仿宋" w:eastAsia="仿宋" w:hAnsi="仿宋" w:cs="仿宋"/>
        </w:rPr>
        <w:tab/>
        <w:t>soft</w:t>
      </w:r>
      <w:r>
        <w:rPr>
          <w:rFonts w:ascii="仿宋" w:eastAsia="仿宋" w:hAnsi="仿宋" w:cs="仿宋"/>
        </w:rPr>
        <w:tab/>
        <w:t>rss</w:t>
      </w:r>
      <w:r>
        <w:rPr>
          <w:rFonts w:ascii="仿宋" w:eastAsia="仿宋" w:hAnsi="仿宋" w:cs="仿宋"/>
        </w:rPr>
        <w:tab/>
        <w:t>unlimited</w:t>
      </w:r>
    </w:p>
    <w:p w:rsidR="00737AD2" w:rsidRDefault="007003A1">
      <w:pPr>
        <w:pStyle w:val="BodyText"/>
        <w:tabs>
          <w:tab w:val="left" w:pos="1697"/>
          <w:tab w:val="left" w:pos="3297"/>
          <w:tab w:val="left" w:pos="4297"/>
          <w:tab w:val="left" w:pos="5397"/>
        </w:tabs>
        <w:spacing w:line="212" w:lineRule="exact"/>
        <w:ind w:left="997"/>
        <w:rPr>
          <w:rFonts w:ascii="仿宋" w:eastAsia="仿宋" w:hAnsi="仿宋" w:cs="仿宋"/>
        </w:rPr>
      </w:pPr>
      <w:r>
        <w:rPr>
          <w:rFonts w:ascii="仿宋" w:eastAsia="仿宋" w:hAnsi="仿宋" w:cs="仿宋"/>
        </w:rPr>
        <w:t>#</w:t>
      </w:r>
      <w:r>
        <w:rPr>
          <w:rFonts w:ascii="仿宋" w:eastAsia="仿宋" w:hAnsi="仿宋" w:cs="仿宋"/>
        </w:rPr>
        <w:tab/>
        <w:t>*</w:t>
      </w:r>
      <w:r>
        <w:rPr>
          <w:rFonts w:ascii="仿宋" w:eastAsia="仿宋" w:hAnsi="仿宋" w:cs="仿宋"/>
        </w:rPr>
        <w:tab/>
        <w:t>soft</w:t>
      </w:r>
      <w:r>
        <w:rPr>
          <w:rFonts w:ascii="仿宋" w:eastAsia="仿宋" w:hAnsi="仿宋" w:cs="仿宋"/>
        </w:rPr>
        <w:tab/>
        <w:t>as</w:t>
      </w:r>
      <w:r>
        <w:rPr>
          <w:rFonts w:ascii="仿宋" w:eastAsia="仿宋" w:hAnsi="仿宋" w:cs="仿宋"/>
        </w:rPr>
        <w:tab/>
        <w:t>unlimited</w:t>
      </w:r>
    </w:p>
    <w:p w:rsidR="00737AD2" w:rsidRDefault="007003A1">
      <w:pPr>
        <w:pStyle w:val="BodyText"/>
        <w:numPr>
          <w:ilvl w:val="0"/>
          <w:numId w:val="24"/>
        </w:numPr>
        <w:tabs>
          <w:tab w:val="left" w:pos="1007"/>
        </w:tabs>
        <w:spacing w:before="49"/>
        <w:ind w:left="1007"/>
      </w:pPr>
      <w:r>
        <w:rPr>
          <w:w w:val="95"/>
        </w:rPr>
        <w:t xml:space="preserve">.删除配置文件  </w:t>
      </w:r>
      <w:r>
        <w:rPr>
          <w:spacing w:val="6"/>
          <w:w w:val="95"/>
        </w:rPr>
        <w:t xml:space="preserve"> </w:t>
      </w:r>
      <w:r>
        <w:rPr>
          <w:w w:val="95"/>
        </w:rPr>
        <w:t>/etc/sysctl.conf中的如下配置参数：</w:t>
      </w:r>
    </w:p>
    <w:p w:rsidR="00737AD2" w:rsidRDefault="00EC10B3">
      <w:pPr>
        <w:pStyle w:val="BodyText"/>
        <w:spacing w:before="6"/>
        <w:ind w:left="897"/>
        <w:rPr>
          <w:rFonts w:ascii="仿宋" w:eastAsia="仿宋" w:hAnsi="仿宋" w:cs="仿宋"/>
        </w:rPr>
      </w:pPr>
      <w:r w:rsidRPr="00EC10B3">
        <w:pict>
          <v:group id="_x0000_s3619" style="position:absolute;left:0;text-align:left;margin-left:95.85pt;margin-top:4.75pt;width:459.45pt;height:63.6pt;z-index:-25803;mso-position-horizontal-relative:page" coordorigin="1917,95" coordsize="9189,1272">
            <v:shape id="_x0000_s3620"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vm.swappiness = 0</w:t>
      </w:r>
    </w:p>
    <w:p w:rsidR="00737AD2" w:rsidRDefault="007003A1">
      <w:pPr>
        <w:pStyle w:val="BodyText"/>
        <w:spacing w:line="212" w:lineRule="exact"/>
        <w:ind w:left="897"/>
        <w:rPr>
          <w:rFonts w:ascii="仿宋" w:eastAsia="仿宋" w:hAnsi="仿宋" w:cs="仿宋"/>
        </w:rPr>
      </w:pPr>
      <w:r>
        <w:rPr>
          <w:rFonts w:ascii="仿宋" w:eastAsia="仿宋" w:hAnsi="仿宋" w:cs="仿宋"/>
        </w:rPr>
        <w:t>vm.dirty_ratio = 100</w:t>
      </w:r>
    </w:p>
    <w:p w:rsidR="00737AD2" w:rsidRDefault="007003A1">
      <w:pPr>
        <w:pStyle w:val="BodyText"/>
        <w:spacing w:line="212" w:lineRule="exact"/>
        <w:ind w:left="897"/>
        <w:rPr>
          <w:rFonts w:ascii="仿宋" w:eastAsia="仿宋" w:hAnsi="仿宋" w:cs="仿宋"/>
        </w:rPr>
      </w:pPr>
      <w:r>
        <w:rPr>
          <w:rFonts w:ascii="仿宋" w:eastAsia="仿宋" w:hAnsi="仿宋" w:cs="仿宋"/>
        </w:rPr>
        <w:t>vm.dirty_background_ratio = 10</w:t>
      </w:r>
    </w:p>
    <w:p w:rsidR="00737AD2" w:rsidRDefault="007003A1">
      <w:pPr>
        <w:pStyle w:val="BodyText"/>
        <w:spacing w:line="212" w:lineRule="exact"/>
        <w:ind w:left="897"/>
        <w:rPr>
          <w:rFonts w:ascii="仿宋" w:eastAsia="仿宋" w:hAnsi="仿宋" w:cs="仿宋"/>
        </w:rPr>
      </w:pPr>
      <w:r>
        <w:rPr>
          <w:rFonts w:ascii="仿宋" w:eastAsia="仿宋" w:hAnsi="仿宋" w:cs="仿宋"/>
        </w:rPr>
        <w:t>vm.dirty_expire_centisecs = 50000</w:t>
      </w:r>
    </w:p>
    <w:p w:rsidR="00737AD2" w:rsidRDefault="007003A1">
      <w:pPr>
        <w:pStyle w:val="BodyText"/>
        <w:spacing w:line="212" w:lineRule="exact"/>
        <w:ind w:left="897"/>
        <w:rPr>
          <w:rFonts w:ascii="仿宋" w:eastAsia="仿宋" w:hAnsi="仿宋" w:cs="仿宋"/>
        </w:rPr>
      </w:pPr>
      <w:r>
        <w:rPr>
          <w:rFonts w:ascii="仿宋" w:eastAsia="仿宋" w:hAnsi="仿宋" w:cs="仿宋"/>
        </w:rPr>
        <w:t>vm.vfs_cache_pressure = 200</w:t>
      </w:r>
    </w:p>
    <w:p w:rsidR="00737AD2" w:rsidRDefault="007003A1">
      <w:pPr>
        <w:pStyle w:val="BodyText"/>
        <w:spacing w:line="212" w:lineRule="exact"/>
        <w:ind w:left="897"/>
        <w:rPr>
          <w:rFonts w:ascii="仿宋" w:eastAsia="仿宋" w:hAnsi="仿宋" w:cs="仿宋"/>
        </w:rPr>
      </w:pPr>
      <w:r>
        <w:rPr>
          <w:rFonts w:ascii="仿宋" w:eastAsia="仿宋" w:hAnsi="仿宋" w:cs="仿宋"/>
        </w:rPr>
        <w:t>vm.min_free_kbytes = &lt;物理内存大小的8%，单位KB&gt;</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EC10B3">
      <w:pPr>
        <w:spacing w:line="200" w:lineRule="exact"/>
        <w:rPr>
          <w:sz w:val="20"/>
          <w:szCs w:val="20"/>
        </w:rPr>
      </w:pPr>
      <w:r w:rsidRPr="00EC10B3">
        <w:lastRenderedPageBreak/>
        <w:pict>
          <v:group id="_x0000_s3617" style="position:absolute;margin-left:56.7pt;margin-top:98pt;width:498.6pt;height:.1pt;z-index:-25802;mso-position-horizontal-relative:page;mso-position-vertical-relative:page" coordorigin="1134,1960" coordsize="9972,2">
            <v:shape id="_x0000_s3618" style="position:absolute;left:1134;top:1960;width:9972;height:2" coordorigin="1134,1960" coordsize="9972,0" path="m1134,1960r9972,e" filled="f" strokeweight="1pt">
              <v:path arrowok="t"/>
            </v:shape>
            <w10:wrap anchorx="page" anchory="page"/>
          </v:group>
        </w:pict>
      </w:r>
      <w:r w:rsidRPr="00EC10B3">
        <w:pict>
          <v:group id="_x0000_s3615" style="position:absolute;margin-left:95.85pt;margin-top:163.15pt;width:459.45pt;height:10.6pt;z-index:-25801;mso-position-horizontal-relative:page;mso-position-vertical-relative:page" coordorigin="1917,3263" coordsize="9189,212">
            <v:shape id="_x0000_s3616" style="position:absolute;left:1917;top:3263;width:9189;height:212" coordorigin="1917,3263" coordsize="9189,212" path="m1917,3263r9189,l11106,3475r-9189,l1917,3263xe" fillcolor="#efefef" stroked="f">
              <v:path arrowok="t"/>
            </v:shape>
            <w10:wrap anchorx="page" anchory="page"/>
          </v:group>
        </w:pict>
      </w:r>
      <w:r w:rsidRPr="00EC10B3">
        <w:pict>
          <v:group id="_x0000_s3613" style="position:absolute;margin-left:95.85pt;margin-top:191.25pt;width:459.45pt;height:10.6pt;z-index:-25800;mso-position-horizontal-relative:page;mso-position-vertical-relative:page" coordorigin="1917,3825" coordsize="9189,212">
            <v:shape id="_x0000_s3614" style="position:absolute;left:1917;top:3825;width:9189;height:212" coordorigin="1917,3825" coordsize="9189,212" path="m1917,3825r9189,l11106,4037r-9189,l1917,3825xe" fillcolor="#efefef" stroked="f">
              <v:path arrowok="t"/>
            </v:shape>
            <w10:wrap anchorx="page" anchory="page"/>
          </v:group>
        </w:pict>
      </w:r>
      <w:r w:rsidRPr="00EC10B3">
        <w:pict>
          <v:group id="_x0000_s3611" style="position:absolute;margin-left:95.85pt;margin-top:219.35pt;width:459.45pt;height:21.2pt;z-index:-25799;mso-position-horizontal-relative:page;mso-position-vertical-relative:page" coordorigin="1917,4387" coordsize="9189,424">
            <v:shape id="_x0000_s3612" style="position:absolute;left:1917;top:4387;width:9189;height:424" coordorigin="1917,4387" coordsize="9189,424" path="m1917,4387r9189,l11106,4811r-9189,l1917,4387xe" fillcolor="#efefef" stroked="f">
              <v:path arrowok="t"/>
            </v:shape>
            <w10:wrap anchorx="page" anchory="page"/>
          </v:group>
        </w:pict>
      </w:r>
      <w:r w:rsidRPr="00EC10B3">
        <w:pict>
          <v:group id="_x0000_s3609" style="position:absolute;margin-left:95.85pt;margin-top:258.05pt;width:459.45pt;height:10.6pt;z-index:-25798;mso-position-horizontal-relative:page;mso-position-vertical-relative:page" coordorigin="1917,5161" coordsize="9189,212">
            <v:shape id="_x0000_s3610" style="position:absolute;left:1917;top:5161;width:9189;height:212" coordorigin="1917,5161" coordsize="9189,212" path="m1917,5161r9189,l11106,5373r-9189,l1917,5161xe" fillcolor="#efefef" stroked="f">
              <v:path arrowok="t"/>
            </v:shape>
            <w10:wrap anchorx="page" anchory="page"/>
          </v:group>
        </w:pict>
      </w:r>
      <w:r w:rsidRPr="00EC10B3">
        <w:pict>
          <v:group id="_x0000_s3607" style="position:absolute;margin-left:95.85pt;margin-top:368.65pt;width:459.45pt;height:21.2pt;z-index:-25797;mso-position-horizontal-relative:page;mso-position-vertical-relative:page" coordorigin="1917,7373" coordsize="9189,424">
            <v:shape id="_x0000_s3608" style="position:absolute;left:1917;top:7373;width:9189;height:424" coordorigin="1917,7373" coordsize="9189,424" path="m1917,7373r9189,l11106,7797r-9189,l1917,7373xe" fillcolor="#efefef" stroked="f">
              <v:path arrowok="t"/>
            </v:shape>
            <w10:wrap anchorx="page" anchory="page"/>
          </v:group>
        </w:pict>
      </w:r>
    </w:p>
    <w:p w:rsidR="00737AD2" w:rsidRDefault="00737AD2">
      <w:pPr>
        <w:spacing w:line="200" w:lineRule="exact"/>
        <w:rPr>
          <w:sz w:val="20"/>
          <w:szCs w:val="20"/>
        </w:rPr>
      </w:pPr>
    </w:p>
    <w:p w:rsidR="00737AD2" w:rsidRDefault="00737AD2">
      <w:pPr>
        <w:spacing w:before="19" w:line="200" w:lineRule="exact"/>
        <w:rPr>
          <w:sz w:val="20"/>
          <w:szCs w:val="20"/>
        </w:rPr>
      </w:pPr>
    </w:p>
    <w:p w:rsidR="00737AD2" w:rsidRDefault="007003A1">
      <w:pPr>
        <w:pStyle w:val="Heading2"/>
        <w:spacing w:line="396" w:lineRule="exact"/>
        <w:ind w:left="433"/>
      </w:pPr>
      <w:bookmarkStart w:id="119" w:name="升级"/>
      <w:bookmarkStart w:id="120" w:name="_bookmark55"/>
      <w:bookmarkEnd w:id="119"/>
      <w:bookmarkEnd w:id="120"/>
      <w:r>
        <w:t>升级</w:t>
      </w:r>
    </w:p>
    <w:p w:rsidR="00737AD2" w:rsidRDefault="00737AD2">
      <w:pPr>
        <w:spacing w:before="5" w:line="220" w:lineRule="exact"/>
      </w:pPr>
    </w:p>
    <w:p w:rsidR="00737AD2" w:rsidRDefault="007003A1">
      <w:pPr>
        <w:pStyle w:val="BodyText"/>
      </w:pPr>
      <w:r>
        <w:t>卸载旧版本</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以root身份登陆数据库服务器</w:t>
      </w:r>
    </w:p>
    <w:p w:rsidR="00737AD2" w:rsidRDefault="007003A1">
      <w:pPr>
        <w:pStyle w:val="BodyText"/>
        <w:tabs>
          <w:tab w:val="left" w:pos="1217"/>
        </w:tabs>
        <w:spacing w:line="29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执行如下命令停止SequoiaDB配置服务程序</w:t>
      </w:r>
    </w:p>
    <w:p w:rsidR="00737AD2" w:rsidRDefault="007003A1">
      <w:pPr>
        <w:pStyle w:val="BodyText"/>
        <w:spacing w:before="10"/>
        <w:ind w:left="1217"/>
        <w:rPr>
          <w:rFonts w:ascii="仿宋" w:eastAsia="仿宋" w:hAnsi="仿宋" w:cs="仿宋"/>
        </w:rPr>
      </w:pPr>
      <w:r>
        <w:rPr>
          <w:rFonts w:ascii="仿宋" w:eastAsia="仿宋" w:hAnsi="仿宋" w:cs="仿宋"/>
        </w:rPr>
        <w:t>service sdbcm stop</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执行如下命令停止SequoiaDB数据库服务程序</w:t>
      </w:r>
    </w:p>
    <w:p w:rsidR="00737AD2" w:rsidRDefault="007003A1">
      <w:pPr>
        <w:pStyle w:val="BodyText"/>
        <w:spacing w:before="10"/>
        <w:ind w:left="1217"/>
        <w:rPr>
          <w:rFonts w:ascii="仿宋" w:eastAsia="仿宋" w:hAnsi="仿宋" w:cs="仿宋"/>
        </w:rPr>
      </w:pPr>
      <w:r>
        <w:rPr>
          <w:rFonts w:ascii="仿宋" w:eastAsia="仿宋" w:hAnsi="仿宋" w:cs="仿宋"/>
        </w:rPr>
        <w:t>/opt/sequoiadb/bin/sdbstop</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执行如下命令命令备份SequoiaDB执行程序以及配置文件</w:t>
      </w:r>
    </w:p>
    <w:p w:rsidR="00737AD2" w:rsidRDefault="007003A1">
      <w:pPr>
        <w:pStyle w:val="BodyText"/>
        <w:spacing w:before="84" w:line="172" w:lineRule="auto"/>
        <w:ind w:left="1217" w:right="3123"/>
        <w:rPr>
          <w:rFonts w:ascii="仿宋" w:eastAsia="仿宋" w:hAnsi="仿宋" w:cs="仿宋"/>
        </w:rPr>
      </w:pPr>
      <w:r>
        <w:rPr>
          <w:rFonts w:ascii="仿宋" w:eastAsia="仿宋" w:hAnsi="仿宋" w:cs="仿宋"/>
        </w:rPr>
        <w:t>scp /opt/sequoiadb/bin/sequoiadb /home/sequoiadb_bak scp -rf /opt/sequoiadb/conf /home/sequoiadb_conf_bak</w:t>
      </w:r>
    </w:p>
    <w:p w:rsidR="00737AD2" w:rsidRDefault="007003A1">
      <w:pPr>
        <w:pStyle w:val="BodyText"/>
        <w:numPr>
          <w:ilvl w:val="1"/>
          <w:numId w:val="3"/>
        </w:numPr>
        <w:tabs>
          <w:tab w:val="left" w:pos="1217"/>
        </w:tabs>
        <w:spacing w:line="265" w:lineRule="exact"/>
        <w:ind w:left="1217"/>
      </w:pPr>
      <w:r>
        <w:rPr>
          <w:position w:val="1"/>
        </w:rPr>
        <w:t>执行如下命令卸载SequoiaDB软件</w:t>
      </w:r>
    </w:p>
    <w:p w:rsidR="00737AD2" w:rsidRDefault="007003A1">
      <w:pPr>
        <w:pStyle w:val="BodyText"/>
        <w:spacing w:before="10"/>
        <w:ind w:left="1217"/>
        <w:rPr>
          <w:rFonts w:ascii="仿宋" w:eastAsia="仿宋" w:hAnsi="仿宋" w:cs="仿宋"/>
        </w:rPr>
      </w:pPr>
      <w:r>
        <w:rPr>
          <w:rFonts w:ascii="仿宋" w:eastAsia="仿宋" w:hAnsi="仿宋" w:cs="仿宋"/>
        </w:rPr>
        <w:t>/opt/sequoiadb/uninstall</w:t>
      </w:r>
    </w:p>
    <w:p w:rsidR="00737AD2" w:rsidRDefault="00921398">
      <w:pPr>
        <w:pStyle w:val="BodyText"/>
        <w:spacing w:before="29" w:line="337" w:lineRule="auto"/>
        <w:ind w:right="1120"/>
        <w:rPr>
          <w:lang w:eastAsia="zh-CN"/>
        </w:rPr>
      </w:pPr>
      <w:r>
        <w:pict>
          <v:shape id="_x0000_i1062"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分别在所有数据库服务器上执行完上述操作后，再执行以下操作： 安装新版本</w:t>
      </w:r>
    </w:p>
    <w:p w:rsidR="00737AD2" w:rsidRDefault="007003A1">
      <w:pPr>
        <w:pStyle w:val="BodyText"/>
        <w:tabs>
          <w:tab w:val="left" w:pos="1217"/>
        </w:tabs>
        <w:spacing w:line="269"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具体安装步骤参见</w:t>
      </w:r>
      <w:hyperlink w:anchor="_bookmark47" w:history="1">
        <w:r>
          <w:rPr>
            <w:color w:val="0000FF"/>
            <w:position w:val="1"/>
            <w:lang w:eastAsia="zh-CN"/>
          </w:rPr>
          <w:t>《SequoiaDB服务器安装》</w:t>
        </w:r>
      </w:hyperlink>
      <w:r>
        <w:rPr>
          <w:color w:val="000000"/>
          <w:position w:val="1"/>
          <w:lang w:eastAsia="zh-CN"/>
        </w:rPr>
        <w:t>章节</w:t>
      </w:r>
    </w:p>
    <w:p w:rsidR="00737AD2" w:rsidRDefault="007003A1">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待新版本安装成功后，执行以下命令删除备份文件：</w:t>
      </w:r>
    </w:p>
    <w:p w:rsidR="00737AD2" w:rsidRDefault="007003A1">
      <w:pPr>
        <w:pStyle w:val="BodyText"/>
        <w:spacing w:before="10"/>
        <w:ind w:left="1217"/>
        <w:rPr>
          <w:rFonts w:ascii="仿宋" w:eastAsia="仿宋" w:hAnsi="仿宋" w:cs="仿宋"/>
        </w:rPr>
      </w:pPr>
      <w:r>
        <w:rPr>
          <w:rFonts w:ascii="仿宋" w:eastAsia="仿宋" w:hAnsi="仿宋" w:cs="仿宋"/>
        </w:rPr>
        <w:t>rm -rf /home/sequoiadb_bak</w:t>
      </w:r>
    </w:p>
    <w:p w:rsidR="00737AD2" w:rsidRDefault="007003A1">
      <w:pPr>
        <w:pStyle w:val="BodyText"/>
        <w:spacing w:line="212" w:lineRule="exact"/>
        <w:ind w:left="1217"/>
        <w:rPr>
          <w:rFonts w:ascii="仿宋" w:eastAsia="仿宋" w:hAnsi="仿宋" w:cs="仿宋"/>
        </w:rPr>
      </w:pPr>
      <w:r>
        <w:rPr>
          <w:rFonts w:ascii="仿宋" w:eastAsia="仿宋" w:hAnsi="仿宋" w:cs="仿宋"/>
        </w:rPr>
        <w:t>rm -rf /home/sequoiadb_conf_bak</w:t>
      </w:r>
    </w:p>
    <w:p w:rsidR="00737AD2" w:rsidRDefault="00737AD2">
      <w:pPr>
        <w:spacing w:line="212" w:lineRule="exact"/>
        <w:rPr>
          <w:rFonts w:ascii="仿宋" w:eastAsia="仿宋" w:hAnsi="仿宋" w:cs="仿宋"/>
        </w:rPr>
        <w:sectPr w:rsidR="00737AD2">
          <w:pgSz w:w="12240" w:h="15840"/>
          <w:pgMar w:top="900" w:right="1720" w:bottom="280" w:left="700" w:header="713" w:footer="0" w:gutter="0"/>
          <w:cols w:space="720"/>
        </w:sectPr>
      </w:pPr>
    </w:p>
    <w:p w:rsidR="00737AD2" w:rsidRDefault="00737AD2">
      <w:pPr>
        <w:spacing w:line="200" w:lineRule="exact"/>
        <w:rPr>
          <w:sz w:val="20"/>
          <w:szCs w:val="20"/>
        </w:rPr>
      </w:pPr>
    </w:p>
    <w:p w:rsidR="00737AD2" w:rsidRDefault="00737AD2">
      <w:pPr>
        <w:spacing w:before="4" w:line="240" w:lineRule="exact"/>
        <w:rPr>
          <w:sz w:val="24"/>
          <w:szCs w:val="24"/>
        </w:rPr>
      </w:pPr>
    </w:p>
    <w:p w:rsidR="00737AD2" w:rsidRDefault="00EC10B3">
      <w:pPr>
        <w:pStyle w:val="Heading1"/>
        <w:spacing w:line="481" w:lineRule="exact"/>
        <w:rPr>
          <w:lang w:eastAsia="zh-CN"/>
        </w:rPr>
      </w:pPr>
      <w:r>
        <w:pict>
          <v:group id="_x0000_s3604" style="position:absolute;left:0;text-align:left;margin-left:56.7pt;margin-top:25.15pt;width:498.6pt;height:.1pt;z-index:-25796;mso-position-horizontal-relative:page" coordorigin="1134,503" coordsize="9972,2">
            <v:shape id="_x0000_s3605" style="position:absolute;left:1134;top:503;width:9972;height:2" coordorigin="1134,503" coordsize="9972,0" path="m1134,503r9972,e" filled="f" strokeweight="3pt">
              <v:path arrowok="t"/>
            </v:shape>
            <w10:wrap anchorx="page"/>
          </v:group>
        </w:pict>
      </w:r>
      <w:bookmarkStart w:id="121" w:name="_bookmark56"/>
      <w:bookmarkEnd w:id="121"/>
      <w:r w:rsidR="007003A1">
        <w:rPr>
          <w:lang w:eastAsia="zh-CN"/>
        </w:rPr>
        <w:t>数据库管理</w:t>
      </w:r>
    </w:p>
    <w:p w:rsidR="00737AD2" w:rsidRDefault="00737AD2">
      <w:pPr>
        <w:spacing w:before="11" w:line="260" w:lineRule="exact"/>
        <w:rPr>
          <w:sz w:val="26"/>
          <w:szCs w:val="26"/>
          <w:lang w:eastAsia="zh-CN"/>
        </w:rPr>
      </w:pPr>
    </w:p>
    <w:p w:rsidR="00737AD2" w:rsidRDefault="007003A1">
      <w:pPr>
        <w:pStyle w:val="BodyText"/>
        <w:ind w:left="613"/>
        <w:rPr>
          <w:lang w:eastAsia="zh-CN"/>
        </w:rPr>
      </w:pPr>
      <w:r>
        <w:rPr>
          <w:lang w:eastAsia="zh-CN"/>
        </w:rPr>
        <w:t>数据库管理相关内容</w:t>
      </w:r>
    </w:p>
    <w:p w:rsidR="00737AD2" w:rsidRDefault="00737AD2">
      <w:pPr>
        <w:spacing w:line="200" w:lineRule="exact"/>
        <w:rPr>
          <w:sz w:val="20"/>
          <w:szCs w:val="20"/>
          <w:lang w:eastAsia="zh-CN"/>
        </w:rPr>
      </w:pPr>
    </w:p>
    <w:p w:rsidR="00737AD2" w:rsidRDefault="00737AD2">
      <w:pPr>
        <w:spacing w:before="13" w:line="200" w:lineRule="exact"/>
        <w:rPr>
          <w:sz w:val="20"/>
          <w:szCs w:val="20"/>
          <w:lang w:eastAsia="zh-CN"/>
        </w:rPr>
      </w:pPr>
    </w:p>
    <w:p w:rsidR="006D7CB7" w:rsidRDefault="00EC10B3" w:rsidP="006D7CB7">
      <w:pPr>
        <w:pStyle w:val="Heading2"/>
        <w:kinsoku w:val="0"/>
        <w:overflowPunct w:val="0"/>
        <w:spacing w:line="396" w:lineRule="exact"/>
        <w:rPr>
          <w:lang w:eastAsia="zh-CN"/>
        </w:rPr>
      </w:pPr>
      <w:r>
        <w:pict>
          <v:group id="_x0000_s3602" style="position:absolute;left:0;text-align:left;margin-left:56.7pt;margin-top:21.4pt;width:498.6pt;height:.1pt;z-index:-25795;mso-position-horizontal-relative:page" coordorigin="1134,428" coordsize="9972,2">
            <v:shape id="_x0000_s3603" style="position:absolute;left:1134;top:428;width:9972;height:2" coordorigin="1134,428" coordsize="9972,0" path="m1134,428r9972,e" filled="f" strokeweight="1pt">
              <v:path arrowok="t"/>
            </v:shape>
            <w10:wrap anchorx="page"/>
          </v:group>
        </w:pict>
      </w:r>
      <w:bookmarkStart w:id="122" w:name="数据库管理"/>
      <w:bookmarkStart w:id="123" w:name="_bookmark57"/>
      <w:bookmarkEnd w:id="122"/>
      <w:bookmarkEnd w:id="123"/>
      <w:r w:rsidR="007003A1">
        <w:rPr>
          <w:lang w:eastAsia="zh-CN"/>
        </w:rPr>
        <w:t>数据库管理</w:t>
      </w:r>
      <w:ins w:id="124" w:author="zhangsuonan" w:date="2014-07-17T13:03:00Z">
        <w:r w:rsidR="001509B5">
          <w:rPr>
            <w:rFonts w:asciiTheme="minorEastAsia" w:eastAsiaTheme="minorEastAsia" w:hAnsiTheme="minorEastAsia"/>
            <w:lang w:eastAsia="zh-CN"/>
          </w:rPr>
          <w:t>(</w:t>
        </w:r>
        <w:r w:rsidR="001509B5">
          <w:rPr>
            <w:rFonts w:asciiTheme="minorEastAsia" w:eastAsiaTheme="minorEastAsia" w:hAnsiTheme="minorEastAsia" w:hint="eastAsia"/>
            <w:lang w:eastAsia="zh-CN"/>
          </w:rPr>
          <w:t>何嘉文</w:t>
        </w:r>
        <w:r w:rsidR="001509B5">
          <w:rPr>
            <w:rFonts w:asciiTheme="minorEastAsia" w:eastAsiaTheme="minorEastAsia" w:hAnsiTheme="minorEastAsia"/>
            <w:lang w:eastAsia="zh-CN"/>
          </w:rPr>
          <w:t>)</w:t>
        </w:r>
      </w:ins>
    </w:p>
    <w:p w:rsidR="00737AD2" w:rsidRDefault="007003A1">
      <w:pPr>
        <w:pStyle w:val="BodyText"/>
        <w:spacing w:before="45"/>
        <w:ind w:left="613"/>
        <w:rPr>
          <w:lang w:eastAsia="zh-CN"/>
        </w:rPr>
      </w:pPr>
      <w:r>
        <w:rPr>
          <w:lang w:eastAsia="zh-CN"/>
        </w:rPr>
        <w:t>此部分提供有关基本管理任务</w:t>
      </w:r>
    </w:p>
    <w:p w:rsidR="00737AD2" w:rsidRDefault="00737AD2">
      <w:pPr>
        <w:spacing w:before="5" w:line="110" w:lineRule="exact"/>
        <w:rPr>
          <w:sz w:val="11"/>
          <w:szCs w:val="11"/>
          <w:lang w:eastAsia="zh-CN"/>
        </w:rPr>
      </w:pPr>
    </w:p>
    <w:p w:rsidR="00737AD2" w:rsidRDefault="007003A1">
      <w:pPr>
        <w:pStyle w:val="Heading3"/>
        <w:rPr>
          <w:lang w:eastAsia="zh-CN"/>
        </w:rPr>
      </w:pPr>
      <w:bookmarkStart w:id="125" w:name="数据库配置"/>
      <w:bookmarkStart w:id="126" w:name="_bookmark58"/>
      <w:bookmarkEnd w:id="125"/>
      <w:bookmarkEnd w:id="126"/>
      <w:r>
        <w:rPr>
          <w:lang w:eastAsia="zh-CN"/>
        </w:rPr>
        <w:t>数据库配置</w:t>
      </w:r>
    </w:p>
    <w:p w:rsidR="00737AD2" w:rsidRDefault="00737AD2">
      <w:pPr>
        <w:spacing w:before="2" w:line="200" w:lineRule="exact"/>
        <w:rPr>
          <w:sz w:val="20"/>
          <w:szCs w:val="20"/>
          <w:lang w:eastAsia="zh-CN"/>
        </w:rPr>
      </w:pPr>
    </w:p>
    <w:p w:rsidR="00737AD2" w:rsidRDefault="00EC10B3">
      <w:pPr>
        <w:pStyle w:val="BodyText"/>
        <w:ind w:left="613"/>
        <w:rPr>
          <w:lang w:eastAsia="zh-CN"/>
        </w:rPr>
      </w:pPr>
      <w:r>
        <w:pict>
          <v:shapetype id="_x0000_t202" coordsize="21600,21600" o:spt="202" path="m,l,21600r21600,l21600,xe">
            <v:stroke joinstyle="miter"/>
            <v:path gradientshapeok="t" o:connecttype="rect"/>
          </v:shapetype>
          <v:shape id="_x0000_s3601" type="#_x0000_t202" style="position:absolute;left:0;text-align:left;margin-left:81.2pt;margin-top:18.35pt;width:475.1pt;height:493pt;z-index:-25794;mso-position-horizontal-relative:page" filled="f" stroked="f">
            <v:textbox style="mso-next-textbox:#_x0000_s3601" inset="0,0,0,0">
              <w:txbxContent>
                <w:tbl>
                  <w:tblPr>
                    <w:tblW w:w="0" w:type="auto"/>
                    <w:tblLayout w:type="fixed"/>
                    <w:tblCellMar>
                      <w:left w:w="0" w:type="dxa"/>
                      <w:right w:w="0" w:type="dxa"/>
                    </w:tblCellMar>
                    <w:tblLook w:val="01E0"/>
                  </w:tblPr>
                  <w:tblGrid>
                    <w:gridCol w:w="1580"/>
                    <w:gridCol w:w="3156"/>
                    <w:gridCol w:w="2363"/>
                    <w:gridCol w:w="2373"/>
                  </w:tblGrid>
                  <w:tr w:rsidR="00921398">
                    <w:trPr>
                      <w:trHeight w:hRule="exact" w:val="305"/>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838"/>
                          <w:rPr>
                            <w:rFonts w:ascii="微软雅黑" w:eastAsia="微软雅黑" w:hAnsi="微软雅黑" w:cs="微软雅黑"/>
                            <w:sz w:val="14"/>
                            <w:szCs w:val="14"/>
                          </w:rPr>
                        </w:pPr>
                        <w:r>
                          <w:rPr>
                            <w:rFonts w:ascii="微软雅黑" w:eastAsia="微软雅黑" w:hAnsi="微软雅黑" w:cs="微软雅黑"/>
                            <w:sz w:val="14"/>
                            <w:szCs w:val="14"/>
                          </w:rPr>
                          <w:t>缩写</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921398">
                    <w:trPr>
                      <w:trHeight w:hRule="exact" w:val="30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--help</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85"/>
                            <w:sz w:val="14"/>
                            <w:szCs w:val="14"/>
                          </w:rPr>
                          <w:t>-h</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打印帮助。</w:t>
                        </w:r>
                      </w:p>
                    </w:tc>
                  </w:tr>
                  <w:tr w:rsidR="00921398">
                    <w:trPr>
                      <w:trHeight w:hRule="exact" w:val="54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85"/>
                            <w:sz w:val="14"/>
                            <w:szCs w:val="14"/>
                          </w:rPr>
                          <w:t>-d</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1.指定数据文件存放路径。</w:t>
                        </w:r>
                      </w:p>
                      <w:p w:rsidR="00921398" w:rsidRDefault="00921398">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2.如果不指定，则默认为当前路径。</w:t>
                        </w:r>
                      </w:p>
                    </w:tc>
                  </w:tr>
                  <w:tr w:rsidR="00921398">
                    <w:trPr>
                      <w:trHeight w:hRule="exact" w:val="78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--indexpath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80"/>
                            <w:sz w:val="14"/>
                            <w:szCs w:val="14"/>
                          </w:rPr>
                          <w:t>-i</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1.指定索引文件存放路径。</w:t>
                        </w:r>
                      </w:p>
                      <w:p w:rsidR="00921398" w:rsidRDefault="00921398">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2.如果不指定，则默认与'dbpath'相</w:t>
                        </w:r>
                        <w:r>
                          <w:rPr>
                            <w:rFonts w:ascii="微软雅黑" w:eastAsia="微软雅黑" w:hAnsi="微软雅黑" w:cs="微软雅黑"/>
                            <w:sz w:val="14"/>
                            <w:szCs w:val="14"/>
                            <w:lang w:eastAsia="zh-CN"/>
                          </w:rPr>
                          <w:t xml:space="preserve"> 同。</w:t>
                        </w:r>
                      </w:p>
                    </w:tc>
                  </w:tr>
                  <w:tr w:rsidR="00921398">
                    <w:trPr>
                      <w:trHeight w:hRule="exact" w:val="222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--confpath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85"/>
                            <w:sz w:val="14"/>
                            <w:szCs w:val="14"/>
                          </w:rPr>
                          <w:t>-c</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1.指定配置文件路径（不包含文</w:t>
                        </w:r>
                      </w:p>
                      <w:p w:rsidR="00921398" w:rsidRDefault="00921398">
                        <w:pPr>
                          <w:pStyle w:val="TableParagraph"/>
                          <w:spacing w:before="1" w:line="241" w:lineRule="auto"/>
                          <w:ind w:left="45" w:right="85"/>
                          <w:rPr>
                            <w:rFonts w:ascii="微软雅黑" w:eastAsia="微软雅黑" w:hAnsi="微软雅黑" w:cs="微软雅黑"/>
                            <w:sz w:val="14"/>
                            <w:szCs w:val="14"/>
                          </w:rPr>
                        </w:pPr>
                        <w:r>
                          <w:rPr>
                            <w:rFonts w:ascii="微软雅黑" w:eastAsia="微软雅黑" w:hAnsi="微软雅黑" w:cs="微软雅黑"/>
                            <w:sz w:val="14"/>
                            <w:szCs w:val="14"/>
                            <w:lang w:eastAsia="zh-CN"/>
                          </w:rPr>
                          <w:t xml:space="preserve">件名），系统会在confpath下寻 找sdb.conf。 </w:t>
                        </w:r>
                        <w:r>
                          <w:rPr>
                            <w:rFonts w:ascii="微软雅黑" w:eastAsia="微软雅黑" w:hAnsi="微软雅黑" w:cs="微软雅黑"/>
                            <w:w w:val="95"/>
                            <w:sz w:val="14"/>
                            <w:szCs w:val="14"/>
                            <w:lang w:eastAsia="zh-CN"/>
                          </w:rPr>
                          <w:t>2.sdb.conf中填入需要的配置项，配</w:t>
                        </w:r>
                        <w:r>
                          <w:rPr>
                            <w:rFonts w:ascii="微软雅黑" w:eastAsia="微软雅黑" w:hAnsi="微软雅黑" w:cs="微软雅黑"/>
                            <w:sz w:val="14"/>
                            <w:szCs w:val="14"/>
                            <w:lang w:eastAsia="zh-CN"/>
                          </w:rPr>
                          <w:t xml:space="preserve"> 制方法为：参数名</w:t>
                        </w:r>
                        <w:r>
                          <w:rPr>
                            <w:rFonts w:ascii="微软雅黑" w:eastAsia="微软雅黑" w:hAnsi="微软雅黑" w:cs="微软雅黑"/>
                            <w:spacing w:val="-19"/>
                            <w:sz w:val="14"/>
                            <w:szCs w:val="14"/>
                            <w:lang w:eastAsia="zh-CN"/>
                          </w:rPr>
                          <w:t xml:space="preserve"> </w:t>
                        </w:r>
                        <w:r>
                          <w:rPr>
                            <w:rFonts w:ascii="微软雅黑" w:eastAsia="微软雅黑" w:hAnsi="微软雅黑" w:cs="微软雅黑"/>
                            <w:sz w:val="14"/>
                            <w:szCs w:val="14"/>
                            <w:lang w:eastAsia="zh-CN"/>
                          </w:rPr>
                          <w:t>=</w:t>
                        </w:r>
                        <w:r>
                          <w:rPr>
                            <w:rFonts w:ascii="微软雅黑" w:eastAsia="微软雅黑" w:hAnsi="微软雅黑" w:cs="微软雅黑"/>
                            <w:spacing w:val="-18"/>
                            <w:sz w:val="14"/>
                            <w:szCs w:val="14"/>
                            <w:lang w:eastAsia="zh-CN"/>
                          </w:rPr>
                          <w:t xml:space="preserve"> </w:t>
                        </w:r>
                        <w:r>
                          <w:rPr>
                            <w:rFonts w:ascii="微软雅黑" w:eastAsia="微软雅黑" w:hAnsi="微软雅黑" w:cs="微软雅黑"/>
                            <w:sz w:val="14"/>
                            <w:szCs w:val="14"/>
                            <w:lang w:eastAsia="zh-CN"/>
                          </w:rPr>
                          <w:t xml:space="preserve">参数值。 </w:t>
                        </w:r>
                        <w:r>
                          <w:rPr>
                            <w:rFonts w:ascii="微软雅黑" w:eastAsia="微软雅黑" w:hAnsi="微软雅黑" w:cs="微软雅黑"/>
                            <w:w w:val="95"/>
                            <w:sz w:val="14"/>
                            <w:szCs w:val="14"/>
                          </w:rPr>
                          <w:t>如svcname=11810；diaglevel=3。</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3.如果不指定此参数，系统默认在当</w:t>
                        </w:r>
                        <w:r>
                          <w:rPr>
                            <w:rFonts w:ascii="微软雅黑" w:eastAsia="微软雅黑" w:hAnsi="微软雅黑" w:cs="微软雅黑"/>
                            <w:sz w:val="14"/>
                            <w:szCs w:val="14"/>
                          </w:rPr>
                          <w:t xml:space="preserve"> 前路径寻找sdb.conf。 4.sdb.conf可以不存在。</w:t>
                        </w:r>
                      </w:p>
                    </w:tc>
                  </w:tr>
                  <w:tr w:rsidR="00921398">
                    <w:trPr>
                      <w:trHeight w:hRule="exact" w:val="126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--logpath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80"/>
                            <w:sz w:val="14"/>
                            <w:szCs w:val="14"/>
                          </w:rPr>
                          <w:t>-l</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1.副本节点在进行数据同步时会生成</w:t>
                        </w:r>
                      </w:p>
                      <w:p w:rsidR="00921398" w:rsidRDefault="00921398">
                        <w:pPr>
                          <w:pStyle w:val="TableParagraph"/>
                          <w:spacing w:before="1" w:line="241" w:lineRule="auto"/>
                          <w:ind w:left="45"/>
                          <w:rPr>
                            <w:rFonts w:ascii="微软雅黑" w:eastAsia="微软雅黑" w:hAnsi="微软雅黑" w:cs="微软雅黑"/>
                            <w:sz w:val="14"/>
                            <w:szCs w:val="14"/>
                          </w:rPr>
                        </w:pPr>
                        <w:r>
                          <w:rPr>
                            <w:rFonts w:ascii="微软雅黑" w:eastAsia="微软雅黑" w:hAnsi="微软雅黑" w:cs="微软雅黑"/>
                            <w:sz w:val="14"/>
                            <w:szCs w:val="14"/>
                            <w:lang w:eastAsia="zh-CN"/>
                          </w:rPr>
                          <w:t xml:space="preserve">同步日志。此参数用来指定同步日志 的路径。 </w:t>
                        </w:r>
                        <w:r>
                          <w:rPr>
                            <w:rFonts w:ascii="微软雅黑" w:eastAsia="微软雅黑" w:hAnsi="微软雅黑" w:cs="微软雅黑"/>
                            <w:sz w:val="14"/>
                            <w:szCs w:val="14"/>
                          </w:rPr>
                          <w:t>2.如果不指定，则默认路径为：数据 文件路径/replicalog。</w:t>
                        </w:r>
                      </w:p>
                    </w:tc>
                  </w:tr>
                  <w:tr w:rsidR="00921398">
                    <w:trPr>
                      <w:trHeight w:hRule="exact" w:val="78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--diagpath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1.指定诊断日志存放目录。</w:t>
                        </w:r>
                      </w:p>
                      <w:p w:rsidR="00921398" w:rsidRDefault="00921398">
                        <w:pPr>
                          <w:pStyle w:val="TableParagraph"/>
                          <w:spacing w:before="1" w:line="241" w:lineRule="auto"/>
                          <w:ind w:left="45" w:right="8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2.如果不指定，则默认为：数据文件</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路径/diaglog。</w:t>
                        </w:r>
                      </w:p>
                    </w:tc>
                  </w:tr>
                  <w:tr w:rsidR="00921398">
                    <w:trPr>
                      <w:trHeight w:hRule="exact" w:val="78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--diagnum</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1.指定诊断日志文件最大数量。</w:t>
                        </w:r>
                      </w:p>
                      <w:p w:rsidR="00921398" w:rsidRDefault="00921398">
                        <w:pPr>
                          <w:pStyle w:val="TableParagraph"/>
                          <w:spacing w:before="1" w:line="241" w:lineRule="auto"/>
                          <w:ind w:left="45" w:right="97"/>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2.如果不指定，则默认为：20，-1表</w:t>
                        </w:r>
                        <w:r>
                          <w:rPr>
                            <w:rFonts w:ascii="微软雅黑" w:eastAsia="微软雅黑" w:hAnsi="微软雅黑" w:cs="微软雅黑"/>
                            <w:sz w:val="14"/>
                            <w:szCs w:val="14"/>
                            <w:lang w:eastAsia="zh-CN"/>
                          </w:rPr>
                          <w:t xml:space="preserve"> 示不限制。</w:t>
                        </w:r>
                      </w:p>
                    </w:tc>
                  </w:tr>
                  <w:tr w:rsidR="00921398">
                    <w:trPr>
                      <w:trHeight w:hRule="exact" w:val="78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--bkuppath</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1.指定备份文件生成目录。</w:t>
                        </w:r>
                      </w:p>
                      <w:p w:rsidR="00921398" w:rsidRDefault="00921398">
                        <w:pPr>
                          <w:pStyle w:val="TableParagraph"/>
                          <w:spacing w:before="1" w:line="241" w:lineRule="auto"/>
                          <w:ind w:left="45" w:right="8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2.如果不指定，则默认为：数据文件</w:t>
                        </w:r>
                        <w:r>
                          <w:rPr>
                            <w:rFonts w:ascii="微软雅黑" w:eastAsia="微软雅黑" w:hAnsi="微软雅黑" w:cs="微软雅黑"/>
                            <w:sz w:val="14"/>
                            <w:szCs w:val="14"/>
                            <w:lang w:eastAsia="zh-CN"/>
                          </w:rPr>
                          <w:t xml:space="preserve"> 路径/bakfile。</w:t>
                        </w:r>
                      </w:p>
                    </w:tc>
                  </w:tr>
                  <w:tr w:rsidR="00921398">
                    <w:trPr>
                      <w:trHeight w:hRule="exact" w:val="540"/>
                    </w:trPr>
                    <w:tc>
                      <w:tcPr>
                        <w:tcW w:w="1580"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--maxpool</w:t>
                        </w:r>
                      </w:p>
                    </w:tc>
                    <w:tc>
                      <w:tcPr>
                        <w:tcW w:w="3156"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83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1.指定线程池内线程数量。</w:t>
                        </w:r>
                      </w:p>
                      <w:p w:rsidR="00921398" w:rsidRDefault="00921398">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2.如果不指定，则默认为0。</w:t>
                        </w:r>
                      </w:p>
                    </w:tc>
                  </w:tr>
                  <w:tr w:rsidR="00921398">
                    <w:trPr>
                      <w:trHeight w:hRule="exact" w:val="260"/>
                    </w:trPr>
                    <w:tc>
                      <w:tcPr>
                        <w:tcW w:w="4736" w:type="dxa"/>
                        <w:gridSpan w:val="2"/>
                        <w:vMerge w:val="restart"/>
                        <w:tcBorders>
                          <w:top w:val="nil"/>
                          <w:left w:val="nil"/>
                          <w:right w:val="nil"/>
                        </w:tcBorders>
                      </w:tcPr>
                      <w:p w:rsidR="00921398" w:rsidRDefault="00921398">
                        <w:pPr>
                          <w:rPr>
                            <w:lang w:eastAsia="zh-CN"/>
                          </w:rPr>
                        </w:pPr>
                      </w:p>
                    </w:tc>
                    <w:tc>
                      <w:tcPr>
                        <w:tcW w:w="2363"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1.指定本地服务端口。</w:t>
                        </w:r>
                      </w:p>
                    </w:tc>
                  </w:tr>
                  <w:tr w:rsidR="00921398">
                    <w:trPr>
                      <w:trHeight w:hRule="exact" w:val="240"/>
                    </w:trPr>
                    <w:tc>
                      <w:tcPr>
                        <w:tcW w:w="4736" w:type="dxa"/>
                        <w:gridSpan w:val="2"/>
                        <w:vMerge/>
                        <w:tcBorders>
                          <w:left w:val="nil"/>
                          <w:right w:val="nil"/>
                        </w:tcBorders>
                      </w:tcPr>
                      <w:p w:rsidR="00921398" w:rsidRDefault="00921398"/>
                    </w:tc>
                    <w:tc>
                      <w:tcPr>
                        <w:tcW w:w="2363" w:type="dxa"/>
                        <w:tcBorders>
                          <w:top w:val="nil"/>
                          <w:left w:val="single" w:sz="8" w:space="0" w:color="000000"/>
                          <w:bottom w:val="nil"/>
                          <w:right w:val="single" w:sz="8" w:space="0" w:color="000000"/>
                        </w:tcBorders>
                      </w:tcPr>
                      <w:p w:rsidR="00921398" w:rsidRDefault="00921398"/>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2.如果不指定则默认为11800端口</w:t>
                        </w:r>
                      </w:p>
                    </w:tc>
                  </w:tr>
                  <w:tr w:rsidR="00921398">
                    <w:trPr>
                      <w:trHeight w:hRule="exact" w:val="240"/>
                    </w:trPr>
                    <w:tc>
                      <w:tcPr>
                        <w:tcW w:w="4736" w:type="dxa"/>
                        <w:gridSpan w:val="2"/>
                        <w:vMerge/>
                        <w:tcBorders>
                          <w:left w:val="nil"/>
                          <w:right w:val="nil"/>
                        </w:tcBorders>
                      </w:tcPr>
                      <w:p w:rsidR="00921398" w:rsidRDefault="00921398">
                        <w:pPr>
                          <w:rPr>
                            <w:lang w:eastAsia="zh-CN"/>
                          </w:rPr>
                        </w:pPr>
                      </w:p>
                    </w:tc>
                    <w:tc>
                      <w:tcPr>
                        <w:tcW w:w="2363" w:type="dxa"/>
                        <w:tcBorders>
                          <w:top w:val="nil"/>
                          <w:left w:val="single" w:sz="8" w:space="0" w:color="000000"/>
                          <w:bottom w:val="nil"/>
                          <w:right w:val="single" w:sz="8" w:space="0" w:color="000000"/>
                        </w:tcBorders>
                      </w:tcPr>
                      <w:p w:rsidR="00921398" w:rsidRDefault="00921398">
                        <w:pPr>
                          <w:rPr>
                            <w:lang w:eastAsia="zh-CN"/>
                          </w:rPr>
                        </w:pPr>
                      </w:p>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用于编目节点，11810用于协调节</w:t>
                        </w:r>
                      </w:p>
                    </w:tc>
                  </w:tr>
                  <w:tr w:rsidR="00921398">
                    <w:trPr>
                      <w:trHeight w:hRule="exact" w:val="270"/>
                    </w:trPr>
                    <w:tc>
                      <w:tcPr>
                        <w:tcW w:w="4736" w:type="dxa"/>
                        <w:gridSpan w:val="2"/>
                        <w:vMerge/>
                        <w:tcBorders>
                          <w:left w:val="nil"/>
                          <w:right w:val="nil"/>
                        </w:tcBorders>
                      </w:tcPr>
                      <w:p w:rsidR="00921398" w:rsidRDefault="00921398">
                        <w:pPr>
                          <w:rPr>
                            <w:lang w:eastAsia="zh-CN"/>
                          </w:rPr>
                        </w:pPr>
                      </w:p>
                    </w:tc>
                    <w:tc>
                      <w:tcPr>
                        <w:tcW w:w="2363" w:type="dxa"/>
                        <w:tcBorders>
                          <w:top w:val="nil"/>
                          <w:left w:val="single" w:sz="8" w:space="0" w:color="000000"/>
                          <w:bottom w:val="nil"/>
                          <w:right w:val="single" w:sz="8" w:space="0" w:color="000000"/>
                        </w:tcBorders>
                      </w:tcPr>
                      <w:p w:rsidR="00921398" w:rsidRDefault="00921398">
                        <w:pPr>
                          <w:rPr>
                            <w:lang w:eastAsia="zh-CN"/>
                          </w:rPr>
                        </w:pPr>
                      </w:p>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点，11820用于数据节点。</w:t>
                        </w:r>
                      </w:p>
                    </w:tc>
                  </w:tr>
                  <w:tr w:rsidR="00921398">
                    <w:trPr>
                      <w:trHeight w:hRule="exact" w:val="270"/>
                    </w:trPr>
                    <w:tc>
                      <w:tcPr>
                        <w:tcW w:w="4736" w:type="dxa"/>
                        <w:gridSpan w:val="2"/>
                        <w:vMerge/>
                        <w:tcBorders>
                          <w:left w:val="nil"/>
                          <w:right w:val="nil"/>
                        </w:tcBorders>
                      </w:tcPr>
                      <w:p w:rsidR="00921398" w:rsidRDefault="00921398"/>
                    </w:tc>
                    <w:tc>
                      <w:tcPr>
                        <w:tcW w:w="2363" w:type="dxa"/>
                        <w:vMerge w:val="restart"/>
                        <w:tcBorders>
                          <w:top w:val="nil"/>
                          <w:left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nil"/>
                          <w:left w:val="single" w:sz="8" w:space="0" w:color="000000"/>
                          <w:bottom w:val="nil"/>
                          <w:right w:val="single" w:sz="8" w:space="0" w:color="000000"/>
                        </w:tcBorders>
                      </w:tcPr>
                      <w:p w:rsidR="00921398" w:rsidRDefault="00921398">
                        <w:pPr>
                          <w:pStyle w:val="TableParagraph"/>
                          <w:spacing w:line="22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1.指定数据同步平面端口。</w:t>
                        </w:r>
                      </w:p>
                    </w:tc>
                  </w:tr>
                  <w:tr w:rsidR="00921398">
                    <w:trPr>
                      <w:trHeight w:hRule="exact" w:val="275"/>
                    </w:trPr>
                    <w:tc>
                      <w:tcPr>
                        <w:tcW w:w="4736" w:type="dxa"/>
                        <w:gridSpan w:val="2"/>
                        <w:vMerge/>
                        <w:tcBorders>
                          <w:left w:val="nil"/>
                          <w:bottom w:val="nil"/>
                          <w:right w:val="nil"/>
                        </w:tcBorders>
                      </w:tcPr>
                      <w:p w:rsidR="00921398" w:rsidRDefault="00921398">
                        <w:pPr>
                          <w:rPr>
                            <w:lang w:eastAsia="zh-CN"/>
                          </w:rPr>
                        </w:pPr>
                      </w:p>
                    </w:tc>
                    <w:tc>
                      <w:tcPr>
                        <w:tcW w:w="2363" w:type="dxa"/>
                        <w:vMerge/>
                        <w:tcBorders>
                          <w:left w:val="single" w:sz="8" w:space="0" w:color="000000"/>
                          <w:bottom w:val="single" w:sz="8" w:space="0" w:color="000000"/>
                          <w:right w:val="single" w:sz="8" w:space="0" w:color="000000"/>
                        </w:tcBorders>
                      </w:tcPr>
                      <w:p w:rsidR="00921398" w:rsidRDefault="00921398">
                        <w:pPr>
                          <w:rPr>
                            <w:lang w:eastAsia="zh-CN"/>
                          </w:rPr>
                        </w:pPr>
                      </w:p>
                    </w:tc>
                    <w:tc>
                      <w:tcPr>
                        <w:tcW w:w="2373"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2.如果不指定则默认为svcname+1。</w:t>
                        </w:r>
                      </w:p>
                    </w:tc>
                  </w:tr>
                </w:tbl>
                <w:p w:rsidR="00921398" w:rsidRDefault="00921398">
                  <w:pPr>
                    <w:rPr>
                      <w:lang w:eastAsia="zh-CN"/>
                    </w:rPr>
                  </w:pPr>
                </w:p>
              </w:txbxContent>
            </v:textbox>
            <w10:wrap anchorx="page"/>
          </v:shape>
        </w:pict>
      </w:r>
      <w:r w:rsidR="007003A1">
        <w:rPr>
          <w:lang w:eastAsia="zh-CN"/>
        </w:rPr>
        <w:t>参数说明</w:t>
      </w: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before="10" w:line="280" w:lineRule="exact"/>
        <w:rPr>
          <w:sz w:val="28"/>
          <w:szCs w:val="28"/>
          <w:lang w:eastAsia="zh-CN"/>
        </w:rPr>
      </w:pPr>
    </w:p>
    <w:p w:rsidR="00737AD2" w:rsidRDefault="007003A1">
      <w:pPr>
        <w:tabs>
          <w:tab w:val="left" w:pos="3031"/>
        </w:tabs>
        <w:spacing w:before="9"/>
        <w:ind w:left="663"/>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--svcname</w:t>
      </w:r>
      <w:r>
        <w:rPr>
          <w:rFonts w:ascii="微软雅黑" w:eastAsia="微软雅黑" w:hAnsi="微软雅黑" w:cs="微软雅黑"/>
          <w:w w:val="90"/>
          <w:sz w:val="14"/>
          <w:szCs w:val="14"/>
          <w:lang w:eastAsia="zh-CN"/>
        </w:rPr>
        <w:tab/>
        <w:t>-p</w:t>
      </w:r>
    </w:p>
    <w:p w:rsidR="00737AD2" w:rsidRDefault="00737AD2">
      <w:pPr>
        <w:spacing w:before="2" w:line="170" w:lineRule="exact"/>
        <w:rPr>
          <w:sz w:val="17"/>
          <w:szCs w:val="17"/>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tabs>
          <w:tab w:val="left" w:pos="3031"/>
        </w:tabs>
        <w:spacing w:before="9"/>
        <w:ind w:left="663"/>
        <w:rPr>
          <w:rFonts w:ascii="微软雅黑" w:eastAsia="微软雅黑" w:hAnsi="微软雅黑" w:cs="微软雅黑"/>
          <w:sz w:val="14"/>
          <w:szCs w:val="14"/>
        </w:rPr>
      </w:pPr>
      <w:r>
        <w:rPr>
          <w:rFonts w:ascii="微软雅黑" w:eastAsia="微软雅黑" w:hAnsi="微软雅黑" w:cs="微软雅黑"/>
          <w:w w:val="90"/>
          <w:sz w:val="14"/>
          <w:szCs w:val="14"/>
        </w:rPr>
        <w:t>--replname</w:t>
      </w:r>
      <w:r>
        <w:rPr>
          <w:rFonts w:ascii="微软雅黑" w:eastAsia="微软雅黑" w:hAnsi="微软雅黑" w:cs="微软雅黑"/>
          <w:w w:val="90"/>
          <w:sz w:val="14"/>
          <w:szCs w:val="14"/>
        </w:rPr>
        <w:tab/>
        <w:t>-r</w:t>
      </w:r>
    </w:p>
    <w:p w:rsidR="00737AD2" w:rsidRDefault="00737AD2">
      <w:pPr>
        <w:rPr>
          <w:rFonts w:ascii="微软雅黑" w:eastAsia="微软雅黑" w:hAnsi="微软雅黑" w:cs="微软雅黑"/>
          <w:sz w:val="14"/>
          <w:szCs w:val="14"/>
        </w:rPr>
        <w:sectPr w:rsidR="00737AD2">
          <w:headerReference w:type="even" r:id="rId40"/>
          <w:headerReference w:type="default" r:id="rId41"/>
          <w:pgSz w:w="12240" w:h="15840"/>
          <w:pgMar w:top="900" w:right="680" w:bottom="280" w:left="1020" w:header="713" w:footer="0" w:gutter="0"/>
          <w:pgNumType w:start="51"/>
          <w:cols w:space="720"/>
        </w:sectPr>
      </w:pPr>
    </w:p>
    <w:p w:rsidR="00737AD2" w:rsidRDefault="00EC10B3">
      <w:pPr>
        <w:spacing w:line="200" w:lineRule="exact"/>
        <w:rPr>
          <w:sz w:val="20"/>
          <w:szCs w:val="20"/>
        </w:rPr>
      </w:pPr>
      <w:r w:rsidRPr="00EC10B3">
        <w:lastRenderedPageBreak/>
        <w:pict>
          <v:shape id="_x0000_s3600" type="#_x0000_t202" style="position:absolute;margin-left:81.2pt;margin-top:56.2pt;width:475.1pt;height:667pt;z-index:-25793;mso-position-horizontal-relative:page;mso-position-vertical-relative:page" filled="f" stroked="f">
            <v:textbox style="mso-next-textbox:#_x0000_s3600" inset="0,0,0,0">
              <w:txbxContent>
                <w:tbl>
                  <w:tblPr>
                    <w:tblW w:w="0" w:type="auto"/>
                    <w:tblLayout w:type="fixed"/>
                    <w:tblCellMar>
                      <w:left w:w="0" w:type="dxa"/>
                      <w:right w:w="0" w:type="dxa"/>
                    </w:tblCellMar>
                    <w:tblLook w:val="01E0"/>
                  </w:tblPr>
                  <w:tblGrid>
                    <w:gridCol w:w="1715"/>
                    <w:gridCol w:w="3021"/>
                    <w:gridCol w:w="2363"/>
                    <w:gridCol w:w="2373"/>
                  </w:tblGrid>
                  <w:tr w:rsidR="00921398">
                    <w:trPr>
                      <w:trHeight w:hRule="exact" w:val="305"/>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702"/>
                          <w:rPr>
                            <w:rFonts w:ascii="微软雅黑" w:eastAsia="微软雅黑" w:hAnsi="微软雅黑" w:cs="微软雅黑"/>
                            <w:sz w:val="14"/>
                            <w:szCs w:val="14"/>
                          </w:rPr>
                        </w:pPr>
                        <w:r>
                          <w:rPr>
                            <w:rFonts w:ascii="微软雅黑" w:eastAsia="微软雅黑" w:hAnsi="微软雅黑" w:cs="微软雅黑"/>
                            <w:sz w:val="14"/>
                            <w:szCs w:val="14"/>
                          </w:rPr>
                          <w:t>缩写</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--shardname</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-a</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1.指定shard平面端口。</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2.如果不指定则默认为svcname+2。</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--catalogname</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-x</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1.指定catalog平面端口。</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2.如果不指定则默认为svcname+3。</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--httpname</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-s</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1.指定http端口。</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2.如果不指定则默认为svcname+4。</w:t>
                        </w:r>
                      </w:p>
                    </w:tc>
                  </w:tr>
                  <w:tr w:rsidR="00921398">
                    <w:trPr>
                      <w:trHeight w:hRule="exact" w:val="150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--diaglevel</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-v</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1.指定诊断日志打印级</w:t>
                        </w:r>
                      </w:p>
                      <w:p w:rsidR="00921398" w:rsidRDefault="00921398">
                        <w:pPr>
                          <w:pStyle w:val="TableParagraph"/>
                          <w:spacing w:before="1" w:line="241" w:lineRule="auto"/>
                          <w:ind w:left="45" w:right="922"/>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别。SequoiaDB中诊断</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日志从0-5分别代表：</w:t>
                        </w:r>
                      </w:p>
                      <w:p w:rsidR="00921398" w:rsidRDefault="00921398">
                        <w:pPr>
                          <w:pStyle w:val="TableParagraph"/>
                          <w:ind w:left="45" w:right="-35"/>
                          <w:rPr>
                            <w:rFonts w:ascii="微软雅黑" w:eastAsia="微软雅黑" w:hAnsi="微软雅黑" w:cs="微软雅黑"/>
                            <w:sz w:val="14"/>
                            <w:szCs w:val="14"/>
                          </w:rPr>
                        </w:pPr>
                        <w:r>
                          <w:rPr>
                            <w:rFonts w:ascii="微软雅黑" w:eastAsia="微软雅黑" w:hAnsi="微软雅黑" w:cs="微软雅黑"/>
                            <w:w w:val="90"/>
                            <w:sz w:val="14"/>
                            <w:szCs w:val="14"/>
                          </w:rPr>
                          <w:t>SEVERE，ERROR，EVENT，WARNING</w:t>
                        </w:r>
                      </w:p>
                      <w:p w:rsidR="00921398" w:rsidRDefault="00921398">
                        <w:pPr>
                          <w:pStyle w:val="TableParagraph"/>
                          <w:spacing w:before="1" w:line="241" w:lineRule="auto"/>
                          <w:ind w:left="45" w:right="85"/>
                          <w:rPr>
                            <w:rFonts w:ascii="微软雅黑" w:eastAsia="微软雅黑" w:hAnsi="微软雅黑" w:cs="微软雅黑"/>
                            <w:sz w:val="14"/>
                            <w:szCs w:val="14"/>
                          </w:rPr>
                        </w:pPr>
                        <w:r>
                          <w:rPr>
                            <w:rFonts w:ascii="微软雅黑" w:eastAsia="微软雅黑" w:hAnsi="微软雅黑" w:cs="微软雅黑"/>
                            <w:w w:val="95"/>
                            <w:sz w:val="14"/>
                            <w:szCs w:val="14"/>
                          </w:rPr>
                          <w:t>2.如果不指定，则默认</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为WARNING。</w:t>
                        </w:r>
                      </w:p>
                    </w:tc>
                  </w:tr>
                  <w:tr w:rsidR="00921398">
                    <w:trPr>
                      <w:trHeight w:hRule="exact" w:val="260"/>
                    </w:trPr>
                    <w:tc>
                      <w:tcPr>
                        <w:tcW w:w="1715" w:type="dxa"/>
                        <w:tcBorders>
                          <w:top w:val="single" w:sz="8" w:space="0" w:color="000000"/>
                          <w:left w:val="single" w:sz="8" w:space="0" w:color="000000"/>
                          <w:bottom w:val="nil"/>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--role</w:t>
                        </w:r>
                      </w:p>
                    </w:tc>
                    <w:tc>
                      <w:tcPr>
                        <w:tcW w:w="3021" w:type="dxa"/>
                        <w:tcBorders>
                          <w:top w:val="single" w:sz="8" w:space="0" w:color="000000"/>
                          <w:left w:val="nil"/>
                          <w:bottom w:val="nil"/>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-o</w:t>
                        </w:r>
                      </w:p>
                    </w:tc>
                    <w:tc>
                      <w:tcPr>
                        <w:tcW w:w="2363"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1.指定服务角色。SequoiaDB分别</w:t>
                        </w:r>
                      </w:p>
                    </w:tc>
                  </w:tr>
                  <w:tr w:rsidR="00921398">
                    <w:trPr>
                      <w:trHeight w:hRule="exact" w:val="240"/>
                    </w:trPr>
                    <w:tc>
                      <w:tcPr>
                        <w:tcW w:w="1715" w:type="dxa"/>
                        <w:tcBorders>
                          <w:top w:val="nil"/>
                          <w:left w:val="single" w:sz="8" w:space="0" w:color="000000"/>
                          <w:bottom w:val="nil"/>
                          <w:right w:val="nil"/>
                        </w:tcBorders>
                      </w:tcPr>
                      <w:p w:rsidR="00921398" w:rsidRDefault="00921398"/>
                    </w:tc>
                    <w:tc>
                      <w:tcPr>
                        <w:tcW w:w="3021" w:type="dxa"/>
                        <w:tcBorders>
                          <w:top w:val="nil"/>
                          <w:left w:val="nil"/>
                          <w:bottom w:val="nil"/>
                          <w:right w:val="single" w:sz="8" w:space="0" w:color="000000"/>
                        </w:tcBorders>
                      </w:tcPr>
                      <w:p w:rsidR="00921398" w:rsidRDefault="00921398"/>
                    </w:tc>
                    <w:tc>
                      <w:tcPr>
                        <w:tcW w:w="2363" w:type="dxa"/>
                        <w:tcBorders>
                          <w:top w:val="nil"/>
                          <w:left w:val="single" w:sz="8" w:space="0" w:color="000000"/>
                          <w:bottom w:val="nil"/>
                          <w:right w:val="single" w:sz="8" w:space="0" w:color="000000"/>
                        </w:tcBorders>
                      </w:tcPr>
                      <w:p w:rsidR="00921398" w:rsidRDefault="00921398"/>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以data/coord/catalog/standalone代</w:t>
                        </w:r>
                      </w:p>
                    </w:tc>
                  </w:tr>
                  <w:tr w:rsidR="00921398">
                    <w:trPr>
                      <w:trHeight w:hRule="exact" w:val="240"/>
                    </w:trPr>
                    <w:tc>
                      <w:tcPr>
                        <w:tcW w:w="1715" w:type="dxa"/>
                        <w:tcBorders>
                          <w:top w:val="nil"/>
                          <w:left w:val="single" w:sz="8" w:space="0" w:color="000000"/>
                          <w:bottom w:val="nil"/>
                          <w:right w:val="nil"/>
                        </w:tcBorders>
                      </w:tcPr>
                      <w:p w:rsidR="00921398" w:rsidRDefault="00921398"/>
                    </w:tc>
                    <w:tc>
                      <w:tcPr>
                        <w:tcW w:w="3021" w:type="dxa"/>
                        <w:tcBorders>
                          <w:top w:val="nil"/>
                          <w:left w:val="nil"/>
                          <w:bottom w:val="nil"/>
                          <w:right w:val="single" w:sz="8" w:space="0" w:color="000000"/>
                        </w:tcBorders>
                      </w:tcPr>
                      <w:p w:rsidR="00921398" w:rsidRDefault="00921398"/>
                    </w:tc>
                    <w:tc>
                      <w:tcPr>
                        <w:tcW w:w="2363" w:type="dxa"/>
                        <w:tcBorders>
                          <w:top w:val="nil"/>
                          <w:left w:val="single" w:sz="8" w:space="0" w:color="000000"/>
                          <w:bottom w:val="nil"/>
                          <w:right w:val="single" w:sz="8" w:space="0" w:color="000000"/>
                        </w:tcBorders>
                      </w:tcPr>
                      <w:p w:rsidR="00921398" w:rsidRDefault="00921398"/>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表：数据节点/协调节点/编目节点/单</w:t>
                        </w:r>
                      </w:p>
                    </w:tc>
                  </w:tr>
                  <w:tr w:rsidR="00921398">
                    <w:trPr>
                      <w:trHeight w:hRule="exact" w:val="240"/>
                    </w:trPr>
                    <w:tc>
                      <w:tcPr>
                        <w:tcW w:w="1715" w:type="dxa"/>
                        <w:tcBorders>
                          <w:top w:val="nil"/>
                          <w:left w:val="single" w:sz="8" w:space="0" w:color="000000"/>
                          <w:bottom w:val="nil"/>
                          <w:right w:val="nil"/>
                        </w:tcBorders>
                      </w:tcPr>
                      <w:p w:rsidR="00921398" w:rsidRDefault="00921398">
                        <w:pPr>
                          <w:rPr>
                            <w:lang w:eastAsia="zh-CN"/>
                          </w:rPr>
                        </w:pPr>
                      </w:p>
                    </w:tc>
                    <w:tc>
                      <w:tcPr>
                        <w:tcW w:w="3021" w:type="dxa"/>
                        <w:tcBorders>
                          <w:top w:val="nil"/>
                          <w:left w:val="nil"/>
                          <w:bottom w:val="nil"/>
                          <w:right w:val="single" w:sz="8" w:space="0" w:color="000000"/>
                        </w:tcBorders>
                      </w:tcPr>
                      <w:p w:rsidR="00921398" w:rsidRDefault="00921398">
                        <w:pPr>
                          <w:rPr>
                            <w:lang w:eastAsia="zh-CN"/>
                          </w:rPr>
                        </w:pPr>
                      </w:p>
                    </w:tc>
                    <w:tc>
                      <w:tcPr>
                        <w:tcW w:w="2363" w:type="dxa"/>
                        <w:tcBorders>
                          <w:top w:val="nil"/>
                          <w:left w:val="single" w:sz="8" w:space="0" w:color="000000"/>
                          <w:bottom w:val="nil"/>
                          <w:right w:val="single" w:sz="8" w:space="0" w:color="000000"/>
                        </w:tcBorders>
                      </w:tcPr>
                      <w:p w:rsidR="00921398" w:rsidRDefault="00921398">
                        <w:pPr>
                          <w:rPr>
                            <w:lang w:eastAsia="zh-CN"/>
                          </w:rPr>
                        </w:pPr>
                      </w:p>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机。</w:t>
                        </w:r>
                      </w:p>
                    </w:tc>
                  </w:tr>
                  <w:tr w:rsidR="00921398">
                    <w:trPr>
                      <w:trHeight w:hRule="exact" w:val="270"/>
                    </w:trPr>
                    <w:tc>
                      <w:tcPr>
                        <w:tcW w:w="1715" w:type="dxa"/>
                        <w:tcBorders>
                          <w:top w:val="nil"/>
                          <w:left w:val="single" w:sz="8" w:space="0" w:color="000000"/>
                          <w:bottom w:val="nil"/>
                          <w:right w:val="nil"/>
                        </w:tcBorders>
                      </w:tcPr>
                      <w:p w:rsidR="00921398" w:rsidRDefault="00921398"/>
                    </w:tc>
                    <w:tc>
                      <w:tcPr>
                        <w:tcW w:w="3021" w:type="dxa"/>
                        <w:tcBorders>
                          <w:top w:val="nil"/>
                          <w:left w:val="nil"/>
                          <w:bottom w:val="nil"/>
                          <w:right w:val="single" w:sz="8" w:space="0" w:color="000000"/>
                        </w:tcBorders>
                      </w:tcPr>
                      <w:p w:rsidR="00921398" w:rsidRDefault="00921398"/>
                    </w:tc>
                    <w:tc>
                      <w:tcPr>
                        <w:tcW w:w="2363" w:type="dxa"/>
                        <w:tcBorders>
                          <w:top w:val="nil"/>
                          <w:left w:val="single" w:sz="8" w:space="0" w:color="000000"/>
                          <w:bottom w:val="nil"/>
                          <w:right w:val="single" w:sz="8" w:space="0" w:color="000000"/>
                        </w:tcBorders>
                      </w:tcPr>
                      <w:p w:rsidR="00921398" w:rsidRDefault="00921398"/>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2.如果不指定则默认为单机。</w:t>
                        </w:r>
                      </w:p>
                    </w:tc>
                  </w:tr>
                  <w:tr w:rsidR="00921398">
                    <w:trPr>
                      <w:trHeight w:hRule="exact" w:val="270"/>
                    </w:trPr>
                    <w:tc>
                      <w:tcPr>
                        <w:tcW w:w="1715" w:type="dxa"/>
                        <w:vMerge w:val="restart"/>
                        <w:tcBorders>
                          <w:top w:val="nil"/>
                          <w:left w:val="single" w:sz="8" w:space="0" w:color="000000"/>
                          <w:right w:val="nil"/>
                        </w:tcBorders>
                      </w:tcPr>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--catalogaddr</w:t>
                        </w:r>
                      </w:p>
                    </w:tc>
                    <w:tc>
                      <w:tcPr>
                        <w:tcW w:w="3021" w:type="dxa"/>
                        <w:vMerge w:val="restart"/>
                        <w:tcBorders>
                          <w:top w:val="nil"/>
                          <w:left w:val="nil"/>
                          <w:right w:val="single" w:sz="8" w:space="0" w:color="000000"/>
                        </w:tcBorders>
                      </w:tcPr>
                      <w:p w:rsidR="00921398" w:rsidRDefault="00921398">
                        <w:pPr>
                          <w:pStyle w:val="TableParagraph"/>
                          <w:spacing w:line="228" w:lineRule="exact"/>
                          <w:ind w:left="702"/>
                          <w:rPr>
                            <w:rFonts w:ascii="微软雅黑" w:eastAsia="微软雅黑" w:hAnsi="微软雅黑" w:cs="微软雅黑"/>
                            <w:sz w:val="14"/>
                            <w:szCs w:val="14"/>
                          </w:rPr>
                        </w:pPr>
                        <w:r>
                          <w:rPr>
                            <w:rFonts w:ascii="微软雅黑" w:eastAsia="微软雅黑" w:hAnsi="微软雅黑" w:cs="微软雅黑"/>
                            <w:w w:val="80"/>
                            <w:sz w:val="14"/>
                            <w:szCs w:val="14"/>
                          </w:rPr>
                          <w:t>-t</w:t>
                        </w:r>
                      </w:p>
                    </w:tc>
                    <w:tc>
                      <w:tcPr>
                        <w:tcW w:w="2363" w:type="dxa"/>
                        <w:vMerge w:val="restart"/>
                        <w:tcBorders>
                          <w:top w:val="nil"/>
                          <w:left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nil"/>
                          <w:left w:val="single" w:sz="8" w:space="0" w:color="000000"/>
                          <w:bottom w:val="nil"/>
                          <w:right w:val="single" w:sz="8" w:space="0" w:color="000000"/>
                        </w:tcBorders>
                      </w:tcPr>
                      <w:p w:rsidR="00921398" w:rsidRDefault="00921398">
                        <w:pPr>
                          <w:pStyle w:val="TableParagraph"/>
                          <w:spacing w:line="22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1.指定编目节点的地址。配置形式</w:t>
                        </w:r>
                      </w:p>
                    </w:tc>
                  </w:tr>
                  <w:tr w:rsidR="00921398">
                    <w:trPr>
                      <w:trHeight w:hRule="exact" w:val="240"/>
                    </w:trPr>
                    <w:tc>
                      <w:tcPr>
                        <w:tcW w:w="1715" w:type="dxa"/>
                        <w:vMerge/>
                        <w:tcBorders>
                          <w:left w:val="single" w:sz="8" w:space="0" w:color="000000"/>
                          <w:right w:val="nil"/>
                        </w:tcBorders>
                      </w:tcPr>
                      <w:p w:rsidR="00921398" w:rsidRDefault="00921398">
                        <w:pPr>
                          <w:rPr>
                            <w:lang w:eastAsia="zh-CN"/>
                          </w:rPr>
                        </w:pPr>
                      </w:p>
                    </w:tc>
                    <w:tc>
                      <w:tcPr>
                        <w:tcW w:w="3021" w:type="dxa"/>
                        <w:vMerge/>
                        <w:tcBorders>
                          <w:left w:val="nil"/>
                          <w:right w:val="single" w:sz="8" w:space="0" w:color="000000"/>
                        </w:tcBorders>
                      </w:tcPr>
                      <w:p w:rsidR="00921398" w:rsidRDefault="00921398">
                        <w:pPr>
                          <w:rPr>
                            <w:lang w:eastAsia="zh-CN"/>
                          </w:rPr>
                        </w:pPr>
                      </w:p>
                    </w:tc>
                    <w:tc>
                      <w:tcPr>
                        <w:tcW w:w="2363" w:type="dxa"/>
                        <w:vMerge/>
                        <w:tcBorders>
                          <w:left w:val="single" w:sz="8" w:space="0" w:color="000000"/>
                          <w:right w:val="single" w:sz="8" w:space="0" w:color="000000"/>
                        </w:tcBorders>
                      </w:tcPr>
                      <w:p w:rsidR="00921398" w:rsidRDefault="00921398">
                        <w:pPr>
                          <w:rPr>
                            <w:lang w:eastAsia="zh-CN"/>
                          </w:rPr>
                        </w:pPr>
                      </w:p>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为"hostname1:catalogname1,hostna</w:t>
                        </w:r>
                      </w:p>
                    </w:tc>
                  </w:tr>
                  <w:tr w:rsidR="00921398">
                    <w:trPr>
                      <w:trHeight w:hRule="exact" w:val="240"/>
                    </w:trPr>
                    <w:tc>
                      <w:tcPr>
                        <w:tcW w:w="1715" w:type="dxa"/>
                        <w:vMerge/>
                        <w:tcBorders>
                          <w:left w:val="single" w:sz="8" w:space="0" w:color="000000"/>
                          <w:right w:val="nil"/>
                        </w:tcBorders>
                      </w:tcPr>
                      <w:p w:rsidR="00921398" w:rsidRDefault="00921398"/>
                    </w:tc>
                    <w:tc>
                      <w:tcPr>
                        <w:tcW w:w="3021" w:type="dxa"/>
                        <w:vMerge/>
                        <w:tcBorders>
                          <w:left w:val="nil"/>
                          <w:right w:val="single" w:sz="8" w:space="0" w:color="000000"/>
                        </w:tcBorders>
                      </w:tcPr>
                      <w:p w:rsidR="00921398" w:rsidRDefault="00921398"/>
                    </w:tc>
                    <w:tc>
                      <w:tcPr>
                        <w:tcW w:w="2363" w:type="dxa"/>
                        <w:vMerge/>
                        <w:tcBorders>
                          <w:left w:val="single" w:sz="8" w:space="0" w:color="000000"/>
                          <w:right w:val="single" w:sz="8" w:space="0" w:color="000000"/>
                        </w:tcBorders>
                      </w:tcPr>
                      <w:p w:rsidR="00921398" w:rsidRDefault="00921398"/>
                    </w:tc>
                    <w:tc>
                      <w:tcPr>
                        <w:tcW w:w="2373" w:type="dxa"/>
                        <w:tcBorders>
                          <w:top w:val="nil"/>
                          <w:left w:val="single" w:sz="8" w:space="0" w:color="000000"/>
                          <w:bottom w:val="nil"/>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2.需要至少指定一个编目节点的地</w:t>
                        </w:r>
                      </w:p>
                    </w:tc>
                  </w:tr>
                  <w:tr w:rsidR="00921398">
                    <w:trPr>
                      <w:trHeight w:hRule="exact" w:val="270"/>
                    </w:trPr>
                    <w:tc>
                      <w:tcPr>
                        <w:tcW w:w="1715" w:type="dxa"/>
                        <w:vMerge/>
                        <w:tcBorders>
                          <w:left w:val="single" w:sz="8" w:space="0" w:color="000000"/>
                          <w:bottom w:val="single" w:sz="8" w:space="0" w:color="000000"/>
                          <w:right w:val="nil"/>
                        </w:tcBorders>
                      </w:tcPr>
                      <w:p w:rsidR="00921398" w:rsidRDefault="00921398">
                        <w:pPr>
                          <w:rPr>
                            <w:lang w:eastAsia="zh-CN"/>
                          </w:rPr>
                        </w:pPr>
                      </w:p>
                    </w:tc>
                    <w:tc>
                      <w:tcPr>
                        <w:tcW w:w="3021" w:type="dxa"/>
                        <w:vMerge/>
                        <w:tcBorders>
                          <w:left w:val="nil"/>
                          <w:bottom w:val="single" w:sz="8" w:space="0" w:color="000000"/>
                          <w:right w:val="single" w:sz="8" w:space="0" w:color="000000"/>
                        </w:tcBorders>
                      </w:tcPr>
                      <w:p w:rsidR="00921398" w:rsidRDefault="00921398">
                        <w:pPr>
                          <w:rPr>
                            <w:lang w:eastAsia="zh-CN"/>
                          </w:rPr>
                        </w:pPr>
                      </w:p>
                    </w:tc>
                    <w:tc>
                      <w:tcPr>
                        <w:tcW w:w="2363" w:type="dxa"/>
                        <w:vMerge/>
                        <w:tcBorders>
                          <w:left w:val="single" w:sz="8" w:space="0" w:color="000000"/>
                          <w:bottom w:val="single" w:sz="8" w:space="0" w:color="000000"/>
                          <w:right w:val="single" w:sz="8" w:space="0" w:color="000000"/>
                        </w:tcBorders>
                      </w:tcPr>
                      <w:p w:rsidR="00921398" w:rsidRDefault="00921398">
                        <w:pPr>
                          <w:rPr>
                            <w:lang w:eastAsia="zh-CN"/>
                          </w:rPr>
                        </w:pPr>
                      </w:p>
                    </w:tc>
                    <w:tc>
                      <w:tcPr>
                        <w:tcW w:w="2373"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址。</w:t>
                        </w:r>
                      </w:p>
                    </w:tc>
                  </w:tr>
                  <w:tr w:rsidR="00921398">
                    <w:trPr>
                      <w:trHeight w:hRule="exact" w:val="102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--logfilesz</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-f</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1.指定同步日志文件的大小。合法输</w:t>
                        </w:r>
                      </w:p>
                      <w:p w:rsidR="00921398" w:rsidRDefault="00921398">
                        <w:pPr>
                          <w:pStyle w:val="TableParagraph"/>
                          <w:spacing w:before="1" w:line="241" w:lineRule="auto"/>
                          <w:ind w:left="45" w:right="366"/>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入为64（MB）-</w:t>
                        </w:r>
                        <w:r>
                          <w:rPr>
                            <w:rFonts w:ascii="微软雅黑" w:eastAsia="微软雅黑" w:hAnsi="微软雅黑" w:cs="微软雅黑"/>
                            <w:spacing w:val="10"/>
                            <w:w w:val="95"/>
                            <w:sz w:val="14"/>
                            <w:szCs w:val="14"/>
                            <w:lang w:eastAsia="zh-CN"/>
                          </w:rPr>
                          <w:t xml:space="preserve"> </w:t>
                        </w:r>
                        <w:r>
                          <w:rPr>
                            <w:rFonts w:ascii="微软雅黑" w:eastAsia="微软雅黑" w:hAnsi="微软雅黑" w:cs="微软雅黑"/>
                            <w:w w:val="95"/>
                            <w:sz w:val="14"/>
                            <w:szCs w:val="14"/>
                            <w:lang w:eastAsia="zh-CN"/>
                          </w:rPr>
                          <w:t>2048（MB）。</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2.如果不指定，则默认</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为64（MB）。</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--logfilenum</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-n</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1.指定同步日志文件的数量。</w:t>
                        </w:r>
                      </w:p>
                      <w:p w:rsidR="00921398" w:rsidRDefault="00921398">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2.如果不指定，则默认为20。</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--transactionon</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85"/>
                            <w:sz w:val="14"/>
                            <w:szCs w:val="14"/>
                          </w:rPr>
                          <w:t>-e</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boolean</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1.指定是否打开事务。</w:t>
                        </w:r>
                      </w:p>
                      <w:p w:rsidR="00921398" w:rsidRDefault="00921398">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2.如果不指定，则默认为false。</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--numpreload</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页面预加载代理数据，默认值</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sz w:val="14"/>
                            <w:szCs w:val="14"/>
                          </w:rPr>
                          <w:t>为0，取值范围：[0,100]。</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--maxprefpool</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数据预取代理池最大数量，默认值：</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200，取值范围：[0,1000]。</w:t>
                        </w:r>
                      </w:p>
                    </w:tc>
                  </w:tr>
                  <w:tr w:rsidR="00921398">
                    <w:trPr>
                      <w:trHeight w:hRule="exact" w:val="785"/>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--maxsubquery</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查询任务的最大分解子查询数量，默</w:t>
                        </w:r>
                      </w:p>
                      <w:p w:rsidR="00921398" w:rsidRDefault="00921398">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认值：10，最小值为0，最大值不能</w:t>
                        </w:r>
                        <w:r>
                          <w:rPr>
                            <w:rFonts w:ascii="微软雅黑" w:eastAsia="微软雅黑" w:hAnsi="微软雅黑" w:cs="微软雅黑"/>
                            <w:sz w:val="14"/>
                            <w:szCs w:val="14"/>
                            <w:lang w:eastAsia="zh-CN"/>
                          </w:rPr>
                          <w:t xml:space="preserve"> 超过参数maxprefpool的值。</w:t>
                        </w:r>
                      </w:p>
                    </w:tc>
                  </w:tr>
                  <w:tr w:rsidR="00921398">
                    <w:trPr>
                      <w:trHeight w:hRule="exact" w:val="785"/>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--maxreplsync</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日志同步最大并发数量，默认值：</w:t>
                        </w:r>
                      </w:p>
                      <w:p w:rsidR="00921398" w:rsidRDefault="00921398">
                        <w:pPr>
                          <w:pStyle w:val="TableParagraph"/>
                          <w:spacing w:before="1" w:line="241" w:lineRule="auto"/>
                          <w:ind w:left="45" w:right="108"/>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10，取值范围：[0,200]，0表示不启</w:t>
                        </w:r>
                        <w:r>
                          <w:rPr>
                            <w:rFonts w:ascii="微软雅黑" w:eastAsia="微软雅黑" w:hAnsi="微软雅黑" w:cs="微软雅黑"/>
                            <w:sz w:val="14"/>
                            <w:szCs w:val="14"/>
                            <w:lang w:eastAsia="zh-CN"/>
                          </w:rPr>
                          <w:t xml:space="preserve"> 用日志并发同步。</w:t>
                        </w:r>
                      </w:p>
                    </w:tc>
                  </w:tr>
                  <w:tr w:rsidR="00921398">
                    <w:trPr>
                      <w:trHeight w:hRule="exact" w:val="126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--logbuffsize</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复制日志内存页面数，默</w:t>
                        </w:r>
                      </w:p>
                      <w:p w:rsidR="00921398" w:rsidRDefault="00921398">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认值：1024，取值范围： [512,1024000]，但日志总内存大小 不能超过日志总文件大小；每个页面 大小为64KB。</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--tmppath</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数据库临时文件目录，默认为'数据</w:t>
                        </w:r>
                      </w:p>
                      <w:p w:rsidR="00921398" w:rsidRDefault="00921398">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库路径'+'/tmp'。</w:t>
                        </w:r>
                      </w:p>
                    </w:tc>
                  </w:tr>
                  <w:tr w:rsidR="00921398">
                    <w:trPr>
                      <w:trHeight w:hRule="exact" w:val="540"/>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--sortbuf</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排序缓存大小（MB），默认</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sz w:val="14"/>
                            <w:szCs w:val="14"/>
                          </w:rPr>
                          <w:t>值512，最小值128。</w:t>
                        </w:r>
                      </w:p>
                    </w:tc>
                  </w:tr>
                  <w:tr w:rsidR="00921398">
                    <w:trPr>
                      <w:trHeight w:hRule="exact" w:val="535"/>
                    </w:trPr>
                    <w:tc>
                      <w:tcPr>
                        <w:tcW w:w="171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--hjbuf</w:t>
                        </w:r>
                      </w:p>
                    </w:tc>
                    <w:tc>
                      <w:tcPr>
                        <w:tcW w:w="3021"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702"/>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哈希连接缓存大小（MB），默认</w:t>
                        </w:r>
                      </w:p>
                      <w:p w:rsidR="00921398" w:rsidRDefault="00921398">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sz w:val="14"/>
                            <w:szCs w:val="14"/>
                          </w:rPr>
                          <w:t>值128，最小值64。</w:t>
                        </w:r>
                      </w:p>
                    </w:tc>
                  </w:tr>
                </w:tbl>
                <w:p w:rsidR="00921398" w:rsidRDefault="00921398"/>
              </w:txbxContent>
            </v:textbox>
            <w10:wrap anchorx="page" anchory="page"/>
          </v:shape>
        </w:pic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16" w:line="220" w:lineRule="exact"/>
      </w:pPr>
    </w:p>
    <w:p w:rsidR="00737AD2" w:rsidRDefault="007003A1">
      <w:pPr>
        <w:spacing w:before="9"/>
        <w:ind w:right="56"/>
        <w:jc w:val="right"/>
        <w:rPr>
          <w:rFonts w:ascii="微软雅黑" w:eastAsia="微软雅黑" w:hAnsi="微软雅黑" w:cs="微软雅黑"/>
          <w:sz w:val="14"/>
          <w:szCs w:val="14"/>
        </w:rPr>
      </w:pPr>
      <w:r>
        <w:rPr>
          <w:rFonts w:ascii="微软雅黑" w:eastAsia="微软雅黑" w:hAnsi="微软雅黑" w:cs="微软雅黑"/>
          <w:w w:val="95"/>
          <w:sz w:val="14"/>
          <w:szCs w:val="14"/>
        </w:rPr>
        <w:t>，INFO，DEBUG</w: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12" w:line="220" w:lineRule="exact"/>
      </w:pPr>
    </w:p>
    <w:p w:rsidR="00737AD2" w:rsidRDefault="007003A1">
      <w:pPr>
        <w:spacing w:before="9"/>
        <w:ind w:right="37"/>
        <w:jc w:val="right"/>
        <w:rPr>
          <w:rFonts w:ascii="微软雅黑" w:eastAsia="微软雅黑" w:hAnsi="微软雅黑" w:cs="微软雅黑"/>
          <w:sz w:val="14"/>
          <w:szCs w:val="14"/>
        </w:rPr>
      </w:pPr>
      <w:r>
        <w:rPr>
          <w:rFonts w:ascii="微软雅黑" w:eastAsia="微软雅黑" w:hAnsi="微软雅黑" w:cs="微软雅黑"/>
          <w:w w:val="90"/>
          <w:sz w:val="14"/>
          <w:szCs w:val="14"/>
        </w:rPr>
        <w:t>me2:catalogname</w:t>
      </w:r>
    </w:p>
    <w:p w:rsidR="00737AD2" w:rsidRDefault="00737AD2">
      <w:pPr>
        <w:jc w:val="right"/>
        <w:rPr>
          <w:rFonts w:ascii="微软雅黑" w:eastAsia="微软雅黑" w:hAnsi="微软雅黑" w:cs="微软雅黑"/>
          <w:sz w:val="14"/>
          <w:szCs w:val="14"/>
        </w:rPr>
        <w:sectPr w:rsidR="00737AD2">
          <w:pgSz w:w="12240" w:h="15840"/>
          <w:pgMar w:top="900" w:right="0" w:bottom="280" w:left="700" w:header="713" w:footer="0" w:gutter="0"/>
          <w:cols w:space="720"/>
        </w:sectPr>
      </w:pPr>
    </w:p>
    <w:p w:rsidR="00737AD2" w:rsidRDefault="00737AD2">
      <w:pPr>
        <w:spacing w:before="11" w:line="200" w:lineRule="exact"/>
        <w:rPr>
          <w:sz w:val="20"/>
          <w:szCs w:val="20"/>
        </w:rPr>
      </w:pPr>
    </w:p>
    <w:tbl>
      <w:tblPr>
        <w:tblW w:w="0" w:type="auto"/>
        <w:tblInd w:w="603" w:type="dxa"/>
        <w:tblLayout w:type="fixed"/>
        <w:tblCellMar>
          <w:left w:w="0" w:type="dxa"/>
          <w:right w:w="0" w:type="dxa"/>
        </w:tblCellMar>
        <w:tblLook w:val="01E0"/>
      </w:tblPr>
      <w:tblGrid>
        <w:gridCol w:w="1839"/>
        <w:gridCol w:w="2897"/>
        <w:gridCol w:w="2363"/>
        <w:gridCol w:w="2373"/>
      </w:tblGrid>
      <w:tr w:rsidR="00737AD2">
        <w:trPr>
          <w:trHeight w:hRule="exact" w:val="30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2897"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578"/>
              <w:rPr>
                <w:rFonts w:ascii="微软雅黑" w:eastAsia="微软雅黑" w:hAnsi="微软雅黑" w:cs="微软雅黑"/>
                <w:sz w:val="14"/>
                <w:szCs w:val="14"/>
              </w:rPr>
            </w:pPr>
            <w:r>
              <w:rPr>
                <w:rFonts w:ascii="微软雅黑" w:eastAsia="微软雅黑" w:hAnsi="微软雅黑" w:cs="微软雅黑"/>
                <w:sz w:val="14"/>
                <w:szCs w:val="14"/>
              </w:rPr>
              <w:t>缩写</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737AD2">
        <w:trPr>
          <w:trHeight w:hRule="exact" w:val="102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--syncstrategy</w:t>
            </w:r>
          </w:p>
        </w:tc>
        <w:tc>
          <w:tcPr>
            <w:tcW w:w="289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7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副本组之间数据同</w:t>
            </w:r>
          </w:p>
          <w:p w:rsidR="00737AD2" w:rsidRDefault="007003A1">
            <w:pPr>
              <w:pStyle w:val="TableParagraph"/>
              <w:spacing w:before="1" w:line="241" w:lineRule="auto"/>
              <w:ind w:left="45"/>
              <w:rPr>
                <w:rFonts w:ascii="微软雅黑" w:eastAsia="微软雅黑" w:hAnsi="微软雅黑" w:cs="微软雅黑"/>
                <w:sz w:val="14"/>
                <w:szCs w:val="14"/>
              </w:rPr>
            </w:pPr>
            <w:r>
              <w:rPr>
                <w:rFonts w:ascii="微软雅黑" w:eastAsia="微软雅黑" w:hAnsi="微软雅黑" w:cs="微软雅黑"/>
                <w:w w:val="95"/>
                <w:sz w:val="14"/>
                <w:szCs w:val="14"/>
              </w:rPr>
              <w:t>步控制策略，取值： none，keepnormal，keepall，默认</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为keepnormal。</w:t>
            </w:r>
          </w:p>
        </w:tc>
      </w:tr>
      <w:tr w:rsidR="00737AD2">
        <w:trPr>
          <w:trHeight w:hRule="exact" w:val="174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--preferedinstance</w:t>
            </w:r>
          </w:p>
        </w:tc>
        <w:tc>
          <w:tcPr>
            <w:tcW w:w="289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7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1.指定执行读请求时优先选择的实</w:t>
            </w:r>
          </w:p>
          <w:p w:rsidR="00737AD2" w:rsidRDefault="007003A1">
            <w:pPr>
              <w:pStyle w:val="TableParagraph"/>
              <w:spacing w:before="1" w:line="241" w:lineRule="auto"/>
              <w:ind w:left="45" w:right="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 xml:space="preserve">例。 </w:t>
            </w:r>
            <w:r>
              <w:rPr>
                <w:rFonts w:ascii="微软雅黑" w:eastAsia="微软雅黑" w:hAnsi="微软雅黑" w:cs="微软雅黑"/>
                <w:w w:val="95"/>
                <w:sz w:val="14"/>
                <w:szCs w:val="14"/>
                <w:lang w:eastAsia="zh-CN"/>
              </w:rPr>
              <w:t>2.如果不指定，则默认为随机选择任</w:t>
            </w:r>
            <w:r>
              <w:rPr>
                <w:rFonts w:ascii="微软雅黑" w:eastAsia="微软雅黑" w:hAnsi="微软雅黑" w:cs="微软雅黑"/>
                <w:sz w:val="14"/>
                <w:szCs w:val="14"/>
                <w:lang w:eastAsia="zh-CN"/>
              </w:rPr>
              <w:t xml:space="preserve"> 意实例。</w:t>
            </w:r>
          </w:p>
          <w:p w:rsidR="00737AD2" w:rsidRDefault="007003A1">
            <w:pPr>
              <w:pStyle w:val="TableParagraph"/>
              <w:spacing w:line="241" w:lineRule="auto"/>
              <w:ind w:left="45" w:right="66"/>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3.取值列表：</w:t>
            </w:r>
            <w:r>
              <w:rPr>
                <w:rFonts w:ascii="微软雅黑" w:eastAsia="微软雅黑" w:hAnsi="微软雅黑" w:cs="微软雅黑"/>
                <w:spacing w:val="8"/>
                <w:w w:val="95"/>
                <w:sz w:val="14"/>
                <w:szCs w:val="14"/>
                <w:lang w:eastAsia="zh-CN"/>
              </w:rPr>
              <w:t xml:space="preserve"> </w:t>
            </w:r>
            <w:r>
              <w:rPr>
                <w:rFonts w:ascii="微软雅黑" w:eastAsia="微软雅黑" w:hAnsi="微软雅黑" w:cs="微软雅黑"/>
                <w:w w:val="95"/>
                <w:sz w:val="14"/>
                <w:szCs w:val="14"/>
                <w:lang w:eastAsia="zh-CN"/>
              </w:rPr>
              <w:t>M--可读写实例；</w:t>
            </w:r>
            <w:r>
              <w:rPr>
                <w:rFonts w:ascii="微软雅黑" w:eastAsia="微软雅黑" w:hAnsi="微软雅黑" w:cs="微软雅黑"/>
                <w:spacing w:val="8"/>
                <w:w w:val="95"/>
                <w:sz w:val="14"/>
                <w:szCs w:val="14"/>
                <w:lang w:eastAsia="zh-CN"/>
              </w:rPr>
              <w:t xml:space="preserve"> </w:t>
            </w:r>
            <w:r>
              <w:rPr>
                <w:rFonts w:ascii="微软雅黑" w:eastAsia="微软雅黑" w:hAnsi="微软雅黑" w:cs="微软雅黑"/>
                <w:w w:val="95"/>
                <w:sz w:val="14"/>
                <w:szCs w:val="14"/>
                <w:lang w:eastAsia="zh-CN"/>
              </w:rPr>
              <w:t>S--只</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读实例；</w:t>
            </w:r>
            <w:r>
              <w:rPr>
                <w:rFonts w:ascii="微软雅黑" w:eastAsia="微软雅黑" w:hAnsi="微软雅黑" w:cs="微软雅黑"/>
                <w:spacing w:val="-3"/>
                <w:w w:val="95"/>
                <w:sz w:val="14"/>
                <w:szCs w:val="14"/>
                <w:lang w:eastAsia="zh-CN"/>
              </w:rPr>
              <w:t xml:space="preserve"> </w:t>
            </w:r>
            <w:r>
              <w:rPr>
                <w:rFonts w:ascii="微软雅黑" w:eastAsia="微软雅黑" w:hAnsi="微软雅黑" w:cs="微软雅黑"/>
                <w:w w:val="95"/>
                <w:sz w:val="14"/>
                <w:szCs w:val="14"/>
                <w:lang w:eastAsia="zh-CN"/>
              </w:rPr>
              <w:t>A--任意实例；</w:t>
            </w:r>
            <w:r>
              <w:rPr>
                <w:rFonts w:ascii="微软雅黑" w:eastAsia="微软雅黑" w:hAnsi="微软雅黑" w:cs="微软雅黑"/>
                <w:spacing w:val="-3"/>
                <w:w w:val="95"/>
                <w:sz w:val="14"/>
                <w:szCs w:val="14"/>
                <w:lang w:eastAsia="zh-CN"/>
              </w:rPr>
              <w:t xml:space="preserve"> </w:t>
            </w:r>
            <w:r>
              <w:rPr>
                <w:rFonts w:ascii="微软雅黑" w:eastAsia="微软雅黑" w:hAnsi="微软雅黑" w:cs="微软雅黑"/>
                <w:w w:val="95"/>
                <w:sz w:val="14"/>
                <w:szCs w:val="14"/>
                <w:lang w:eastAsia="zh-CN"/>
              </w:rPr>
              <w:t>1-7--第n个</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实例。</w:t>
            </w:r>
          </w:p>
        </w:tc>
      </w:tr>
      <w:tr w:rsidR="00737AD2">
        <w:trPr>
          <w:trHeight w:hRule="exact" w:val="78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--numpagecleaners</w:t>
            </w:r>
          </w:p>
        </w:tc>
        <w:tc>
          <w:tcPr>
            <w:tcW w:w="289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7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数据库启动时需要开启的脏页清除器</w:t>
            </w:r>
          </w:p>
          <w:p w:rsidR="00737AD2" w:rsidRDefault="007003A1">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数量，0意味着不启动任何脏页清除</w:t>
            </w:r>
            <w:r>
              <w:rPr>
                <w:rFonts w:ascii="微软雅黑" w:eastAsia="微软雅黑" w:hAnsi="微软雅黑" w:cs="微软雅黑"/>
                <w:sz w:val="14"/>
                <w:szCs w:val="14"/>
                <w:lang w:eastAsia="zh-CN"/>
              </w:rPr>
              <w:t xml:space="preserve"> 器，默认为1。</w:t>
            </w:r>
          </w:p>
        </w:tc>
      </w:tr>
      <w:tr w:rsidR="00737AD2">
        <w:trPr>
          <w:trHeight w:hRule="exact" w:val="77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--pagecleaninterval</w:t>
            </w:r>
          </w:p>
        </w:tc>
        <w:tc>
          <w:tcPr>
            <w:tcW w:w="289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78"/>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对每个集合空间的进行脏页清除的</w:t>
            </w:r>
          </w:p>
          <w:p w:rsidR="00737AD2" w:rsidRDefault="007003A1">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最小时间间隔。单位：毫秒，默认： 10000，最小：1000。</w:t>
            </w:r>
          </w:p>
        </w:tc>
      </w:tr>
    </w:tbl>
    <w:p w:rsidR="00737AD2" w:rsidRDefault="00921398">
      <w:pPr>
        <w:pStyle w:val="BodyText"/>
        <w:spacing w:before="96" w:line="154" w:lineRule="auto"/>
        <w:ind w:left="1253" w:right="117" w:hanging="640"/>
        <w:rPr>
          <w:lang w:eastAsia="zh-CN"/>
        </w:rPr>
      </w:pPr>
      <w:r>
        <w:pict>
          <v:shape id="_x0000_i1063"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SequoiaDB支持命令行方式及配置文件方式。当两种方式并存时，命令行参数将会覆盖配置文件中的</w:t>
      </w:r>
      <w:r w:rsidR="007003A1">
        <w:rPr>
          <w:lang w:eastAsia="zh-CN"/>
        </w:rPr>
        <w:t xml:space="preserve"> 相同的配置项。</w:t>
      </w:r>
    </w:p>
    <w:p w:rsidR="00737AD2" w:rsidRDefault="00737AD2">
      <w:pPr>
        <w:spacing w:before="3" w:line="120" w:lineRule="exact"/>
        <w:rPr>
          <w:sz w:val="12"/>
          <w:szCs w:val="12"/>
          <w:lang w:eastAsia="zh-CN"/>
        </w:rPr>
      </w:pPr>
    </w:p>
    <w:p w:rsidR="00737AD2" w:rsidRDefault="007003A1">
      <w:pPr>
        <w:pStyle w:val="BodyText"/>
        <w:spacing w:line="168" w:lineRule="auto"/>
        <w:ind w:left="1253" w:right="268"/>
        <w:rPr>
          <w:lang w:eastAsia="zh-CN"/>
        </w:rPr>
      </w:pPr>
      <w:r>
        <w:rPr>
          <w:w w:val="95"/>
          <w:lang w:eastAsia="zh-CN"/>
        </w:rPr>
        <w:t xml:space="preserve">同步日志的总大小（logfilesz  </w:t>
      </w:r>
      <w:r>
        <w:rPr>
          <w:spacing w:val="38"/>
          <w:w w:val="95"/>
          <w:lang w:eastAsia="zh-CN"/>
        </w:rPr>
        <w:t xml:space="preserve"> </w:t>
      </w:r>
      <w:r>
        <w:rPr>
          <w:w w:val="95"/>
          <w:lang w:eastAsia="zh-CN"/>
        </w:rPr>
        <w:t xml:space="preserve">*  </w:t>
      </w:r>
      <w:r>
        <w:rPr>
          <w:spacing w:val="39"/>
          <w:w w:val="95"/>
          <w:lang w:eastAsia="zh-CN"/>
        </w:rPr>
        <w:t xml:space="preserve"> </w:t>
      </w:r>
      <w:r>
        <w:rPr>
          <w:w w:val="95"/>
          <w:lang w:eastAsia="zh-CN"/>
        </w:rPr>
        <w:t>logfilenum）决定了在同步过程中的容错能力。日志越大则进行全量</w:t>
      </w:r>
      <w:r>
        <w:rPr>
          <w:lang w:eastAsia="zh-CN"/>
        </w:rPr>
        <w:t xml:space="preserve"> </w:t>
      </w:r>
      <w:r>
        <w:rPr>
          <w:w w:val="105"/>
          <w:lang w:eastAsia="zh-CN"/>
        </w:rPr>
        <w:t>恢复的可能性越小。</w:t>
      </w:r>
    </w:p>
    <w:p w:rsidR="00737AD2" w:rsidRDefault="00737AD2">
      <w:pPr>
        <w:spacing w:before="6" w:line="180" w:lineRule="exact"/>
        <w:rPr>
          <w:sz w:val="18"/>
          <w:szCs w:val="18"/>
          <w:lang w:eastAsia="zh-CN"/>
        </w:rPr>
      </w:pPr>
    </w:p>
    <w:p w:rsidR="00737AD2" w:rsidRDefault="007003A1">
      <w:pPr>
        <w:pStyle w:val="Heading3"/>
        <w:spacing w:line="354" w:lineRule="exact"/>
        <w:rPr>
          <w:lang w:eastAsia="zh-CN"/>
        </w:rPr>
      </w:pPr>
      <w:bookmarkStart w:id="127" w:name="_bookmark59"/>
      <w:bookmarkEnd w:id="127"/>
      <w:r>
        <w:rPr>
          <w:lang w:eastAsia="zh-CN"/>
        </w:rPr>
        <w:t>监控</w:t>
      </w:r>
    </w:p>
    <w:p w:rsidR="00737AD2" w:rsidRDefault="00737AD2">
      <w:pPr>
        <w:spacing w:before="11" w:line="220" w:lineRule="exact"/>
        <w:rPr>
          <w:lang w:eastAsia="zh-CN"/>
        </w:rPr>
      </w:pPr>
    </w:p>
    <w:p w:rsidR="00737AD2" w:rsidRDefault="007003A1">
      <w:pPr>
        <w:pStyle w:val="BodyText"/>
        <w:spacing w:line="312" w:lineRule="exact"/>
        <w:ind w:left="613"/>
        <w:rPr>
          <w:lang w:eastAsia="zh-CN"/>
        </w:rPr>
      </w:pPr>
      <w:r>
        <w:rPr>
          <w:lang w:eastAsia="zh-CN"/>
        </w:rPr>
        <w:t>概念</w:t>
      </w:r>
    </w:p>
    <w:p w:rsidR="00737AD2" w:rsidRDefault="00737AD2">
      <w:pPr>
        <w:spacing w:before="5" w:line="100" w:lineRule="exact"/>
        <w:rPr>
          <w:sz w:val="10"/>
          <w:szCs w:val="10"/>
          <w:lang w:eastAsia="zh-CN"/>
        </w:rPr>
      </w:pPr>
    </w:p>
    <w:p w:rsidR="00737AD2" w:rsidRDefault="007003A1">
      <w:pPr>
        <w:pStyle w:val="BodyText"/>
        <w:spacing w:line="168" w:lineRule="auto"/>
        <w:ind w:left="613" w:right="19"/>
        <w:rPr>
          <w:lang w:eastAsia="zh-CN"/>
        </w:rPr>
      </w:pPr>
      <w:r>
        <w:rPr>
          <w:w w:val="95"/>
          <w:lang w:eastAsia="zh-CN"/>
        </w:rPr>
        <w:t>监控是一种监视当前系统状态的方式。在SequoiaDB中，用户可以使用快照（SNAPSHOT）与列</w:t>
      </w:r>
      <w:r>
        <w:rPr>
          <w:lang w:eastAsia="zh-CN"/>
        </w:rPr>
        <w:t xml:space="preserve"> 表（LIST）命令进行系统监控。</w:t>
      </w:r>
    </w:p>
    <w:p w:rsidR="00737AD2" w:rsidRDefault="00921398">
      <w:pPr>
        <w:pStyle w:val="BodyText"/>
        <w:spacing w:before="34" w:line="260" w:lineRule="auto"/>
        <w:ind w:left="613" w:right="317"/>
      </w:pPr>
      <w:r>
        <w:pict>
          <v:shape id="_x0000_i1064"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 xml:space="preserve">如果在集群环境下查询快照，连接协调节点就可以获取。 </w:t>
      </w:r>
      <w:r w:rsidR="007003A1">
        <w:rPr>
          <w:w w:val="95"/>
        </w:rPr>
        <w:t xml:space="preserve">连接协调节点，默认是获取整个集群的快照信息，如：snapshot(SDB_SNAP_SYSTEM  </w:t>
      </w:r>
      <w:r w:rsidR="007003A1">
        <w:rPr>
          <w:spacing w:val="28"/>
          <w:w w:val="95"/>
        </w:rPr>
        <w:t xml:space="preserve"> </w:t>
      </w:r>
      <w:r w:rsidR="007003A1">
        <w:rPr>
          <w:w w:val="95"/>
        </w:rPr>
        <w:t>)。</w:t>
      </w:r>
      <w:r w:rsidR="007003A1">
        <w:t xml:space="preserve"> </w:t>
      </w:r>
      <w:r w:rsidR="007003A1">
        <w:rPr>
          <w:w w:val="95"/>
        </w:rPr>
        <w:t xml:space="preserve">要获取指定分区组的快照信息，使用条件查询，如：snapshot(SDB_SNAP_SYSTEM,{ </w:t>
      </w:r>
      <w:r w:rsidR="007003A1">
        <w:rPr>
          <w:spacing w:val="53"/>
          <w:w w:val="95"/>
        </w:rPr>
        <w:t xml:space="preserve"> </w:t>
      </w:r>
      <w:r w:rsidR="007003A1">
        <w:rPr>
          <w:w w:val="95"/>
        </w:rPr>
        <w:t>GroupName:</w:t>
      </w:r>
    </w:p>
    <w:p w:rsidR="00737AD2" w:rsidRDefault="007003A1">
      <w:pPr>
        <w:pStyle w:val="BodyText"/>
        <w:spacing w:line="218" w:lineRule="exact"/>
        <w:ind w:left="613"/>
      </w:pPr>
      <w:r>
        <w:rPr>
          <w:w w:val="95"/>
        </w:rPr>
        <w:t>"group1"</w:t>
      </w:r>
      <w:r>
        <w:rPr>
          <w:spacing w:val="-16"/>
          <w:w w:val="95"/>
        </w:rPr>
        <w:t xml:space="preserve"> </w:t>
      </w:r>
      <w:r>
        <w:rPr>
          <w:w w:val="95"/>
        </w:rPr>
        <w:t>}</w:t>
      </w:r>
      <w:r>
        <w:rPr>
          <w:spacing w:val="-15"/>
          <w:w w:val="95"/>
        </w:rPr>
        <w:t xml:space="preserve"> </w:t>
      </w:r>
      <w:r>
        <w:rPr>
          <w:w w:val="95"/>
        </w:rPr>
        <w:t>)</w:t>
      </w:r>
    </w:p>
    <w:p w:rsidR="00737AD2" w:rsidRDefault="007003A1">
      <w:pPr>
        <w:pStyle w:val="BodyText"/>
        <w:spacing w:before="18"/>
        <w:ind w:left="613"/>
      </w:pPr>
      <w:r>
        <w:rPr>
          <w:w w:val="95"/>
        </w:rPr>
        <w:t>要获取指定节点的快照信息，如：snapshot(SDB_SNAP_SYSTEM,{</w:t>
      </w:r>
      <w:r>
        <w:rPr>
          <w:spacing w:val="-4"/>
          <w:w w:val="95"/>
        </w:rPr>
        <w:t xml:space="preserve"> </w:t>
      </w:r>
      <w:r>
        <w:rPr>
          <w:w w:val="95"/>
        </w:rPr>
        <w:t>HostName:</w:t>
      </w:r>
      <w:r>
        <w:rPr>
          <w:spacing w:val="-3"/>
          <w:w w:val="95"/>
        </w:rPr>
        <w:t xml:space="preserve"> </w:t>
      </w:r>
      <w:r>
        <w:rPr>
          <w:w w:val="95"/>
        </w:rPr>
        <w:t>"host1",</w:t>
      </w:r>
      <w:r>
        <w:rPr>
          <w:spacing w:val="-3"/>
          <w:w w:val="95"/>
        </w:rPr>
        <w:t xml:space="preserve"> </w:t>
      </w:r>
      <w:r>
        <w:rPr>
          <w:w w:val="95"/>
        </w:rPr>
        <w:t>svcname:</w:t>
      </w:r>
      <w:r>
        <w:rPr>
          <w:spacing w:val="-3"/>
          <w:w w:val="95"/>
        </w:rPr>
        <w:t xml:space="preserve"> </w:t>
      </w:r>
      <w:r>
        <w:rPr>
          <w:w w:val="95"/>
        </w:rPr>
        <w:t>"11820'</w:t>
      </w:r>
      <w:r>
        <w:rPr>
          <w:spacing w:val="-3"/>
          <w:w w:val="95"/>
        </w:rPr>
        <w:t xml:space="preserve"> </w:t>
      </w:r>
      <w:r>
        <w:rPr>
          <w:w w:val="95"/>
        </w:rPr>
        <w:t>}</w:t>
      </w:r>
      <w:r>
        <w:rPr>
          <w:spacing w:val="-3"/>
          <w:w w:val="95"/>
        </w:rPr>
        <w:t xml:space="preserve"> </w:t>
      </w:r>
      <w:r>
        <w:rPr>
          <w:w w:val="95"/>
        </w:rPr>
        <w:t>)</w:t>
      </w:r>
    </w:p>
    <w:p w:rsidR="00737AD2" w:rsidRDefault="00737AD2">
      <w:pPr>
        <w:spacing w:before="9" w:line="190" w:lineRule="exact"/>
        <w:rPr>
          <w:sz w:val="19"/>
          <w:szCs w:val="19"/>
        </w:rPr>
      </w:pPr>
    </w:p>
    <w:p w:rsidR="00737AD2" w:rsidRDefault="007003A1">
      <w:pPr>
        <w:pStyle w:val="BodyText"/>
        <w:spacing w:line="253" w:lineRule="auto"/>
        <w:ind w:left="613" w:right="4547"/>
      </w:pPr>
      <w:r>
        <w:t>快照 快照是一种得到系统当前状态的命令，主要分为以下类型：</w:t>
      </w:r>
    </w:p>
    <w:p w:rsidR="00737AD2" w:rsidRDefault="00737AD2">
      <w:pPr>
        <w:spacing w:before="1" w:line="50" w:lineRule="exact"/>
        <w:rPr>
          <w:sz w:val="5"/>
          <w:szCs w:val="5"/>
        </w:rPr>
      </w:pPr>
    </w:p>
    <w:tbl>
      <w:tblPr>
        <w:tblW w:w="0" w:type="auto"/>
        <w:tblInd w:w="603" w:type="dxa"/>
        <w:tblLayout w:type="fixed"/>
        <w:tblCellMar>
          <w:left w:w="0" w:type="dxa"/>
          <w:right w:w="0" w:type="dxa"/>
        </w:tblCellMar>
        <w:tblLook w:val="01E0"/>
      </w:tblPr>
      <w:tblGrid>
        <w:gridCol w:w="2640"/>
        <w:gridCol w:w="3675"/>
        <w:gridCol w:w="3157"/>
      </w:tblGrid>
      <w:tr w:rsidR="00737AD2">
        <w:trPr>
          <w:trHeight w:hRule="exact" w:val="295"/>
        </w:trPr>
        <w:tc>
          <w:tcPr>
            <w:tcW w:w="264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快照标示</w:t>
            </w:r>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567"/>
              <w:rPr>
                <w:rFonts w:ascii="微软雅黑" w:eastAsia="微软雅黑" w:hAnsi="微软雅黑" w:cs="微软雅黑"/>
                <w:sz w:val="14"/>
                <w:szCs w:val="14"/>
              </w:rPr>
            </w:pPr>
            <w:r>
              <w:rPr>
                <w:rFonts w:ascii="微软雅黑" w:eastAsia="微软雅黑" w:hAnsi="微软雅黑" w:cs="微软雅黑"/>
                <w:sz w:val="14"/>
                <w:szCs w:val="14"/>
              </w:rPr>
              <w:t>快照类型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64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60" w:history="1">
              <w:r w:rsidR="007003A1">
                <w:rPr>
                  <w:rFonts w:ascii="微软雅黑" w:eastAsia="微软雅黑" w:hAnsi="微软雅黑" w:cs="微软雅黑"/>
                  <w:color w:val="0000FF"/>
                  <w:w w:val="90"/>
                  <w:sz w:val="14"/>
                  <w:szCs w:val="14"/>
                </w:rPr>
                <w:t>SDB_SNAP_CONTEXTS</w:t>
              </w:r>
            </w:hyperlink>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567"/>
              <w:rPr>
                <w:rFonts w:ascii="微软雅黑" w:eastAsia="微软雅黑" w:hAnsi="微软雅黑" w:cs="微软雅黑"/>
                <w:sz w:val="14"/>
                <w:szCs w:val="14"/>
              </w:rPr>
            </w:pPr>
            <w:r>
              <w:rPr>
                <w:rFonts w:ascii="微软雅黑" w:eastAsia="微软雅黑" w:hAnsi="微软雅黑" w:cs="微软雅黑"/>
                <w:sz w:val="14"/>
                <w:szCs w:val="14"/>
              </w:rPr>
              <w:t>上下文</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上下文快照列出当前数据库节点中所有的会话所</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对应的上下文</w:t>
            </w:r>
          </w:p>
        </w:tc>
      </w:tr>
      <w:tr w:rsidR="00737AD2">
        <w:trPr>
          <w:trHeight w:hRule="exact" w:val="545"/>
        </w:trPr>
        <w:tc>
          <w:tcPr>
            <w:tcW w:w="264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61" w:history="1">
              <w:r w:rsidR="007003A1">
                <w:rPr>
                  <w:rFonts w:ascii="微软雅黑" w:eastAsia="微软雅黑" w:hAnsi="微软雅黑" w:cs="微软雅黑"/>
                  <w:color w:val="0000FF"/>
                  <w:w w:val="90"/>
                  <w:sz w:val="14"/>
                  <w:szCs w:val="14"/>
                </w:rPr>
                <w:t>SDB_SNAP_CONTEXTS_CURRENT</w:t>
              </w:r>
            </w:hyperlink>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567"/>
              <w:rPr>
                <w:rFonts w:ascii="微软雅黑" w:eastAsia="微软雅黑" w:hAnsi="微软雅黑" w:cs="微软雅黑"/>
                <w:sz w:val="14"/>
                <w:szCs w:val="14"/>
              </w:rPr>
            </w:pPr>
            <w:r>
              <w:rPr>
                <w:rFonts w:ascii="微软雅黑" w:eastAsia="微软雅黑" w:hAnsi="微软雅黑" w:cs="微软雅黑"/>
                <w:sz w:val="14"/>
                <w:szCs w:val="14"/>
              </w:rPr>
              <w:t>当前会话上下文</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当前上下文快照列出当前数据库节点中当前会话</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所对应的上下文</w:t>
            </w:r>
          </w:p>
        </w:tc>
      </w:tr>
      <w:tr w:rsidR="00737AD2">
        <w:trPr>
          <w:trHeight w:hRule="exact" w:val="305"/>
        </w:trPr>
        <w:tc>
          <w:tcPr>
            <w:tcW w:w="2640"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62" w:history="1">
              <w:r w:rsidR="007003A1">
                <w:rPr>
                  <w:rFonts w:ascii="微软雅黑" w:eastAsia="微软雅黑" w:hAnsi="微软雅黑" w:cs="微软雅黑"/>
                  <w:color w:val="0000FF"/>
                  <w:w w:val="90"/>
                  <w:sz w:val="14"/>
                  <w:szCs w:val="14"/>
                </w:rPr>
                <w:t>SDB_SNAP_SESSIONS</w:t>
              </w:r>
            </w:hyperlink>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567"/>
              <w:rPr>
                <w:rFonts w:ascii="微软雅黑" w:eastAsia="微软雅黑" w:hAnsi="微软雅黑" w:cs="微软雅黑"/>
                <w:sz w:val="14"/>
                <w:szCs w:val="14"/>
              </w:rPr>
            </w:pPr>
            <w:r>
              <w:rPr>
                <w:rFonts w:ascii="微软雅黑" w:eastAsia="微软雅黑" w:hAnsi="微软雅黑" w:cs="微软雅黑"/>
                <w:sz w:val="14"/>
                <w:szCs w:val="14"/>
              </w:rPr>
              <w:t>会话</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会话快照列出当前数据库节点中所有的会话</w:t>
            </w:r>
          </w:p>
        </w:tc>
      </w:tr>
      <w:tr w:rsidR="00737AD2">
        <w:trPr>
          <w:trHeight w:hRule="exact" w:val="300"/>
        </w:trPr>
        <w:tc>
          <w:tcPr>
            <w:tcW w:w="264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3" w:history="1">
              <w:r w:rsidR="007003A1">
                <w:rPr>
                  <w:rFonts w:ascii="微软雅黑" w:eastAsia="微软雅黑" w:hAnsi="微软雅黑" w:cs="微软雅黑"/>
                  <w:color w:val="0000FF"/>
                  <w:w w:val="90"/>
                  <w:sz w:val="14"/>
                  <w:szCs w:val="14"/>
                </w:rPr>
                <w:t>SDB_SNAP_SESSIONS_CURRENT</w:t>
              </w:r>
            </w:hyperlink>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67"/>
              <w:rPr>
                <w:rFonts w:ascii="微软雅黑" w:eastAsia="微软雅黑" w:hAnsi="微软雅黑" w:cs="微软雅黑"/>
                <w:sz w:val="14"/>
                <w:szCs w:val="14"/>
              </w:rPr>
            </w:pPr>
            <w:r>
              <w:rPr>
                <w:rFonts w:ascii="微软雅黑" w:eastAsia="微软雅黑" w:hAnsi="微软雅黑" w:cs="微软雅黑"/>
                <w:sz w:val="14"/>
                <w:szCs w:val="14"/>
              </w:rPr>
              <w:t>当前会话</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当前会话快照列出当前数据库节点中当前的会话</w:t>
            </w:r>
          </w:p>
        </w:tc>
      </w:tr>
      <w:tr w:rsidR="00737AD2">
        <w:trPr>
          <w:trHeight w:hRule="exact" w:val="535"/>
        </w:trPr>
        <w:tc>
          <w:tcPr>
            <w:tcW w:w="264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4" w:history="1">
              <w:r w:rsidR="007003A1">
                <w:rPr>
                  <w:rFonts w:ascii="微软雅黑" w:eastAsia="微软雅黑" w:hAnsi="微软雅黑" w:cs="微软雅黑"/>
                  <w:color w:val="0000FF"/>
                  <w:w w:val="90"/>
                  <w:sz w:val="14"/>
                  <w:szCs w:val="14"/>
                </w:rPr>
                <w:t>SDB_SNAP_COLLECTIONS</w:t>
              </w:r>
            </w:hyperlink>
          </w:p>
        </w:tc>
        <w:tc>
          <w:tcPr>
            <w:tcW w:w="367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67"/>
              <w:rPr>
                <w:rFonts w:ascii="微软雅黑" w:eastAsia="微软雅黑" w:hAnsi="微软雅黑" w:cs="微软雅黑"/>
                <w:sz w:val="14"/>
                <w:szCs w:val="14"/>
              </w:rPr>
            </w:pPr>
            <w:r>
              <w:rPr>
                <w:rFonts w:ascii="微软雅黑" w:eastAsia="微软雅黑" w:hAnsi="微软雅黑" w:cs="微软雅黑"/>
                <w:sz w:val="14"/>
                <w:szCs w:val="14"/>
              </w:rPr>
              <w:t>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集合快照列出当前数据库节点或集群中所有非临</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时集合</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2624"/>
        <w:gridCol w:w="3691"/>
        <w:gridCol w:w="3157"/>
      </w:tblGrid>
      <w:tr w:rsidR="00737AD2">
        <w:trPr>
          <w:trHeight w:hRule="exact" w:val="305"/>
        </w:trPr>
        <w:tc>
          <w:tcPr>
            <w:tcW w:w="262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快照标示</w:t>
            </w:r>
          </w:p>
        </w:tc>
        <w:tc>
          <w:tcPr>
            <w:tcW w:w="3691"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583"/>
              <w:rPr>
                <w:rFonts w:ascii="微软雅黑" w:eastAsia="微软雅黑" w:hAnsi="微软雅黑" w:cs="微软雅黑"/>
                <w:sz w:val="14"/>
                <w:szCs w:val="14"/>
              </w:rPr>
            </w:pPr>
            <w:r>
              <w:rPr>
                <w:rFonts w:ascii="微软雅黑" w:eastAsia="微软雅黑" w:hAnsi="微软雅黑" w:cs="微软雅黑"/>
                <w:sz w:val="14"/>
                <w:szCs w:val="14"/>
              </w:rPr>
              <w:t>快照类型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624"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5" w:history="1">
              <w:r w:rsidR="007003A1">
                <w:rPr>
                  <w:rFonts w:ascii="微软雅黑" w:eastAsia="微软雅黑" w:hAnsi="微软雅黑" w:cs="微软雅黑"/>
                  <w:color w:val="0000FF"/>
                  <w:w w:val="90"/>
                  <w:sz w:val="14"/>
                  <w:szCs w:val="14"/>
                </w:rPr>
                <w:t>SDB_SNAP_COLLECTIONSPACES</w:t>
              </w:r>
            </w:hyperlink>
          </w:p>
        </w:tc>
        <w:tc>
          <w:tcPr>
            <w:tcW w:w="3691"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83"/>
              <w:rPr>
                <w:rFonts w:ascii="微软雅黑" w:eastAsia="微软雅黑" w:hAnsi="微软雅黑" w:cs="微软雅黑"/>
                <w:sz w:val="14"/>
                <w:szCs w:val="14"/>
              </w:rPr>
            </w:pPr>
            <w:r>
              <w:rPr>
                <w:rFonts w:ascii="微软雅黑" w:eastAsia="微软雅黑" w:hAnsi="微软雅黑" w:cs="微软雅黑"/>
                <w:sz w:val="14"/>
                <w:szCs w:val="14"/>
              </w:rPr>
              <w:t>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集合空间快照列出当前数据库节点或集群中所有</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集合空间（编目集合空间除外）</w:t>
            </w:r>
          </w:p>
        </w:tc>
      </w:tr>
      <w:tr w:rsidR="00737AD2">
        <w:trPr>
          <w:trHeight w:hRule="exact" w:val="540"/>
        </w:trPr>
        <w:tc>
          <w:tcPr>
            <w:tcW w:w="2624"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6" w:history="1">
              <w:r w:rsidR="007003A1">
                <w:rPr>
                  <w:rFonts w:ascii="微软雅黑" w:eastAsia="微软雅黑" w:hAnsi="微软雅黑" w:cs="微软雅黑"/>
                  <w:color w:val="0000FF"/>
                  <w:w w:val="90"/>
                  <w:sz w:val="14"/>
                  <w:szCs w:val="14"/>
                </w:rPr>
                <w:t>SDB_SNAP_DATABASE</w:t>
              </w:r>
            </w:hyperlink>
          </w:p>
        </w:tc>
        <w:tc>
          <w:tcPr>
            <w:tcW w:w="3691"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83"/>
              <w:rPr>
                <w:rFonts w:ascii="微软雅黑" w:eastAsia="微软雅黑" w:hAnsi="微软雅黑" w:cs="微软雅黑"/>
                <w:sz w:val="14"/>
                <w:szCs w:val="14"/>
              </w:rPr>
            </w:pPr>
            <w:r>
              <w:rPr>
                <w:rFonts w:ascii="微软雅黑" w:eastAsia="微软雅黑" w:hAnsi="微软雅黑" w:cs="微软雅黑"/>
                <w:sz w:val="14"/>
                <w:szCs w:val="14"/>
              </w:rPr>
              <w:t>数据库</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数据库快照列出当前数据库节点的数据库监视信</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息</w:t>
            </w:r>
          </w:p>
        </w:tc>
      </w:tr>
      <w:tr w:rsidR="00737AD2">
        <w:trPr>
          <w:trHeight w:hRule="exact" w:val="300"/>
        </w:trPr>
        <w:tc>
          <w:tcPr>
            <w:tcW w:w="2624"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7" w:history="1">
              <w:r w:rsidR="007003A1">
                <w:rPr>
                  <w:rFonts w:ascii="微软雅黑" w:eastAsia="微软雅黑" w:hAnsi="微软雅黑" w:cs="微软雅黑"/>
                  <w:color w:val="0000FF"/>
                  <w:w w:val="90"/>
                  <w:sz w:val="14"/>
                  <w:szCs w:val="14"/>
                </w:rPr>
                <w:t>SDB_SNAP_SYSTEM</w:t>
              </w:r>
            </w:hyperlink>
          </w:p>
        </w:tc>
        <w:tc>
          <w:tcPr>
            <w:tcW w:w="3691"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83"/>
              <w:rPr>
                <w:rFonts w:ascii="微软雅黑" w:eastAsia="微软雅黑" w:hAnsi="微软雅黑" w:cs="微软雅黑"/>
                <w:sz w:val="14"/>
                <w:szCs w:val="14"/>
              </w:rPr>
            </w:pPr>
            <w:r>
              <w:rPr>
                <w:rFonts w:ascii="微软雅黑" w:eastAsia="微软雅黑" w:hAnsi="微软雅黑" w:cs="微软雅黑"/>
                <w:sz w:val="14"/>
                <w:szCs w:val="14"/>
              </w:rPr>
              <w:t>系统</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系统快照列出当前数据库节点的系统监视信息</w:t>
            </w:r>
          </w:p>
        </w:tc>
      </w:tr>
      <w:tr w:rsidR="00737AD2">
        <w:trPr>
          <w:trHeight w:hRule="exact" w:val="295"/>
        </w:trPr>
        <w:tc>
          <w:tcPr>
            <w:tcW w:w="2624"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8" w:history="1">
              <w:r w:rsidR="007003A1">
                <w:rPr>
                  <w:rFonts w:ascii="微软雅黑" w:eastAsia="微软雅黑" w:hAnsi="微软雅黑" w:cs="微软雅黑"/>
                  <w:color w:val="0000FF"/>
                  <w:w w:val="90"/>
                  <w:sz w:val="14"/>
                  <w:szCs w:val="14"/>
                </w:rPr>
                <w:t>SDB_SNAP_CATALOG</w:t>
              </w:r>
            </w:hyperlink>
          </w:p>
        </w:tc>
        <w:tc>
          <w:tcPr>
            <w:tcW w:w="3691"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583"/>
              <w:rPr>
                <w:rFonts w:ascii="微软雅黑" w:eastAsia="微软雅黑" w:hAnsi="微软雅黑" w:cs="微软雅黑"/>
                <w:sz w:val="14"/>
                <w:szCs w:val="14"/>
              </w:rPr>
            </w:pPr>
            <w:r>
              <w:rPr>
                <w:rFonts w:ascii="微软雅黑" w:eastAsia="微软雅黑" w:hAnsi="微软雅黑" w:cs="微软雅黑"/>
                <w:sz w:val="14"/>
                <w:szCs w:val="14"/>
              </w:rPr>
              <w:t>编目信息</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用于查看编目信息</w:t>
            </w:r>
          </w:p>
        </w:tc>
      </w:tr>
    </w:tbl>
    <w:p w:rsidR="00737AD2" w:rsidRDefault="00737AD2">
      <w:pPr>
        <w:spacing w:before="3" w:line="200" w:lineRule="exact"/>
        <w:rPr>
          <w:sz w:val="20"/>
          <w:szCs w:val="20"/>
        </w:rPr>
      </w:pPr>
    </w:p>
    <w:p w:rsidR="00737AD2" w:rsidRDefault="007003A1">
      <w:pPr>
        <w:pStyle w:val="BodyText"/>
        <w:spacing w:line="312" w:lineRule="exact"/>
      </w:pPr>
      <w:r>
        <w:t>列表</w:t>
      </w:r>
    </w:p>
    <w:p w:rsidR="00737AD2" w:rsidRDefault="007003A1">
      <w:pPr>
        <w:pStyle w:val="BodyText"/>
        <w:spacing w:before="18"/>
        <w:rPr>
          <w:lang w:eastAsia="zh-CN"/>
        </w:rPr>
      </w:pPr>
      <w:r>
        <w:rPr>
          <w:lang w:eastAsia="zh-CN"/>
        </w:rPr>
        <w:t>列表是一种轻量级的得到系统当前状态的命令，主要分为以下类型：</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2600"/>
        <w:gridCol w:w="3715"/>
        <w:gridCol w:w="3157"/>
      </w:tblGrid>
      <w:tr w:rsidR="00737AD2">
        <w:trPr>
          <w:trHeight w:hRule="exact" w:val="305"/>
        </w:trPr>
        <w:tc>
          <w:tcPr>
            <w:tcW w:w="260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列表标示</w:t>
            </w:r>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607"/>
              <w:rPr>
                <w:rFonts w:ascii="微软雅黑" w:eastAsia="微软雅黑" w:hAnsi="微软雅黑" w:cs="微软雅黑"/>
                <w:sz w:val="14"/>
                <w:szCs w:val="14"/>
              </w:rPr>
            </w:pPr>
            <w:r>
              <w:rPr>
                <w:rFonts w:ascii="微软雅黑" w:eastAsia="微软雅黑" w:hAnsi="微软雅黑" w:cs="微软雅黑"/>
                <w:sz w:val="14"/>
                <w:szCs w:val="14"/>
              </w:rPr>
              <w:t>列表类型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69" w:history="1">
              <w:r w:rsidR="007003A1">
                <w:rPr>
                  <w:rFonts w:ascii="微软雅黑" w:eastAsia="微软雅黑" w:hAnsi="微软雅黑" w:cs="微软雅黑"/>
                  <w:color w:val="0000FF"/>
                  <w:w w:val="90"/>
                  <w:sz w:val="14"/>
                  <w:szCs w:val="14"/>
                </w:rPr>
                <w:t>SDB_LIST_CONTEXTS</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607"/>
              <w:rPr>
                <w:rFonts w:ascii="微软雅黑" w:eastAsia="微软雅黑" w:hAnsi="微软雅黑" w:cs="微软雅黑"/>
                <w:sz w:val="14"/>
                <w:szCs w:val="14"/>
              </w:rPr>
            </w:pPr>
            <w:r>
              <w:rPr>
                <w:rFonts w:ascii="微软雅黑" w:eastAsia="微软雅黑" w:hAnsi="微软雅黑" w:cs="微软雅黑"/>
                <w:sz w:val="14"/>
                <w:szCs w:val="14"/>
              </w:rPr>
              <w:t>上下文</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上下文列表列出当前数据库节点中所有的会话所</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对应的上下文</w:t>
            </w:r>
          </w:p>
        </w:tc>
      </w:tr>
      <w:tr w:rsidR="00737AD2">
        <w:trPr>
          <w:trHeight w:hRule="exact" w:val="540"/>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70" w:history="1">
              <w:r w:rsidR="007003A1">
                <w:rPr>
                  <w:rFonts w:ascii="微软雅黑" w:eastAsia="微软雅黑" w:hAnsi="微软雅黑" w:cs="微软雅黑"/>
                  <w:color w:val="0000FF"/>
                  <w:w w:val="90"/>
                  <w:sz w:val="14"/>
                  <w:szCs w:val="14"/>
                </w:rPr>
                <w:t>SDB_LIST_CONTEXTS_CURRENT</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607"/>
              <w:rPr>
                <w:rFonts w:ascii="微软雅黑" w:eastAsia="微软雅黑" w:hAnsi="微软雅黑" w:cs="微软雅黑"/>
                <w:sz w:val="14"/>
                <w:szCs w:val="14"/>
              </w:rPr>
            </w:pPr>
            <w:r>
              <w:rPr>
                <w:rFonts w:ascii="微软雅黑" w:eastAsia="微软雅黑" w:hAnsi="微软雅黑" w:cs="微软雅黑"/>
                <w:sz w:val="14"/>
                <w:szCs w:val="14"/>
              </w:rPr>
              <w:t>当前会话上下文</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当前上下文列表列出当前数据库节点中当前会话</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所对应的上下文</w:t>
            </w:r>
          </w:p>
        </w:tc>
      </w:tr>
      <w:tr w:rsidR="00737AD2">
        <w:trPr>
          <w:trHeight w:hRule="exact" w:val="290"/>
        </w:trPr>
        <w:tc>
          <w:tcPr>
            <w:tcW w:w="2600" w:type="dxa"/>
            <w:tcBorders>
              <w:top w:val="single" w:sz="8" w:space="0" w:color="000000"/>
              <w:left w:val="single" w:sz="8" w:space="0" w:color="000000"/>
              <w:bottom w:val="nil"/>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71" w:history="1">
              <w:r w:rsidR="007003A1">
                <w:rPr>
                  <w:rFonts w:ascii="微软雅黑" w:eastAsia="微软雅黑" w:hAnsi="微软雅黑" w:cs="微软雅黑"/>
                  <w:color w:val="0000FF"/>
                  <w:w w:val="90"/>
                  <w:sz w:val="14"/>
                  <w:szCs w:val="14"/>
                </w:rPr>
                <w:t>SDB_LIST_SESSIONS</w:t>
              </w:r>
            </w:hyperlink>
          </w:p>
        </w:tc>
        <w:tc>
          <w:tcPr>
            <w:tcW w:w="3715" w:type="dxa"/>
            <w:tcBorders>
              <w:top w:val="single" w:sz="8" w:space="0" w:color="000000"/>
              <w:left w:val="nil"/>
              <w:bottom w:val="nil"/>
              <w:right w:val="single" w:sz="8" w:space="0" w:color="000000"/>
            </w:tcBorders>
          </w:tcPr>
          <w:p w:rsidR="00737AD2" w:rsidRDefault="007003A1">
            <w:pPr>
              <w:pStyle w:val="TableParagraph"/>
              <w:spacing w:line="208" w:lineRule="exact"/>
              <w:ind w:left="607"/>
              <w:rPr>
                <w:rFonts w:ascii="微软雅黑" w:eastAsia="微软雅黑" w:hAnsi="微软雅黑" w:cs="微软雅黑"/>
                <w:sz w:val="14"/>
                <w:szCs w:val="14"/>
              </w:rPr>
            </w:pPr>
            <w:r>
              <w:rPr>
                <w:rFonts w:ascii="微软雅黑" w:eastAsia="微软雅黑" w:hAnsi="微软雅黑" w:cs="微软雅黑"/>
                <w:sz w:val="14"/>
                <w:szCs w:val="14"/>
              </w:rPr>
              <w:t>会话</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会话列表列出当前数据库节点中所有的会话</w:t>
            </w:r>
          </w:p>
        </w:tc>
      </w:tr>
      <w:tr w:rsidR="00737AD2">
        <w:trPr>
          <w:trHeight w:hRule="exact" w:val="300"/>
        </w:trPr>
        <w:tc>
          <w:tcPr>
            <w:tcW w:w="2600" w:type="dxa"/>
            <w:tcBorders>
              <w:top w:val="nil"/>
              <w:left w:val="single" w:sz="8" w:space="0" w:color="000000"/>
              <w:bottom w:val="single" w:sz="8" w:space="0" w:color="000000"/>
              <w:right w:val="nil"/>
            </w:tcBorders>
          </w:tcPr>
          <w:p w:rsidR="00737AD2" w:rsidRDefault="00EC10B3">
            <w:pPr>
              <w:pStyle w:val="TableParagraph"/>
              <w:spacing w:line="228" w:lineRule="exact"/>
              <w:ind w:left="40"/>
              <w:rPr>
                <w:rFonts w:ascii="微软雅黑" w:eastAsia="微软雅黑" w:hAnsi="微软雅黑" w:cs="微软雅黑"/>
                <w:sz w:val="14"/>
                <w:szCs w:val="14"/>
              </w:rPr>
            </w:pPr>
            <w:hyperlink w:anchor="_bookmark72" w:history="1">
              <w:r w:rsidR="007003A1">
                <w:rPr>
                  <w:rFonts w:ascii="微软雅黑" w:eastAsia="微软雅黑" w:hAnsi="微软雅黑" w:cs="微软雅黑"/>
                  <w:color w:val="0000FF"/>
                  <w:w w:val="90"/>
                  <w:sz w:val="14"/>
                  <w:szCs w:val="14"/>
                </w:rPr>
                <w:t>SDB_LIST_SESSIONS_CURRENT</w:t>
              </w:r>
            </w:hyperlink>
          </w:p>
        </w:tc>
        <w:tc>
          <w:tcPr>
            <w:tcW w:w="3715" w:type="dxa"/>
            <w:tcBorders>
              <w:top w:val="nil"/>
              <w:left w:val="nil"/>
              <w:bottom w:val="single" w:sz="8" w:space="0" w:color="000000"/>
              <w:right w:val="single" w:sz="8" w:space="0" w:color="000000"/>
            </w:tcBorders>
          </w:tcPr>
          <w:p w:rsidR="00737AD2" w:rsidRDefault="007003A1">
            <w:pPr>
              <w:pStyle w:val="TableParagraph"/>
              <w:spacing w:line="228" w:lineRule="exact"/>
              <w:ind w:left="607"/>
              <w:rPr>
                <w:rFonts w:ascii="微软雅黑" w:eastAsia="微软雅黑" w:hAnsi="微软雅黑" w:cs="微软雅黑"/>
                <w:sz w:val="14"/>
                <w:szCs w:val="14"/>
              </w:rPr>
            </w:pPr>
            <w:r>
              <w:rPr>
                <w:rFonts w:ascii="微软雅黑" w:eastAsia="微软雅黑" w:hAnsi="微软雅黑" w:cs="微软雅黑"/>
                <w:sz w:val="14"/>
                <w:szCs w:val="14"/>
              </w:rPr>
              <w:t>当前会话</w:t>
            </w: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当前会话列表列出当前数据库节点中当前的会话</w:t>
            </w:r>
          </w:p>
        </w:tc>
      </w:tr>
      <w:tr w:rsidR="00737AD2">
        <w:trPr>
          <w:trHeight w:hRule="exact" w:val="540"/>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73" w:history="1">
              <w:r w:rsidR="007003A1">
                <w:rPr>
                  <w:rFonts w:ascii="微软雅黑" w:eastAsia="微软雅黑" w:hAnsi="微软雅黑" w:cs="微软雅黑"/>
                  <w:color w:val="0000FF"/>
                  <w:w w:val="95"/>
                  <w:sz w:val="14"/>
                  <w:szCs w:val="14"/>
                </w:rPr>
                <w:t>SDB_LIST_COLLECTIONS</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07"/>
              <w:rPr>
                <w:rFonts w:ascii="微软雅黑" w:eastAsia="微软雅黑" w:hAnsi="微软雅黑" w:cs="微软雅黑"/>
                <w:sz w:val="14"/>
                <w:szCs w:val="14"/>
              </w:rPr>
            </w:pPr>
            <w:r>
              <w:rPr>
                <w:rFonts w:ascii="微软雅黑" w:eastAsia="微软雅黑" w:hAnsi="微软雅黑" w:cs="微软雅黑"/>
                <w:sz w:val="14"/>
                <w:szCs w:val="14"/>
              </w:rPr>
              <w:t>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集合列表列出当前数据库节点或集群中所有非临</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时集合</w:t>
            </w:r>
          </w:p>
        </w:tc>
      </w:tr>
      <w:tr w:rsidR="00737AD2">
        <w:trPr>
          <w:trHeight w:hRule="exact" w:val="540"/>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74" w:history="1">
              <w:r w:rsidR="007003A1">
                <w:rPr>
                  <w:rFonts w:ascii="微软雅黑" w:eastAsia="微软雅黑" w:hAnsi="微软雅黑" w:cs="微软雅黑"/>
                  <w:color w:val="0000FF"/>
                  <w:w w:val="90"/>
                  <w:sz w:val="14"/>
                  <w:szCs w:val="14"/>
                </w:rPr>
                <w:t>SDB_LIST_COLLECTIONSPACES</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07"/>
              <w:rPr>
                <w:rFonts w:ascii="微软雅黑" w:eastAsia="微软雅黑" w:hAnsi="微软雅黑" w:cs="微软雅黑"/>
                <w:sz w:val="14"/>
                <w:szCs w:val="14"/>
              </w:rPr>
            </w:pPr>
            <w:r>
              <w:rPr>
                <w:rFonts w:ascii="微软雅黑" w:eastAsia="微软雅黑" w:hAnsi="微软雅黑" w:cs="微软雅黑"/>
                <w:sz w:val="14"/>
                <w:szCs w:val="14"/>
              </w:rPr>
              <w:t>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集合空间列表列出当前数据库节点或集群中所有</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集合空间（编目集合空间除外）</w:t>
            </w:r>
          </w:p>
        </w:tc>
      </w:tr>
      <w:tr w:rsidR="00737AD2">
        <w:trPr>
          <w:trHeight w:hRule="exact" w:val="540"/>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75" w:history="1">
              <w:r w:rsidR="007003A1">
                <w:rPr>
                  <w:rFonts w:ascii="微软雅黑" w:eastAsia="微软雅黑" w:hAnsi="微软雅黑" w:cs="微软雅黑"/>
                  <w:color w:val="0000FF"/>
                  <w:w w:val="90"/>
                  <w:sz w:val="14"/>
                  <w:szCs w:val="14"/>
                </w:rPr>
                <w:t>SDB_LIST_STORAGEUNITS</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07"/>
              <w:rPr>
                <w:rFonts w:ascii="微软雅黑" w:eastAsia="微软雅黑" w:hAnsi="微软雅黑" w:cs="微软雅黑"/>
                <w:sz w:val="14"/>
                <w:szCs w:val="14"/>
              </w:rPr>
            </w:pPr>
            <w:r>
              <w:rPr>
                <w:rFonts w:ascii="微软雅黑" w:eastAsia="微软雅黑" w:hAnsi="微软雅黑" w:cs="微软雅黑"/>
                <w:sz w:val="14"/>
                <w:szCs w:val="14"/>
              </w:rPr>
              <w:t>存储单元</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存储单元列表列出当前数据库节点的全部存储单</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元信息</w:t>
            </w:r>
          </w:p>
        </w:tc>
      </w:tr>
      <w:tr w:rsidR="00737AD2">
        <w:trPr>
          <w:trHeight w:hRule="exact" w:val="305"/>
        </w:trPr>
        <w:tc>
          <w:tcPr>
            <w:tcW w:w="2600"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76" w:history="1">
              <w:r w:rsidR="007003A1">
                <w:rPr>
                  <w:rFonts w:ascii="微软雅黑" w:eastAsia="微软雅黑" w:hAnsi="微软雅黑" w:cs="微软雅黑"/>
                  <w:color w:val="0000FF"/>
                  <w:w w:val="90"/>
                  <w:sz w:val="14"/>
                  <w:szCs w:val="14"/>
                </w:rPr>
                <w:t>SDB_LIST_GROUPS</w:t>
              </w:r>
            </w:hyperlink>
          </w:p>
        </w:tc>
        <w:tc>
          <w:tcPr>
            <w:tcW w:w="371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07"/>
              <w:rPr>
                <w:rFonts w:ascii="微软雅黑" w:eastAsia="微软雅黑" w:hAnsi="微软雅黑" w:cs="微软雅黑"/>
                <w:sz w:val="14"/>
                <w:szCs w:val="14"/>
              </w:rPr>
            </w:pPr>
            <w:r>
              <w:rPr>
                <w:rFonts w:ascii="微软雅黑" w:eastAsia="微软雅黑" w:hAnsi="微软雅黑" w:cs="微软雅黑"/>
                <w:sz w:val="14"/>
                <w:szCs w:val="14"/>
              </w:rPr>
              <w:t>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分区组列表列出当前集群中的所有分区信息</w:t>
            </w:r>
          </w:p>
        </w:tc>
      </w:tr>
    </w:tbl>
    <w:p w:rsidR="00737AD2" w:rsidRDefault="00737AD2">
      <w:pPr>
        <w:spacing w:before="3" w:line="100" w:lineRule="exact"/>
        <w:rPr>
          <w:sz w:val="10"/>
          <w:szCs w:val="10"/>
          <w:lang w:eastAsia="zh-CN"/>
        </w:rPr>
      </w:pPr>
    </w:p>
    <w:p w:rsidR="00737AD2" w:rsidRDefault="007003A1">
      <w:pPr>
        <w:pStyle w:val="BodyText"/>
        <w:spacing w:line="312" w:lineRule="exact"/>
        <w:rPr>
          <w:lang w:eastAsia="zh-CN"/>
        </w:rPr>
      </w:pPr>
      <w:bookmarkStart w:id="128" w:name="快照"/>
      <w:bookmarkEnd w:id="128"/>
      <w:r>
        <w:rPr>
          <w:lang w:eastAsia="zh-CN"/>
        </w:rPr>
        <w:t>快照</w:t>
      </w:r>
    </w:p>
    <w:p w:rsidR="00737AD2" w:rsidRDefault="007003A1">
      <w:pPr>
        <w:pStyle w:val="BodyText"/>
        <w:spacing w:before="18" w:line="253" w:lineRule="auto"/>
        <w:ind w:right="7207"/>
        <w:rPr>
          <w:lang w:eastAsia="zh-CN"/>
        </w:rPr>
      </w:pPr>
      <w:r>
        <w:rPr>
          <w:lang w:eastAsia="zh-CN"/>
        </w:rPr>
        <w:t xml:space="preserve">本节介绍各种快照信息： </w:t>
      </w:r>
      <w:hyperlink w:anchor="_bookmark60" w:history="1">
        <w:r>
          <w:rPr>
            <w:color w:val="0000FF"/>
            <w:lang w:eastAsia="zh-CN"/>
          </w:rPr>
          <w:t>上下文快照</w:t>
        </w:r>
      </w:hyperlink>
      <w:r>
        <w:rPr>
          <w:color w:val="0000FF"/>
          <w:lang w:eastAsia="zh-CN"/>
        </w:rPr>
        <w:t xml:space="preserve"> </w:t>
      </w:r>
      <w:hyperlink w:anchor="_bookmark61" w:history="1">
        <w:r>
          <w:rPr>
            <w:color w:val="0000FF"/>
            <w:lang w:eastAsia="zh-CN"/>
          </w:rPr>
          <w:t>当前上下文快照</w:t>
        </w:r>
      </w:hyperlink>
    </w:p>
    <w:p w:rsidR="00737AD2" w:rsidRDefault="00EC10B3">
      <w:pPr>
        <w:pStyle w:val="BodyText"/>
        <w:spacing w:before="4" w:line="253" w:lineRule="auto"/>
        <w:ind w:right="8007"/>
        <w:rPr>
          <w:lang w:eastAsia="zh-CN"/>
        </w:rPr>
      </w:pPr>
      <w:hyperlink w:anchor="_bookmark62" w:history="1">
        <w:r w:rsidR="007003A1">
          <w:rPr>
            <w:color w:val="0000FF"/>
            <w:lang w:eastAsia="zh-CN"/>
          </w:rPr>
          <w:t>会话快照</w:t>
        </w:r>
      </w:hyperlink>
      <w:r w:rsidR="007003A1">
        <w:rPr>
          <w:color w:val="0000FF"/>
          <w:lang w:eastAsia="zh-CN"/>
        </w:rPr>
        <w:t xml:space="preserve"> </w:t>
      </w:r>
      <w:hyperlink w:anchor="_bookmark63" w:history="1">
        <w:r w:rsidR="007003A1">
          <w:rPr>
            <w:color w:val="0000FF"/>
            <w:lang w:eastAsia="zh-CN"/>
          </w:rPr>
          <w:t>当前会话快照</w:t>
        </w:r>
      </w:hyperlink>
      <w:r w:rsidR="007003A1">
        <w:rPr>
          <w:color w:val="0000FF"/>
          <w:lang w:eastAsia="zh-CN"/>
        </w:rPr>
        <w:t xml:space="preserve"> </w:t>
      </w:r>
      <w:hyperlink w:anchor="_bookmark64" w:history="1">
        <w:r w:rsidR="007003A1">
          <w:rPr>
            <w:color w:val="0000FF"/>
            <w:lang w:eastAsia="zh-CN"/>
          </w:rPr>
          <w:t>集合快照</w:t>
        </w:r>
      </w:hyperlink>
      <w:r w:rsidR="007003A1">
        <w:rPr>
          <w:color w:val="0000FF"/>
          <w:lang w:eastAsia="zh-CN"/>
        </w:rPr>
        <w:t xml:space="preserve"> </w:t>
      </w:r>
      <w:hyperlink w:anchor="_bookmark65" w:history="1">
        <w:r w:rsidR="007003A1">
          <w:rPr>
            <w:color w:val="0000FF"/>
            <w:lang w:eastAsia="zh-CN"/>
          </w:rPr>
          <w:t>集合空间快照</w:t>
        </w:r>
      </w:hyperlink>
      <w:r w:rsidR="007003A1">
        <w:rPr>
          <w:color w:val="0000FF"/>
          <w:lang w:eastAsia="zh-CN"/>
        </w:rPr>
        <w:t xml:space="preserve"> </w:t>
      </w:r>
      <w:hyperlink w:anchor="_bookmark66" w:history="1">
        <w:r w:rsidR="007003A1">
          <w:rPr>
            <w:color w:val="0000FF"/>
            <w:lang w:eastAsia="zh-CN"/>
          </w:rPr>
          <w:t>数据库快照</w:t>
        </w:r>
      </w:hyperlink>
      <w:r w:rsidR="007003A1">
        <w:rPr>
          <w:color w:val="0000FF"/>
          <w:lang w:eastAsia="zh-CN"/>
        </w:rPr>
        <w:t xml:space="preserve"> </w:t>
      </w:r>
      <w:hyperlink w:anchor="_bookmark67" w:history="1">
        <w:r w:rsidR="007003A1">
          <w:rPr>
            <w:color w:val="0000FF"/>
            <w:lang w:eastAsia="zh-CN"/>
          </w:rPr>
          <w:t>操作系统快照</w:t>
        </w:r>
      </w:hyperlink>
      <w:r w:rsidR="007003A1">
        <w:rPr>
          <w:color w:val="0000FF"/>
          <w:lang w:eastAsia="zh-CN"/>
        </w:rPr>
        <w:t xml:space="preserve"> </w:t>
      </w:r>
      <w:hyperlink w:anchor="_bookmark68" w:history="1">
        <w:r w:rsidR="007003A1">
          <w:rPr>
            <w:color w:val="0000FF"/>
            <w:lang w:eastAsia="zh-CN"/>
          </w:rPr>
          <w:t>编目信息快照</w:t>
        </w:r>
      </w:hyperlink>
    </w:p>
    <w:p w:rsidR="00737AD2" w:rsidRDefault="007003A1">
      <w:pPr>
        <w:pStyle w:val="BodyText"/>
        <w:spacing w:line="285" w:lineRule="exact"/>
        <w:rPr>
          <w:lang w:eastAsia="zh-CN"/>
        </w:rPr>
      </w:pPr>
      <w:bookmarkStart w:id="129" w:name="上下文快照"/>
      <w:bookmarkStart w:id="130" w:name="_bookmark60"/>
      <w:bookmarkEnd w:id="129"/>
      <w:bookmarkEnd w:id="130"/>
      <w:r>
        <w:rPr>
          <w:lang w:eastAsia="zh-CN"/>
        </w:rPr>
        <w:t>上下文快照</w:t>
      </w:r>
    </w:p>
    <w:p w:rsidR="00737AD2" w:rsidRDefault="00737AD2">
      <w:pPr>
        <w:spacing w:before="9" w:line="190" w:lineRule="exact"/>
        <w:rPr>
          <w:sz w:val="19"/>
          <w:szCs w:val="19"/>
          <w:lang w:eastAsia="zh-CN"/>
        </w:rPr>
      </w:pPr>
    </w:p>
    <w:p w:rsidR="00737AD2" w:rsidRDefault="007003A1">
      <w:pPr>
        <w:pStyle w:val="BodyText"/>
        <w:spacing w:line="253" w:lineRule="auto"/>
        <w:ind w:right="3671"/>
        <w:rPr>
          <w:lang w:eastAsia="zh-CN"/>
        </w:rPr>
      </w:pPr>
      <w:r>
        <w:rPr>
          <w:lang w:eastAsia="zh-CN"/>
        </w:rPr>
        <w:t>描述 上下文快照列出当前数据库节点中所有的会话所对应的上下文。</w:t>
      </w:r>
    </w:p>
    <w:p w:rsidR="00737AD2" w:rsidRDefault="007003A1">
      <w:pPr>
        <w:pStyle w:val="BodyText"/>
        <w:spacing w:before="90" w:line="168" w:lineRule="auto"/>
        <w:rPr>
          <w:lang w:eastAsia="zh-CN"/>
        </w:rPr>
      </w:pPr>
      <w:r>
        <w:rPr>
          <w:w w:val="95"/>
          <w:lang w:eastAsia="zh-CN"/>
        </w:rPr>
        <w:t>每一个会话为一条记录，如果一个会话中包括一个或一个以上的上下文时，其Contexts数组字段对每个上下</w:t>
      </w:r>
      <w:r>
        <w:rPr>
          <w:lang w:eastAsia="zh-CN"/>
        </w:rPr>
        <w:t xml:space="preserve"> 文产生一个对象。</w:t>
      </w:r>
    </w:p>
    <w:p w:rsidR="00737AD2" w:rsidRDefault="00EC10B3">
      <w:pPr>
        <w:pStyle w:val="BodyText"/>
        <w:spacing w:before="34"/>
        <w:ind w:left="1573"/>
        <w:rPr>
          <w:lang w:eastAsia="zh-CN"/>
        </w:rPr>
      </w:pPr>
      <w:r>
        <w:pict>
          <v:shape id="_x0000_s3597" type="#_x0000_t75" style="position:absolute;left:0;text-align:left;margin-left:81.7pt;margin-top:8.55pt;width:24pt;height:24pt;z-index:-25792;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快照操作自身需产生一个上下文，因此结果集中至少会返回一个当前快照的上下文信息。</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pPr>
      <w:r>
        <w:t>标示</w:t>
      </w:r>
    </w:p>
    <w:p w:rsidR="00737AD2" w:rsidRDefault="007003A1">
      <w:pPr>
        <w:pStyle w:val="BodyText"/>
        <w:spacing w:before="18"/>
        <w:ind w:left="113"/>
      </w:pPr>
      <w:r>
        <w:rPr>
          <w:w w:val="90"/>
        </w:rPr>
        <w:t>SDB_SNAP_CONTEXTS</w:t>
      </w:r>
    </w:p>
    <w:p w:rsidR="00737AD2" w:rsidRDefault="00737AD2">
      <w:pPr>
        <w:spacing w:before="9" w:line="190" w:lineRule="exact"/>
        <w:rPr>
          <w:sz w:val="19"/>
          <w:szCs w:val="19"/>
        </w:rPr>
      </w:pPr>
    </w:p>
    <w:p w:rsidR="00737AD2" w:rsidRDefault="00737AD2">
      <w:pPr>
        <w:spacing w:before="4" w:line="180" w:lineRule="exact"/>
        <w:rPr>
          <w:sz w:val="18"/>
          <w:szCs w:val="18"/>
        </w:rPr>
      </w:pPr>
    </w:p>
    <w:p w:rsidR="00737AD2" w:rsidRDefault="007003A1">
      <w:pPr>
        <w:pStyle w:val="BodyTex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839"/>
        <w:gridCol w:w="4476"/>
        <w:gridCol w:w="3157"/>
      </w:tblGrid>
      <w:tr w:rsidR="00737AD2">
        <w:trPr>
          <w:trHeight w:hRule="exact" w:val="30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476" w:type="dxa"/>
            <w:tcBorders>
              <w:top w:val="nil"/>
              <w:left w:val="nil"/>
              <w:bottom w:val="nil"/>
              <w:right w:val="single" w:sz="8" w:space="0" w:color="000000"/>
            </w:tcBorders>
          </w:tcPr>
          <w:p w:rsidR="00737AD2" w:rsidRDefault="007003A1">
            <w:pPr>
              <w:pStyle w:val="TableParagraph"/>
              <w:spacing w:line="223" w:lineRule="exact"/>
              <w:ind w:left="1368"/>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260"/>
        </w:trPr>
        <w:tc>
          <w:tcPr>
            <w:tcW w:w="6315" w:type="dxa"/>
            <w:gridSpan w:val="2"/>
            <w:tcBorders>
              <w:top w:val="nil"/>
              <w:left w:val="single" w:sz="8" w:space="0" w:color="000000"/>
              <w:bottom w:val="nil"/>
              <w:right w:val="single" w:sz="8" w:space="0" w:color="000000"/>
            </w:tcBorders>
          </w:tcPr>
          <w:p w:rsidR="00737AD2" w:rsidRDefault="00737AD2"/>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会话ID（主机名：端口号：ID）</w:t>
            </w:r>
          </w:p>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Contexts.ContextID</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上下文ID</w:t>
            </w:r>
          </w:p>
        </w:tc>
      </w:tr>
      <w:tr w:rsidR="00A154AA">
        <w:trPr>
          <w:trHeight w:hRule="exact" w:val="300"/>
        </w:trPr>
        <w:tc>
          <w:tcPr>
            <w:tcW w:w="1839"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w w:val="95"/>
                <w:sz w:val="14"/>
                <w:szCs w:val="14"/>
              </w:rPr>
            </w:pPr>
            <w:r>
              <w:rPr>
                <w:rFonts w:ascii="微软雅黑" w:eastAsia="微软雅黑" w:hAnsi="微软雅黑" w:cs="微软雅黑"/>
                <w:w w:val="95"/>
                <w:sz w:val="14"/>
                <w:szCs w:val="14"/>
              </w:rPr>
              <w:t>Contexts</w:t>
            </w:r>
            <w:r>
              <w:rPr>
                <w:rFonts w:ascii="微软雅黑" w:eastAsia="微软雅黑" w:hAnsi="微软雅黑" w:cs="微软雅黑" w:hint="eastAsia"/>
                <w:w w:val="95"/>
                <w:sz w:val="14"/>
                <w:szCs w:val="14"/>
                <w:lang w:eastAsia="zh-CN"/>
              </w:rPr>
              <w:t>.Type</w:t>
            </w:r>
          </w:p>
        </w:tc>
        <w:tc>
          <w:tcPr>
            <w:tcW w:w="4476" w:type="dxa"/>
            <w:tcBorders>
              <w:top w:val="nil"/>
              <w:left w:val="nil"/>
              <w:bottom w:val="nil"/>
              <w:right w:val="single" w:sz="8" w:space="0" w:color="000000"/>
            </w:tcBorders>
          </w:tcPr>
          <w:p w:rsidR="00A154AA" w:rsidRDefault="00A154AA">
            <w:pPr>
              <w:pStyle w:val="TableParagraph"/>
              <w:spacing w:line="218" w:lineRule="exact"/>
              <w:ind w:left="1368"/>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A154AA"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上下文类型，如： DUMP</w:t>
            </w:r>
          </w:p>
        </w:tc>
      </w:tr>
      <w:tr w:rsidR="00A154AA">
        <w:trPr>
          <w:trHeight w:hRule="exact" w:val="300"/>
        </w:trPr>
        <w:tc>
          <w:tcPr>
            <w:tcW w:w="1839"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rPr>
              <w:t>Contexts</w:t>
            </w:r>
            <w:r>
              <w:rPr>
                <w:rFonts w:ascii="微软雅黑" w:eastAsia="微软雅黑" w:hAnsi="微软雅黑" w:cs="微软雅黑" w:hint="eastAsia"/>
                <w:w w:val="95"/>
                <w:sz w:val="14"/>
                <w:szCs w:val="14"/>
                <w:lang w:eastAsia="zh-CN"/>
              </w:rPr>
              <w:t>.</w:t>
            </w:r>
            <w:r w:rsidRPr="00A154AA">
              <w:rPr>
                <w:rFonts w:ascii="微软雅黑" w:eastAsia="微软雅黑" w:hAnsi="微软雅黑" w:cs="微软雅黑"/>
                <w:w w:val="95"/>
                <w:sz w:val="14"/>
                <w:szCs w:val="14"/>
                <w:lang w:eastAsia="zh-CN"/>
              </w:rPr>
              <w:t>Description</w:t>
            </w:r>
          </w:p>
        </w:tc>
        <w:tc>
          <w:tcPr>
            <w:tcW w:w="4476" w:type="dxa"/>
            <w:tcBorders>
              <w:top w:val="nil"/>
              <w:left w:val="nil"/>
              <w:bottom w:val="nil"/>
              <w:right w:val="single" w:sz="8" w:space="0" w:color="000000"/>
            </w:tcBorders>
          </w:tcPr>
          <w:p w:rsidR="00A154AA" w:rsidRDefault="00A154AA">
            <w:pPr>
              <w:pStyle w:val="TableParagraph"/>
              <w:spacing w:line="218" w:lineRule="exact"/>
              <w:ind w:left="1368"/>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A154AA"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上下文的描述信息，如：包含当前的查询条件</w:t>
            </w:r>
          </w:p>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Contexts.DataRead</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所读数据</w:t>
            </w:r>
          </w:p>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Contexts.IndexRead</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所读索引</w:t>
            </w:r>
          </w:p>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Contexts.QueryTimeSpent</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查询总时间（秒）</w:t>
            </w:r>
          </w:p>
        </w:tc>
      </w:tr>
      <w:tr w:rsidR="00737AD2">
        <w:trPr>
          <w:trHeight w:hRule="exact" w:val="29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Contexts.StartTimestamp</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创建时间</w:t>
            </w:r>
          </w:p>
        </w:tc>
      </w:tr>
    </w:tbl>
    <w:p w:rsidR="00737AD2" w:rsidRDefault="00737AD2">
      <w:pPr>
        <w:spacing w:before="3" w:line="200" w:lineRule="exact"/>
        <w:rPr>
          <w:sz w:val="20"/>
          <w:szCs w:val="20"/>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95" style="position:absolute;left:0;text-align:left;margin-left:81.7pt;margin-top:4.75pt;width:473.6pt;height:137.8pt;z-index:-25791;mso-position-horizontal-relative:page" coordorigin="1634,95" coordsize="9472,2756">
            <v:shape id="_x0000_s3596" style="position:absolute;left:1634;top:95;width:9472;height:2756" coordorigin="1634,95" coordsize="9472,2756" path="m1634,95r9472,l11106,2851r-9472,l1634,95xe" fillcolor="#efefef" stroked="f">
              <v:path arrowok="t"/>
            </v:shape>
            <w10:wrap anchorx="page"/>
          </v:group>
        </w:pict>
      </w:r>
      <w:r w:rsidR="007003A1">
        <w:rPr>
          <w:rFonts w:ascii="仿宋" w:eastAsia="仿宋" w:hAnsi="仿宋" w:cs="仿宋"/>
        </w:rPr>
        <w:t>&gt; db.snapshot(SDB_SNAP_CONTEXTS)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"SessionID": "vmsvr2-suse-x64:11820:28",</w:t>
      </w:r>
    </w:p>
    <w:p w:rsidR="00737AD2" w:rsidRDefault="007003A1">
      <w:pPr>
        <w:pStyle w:val="BodyText"/>
        <w:spacing w:line="212" w:lineRule="exact"/>
        <w:ind w:left="313"/>
        <w:rPr>
          <w:rFonts w:ascii="仿宋" w:eastAsia="仿宋" w:hAnsi="仿宋" w:cs="仿宋"/>
        </w:rPr>
      </w:pPr>
      <w:r>
        <w:rPr>
          <w:rFonts w:ascii="仿宋" w:eastAsia="仿宋" w:hAnsi="仿宋" w:cs="仿宋"/>
        </w:rPr>
        <w:t>"Contexts": [</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lang w:eastAsia="zh-CN"/>
        </w:rPr>
      </w:pPr>
      <w:r>
        <w:rPr>
          <w:rFonts w:ascii="仿宋" w:eastAsia="仿宋" w:hAnsi="仿宋" w:cs="仿宋"/>
        </w:rPr>
        <w:t>"ContextID": 12,</w:t>
      </w:r>
    </w:p>
    <w:p w:rsidR="00A154AA" w:rsidRPr="00A154AA" w:rsidRDefault="00A154AA" w:rsidP="00A154AA">
      <w:pPr>
        <w:pStyle w:val="BodyText"/>
        <w:spacing w:line="212" w:lineRule="exact"/>
        <w:ind w:left="713"/>
        <w:rPr>
          <w:rFonts w:ascii="仿宋" w:eastAsia="仿宋" w:hAnsi="仿宋" w:cs="仿宋"/>
          <w:lang w:eastAsia="zh-CN"/>
        </w:rPr>
      </w:pPr>
      <w:r w:rsidRPr="00A154AA">
        <w:rPr>
          <w:rFonts w:ascii="仿宋" w:eastAsia="仿宋" w:hAnsi="仿宋" w:cs="仿宋"/>
          <w:lang w:eastAsia="zh-CN"/>
        </w:rPr>
        <w:t>"Type": "DUMP",</w:t>
      </w:r>
    </w:p>
    <w:p w:rsidR="00A154AA" w:rsidRDefault="00A154AA" w:rsidP="00A154AA">
      <w:pPr>
        <w:pStyle w:val="BodyText"/>
        <w:spacing w:line="212" w:lineRule="exact"/>
        <w:ind w:left="713"/>
        <w:rPr>
          <w:rFonts w:ascii="仿宋" w:eastAsia="仿宋" w:hAnsi="仿宋" w:cs="仿宋"/>
          <w:lang w:eastAsia="zh-CN"/>
        </w:rPr>
      </w:pPr>
      <w:r w:rsidRPr="00A154AA">
        <w:rPr>
          <w:rFonts w:ascii="仿宋" w:eastAsia="仿宋" w:hAnsi="仿宋" w:cs="仿宋"/>
          <w:lang w:eastAsia="zh-CN"/>
        </w:rPr>
        <w:t>"Description": "BufferSize:0",</w:t>
      </w:r>
    </w:p>
    <w:p w:rsidR="00737AD2" w:rsidRDefault="007003A1">
      <w:pPr>
        <w:pStyle w:val="BodyText"/>
        <w:spacing w:line="212" w:lineRule="exact"/>
        <w:ind w:left="713"/>
        <w:rPr>
          <w:rFonts w:ascii="仿宋" w:eastAsia="仿宋" w:hAnsi="仿宋" w:cs="仿宋"/>
        </w:rPr>
      </w:pPr>
      <w:r>
        <w:rPr>
          <w:rFonts w:ascii="仿宋" w:eastAsia="仿宋" w:hAnsi="仿宋" w:cs="仿宋"/>
        </w:rPr>
        <w:t>"DataRead": 0,</w:t>
      </w:r>
    </w:p>
    <w:p w:rsidR="00737AD2" w:rsidRDefault="007003A1">
      <w:pPr>
        <w:pStyle w:val="BodyText"/>
        <w:spacing w:line="212" w:lineRule="exact"/>
        <w:ind w:left="713"/>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713"/>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713"/>
        <w:rPr>
          <w:rFonts w:ascii="仿宋" w:eastAsia="仿宋" w:hAnsi="仿宋" w:cs="仿宋"/>
        </w:rPr>
      </w:pPr>
      <w:r>
        <w:rPr>
          <w:rFonts w:ascii="仿宋" w:eastAsia="仿宋" w:hAnsi="仿宋" w:cs="仿宋"/>
        </w:rPr>
        <w:t>"StartTimestamp": "2013-09-27-18.06.37.079570"</w:t>
      </w:r>
    </w:p>
    <w:p w:rsidR="00737AD2" w:rsidRDefault="007003A1">
      <w:pPr>
        <w:pStyle w:val="BodyText"/>
        <w:spacing w:line="212" w:lineRule="exact"/>
        <w:ind w:left="51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113"/>
        <w:rPr>
          <w:lang w:eastAsia="zh-CN"/>
        </w:rPr>
      </w:pPr>
      <w:bookmarkStart w:id="131" w:name="当前上下文快照"/>
      <w:bookmarkStart w:id="132" w:name="_bookmark61"/>
      <w:bookmarkEnd w:id="131"/>
      <w:bookmarkEnd w:id="132"/>
      <w:r>
        <w:rPr>
          <w:lang w:eastAsia="zh-CN"/>
        </w:rPr>
        <w:t>当前上下文快照</w:t>
      </w:r>
    </w:p>
    <w:p w:rsidR="00737AD2" w:rsidRDefault="00737AD2">
      <w:pPr>
        <w:spacing w:before="9" w:line="190" w:lineRule="exact"/>
        <w:rPr>
          <w:sz w:val="19"/>
          <w:szCs w:val="19"/>
          <w:lang w:eastAsia="zh-CN"/>
        </w:rPr>
      </w:pPr>
    </w:p>
    <w:p w:rsidR="00737AD2" w:rsidRDefault="007003A1">
      <w:pPr>
        <w:pStyle w:val="BodyText"/>
        <w:spacing w:line="253" w:lineRule="auto"/>
        <w:ind w:left="113" w:right="3163"/>
        <w:rPr>
          <w:lang w:eastAsia="zh-CN"/>
        </w:rPr>
      </w:pPr>
      <w:r>
        <w:rPr>
          <w:lang w:eastAsia="zh-CN"/>
        </w:rPr>
        <w:t xml:space="preserve">描述 当前上下文快照列出数据库节点中，当前连接所对应的会话中的上下文。 </w:t>
      </w:r>
      <w:r>
        <w:rPr>
          <w:w w:val="95"/>
          <w:lang w:eastAsia="zh-CN"/>
        </w:rPr>
        <w:t>返回一条记录，其中Contexts数组字段中包含当前会话中所有的上下文。</w:t>
      </w:r>
    </w:p>
    <w:p w:rsidR="00737AD2" w:rsidRDefault="00921398">
      <w:pPr>
        <w:pStyle w:val="BodyText"/>
        <w:spacing w:before="4" w:line="337" w:lineRule="auto"/>
        <w:ind w:left="113" w:right="2648"/>
        <w:rPr>
          <w:lang w:eastAsia="zh-CN"/>
        </w:rPr>
      </w:pPr>
      <w:r>
        <w:pict>
          <v:shape id="_x0000_i1065"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快照操作自身需产生一个上下文，因此结果集中至少包含一个上下文。 标示</w:t>
      </w:r>
    </w:p>
    <w:p w:rsidR="00737AD2" w:rsidRDefault="007003A1">
      <w:pPr>
        <w:pStyle w:val="BodyText"/>
        <w:spacing w:line="253" w:lineRule="exact"/>
        <w:ind w:left="113"/>
      </w:pPr>
      <w:r>
        <w:rPr>
          <w:w w:val="90"/>
        </w:rPr>
        <w:t>SDB_SNAP_CONTEXTS_CURRENT</w:t>
      </w:r>
    </w:p>
    <w:p w:rsidR="00737AD2" w:rsidRDefault="00737AD2">
      <w:pPr>
        <w:spacing w:before="9" w:line="190" w:lineRule="exact"/>
        <w:rPr>
          <w:sz w:val="19"/>
          <w:szCs w:val="19"/>
        </w:rPr>
      </w:pPr>
    </w:p>
    <w:p w:rsidR="00737AD2" w:rsidRDefault="00737AD2">
      <w:pPr>
        <w:spacing w:before="4" w:line="180" w:lineRule="exact"/>
        <w:rPr>
          <w:sz w:val="18"/>
          <w:szCs w:val="18"/>
        </w:rPr>
      </w:pPr>
    </w:p>
    <w:p w:rsidR="00737AD2" w:rsidRDefault="007003A1">
      <w:pPr>
        <w:pStyle w:val="BodyTex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737AD2">
        <w:trPr>
          <w:trHeight w:hRule="exact" w:val="30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378" w:type="dxa"/>
            <w:tcBorders>
              <w:top w:val="nil"/>
              <w:left w:val="nil"/>
              <w:bottom w:val="nil"/>
              <w:right w:val="single" w:sz="8" w:space="0" w:color="000000"/>
            </w:tcBorders>
          </w:tcPr>
          <w:p w:rsidR="00737AD2" w:rsidRDefault="007003A1">
            <w:pPr>
              <w:pStyle w:val="TableParagraph"/>
              <w:spacing w:line="21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会话ID（Hostname:Port:ID）</w:t>
            </w:r>
          </w:p>
        </w:tc>
      </w:tr>
      <w:tr w:rsidR="00737AD2">
        <w:trPr>
          <w:trHeight w:hRule="exact" w:val="255"/>
        </w:trPr>
        <w:tc>
          <w:tcPr>
            <w:tcW w:w="6315" w:type="dxa"/>
            <w:gridSpan w:val="2"/>
            <w:tcBorders>
              <w:top w:val="nil"/>
              <w:left w:val="single" w:sz="8" w:space="0" w:color="000000"/>
              <w:bottom w:val="nil"/>
              <w:right w:val="single" w:sz="8" w:space="0" w:color="000000"/>
            </w:tcBorders>
          </w:tcPr>
          <w:p w:rsidR="00737AD2" w:rsidRDefault="00737AD2"/>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737AD2">
      <w:pPr>
        <w:sectPr w:rsidR="00737AD2">
          <w:pgSz w:w="12240" w:h="15840"/>
          <w:pgMar w:top="900" w:right="680" w:bottom="280" w:left="15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2450"/>
        <w:gridCol w:w="3865"/>
        <w:gridCol w:w="3157"/>
      </w:tblGrid>
      <w:tr w:rsidR="00737AD2">
        <w:trPr>
          <w:trHeight w:hRule="exact" w:val="305"/>
        </w:trPr>
        <w:tc>
          <w:tcPr>
            <w:tcW w:w="245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386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57"/>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45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Contexts.ContextID</w:t>
            </w:r>
          </w:p>
        </w:tc>
        <w:tc>
          <w:tcPr>
            <w:tcW w:w="386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上下文ID</w:t>
            </w:r>
          </w:p>
        </w:tc>
      </w:tr>
      <w:tr w:rsidR="00A154AA">
        <w:trPr>
          <w:trHeight w:hRule="exact" w:val="300"/>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w w:val="95"/>
                <w:sz w:val="14"/>
                <w:szCs w:val="14"/>
              </w:rPr>
            </w:pPr>
            <w:r>
              <w:rPr>
                <w:rFonts w:ascii="微软雅黑" w:eastAsia="微软雅黑" w:hAnsi="微软雅黑" w:cs="微软雅黑"/>
                <w:w w:val="95"/>
                <w:sz w:val="14"/>
                <w:szCs w:val="14"/>
              </w:rPr>
              <w:t>Contexts</w:t>
            </w:r>
            <w:r>
              <w:rPr>
                <w:rFonts w:ascii="微软雅黑" w:eastAsia="微软雅黑" w:hAnsi="微软雅黑" w:cs="微软雅黑" w:hint="eastAsia"/>
                <w:w w:val="95"/>
                <w:sz w:val="14"/>
                <w:szCs w:val="14"/>
                <w:lang w:eastAsia="zh-CN"/>
              </w:rPr>
              <w:t>.Type</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A154AA" w:rsidRDefault="0068464F">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上下文类型，如： DUMP</w:t>
            </w:r>
          </w:p>
        </w:tc>
      </w:tr>
      <w:tr w:rsidR="00A154AA">
        <w:trPr>
          <w:trHeight w:hRule="exact" w:val="300"/>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w w:val="95"/>
                <w:sz w:val="14"/>
                <w:szCs w:val="14"/>
              </w:rPr>
            </w:pPr>
            <w:r>
              <w:rPr>
                <w:rFonts w:ascii="微软雅黑" w:eastAsia="微软雅黑" w:hAnsi="微软雅黑" w:cs="微软雅黑"/>
                <w:w w:val="95"/>
                <w:sz w:val="14"/>
                <w:szCs w:val="14"/>
              </w:rPr>
              <w:t>Contexts</w:t>
            </w:r>
            <w:r>
              <w:rPr>
                <w:rFonts w:ascii="微软雅黑" w:eastAsia="微软雅黑" w:hAnsi="微软雅黑" w:cs="微软雅黑" w:hint="eastAsia"/>
                <w:w w:val="95"/>
                <w:sz w:val="14"/>
                <w:szCs w:val="14"/>
                <w:lang w:eastAsia="zh-CN"/>
              </w:rPr>
              <w:t>.</w:t>
            </w:r>
            <w:r w:rsidRPr="00A154AA">
              <w:rPr>
                <w:rFonts w:ascii="微软雅黑" w:eastAsia="微软雅黑" w:hAnsi="微软雅黑" w:cs="微软雅黑"/>
                <w:w w:val="95"/>
                <w:sz w:val="14"/>
                <w:szCs w:val="14"/>
                <w:lang w:eastAsia="zh-CN"/>
              </w:rPr>
              <w:t>Description</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A154AA"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上下文的描述信息，如：包含当前的查询条件</w:t>
            </w:r>
          </w:p>
        </w:tc>
      </w:tr>
      <w:tr w:rsidR="00A154AA">
        <w:trPr>
          <w:trHeight w:hRule="exact" w:val="300"/>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Contexts.DataRead</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所读数据</w:t>
            </w:r>
          </w:p>
        </w:tc>
      </w:tr>
      <w:tr w:rsidR="00A154AA">
        <w:trPr>
          <w:trHeight w:hRule="exact" w:val="300"/>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Contexts.IndexRead</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所读索引</w:t>
            </w:r>
          </w:p>
        </w:tc>
      </w:tr>
      <w:tr w:rsidR="00A154AA">
        <w:trPr>
          <w:trHeight w:hRule="exact" w:val="300"/>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Contexts.QueryTimeSpent</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查询总时间（秒）</w:t>
            </w:r>
          </w:p>
        </w:tc>
      </w:tr>
      <w:tr w:rsidR="00A154AA">
        <w:trPr>
          <w:trHeight w:hRule="exact" w:val="295"/>
        </w:trPr>
        <w:tc>
          <w:tcPr>
            <w:tcW w:w="2450" w:type="dxa"/>
            <w:tcBorders>
              <w:top w:val="single" w:sz="8" w:space="0" w:color="000000"/>
              <w:left w:val="single" w:sz="8" w:space="0" w:color="000000"/>
              <w:bottom w:val="single" w:sz="8" w:space="0" w:color="000000"/>
              <w:right w:val="nil"/>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Contexts.StartTimestamp</w:t>
            </w:r>
          </w:p>
        </w:tc>
        <w:tc>
          <w:tcPr>
            <w:tcW w:w="3865" w:type="dxa"/>
            <w:tcBorders>
              <w:top w:val="single" w:sz="8" w:space="0" w:color="000000"/>
              <w:left w:val="nil"/>
              <w:bottom w:val="single" w:sz="8" w:space="0" w:color="000000"/>
              <w:right w:val="single" w:sz="8" w:space="0" w:color="000000"/>
            </w:tcBorders>
          </w:tcPr>
          <w:p w:rsidR="00A154AA" w:rsidRDefault="00A154AA">
            <w:pPr>
              <w:pStyle w:val="TableParagraph"/>
              <w:spacing w:line="208" w:lineRule="exact"/>
              <w:ind w:left="757"/>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A154AA" w:rsidRDefault="00A154A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创建时间</w:t>
            </w:r>
          </w:p>
        </w:tc>
      </w:tr>
    </w:tbl>
    <w:p w:rsidR="00737AD2" w:rsidRDefault="00737AD2">
      <w:pPr>
        <w:spacing w:before="3" w:line="200" w:lineRule="exact"/>
        <w:rPr>
          <w:sz w:val="20"/>
          <w:szCs w:val="20"/>
        </w:rPr>
      </w:pPr>
    </w:p>
    <w:p w:rsidR="00737AD2" w:rsidRDefault="007003A1">
      <w:pPr>
        <w:pStyle w:val="BodyText"/>
        <w:spacing w:line="312" w:lineRule="exact"/>
      </w:pPr>
      <w:r>
        <w:t>示例</w:t>
      </w:r>
    </w:p>
    <w:p w:rsidR="00737AD2" w:rsidRDefault="00EC10B3">
      <w:pPr>
        <w:pStyle w:val="BodyText"/>
        <w:spacing w:before="6"/>
        <w:rPr>
          <w:rFonts w:ascii="仿宋" w:eastAsia="仿宋" w:hAnsi="仿宋" w:cs="仿宋"/>
        </w:rPr>
      </w:pPr>
      <w:r w:rsidRPr="00EC10B3">
        <w:pict>
          <v:group id="_x0000_s3592" style="position:absolute;left:0;text-align:left;margin-left:81.7pt;margin-top:4.75pt;width:473.6pt;height:137.8pt;z-index:-25790;mso-position-horizontal-relative:page" coordorigin="1634,95" coordsize="9472,2756">
            <v:shape id="_x0000_s3593" style="position:absolute;left:1634;top:95;width:9472;height:2756" coordorigin="1634,95" coordsize="9472,2756" path="m1634,95r9472,l11106,2851r-9472,l1634,95xe" fillcolor="#efefef" stroked="f">
              <v:path arrowok="t"/>
            </v:shape>
            <w10:wrap anchorx="page"/>
          </v:group>
        </w:pict>
      </w:r>
      <w:r w:rsidR="007003A1">
        <w:rPr>
          <w:rFonts w:ascii="仿宋" w:eastAsia="仿宋" w:hAnsi="仿宋" w:cs="仿宋"/>
        </w:rPr>
        <w:t>&gt; db.snapshot(SDB_SNAP_CONTEXTS_CURRENT)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"SessionID": vmsvr2-suse-x64:11820:28,</w:t>
      </w:r>
    </w:p>
    <w:p w:rsidR="00737AD2" w:rsidRDefault="007003A1">
      <w:pPr>
        <w:pStyle w:val="BodyText"/>
        <w:spacing w:line="212" w:lineRule="exact"/>
        <w:ind w:left="1133"/>
        <w:rPr>
          <w:rFonts w:ascii="仿宋" w:eastAsia="仿宋" w:hAnsi="仿宋" w:cs="仿宋"/>
        </w:rPr>
      </w:pPr>
      <w:r>
        <w:rPr>
          <w:rFonts w:ascii="仿宋" w:eastAsia="仿宋" w:hAnsi="仿宋" w:cs="仿宋"/>
        </w:rPr>
        <w:t>"Contexts": [</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rPr>
        <w:t>"ContextID": 13,</w:t>
      </w:r>
    </w:p>
    <w:p w:rsidR="008A4A90" w:rsidRDefault="00A154AA" w:rsidP="008A4A90">
      <w:pPr>
        <w:pStyle w:val="BodyText"/>
        <w:spacing w:line="212" w:lineRule="exact"/>
        <w:ind w:leftChars="324" w:left="713" w:firstLineChars="400" w:firstLine="800"/>
        <w:rPr>
          <w:rFonts w:ascii="仿宋" w:eastAsia="仿宋" w:hAnsi="仿宋" w:cs="仿宋"/>
          <w:lang w:eastAsia="zh-CN"/>
        </w:rPr>
      </w:pPr>
      <w:r w:rsidRPr="00A154AA">
        <w:rPr>
          <w:rFonts w:ascii="仿宋" w:eastAsia="仿宋" w:hAnsi="仿宋" w:cs="仿宋"/>
          <w:lang w:eastAsia="zh-CN"/>
        </w:rPr>
        <w:t>"Type": "DUMP",</w:t>
      </w:r>
    </w:p>
    <w:p w:rsidR="008A4A90" w:rsidRDefault="00A154AA" w:rsidP="008A4A90">
      <w:pPr>
        <w:pStyle w:val="BodyText"/>
        <w:spacing w:line="212" w:lineRule="exact"/>
        <w:ind w:leftChars="324" w:left="713" w:firstLineChars="400" w:firstLine="800"/>
        <w:rPr>
          <w:rFonts w:ascii="仿宋" w:eastAsia="仿宋" w:hAnsi="仿宋" w:cs="仿宋"/>
          <w:lang w:eastAsia="zh-CN"/>
        </w:rPr>
      </w:pPr>
      <w:r w:rsidRPr="00A154AA">
        <w:rPr>
          <w:rFonts w:ascii="仿宋" w:eastAsia="仿宋" w:hAnsi="仿宋" w:cs="仿宋"/>
          <w:lang w:eastAsia="zh-CN"/>
        </w:rPr>
        <w:t>"Description": "BufferSize:0",</w:t>
      </w:r>
    </w:p>
    <w:p w:rsidR="00737AD2" w:rsidRDefault="007003A1">
      <w:pPr>
        <w:pStyle w:val="BodyText"/>
        <w:spacing w:line="212" w:lineRule="exact"/>
        <w:ind w:left="1533"/>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533"/>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533"/>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533"/>
        <w:rPr>
          <w:rFonts w:ascii="仿宋" w:eastAsia="仿宋" w:hAnsi="仿宋" w:cs="仿宋"/>
        </w:rPr>
      </w:pPr>
      <w:r>
        <w:rPr>
          <w:rFonts w:ascii="仿宋" w:eastAsia="仿宋" w:hAnsi="仿宋" w:cs="仿宋"/>
        </w:rPr>
        <w:t>"StartTimestamp": "2013-09-27-18.25.17.311168"</w:t>
      </w:r>
    </w:p>
    <w:p w:rsidR="00737AD2" w:rsidRDefault="007003A1">
      <w:pPr>
        <w:pStyle w:val="BodyText"/>
        <w:spacing w:line="212" w:lineRule="exact"/>
        <w:ind w:left="13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rPr>
          <w:lang w:eastAsia="zh-CN"/>
        </w:rPr>
      </w:pPr>
      <w:bookmarkStart w:id="133" w:name="会话快照"/>
      <w:bookmarkStart w:id="134" w:name="_bookmark62"/>
      <w:bookmarkEnd w:id="133"/>
      <w:bookmarkEnd w:id="134"/>
      <w:r>
        <w:rPr>
          <w:lang w:eastAsia="zh-CN"/>
        </w:rPr>
        <w:t>会话快照</w:t>
      </w:r>
    </w:p>
    <w:p w:rsidR="00737AD2" w:rsidRDefault="00737AD2">
      <w:pPr>
        <w:spacing w:before="9" w:line="190" w:lineRule="exact"/>
        <w:rPr>
          <w:sz w:val="19"/>
          <w:szCs w:val="19"/>
          <w:lang w:eastAsia="zh-CN"/>
        </w:rPr>
      </w:pPr>
    </w:p>
    <w:p w:rsidR="00737AD2" w:rsidRDefault="007003A1">
      <w:pPr>
        <w:pStyle w:val="BodyText"/>
        <w:spacing w:line="253" w:lineRule="auto"/>
        <w:ind w:right="2255"/>
        <w:rPr>
          <w:lang w:eastAsia="zh-CN"/>
        </w:rPr>
      </w:pPr>
      <w:r>
        <w:rPr>
          <w:lang w:eastAsia="zh-CN"/>
        </w:rPr>
        <w:t>描述 会话快照列出当前数据库节点中所有的用户与系统会话，每一个会话为一条记录。</w:t>
      </w:r>
    </w:p>
    <w:p w:rsidR="00737AD2" w:rsidRDefault="00737AD2">
      <w:pPr>
        <w:spacing w:before="4" w:line="180" w:lineRule="exact"/>
        <w:rPr>
          <w:sz w:val="18"/>
          <w:szCs w:val="18"/>
          <w:lang w:eastAsia="zh-CN"/>
        </w:rPr>
      </w:pPr>
    </w:p>
    <w:p w:rsidR="00737AD2" w:rsidRDefault="007003A1">
      <w:pPr>
        <w:pStyle w:val="BodyText"/>
        <w:spacing w:line="253" w:lineRule="auto"/>
        <w:ind w:right="7364"/>
      </w:pPr>
      <w:r>
        <w:rPr>
          <w:w w:val="95"/>
        </w:rPr>
        <w:t xml:space="preserve">标示 </w:t>
      </w:r>
      <w:r>
        <w:rPr>
          <w:w w:val="90"/>
        </w:rPr>
        <w:t>SDB_SNAP_SESSIONS</w:t>
      </w:r>
    </w:p>
    <w:p w:rsidR="00737AD2" w:rsidRDefault="00737AD2">
      <w:pPr>
        <w:spacing w:before="4" w:line="180" w:lineRule="exact"/>
        <w:rPr>
          <w:sz w:val="18"/>
          <w:szCs w:val="18"/>
        </w:rPr>
      </w:pPr>
    </w:p>
    <w:p w:rsidR="00737AD2" w:rsidRDefault="00737AD2">
      <w:pPr>
        <w:spacing w:before="4" w:line="180" w:lineRule="exact"/>
        <w:rPr>
          <w:sz w:val="18"/>
          <w:szCs w:val="18"/>
        </w:rPr>
      </w:pPr>
    </w:p>
    <w:p w:rsidR="00737AD2" w:rsidRDefault="007003A1">
      <w:pPr>
        <w:pStyle w:val="BodyText"/>
      </w:pPr>
      <w:r>
        <w:t>字段信息</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232"/>
        <w:gridCol w:w="4082"/>
        <w:gridCol w:w="3157"/>
      </w:tblGrid>
      <w:tr w:rsidR="00737AD2">
        <w:trPr>
          <w:trHeight w:hRule="exact" w:val="305"/>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82"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974"/>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082"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974"/>
              <w:rPr>
                <w:rFonts w:ascii="微软雅黑" w:eastAsia="微软雅黑" w:hAnsi="微软雅黑" w:cs="微软雅黑"/>
                <w:sz w:val="14"/>
                <w:szCs w:val="14"/>
              </w:rPr>
            </w:pPr>
            <w:r>
              <w:rPr>
                <w:rFonts w:ascii="微软雅黑" w:eastAsia="微软雅黑" w:hAnsi="微软雅黑" w:cs="微软雅黑"/>
                <w:sz w:val="14"/>
                <w:szCs w:val="14"/>
              </w:rPr>
              <w:t>整型</w:t>
            </w:r>
            <w:r w:rsidR="007003A1">
              <w:rPr>
                <w:rFonts w:ascii="微软雅黑" w:eastAsia="微软雅黑" w:hAnsi="微软雅黑" w:cs="微软雅黑"/>
                <w:sz w:val="14"/>
                <w:szCs w:val="14"/>
              </w:rPr>
              <w:t>或长</w:t>
            </w: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会话ID（主机名：端口号：ID）</w:t>
            </w:r>
          </w:p>
        </w:tc>
      </w:tr>
      <w:tr w:rsidR="00737AD2">
        <w:trPr>
          <w:trHeight w:hRule="exact" w:val="300"/>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TID</w:t>
            </w:r>
          </w:p>
        </w:tc>
        <w:tc>
          <w:tcPr>
            <w:tcW w:w="4082"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974"/>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该会话所对应的系统线程ID</w:t>
            </w:r>
          </w:p>
        </w:tc>
      </w:tr>
      <w:tr w:rsidR="00737AD2">
        <w:trPr>
          <w:trHeight w:hRule="exact" w:val="330"/>
        </w:trPr>
        <w:tc>
          <w:tcPr>
            <w:tcW w:w="2232"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082" w:type="dxa"/>
            <w:tcBorders>
              <w:top w:val="single" w:sz="8" w:space="0" w:color="000000"/>
              <w:left w:val="nil"/>
              <w:bottom w:val="nil"/>
              <w:right w:val="single" w:sz="8" w:space="0" w:color="000000"/>
            </w:tcBorders>
          </w:tcPr>
          <w:p w:rsidR="00737AD2" w:rsidRDefault="007003A1">
            <w:pPr>
              <w:pStyle w:val="TableParagraph"/>
              <w:spacing w:line="208" w:lineRule="exact"/>
              <w:ind w:left="9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会话状态</w:t>
            </w:r>
          </w:p>
        </w:tc>
      </w:tr>
      <w:tr w:rsidR="00737AD2">
        <w:trPr>
          <w:trHeight w:hRule="exact" w:val="334"/>
        </w:trPr>
        <w:tc>
          <w:tcPr>
            <w:tcW w:w="2232" w:type="dxa"/>
            <w:tcBorders>
              <w:top w:val="nil"/>
              <w:left w:val="single" w:sz="8" w:space="0" w:color="000000"/>
              <w:bottom w:val="nil"/>
              <w:right w:val="nil"/>
            </w:tcBorders>
          </w:tcPr>
          <w:p w:rsidR="00737AD2" w:rsidRDefault="00737AD2"/>
        </w:tc>
        <w:tc>
          <w:tcPr>
            <w:tcW w:w="4082"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ListParagraph"/>
              <w:numPr>
                <w:ilvl w:val="0"/>
                <w:numId w:val="23"/>
              </w:numPr>
              <w:tabs>
                <w:tab w:val="left" w:pos="323"/>
              </w:tabs>
              <w:spacing w:before="33"/>
              <w:ind w:left="323"/>
              <w:rPr>
                <w:rFonts w:ascii="微软雅黑" w:eastAsia="微软雅黑" w:hAnsi="微软雅黑" w:cs="微软雅黑"/>
                <w:sz w:val="14"/>
                <w:szCs w:val="14"/>
              </w:rPr>
            </w:pPr>
            <w:r>
              <w:rPr>
                <w:rFonts w:ascii="微软雅黑" w:eastAsia="微软雅黑" w:hAnsi="微软雅黑" w:cs="微软雅黑"/>
                <w:w w:val="95"/>
                <w:sz w:val="14"/>
                <w:szCs w:val="14"/>
              </w:rPr>
              <w:t>Creating：创建状态</w:t>
            </w:r>
          </w:p>
        </w:tc>
      </w:tr>
      <w:tr w:rsidR="00737AD2">
        <w:trPr>
          <w:trHeight w:hRule="exact" w:val="286"/>
        </w:trPr>
        <w:tc>
          <w:tcPr>
            <w:tcW w:w="2232" w:type="dxa"/>
            <w:tcBorders>
              <w:top w:val="nil"/>
              <w:left w:val="single" w:sz="8" w:space="0" w:color="000000"/>
              <w:bottom w:val="nil"/>
              <w:right w:val="nil"/>
            </w:tcBorders>
          </w:tcPr>
          <w:p w:rsidR="00737AD2" w:rsidRDefault="00737AD2"/>
        </w:tc>
        <w:tc>
          <w:tcPr>
            <w:tcW w:w="4082"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ListParagraph"/>
              <w:numPr>
                <w:ilvl w:val="0"/>
                <w:numId w:val="22"/>
              </w:numPr>
              <w:tabs>
                <w:tab w:val="left" w:pos="323"/>
              </w:tabs>
              <w:spacing w:line="224" w:lineRule="exact"/>
              <w:ind w:left="323"/>
              <w:rPr>
                <w:rFonts w:ascii="微软雅黑" w:eastAsia="微软雅黑" w:hAnsi="微软雅黑" w:cs="微软雅黑"/>
                <w:sz w:val="14"/>
                <w:szCs w:val="14"/>
              </w:rPr>
            </w:pPr>
            <w:r>
              <w:rPr>
                <w:rFonts w:ascii="微软雅黑" w:eastAsia="微软雅黑" w:hAnsi="微软雅黑" w:cs="微软雅黑"/>
                <w:w w:val="95"/>
                <w:sz w:val="14"/>
                <w:szCs w:val="14"/>
              </w:rPr>
              <w:t>Running：运行状态</w:t>
            </w:r>
          </w:p>
        </w:tc>
      </w:tr>
      <w:tr w:rsidR="00737AD2">
        <w:trPr>
          <w:trHeight w:hRule="exact" w:val="286"/>
        </w:trPr>
        <w:tc>
          <w:tcPr>
            <w:tcW w:w="2232" w:type="dxa"/>
            <w:tcBorders>
              <w:top w:val="nil"/>
              <w:left w:val="single" w:sz="8" w:space="0" w:color="000000"/>
              <w:bottom w:val="nil"/>
              <w:right w:val="nil"/>
            </w:tcBorders>
          </w:tcPr>
          <w:p w:rsidR="00737AD2" w:rsidRDefault="00737AD2"/>
        </w:tc>
        <w:tc>
          <w:tcPr>
            <w:tcW w:w="4082"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ListParagraph"/>
              <w:numPr>
                <w:ilvl w:val="0"/>
                <w:numId w:val="21"/>
              </w:numPr>
              <w:tabs>
                <w:tab w:val="left" w:pos="323"/>
              </w:tabs>
              <w:spacing w:line="224" w:lineRule="exact"/>
              <w:ind w:left="323"/>
              <w:rPr>
                <w:rFonts w:ascii="微软雅黑" w:eastAsia="微软雅黑" w:hAnsi="微软雅黑" w:cs="微软雅黑"/>
                <w:sz w:val="14"/>
                <w:szCs w:val="14"/>
              </w:rPr>
            </w:pPr>
            <w:r>
              <w:rPr>
                <w:rFonts w:ascii="微软雅黑" w:eastAsia="微软雅黑" w:hAnsi="微软雅黑" w:cs="微软雅黑"/>
                <w:w w:val="95"/>
                <w:sz w:val="14"/>
                <w:szCs w:val="14"/>
              </w:rPr>
              <w:t>Waiting：等待状态</w:t>
            </w:r>
          </w:p>
        </w:tc>
      </w:tr>
      <w:tr w:rsidR="00737AD2">
        <w:trPr>
          <w:trHeight w:hRule="exact" w:val="286"/>
        </w:trPr>
        <w:tc>
          <w:tcPr>
            <w:tcW w:w="2232" w:type="dxa"/>
            <w:tcBorders>
              <w:top w:val="nil"/>
              <w:left w:val="single" w:sz="8" w:space="0" w:color="000000"/>
              <w:bottom w:val="nil"/>
              <w:right w:val="nil"/>
            </w:tcBorders>
          </w:tcPr>
          <w:p w:rsidR="00737AD2" w:rsidRDefault="00737AD2"/>
        </w:tc>
        <w:tc>
          <w:tcPr>
            <w:tcW w:w="4082"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Idle：线程池待机状态</w:t>
            </w:r>
          </w:p>
        </w:tc>
      </w:tr>
      <w:tr w:rsidR="00737AD2">
        <w:trPr>
          <w:trHeight w:hRule="exact" w:val="361"/>
        </w:trPr>
        <w:tc>
          <w:tcPr>
            <w:tcW w:w="2232" w:type="dxa"/>
            <w:tcBorders>
              <w:top w:val="nil"/>
              <w:left w:val="single" w:sz="8" w:space="0" w:color="000000"/>
              <w:bottom w:val="nil"/>
              <w:right w:val="nil"/>
            </w:tcBorders>
          </w:tcPr>
          <w:p w:rsidR="00737AD2" w:rsidRDefault="00737AD2">
            <w:pPr>
              <w:rPr>
                <w:lang w:eastAsia="zh-CN"/>
              </w:rPr>
            </w:pPr>
          </w:p>
        </w:tc>
        <w:tc>
          <w:tcPr>
            <w:tcW w:w="4082"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ListParagraph"/>
              <w:numPr>
                <w:ilvl w:val="0"/>
                <w:numId w:val="20"/>
              </w:numPr>
              <w:tabs>
                <w:tab w:val="left" w:pos="323"/>
              </w:tabs>
              <w:spacing w:line="224" w:lineRule="exact"/>
              <w:ind w:left="323"/>
              <w:rPr>
                <w:rFonts w:ascii="微软雅黑" w:eastAsia="微软雅黑" w:hAnsi="微软雅黑" w:cs="微软雅黑"/>
                <w:sz w:val="14"/>
                <w:szCs w:val="14"/>
              </w:rPr>
            </w:pPr>
            <w:r>
              <w:rPr>
                <w:rFonts w:ascii="微软雅黑" w:eastAsia="微软雅黑" w:hAnsi="微软雅黑" w:cs="微软雅黑"/>
                <w:w w:val="95"/>
                <w:sz w:val="14"/>
                <w:szCs w:val="14"/>
              </w:rPr>
              <w:t>Destroying：销毁状态</w:t>
            </w:r>
          </w:p>
        </w:tc>
      </w:tr>
      <w:tr w:rsidR="00737AD2">
        <w:trPr>
          <w:trHeight w:hRule="exact" w:val="366"/>
        </w:trPr>
        <w:tc>
          <w:tcPr>
            <w:tcW w:w="2232" w:type="dxa"/>
            <w:tcBorders>
              <w:top w:val="nil"/>
              <w:left w:val="single" w:sz="8" w:space="0" w:color="000000"/>
              <w:bottom w:val="single" w:sz="8" w:space="0" w:color="000000"/>
              <w:right w:val="nil"/>
            </w:tcBorders>
          </w:tcPr>
          <w:p w:rsidR="00737AD2" w:rsidRDefault="007003A1">
            <w:pPr>
              <w:pStyle w:val="TableParagraph"/>
              <w:spacing w:before="56"/>
              <w:ind w:left="40"/>
              <w:rPr>
                <w:rFonts w:ascii="微软雅黑" w:eastAsia="微软雅黑" w:hAnsi="微软雅黑" w:cs="微软雅黑"/>
                <w:sz w:val="14"/>
                <w:szCs w:val="14"/>
              </w:rPr>
            </w:pPr>
            <w:r>
              <w:rPr>
                <w:rFonts w:ascii="微软雅黑" w:eastAsia="微软雅黑" w:hAnsi="微软雅黑" w:cs="微软雅黑"/>
                <w:w w:val="90"/>
                <w:sz w:val="14"/>
                <w:szCs w:val="14"/>
              </w:rPr>
              <w:t>Type</w:t>
            </w:r>
          </w:p>
        </w:tc>
        <w:tc>
          <w:tcPr>
            <w:tcW w:w="4082" w:type="dxa"/>
            <w:tcBorders>
              <w:top w:val="nil"/>
              <w:left w:val="nil"/>
              <w:bottom w:val="single" w:sz="8" w:space="0" w:color="000000"/>
              <w:right w:val="single" w:sz="8" w:space="0" w:color="000000"/>
            </w:tcBorders>
          </w:tcPr>
          <w:p w:rsidR="00737AD2" w:rsidRDefault="007003A1">
            <w:pPr>
              <w:pStyle w:val="TableParagraph"/>
              <w:spacing w:before="56"/>
              <w:ind w:left="9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nil"/>
              <w:left w:val="single" w:sz="8" w:space="0" w:color="000000"/>
              <w:bottom w:val="single" w:sz="8" w:space="0" w:color="000000"/>
              <w:right w:val="single" w:sz="8" w:space="0" w:color="000000"/>
            </w:tcBorders>
          </w:tcPr>
          <w:p w:rsidR="00737AD2" w:rsidRDefault="00EC10B3">
            <w:pPr>
              <w:pStyle w:val="TableParagraph"/>
              <w:spacing w:before="56"/>
              <w:ind w:left="40"/>
              <w:rPr>
                <w:rFonts w:ascii="微软雅黑" w:eastAsia="微软雅黑" w:hAnsi="微软雅黑" w:cs="微软雅黑"/>
                <w:sz w:val="14"/>
                <w:szCs w:val="14"/>
              </w:rPr>
            </w:pPr>
            <w:hyperlink w:anchor="_bookmark77" w:history="1">
              <w:r w:rsidR="007003A1">
                <w:rPr>
                  <w:rFonts w:ascii="微软雅黑" w:eastAsia="微软雅黑" w:hAnsi="微软雅黑" w:cs="微软雅黑"/>
                  <w:color w:val="0000FF"/>
                  <w:w w:val="95"/>
                  <w:sz w:val="14"/>
                  <w:szCs w:val="14"/>
                </w:rPr>
                <w:t>EDU类型</w:t>
              </w:r>
            </w:hyperlink>
          </w:p>
        </w:tc>
      </w:tr>
      <w:tr w:rsidR="00737AD2">
        <w:trPr>
          <w:trHeight w:hRule="exact" w:val="305"/>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08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EDU名，一般系统EDU名为空</w:t>
            </w:r>
          </w:p>
        </w:tc>
      </w:tr>
      <w:tr w:rsidR="00737AD2">
        <w:trPr>
          <w:trHeight w:hRule="exact" w:val="305"/>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QueueSize</w:t>
            </w:r>
          </w:p>
        </w:tc>
        <w:tc>
          <w:tcPr>
            <w:tcW w:w="4082" w:type="dxa"/>
            <w:tcBorders>
              <w:top w:val="single" w:sz="8" w:space="0" w:color="000000"/>
              <w:left w:val="nil"/>
              <w:bottom w:val="single" w:sz="8" w:space="0" w:color="000000"/>
              <w:right w:val="single" w:sz="8" w:space="0" w:color="000000"/>
            </w:tcBorders>
          </w:tcPr>
          <w:p w:rsidR="00737AD2" w:rsidRDefault="00717265">
            <w:pPr>
              <w:pStyle w:val="TableParagraph"/>
              <w:spacing w:line="213" w:lineRule="exact"/>
              <w:ind w:left="974"/>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等待处理请求的队列长度</w:t>
            </w:r>
          </w:p>
        </w:tc>
      </w:tr>
      <w:tr w:rsidR="00737AD2">
        <w:trPr>
          <w:trHeight w:hRule="exact" w:val="300"/>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ProcessEventCount</w:t>
            </w:r>
          </w:p>
        </w:tc>
        <w:tc>
          <w:tcPr>
            <w:tcW w:w="408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74"/>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已经处理请求的数量</w:t>
            </w:r>
          </w:p>
        </w:tc>
      </w:tr>
      <w:tr w:rsidR="00737AD2">
        <w:trPr>
          <w:trHeight w:hRule="exact" w:val="535"/>
        </w:trPr>
        <w:tc>
          <w:tcPr>
            <w:tcW w:w="223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w:t>
            </w:r>
          </w:p>
        </w:tc>
        <w:tc>
          <w:tcPr>
            <w:tcW w:w="408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74"/>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上下文ID数组，为该会话所包含的所有上下文列</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表</w:t>
            </w:r>
          </w:p>
        </w:tc>
      </w:tr>
    </w:tbl>
    <w:p w:rsidR="00737AD2" w:rsidRDefault="00737AD2">
      <w:pPr>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6" w:line="190" w:lineRule="exact"/>
        <w:rPr>
          <w:sz w:val="19"/>
          <w:szCs w:val="19"/>
        </w:rPr>
      </w:pPr>
    </w:p>
    <w:p w:rsidR="00737AD2" w:rsidRDefault="00EC10B3">
      <w:pPr>
        <w:spacing w:line="200" w:lineRule="exact"/>
        <w:rPr>
          <w:sz w:val="20"/>
          <w:szCs w:val="20"/>
        </w:rPr>
      </w:pPr>
      <w:r w:rsidRPr="00EC10B3">
        <w:pict>
          <v:shape id="_x0000_s3591" type="#_x0000_t202" style="position:absolute;margin-left:81.2pt;margin-top:.8pt;width:475.1pt;height:354.25pt;z-index:-25788;mso-position-horizontal-relative:page" filled="f" stroked="f">
            <v:textbox style="mso-next-textbox:#_x0000_s3591" inset="0,0,0,0">
              <w:txbxContent>
                <w:tbl>
                  <w:tblPr>
                    <w:tblW w:w="0" w:type="auto"/>
                    <w:tblLayout w:type="fixed"/>
                    <w:tblCellMar>
                      <w:left w:w="0" w:type="dxa"/>
                      <w:right w:w="0" w:type="dxa"/>
                    </w:tblCellMar>
                    <w:tblLook w:val="01E0"/>
                  </w:tblPr>
                  <w:tblGrid>
                    <w:gridCol w:w="2238"/>
                    <w:gridCol w:w="4077"/>
                    <w:gridCol w:w="3157"/>
                  </w:tblGrid>
                  <w:tr w:rsidR="00921398">
                    <w:trPr>
                      <w:trHeight w:hRule="exact" w:val="305"/>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969"/>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TotalDataWrite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数据记录写</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TotalIndexWrite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索引写</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TotalUpdate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总更新记录数量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TotalDelete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总删除记录数量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TotalInsert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总插入记录数量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TotalSelect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总选取记录数量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TotalReadTime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总数据读时间（毫秒）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TotalWriteTime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总数据写时间（毫秒）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ReadTimeSpent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读取记录的时间( 毫秒 )</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Pr="00B50480"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WriteTimeSpent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写入记录的时间( 毫秒 )</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ConnectTimestamp</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连接发起时间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LastOpType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rsidP="00B50480">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最后一次操作的类型，如：insert, update</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Pr="00B50480"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LastOpBegin</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最后一次操作的起始时间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Pr="00B50480"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LastOpEnd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最后一次操作的结束时间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Pr="00B50480"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LastOpInfo</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最后一次操作的详细信息</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UserCPU</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用户CPU（秒）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SysCPU</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系统CPU( 秒 )</w:t>
                        </w:r>
                      </w:p>
                    </w:tc>
                  </w:tr>
                </w:tbl>
                <w:p w:rsidR="00921398" w:rsidRDefault="00921398"/>
              </w:txbxContent>
            </v:textbox>
            <w10:wrap anchorx="page"/>
          </v:shape>
        </w:pic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10" w:line="140" w:lineRule="exact"/>
        <w:rPr>
          <w:sz w:val="14"/>
          <w:szCs w:val="14"/>
        </w:rPr>
      </w:pPr>
    </w:p>
    <w:p w:rsidR="00737AD2" w:rsidRDefault="00737AD2">
      <w:pPr>
        <w:spacing w:line="200" w:lineRule="exact"/>
        <w:rPr>
          <w:sz w:val="20"/>
          <w:szCs w:val="20"/>
        </w:rPr>
      </w:pPr>
    </w:p>
    <w:p w:rsidR="00737AD2" w:rsidRDefault="00737AD2">
      <w:pPr>
        <w:spacing w:line="200" w:lineRule="exact"/>
        <w:rPr>
          <w:sz w:val="20"/>
          <w:szCs w:val="20"/>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B50480" w:rsidRDefault="00B50480">
      <w:pPr>
        <w:pStyle w:val="BodyText"/>
        <w:spacing w:line="312" w:lineRule="exact"/>
        <w:ind w:left="113"/>
        <w:rPr>
          <w:lang w:eastAsia="zh-CN"/>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89" style="position:absolute;left:0;text-align:left;margin-left:81.7pt;margin-top:4.75pt;width:473.6pt;height:402.8pt;z-index:-25789;mso-position-horizontal-relative:page" coordorigin="1634,95" coordsize="9472,8056">
            <v:shape id="_x0000_s3590" style="position:absolute;left:1634;top:95;width:9472;height:8056" coordorigin="1634,95" coordsize="9472,8056" path="m1634,95r9472,l11106,8151r-9472,l1634,95xe" fillcolor="#efefef" stroked="f">
              <v:path arrowok="t"/>
            </v:shape>
            <w10:wrap anchorx="page"/>
          </v:group>
        </w:pict>
      </w:r>
      <w:r w:rsidR="007003A1">
        <w:rPr>
          <w:rFonts w:ascii="仿宋" w:eastAsia="仿宋" w:hAnsi="仿宋" w:cs="仿宋"/>
        </w:rPr>
        <w:t>&gt; db.snapshot(SDB_SNAP_SESSIONS)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"SessionID": "vmsvr2-suse-x64:11820:1",</w:t>
      </w:r>
    </w:p>
    <w:p w:rsidR="00737AD2" w:rsidRDefault="007003A1">
      <w:pPr>
        <w:pStyle w:val="BodyText"/>
        <w:spacing w:line="212" w:lineRule="exact"/>
        <w:ind w:left="313"/>
        <w:rPr>
          <w:rFonts w:ascii="仿宋" w:eastAsia="仿宋" w:hAnsi="仿宋" w:cs="仿宋"/>
        </w:rPr>
      </w:pPr>
      <w:r>
        <w:rPr>
          <w:rFonts w:ascii="仿宋" w:eastAsia="仿宋" w:hAnsi="仿宋" w:cs="仿宋"/>
        </w:rPr>
        <w:t>"TID": 8680,</w:t>
      </w:r>
    </w:p>
    <w:p w:rsidR="00737AD2" w:rsidRDefault="007003A1">
      <w:pPr>
        <w:pStyle w:val="BodyText"/>
        <w:spacing w:line="212" w:lineRule="exact"/>
        <w:ind w:left="31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313"/>
        <w:rPr>
          <w:rFonts w:ascii="仿宋" w:eastAsia="仿宋" w:hAnsi="仿宋" w:cs="仿宋"/>
        </w:rPr>
      </w:pPr>
      <w:r>
        <w:rPr>
          <w:rFonts w:ascii="仿宋" w:eastAsia="仿宋" w:hAnsi="仿宋" w:cs="仿宋"/>
        </w:rPr>
        <w:t>"Type": "LogWriter",</w:t>
      </w:r>
    </w:p>
    <w:p w:rsidR="00737AD2" w:rsidRDefault="007003A1">
      <w:pPr>
        <w:pStyle w:val="BodyText"/>
        <w:spacing w:line="212" w:lineRule="exact"/>
        <w:ind w:left="313"/>
        <w:rPr>
          <w:rFonts w:ascii="仿宋" w:eastAsia="仿宋" w:hAnsi="仿宋" w:cs="仿宋"/>
        </w:rPr>
      </w:pPr>
      <w:r>
        <w:rPr>
          <w:rFonts w:ascii="仿宋" w:eastAsia="仿宋" w:hAnsi="仿宋" w:cs="仿宋"/>
        </w:rPr>
        <w:t>"Name": "",</w:t>
      </w:r>
    </w:p>
    <w:p w:rsidR="00737AD2" w:rsidRDefault="007003A1">
      <w:pPr>
        <w:pStyle w:val="BodyText"/>
        <w:spacing w:line="212" w:lineRule="exact"/>
        <w:ind w:left="313"/>
        <w:rPr>
          <w:rFonts w:ascii="仿宋" w:eastAsia="仿宋" w:hAnsi="仿宋" w:cs="仿宋"/>
        </w:rPr>
      </w:pPr>
      <w:r>
        <w:rPr>
          <w:rFonts w:ascii="仿宋" w:eastAsia="仿宋" w:hAnsi="仿宋" w:cs="仿宋"/>
        </w:rPr>
        <w:t>"QueueSize": 0,</w:t>
      </w:r>
    </w:p>
    <w:p w:rsidR="00737AD2" w:rsidRDefault="007003A1">
      <w:pPr>
        <w:pStyle w:val="BodyText"/>
        <w:spacing w:line="212" w:lineRule="exact"/>
        <w:ind w:left="313"/>
        <w:rPr>
          <w:rFonts w:ascii="仿宋" w:eastAsia="仿宋" w:hAnsi="仿宋" w:cs="仿宋"/>
        </w:rPr>
      </w:pPr>
      <w:r>
        <w:rPr>
          <w:rFonts w:ascii="仿宋" w:eastAsia="仿宋" w:hAnsi="仿宋" w:cs="仿宋"/>
        </w:rPr>
        <w:t>"ProcessEventCount": 1,</w:t>
      </w:r>
    </w:p>
    <w:p w:rsidR="00737AD2" w:rsidRDefault="007003A1">
      <w:pPr>
        <w:pStyle w:val="BodyText"/>
        <w:spacing w:line="212" w:lineRule="exact"/>
        <w:ind w:left="313"/>
        <w:rPr>
          <w:rFonts w:ascii="仿宋" w:eastAsia="仿宋" w:hAnsi="仿宋" w:cs="仿宋"/>
        </w:rPr>
      </w:pPr>
      <w:r>
        <w:rPr>
          <w:rFonts w:ascii="仿宋" w:eastAsia="仿宋" w:hAnsi="仿宋" w:cs="仿宋"/>
        </w:rPr>
        <w:t>"Contexts": [],</w:t>
      </w:r>
    </w:p>
    <w:p w:rsidR="00737AD2" w:rsidRDefault="007003A1">
      <w:pPr>
        <w:pStyle w:val="BodyText"/>
        <w:spacing w:line="212" w:lineRule="exact"/>
        <w:ind w:left="313"/>
        <w:rPr>
          <w:rFonts w:ascii="仿宋" w:eastAsia="仿宋" w:hAnsi="仿宋" w:cs="仿宋"/>
        </w:rPr>
      </w:pPr>
      <w:r>
        <w:rPr>
          <w:rFonts w:ascii="仿宋" w:eastAsia="仿宋" w:hAnsi="仿宋" w:cs="仿宋"/>
        </w:rPr>
        <w:t>"TotalDataRead": 0,</w:t>
      </w:r>
    </w:p>
    <w:p w:rsidR="00737AD2" w:rsidRDefault="007003A1">
      <w:pPr>
        <w:pStyle w:val="BodyText"/>
        <w:spacing w:line="212" w:lineRule="exact"/>
        <w:ind w:left="313"/>
        <w:rPr>
          <w:rFonts w:ascii="仿宋" w:eastAsia="仿宋" w:hAnsi="仿宋" w:cs="仿宋"/>
        </w:rPr>
      </w:pPr>
      <w:r>
        <w:rPr>
          <w:rFonts w:ascii="仿宋" w:eastAsia="仿宋" w:hAnsi="仿宋" w:cs="仿宋"/>
        </w:rPr>
        <w:t>"TotalIndexRead": 0,</w:t>
      </w:r>
    </w:p>
    <w:p w:rsidR="00737AD2" w:rsidRDefault="007003A1">
      <w:pPr>
        <w:pStyle w:val="BodyText"/>
        <w:spacing w:line="212" w:lineRule="exact"/>
        <w:ind w:left="313"/>
        <w:rPr>
          <w:rFonts w:ascii="仿宋" w:eastAsia="仿宋" w:hAnsi="仿宋" w:cs="仿宋"/>
        </w:rPr>
      </w:pPr>
      <w:r>
        <w:rPr>
          <w:rFonts w:ascii="仿宋" w:eastAsia="仿宋" w:hAnsi="仿宋" w:cs="仿宋"/>
        </w:rPr>
        <w:t>"TotalDataWrite": 0,</w:t>
      </w:r>
    </w:p>
    <w:p w:rsidR="00737AD2" w:rsidRDefault="007003A1">
      <w:pPr>
        <w:pStyle w:val="BodyText"/>
        <w:spacing w:line="212" w:lineRule="exact"/>
        <w:ind w:left="313"/>
        <w:rPr>
          <w:rFonts w:ascii="仿宋" w:eastAsia="仿宋" w:hAnsi="仿宋" w:cs="仿宋"/>
        </w:rPr>
      </w:pPr>
      <w:r>
        <w:rPr>
          <w:rFonts w:ascii="仿宋" w:eastAsia="仿宋" w:hAnsi="仿宋" w:cs="仿宋"/>
        </w:rPr>
        <w:t>"TotalIndexWrite": 0,</w:t>
      </w:r>
    </w:p>
    <w:p w:rsidR="00737AD2" w:rsidRDefault="007003A1">
      <w:pPr>
        <w:pStyle w:val="BodyText"/>
        <w:spacing w:line="212" w:lineRule="exact"/>
        <w:ind w:left="313"/>
        <w:rPr>
          <w:rFonts w:ascii="仿宋" w:eastAsia="仿宋" w:hAnsi="仿宋" w:cs="仿宋"/>
        </w:rPr>
      </w:pPr>
      <w:r>
        <w:rPr>
          <w:rFonts w:ascii="仿宋" w:eastAsia="仿宋" w:hAnsi="仿宋" w:cs="仿宋"/>
        </w:rPr>
        <w:t>"TotalUpdate": 0,</w:t>
      </w:r>
    </w:p>
    <w:p w:rsidR="00737AD2" w:rsidRDefault="007003A1">
      <w:pPr>
        <w:pStyle w:val="BodyText"/>
        <w:spacing w:line="212" w:lineRule="exact"/>
        <w:ind w:left="313"/>
        <w:rPr>
          <w:rFonts w:ascii="仿宋" w:eastAsia="仿宋" w:hAnsi="仿宋" w:cs="仿宋"/>
        </w:rPr>
      </w:pPr>
      <w:r>
        <w:rPr>
          <w:rFonts w:ascii="仿宋" w:eastAsia="仿宋" w:hAnsi="仿宋" w:cs="仿宋"/>
        </w:rPr>
        <w:t>"TotalDelete": 0,</w:t>
      </w:r>
    </w:p>
    <w:p w:rsidR="00737AD2" w:rsidRDefault="007003A1">
      <w:pPr>
        <w:pStyle w:val="BodyText"/>
        <w:spacing w:line="212" w:lineRule="exact"/>
        <w:ind w:left="313"/>
        <w:rPr>
          <w:rFonts w:ascii="仿宋" w:eastAsia="仿宋" w:hAnsi="仿宋" w:cs="仿宋"/>
        </w:rPr>
      </w:pPr>
      <w:r>
        <w:rPr>
          <w:rFonts w:ascii="仿宋" w:eastAsia="仿宋" w:hAnsi="仿宋" w:cs="仿宋"/>
        </w:rPr>
        <w:t>"TotalInsert": 0,</w:t>
      </w:r>
    </w:p>
    <w:p w:rsidR="00737AD2" w:rsidRDefault="007003A1">
      <w:pPr>
        <w:pStyle w:val="BodyText"/>
        <w:spacing w:line="212" w:lineRule="exact"/>
        <w:ind w:left="313"/>
        <w:rPr>
          <w:rFonts w:ascii="仿宋" w:eastAsia="仿宋" w:hAnsi="仿宋" w:cs="仿宋"/>
        </w:rPr>
      </w:pPr>
      <w:r>
        <w:rPr>
          <w:rFonts w:ascii="仿宋" w:eastAsia="仿宋" w:hAnsi="仿宋" w:cs="仿宋"/>
        </w:rPr>
        <w:t>"TotalSelect": 0,</w:t>
      </w:r>
    </w:p>
    <w:p w:rsidR="00737AD2" w:rsidRDefault="007003A1">
      <w:pPr>
        <w:pStyle w:val="BodyText"/>
        <w:spacing w:line="212" w:lineRule="exact"/>
        <w:ind w:left="313"/>
        <w:rPr>
          <w:rFonts w:ascii="仿宋" w:eastAsia="仿宋" w:hAnsi="仿宋" w:cs="仿宋"/>
        </w:rPr>
      </w:pPr>
      <w:r>
        <w:rPr>
          <w:rFonts w:ascii="仿宋" w:eastAsia="仿宋" w:hAnsi="仿宋" w:cs="仿宋"/>
        </w:rPr>
        <w:t>"TotalRead": 0,</w:t>
      </w:r>
    </w:p>
    <w:p w:rsidR="00737AD2" w:rsidRDefault="007003A1">
      <w:pPr>
        <w:pStyle w:val="BodyText"/>
        <w:spacing w:line="212" w:lineRule="exact"/>
        <w:ind w:left="313"/>
        <w:rPr>
          <w:rFonts w:ascii="仿宋" w:eastAsia="仿宋" w:hAnsi="仿宋" w:cs="仿宋"/>
        </w:rPr>
      </w:pPr>
      <w:r>
        <w:rPr>
          <w:rFonts w:ascii="仿宋" w:eastAsia="仿宋" w:hAnsi="仿宋" w:cs="仿宋"/>
        </w:rPr>
        <w:t>"TotalReadTime": 0,</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rPr>
        <w:t>"TotalWriteTime": 0,</w:t>
      </w:r>
    </w:p>
    <w:p w:rsidR="001B4D1D" w:rsidRP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"ReadTimeSpent": 0,</w:t>
      </w:r>
    </w:p>
    <w:p w:rsid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"WriteTimeSpent": 0,</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rPr>
        <w:t>"ConnectTimestamp": "2013-09-27-13.28.38.927465",</w:t>
      </w:r>
    </w:p>
    <w:p w:rsidR="001B4D1D" w:rsidRP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"LastOpType": "unknow",</w:t>
      </w:r>
    </w:p>
    <w:p w:rsidR="001B4D1D" w:rsidRP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"LastOpBegin": "--",</w:t>
      </w:r>
    </w:p>
    <w:p w:rsidR="001B4D1D" w:rsidRP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"LastOpEnd": "--",</w:t>
      </w:r>
    </w:p>
    <w:p w:rsidR="001B4D1D" w:rsidRDefault="001B4D1D" w:rsidP="001B4D1D">
      <w:pPr>
        <w:pStyle w:val="BodyText"/>
        <w:spacing w:line="212" w:lineRule="exact"/>
        <w:ind w:left="313"/>
        <w:rPr>
          <w:rFonts w:ascii="仿宋" w:eastAsia="仿宋" w:hAnsi="仿宋" w:cs="仿宋"/>
          <w:lang w:eastAsia="zh-CN"/>
        </w:rPr>
      </w:pPr>
      <w:r w:rsidRPr="001B4D1D">
        <w:rPr>
          <w:rFonts w:ascii="仿宋" w:eastAsia="仿宋" w:hAnsi="仿宋" w:cs="仿宋"/>
          <w:lang w:eastAsia="zh-CN"/>
        </w:rPr>
        <w:t>"LastOpInfo": "",</w:t>
      </w:r>
    </w:p>
    <w:p w:rsidR="00737AD2" w:rsidRDefault="007003A1">
      <w:pPr>
        <w:pStyle w:val="BodyText"/>
        <w:spacing w:line="212" w:lineRule="exact"/>
        <w:ind w:left="313"/>
        <w:rPr>
          <w:rFonts w:ascii="仿宋" w:eastAsia="仿宋" w:hAnsi="仿宋" w:cs="仿宋"/>
        </w:rPr>
      </w:pPr>
      <w:r>
        <w:rPr>
          <w:rFonts w:ascii="仿宋" w:eastAsia="仿宋" w:hAnsi="仿宋" w:cs="仿宋"/>
        </w:rPr>
        <w:t>"UserCPU": "0.410000",</w:t>
      </w:r>
    </w:p>
    <w:p w:rsidR="00737AD2" w:rsidRDefault="007003A1">
      <w:pPr>
        <w:pStyle w:val="BodyText"/>
        <w:spacing w:line="212" w:lineRule="exact"/>
        <w:ind w:left="313"/>
        <w:rPr>
          <w:rFonts w:ascii="仿宋" w:eastAsia="仿宋" w:hAnsi="仿宋" w:cs="仿宋"/>
        </w:rPr>
      </w:pPr>
      <w:r>
        <w:rPr>
          <w:rFonts w:ascii="仿宋" w:eastAsia="仿宋" w:hAnsi="仿宋" w:cs="仿宋"/>
        </w:rPr>
        <w:t>"SysCPU": "0.150000"</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17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pPr>
      <w:bookmarkStart w:id="135" w:name="当前会话快照"/>
      <w:bookmarkStart w:id="136" w:name="_bookmark63"/>
      <w:bookmarkEnd w:id="135"/>
      <w:bookmarkEnd w:id="136"/>
      <w:r>
        <w:t>当前会话快照</w:t>
      </w:r>
    </w:p>
    <w:p w:rsidR="00737AD2" w:rsidRDefault="00737AD2">
      <w:pPr>
        <w:spacing w:before="9" w:line="190" w:lineRule="exact"/>
        <w:rPr>
          <w:sz w:val="19"/>
          <w:szCs w:val="19"/>
        </w:rPr>
      </w:pPr>
    </w:p>
    <w:p w:rsidR="00737AD2" w:rsidRDefault="007003A1">
      <w:pPr>
        <w:pStyle w:val="BodyText"/>
        <w:spacing w:line="253" w:lineRule="auto"/>
        <w:ind w:left="113" w:right="3747"/>
      </w:pPr>
      <w:r>
        <w:t>描述 当前会话快照列出数据库节点中的当前用户会话，返回一条记录。</w:t>
      </w:r>
    </w:p>
    <w:p w:rsidR="00737AD2" w:rsidRDefault="00737AD2">
      <w:pPr>
        <w:spacing w:before="4" w:line="180" w:lineRule="exact"/>
        <w:rPr>
          <w:sz w:val="18"/>
          <w:szCs w:val="18"/>
        </w:rPr>
      </w:pPr>
    </w:p>
    <w:p w:rsidR="00737AD2" w:rsidRDefault="007003A1">
      <w:pPr>
        <w:pStyle w:val="BodyText"/>
        <w:spacing w:line="253" w:lineRule="auto"/>
        <w:ind w:left="113" w:right="6786"/>
      </w:pPr>
      <w:r>
        <w:rPr>
          <w:w w:val="95"/>
        </w:rPr>
        <w:t xml:space="preserve">标示 </w:t>
      </w:r>
      <w:r>
        <w:rPr>
          <w:w w:val="90"/>
        </w:rPr>
        <w:t>SDB_SNAP_SESSIONS_CURRENT</w:t>
      </w:r>
    </w:p>
    <w:p w:rsidR="00737AD2" w:rsidRDefault="00737AD2">
      <w:pPr>
        <w:spacing w:before="4" w:line="180" w:lineRule="exact"/>
        <w:rPr>
          <w:sz w:val="18"/>
          <w:szCs w:val="18"/>
        </w:rPr>
      </w:pPr>
    </w:p>
    <w:p w:rsidR="00737AD2" w:rsidRDefault="00737AD2">
      <w:pPr>
        <w:spacing w:before="4" w:line="180" w:lineRule="exact"/>
        <w:rPr>
          <w:sz w:val="18"/>
          <w:szCs w:val="18"/>
        </w:rPr>
      </w:pPr>
    </w:p>
    <w:p w:rsidR="00737AD2" w:rsidRDefault="007003A1">
      <w:pPr>
        <w:pStyle w:val="BodyText"/>
        <w:ind w:left="113"/>
      </w:pPr>
      <w:r>
        <w:t>字段信息</w:t>
      </w:r>
    </w:p>
    <w:p w:rsidR="00737AD2" w:rsidRDefault="00EC10B3">
      <w:pPr>
        <w:spacing w:line="110" w:lineRule="exact"/>
        <w:rPr>
          <w:sz w:val="11"/>
          <w:szCs w:val="11"/>
        </w:rPr>
      </w:pPr>
      <w:r w:rsidRPr="00EC10B3">
        <w:pict>
          <v:shape id="_x0000_s3586" type="#_x0000_t202" style="position:absolute;margin-left:81.2pt;margin-top:1.2pt;width:475.1pt;height:556.6pt;z-index:-25785;mso-position-horizontal-relative:page" filled="f" stroked="f">
            <v:textbox style="mso-next-textbox:#_x0000_s3586" inset="0,0,0,0">
              <w:txbxContent>
                <w:tbl>
                  <w:tblPr>
                    <w:tblW w:w="0" w:type="auto"/>
                    <w:tblLayout w:type="fixed"/>
                    <w:tblCellMar>
                      <w:left w:w="0" w:type="dxa"/>
                      <w:right w:w="0" w:type="dxa"/>
                    </w:tblCellMar>
                    <w:tblLook w:val="01E0"/>
                  </w:tblPr>
                  <w:tblGrid>
                    <w:gridCol w:w="2238"/>
                    <w:gridCol w:w="4077"/>
                    <w:gridCol w:w="3157"/>
                  </w:tblGrid>
                  <w:tr w:rsidR="00921398">
                    <w:trPr>
                      <w:trHeight w:hRule="exact" w:val="305"/>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969"/>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会话ID（主机名：端口号：ID）</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TID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该会话所对应的系统线程ID</w:t>
                        </w:r>
                      </w:p>
                    </w:tc>
                  </w:tr>
                  <w:tr w:rsidR="00921398">
                    <w:trPr>
                      <w:trHeight w:hRule="exact" w:val="196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会话状态</w:t>
                        </w:r>
                      </w:p>
                      <w:p w:rsidR="00921398" w:rsidRDefault="00921398">
                        <w:pPr>
                          <w:pStyle w:val="TableParagraph"/>
                          <w:spacing w:before="5" w:line="140" w:lineRule="exact"/>
                          <w:rPr>
                            <w:sz w:val="14"/>
                            <w:szCs w:val="14"/>
                          </w:rPr>
                        </w:pPr>
                      </w:p>
                      <w:p w:rsidR="00921398" w:rsidRDefault="00921398">
                        <w:pPr>
                          <w:pStyle w:val="ListParagraph"/>
                          <w:numPr>
                            <w:ilvl w:val="0"/>
                            <w:numId w:val="19"/>
                          </w:numPr>
                          <w:tabs>
                            <w:tab w:val="left" w:pos="323"/>
                          </w:tabs>
                          <w:ind w:left="323"/>
                          <w:rPr>
                            <w:rFonts w:ascii="微软雅黑" w:eastAsia="微软雅黑" w:hAnsi="微软雅黑" w:cs="微软雅黑"/>
                            <w:sz w:val="14"/>
                            <w:szCs w:val="14"/>
                          </w:rPr>
                        </w:pPr>
                        <w:r>
                          <w:rPr>
                            <w:rFonts w:ascii="微软雅黑" w:eastAsia="微软雅黑" w:hAnsi="微软雅黑" w:cs="微软雅黑"/>
                            <w:w w:val="95"/>
                            <w:sz w:val="14"/>
                            <w:szCs w:val="14"/>
                          </w:rPr>
                          <w:t>Creating：创建状态</w:t>
                        </w:r>
                      </w:p>
                      <w:p w:rsidR="00921398" w:rsidRDefault="00921398">
                        <w:pPr>
                          <w:pStyle w:val="ListParagraph"/>
                          <w:numPr>
                            <w:ilvl w:val="0"/>
                            <w:numId w:val="19"/>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Running：运行状态</w:t>
                        </w:r>
                      </w:p>
                      <w:p w:rsidR="00921398" w:rsidRDefault="00921398">
                        <w:pPr>
                          <w:pStyle w:val="ListParagraph"/>
                          <w:numPr>
                            <w:ilvl w:val="0"/>
                            <w:numId w:val="19"/>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Waiting：等待状态</w:t>
                        </w:r>
                      </w:p>
                      <w:p w:rsidR="00921398" w:rsidRDefault="00921398">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Idle：线程池待机状态</w:t>
                        </w:r>
                      </w:p>
                      <w:p w:rsidR="00921398" w:rsidRDefault="00921398">
                        <w:pPr>
                          <w:pStyle w:val="ListParagraph"/>
                          <w:numPr>
                            <w:ilvl w:val="0"/>
                            <w:numId w:val="19"/>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Destroying：销毁状态</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Type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hyperlink w:anchor="_bookmark77" w:history="1">
                          <w:r>
                            <w:rPr>
                              <w:rFonts w:ascii="微软雅黑" w:eastAsia="微软雅黑" w:hAnsi="微软雅黑" w:cs="微软雅黑"/>
                              <w:color w:val="0000FF"/>
                              <w:w w:val="95"/>
                              <w:sz w:val="14"/>
                              <w:szCs w:val="14"/>
                            </w:rPr>
                            <w:t>EDU类型</w:t>
                          </w:r>
                        </w:hyperlink>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EDU名，一般系统EDU名为空</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QueueSize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等待处理请求的队列长度</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ProcessEventCount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已经处理请求的数量</w:t>
                        </w:r>
                      </w:p>
                    </w:tc>
                  </w:tr>
                  <w:tr w:rsidR="00921398">
                    <w:trPr>
                      <w:trHeight w:hRule="exact" w:val="54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长整型数组</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上下文ID数组，为该会话所包含的所有上下文列</w:t>
                        </w:r>
                      </w:p>
                      <w:p w:rsidR="00921398" w:rsidRDefault="00921398">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表</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TotalDataWrite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数据记录写</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TotalIndexWrite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索引写</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TotalUpdate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总更新记录数量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TotalDelete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总删除记录数量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TotalInsert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总插入记录数量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TotalSelect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总选取记录数量</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TotalRead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总数据读</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TotalReadTime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总数据读时间（毫秒）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TotalWriteTime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总数据写时间（毫秒）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ReadTimeSpent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读取记录的时间( 毫秒 )</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WriteTimeSpent</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写入记录的时间( 毫秒 )</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ConnectTimestamp</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连接发起时间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LastOpType</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最后一次操作的类型，如：insert, update</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LastOpBegin</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最后一次操作的起始时间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LastOpEnd</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最后一次操作的结束时间</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LastOpInfo</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最后一次操作的详细信息</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UserCPU</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用户CPU（秒）</w:t>
                        </w:r>
                      </w:p>
                    </w:tc>
                  </w:tr>
                  <w:tr w:rsidR="00921398">
                    <w:trPr>
                      <w:trHeight w:hRule="exact" w:val="300"/>
                    </w:trPr>
                    <w:tc>
                      <w:tcPr>
                        <w:tcW w:w="223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sidRPr="00B50480">
                          <w:rPr>
                            <w:rFonts w:ascii="微软雅黑" w:eastAsia="微软雅黑" w:hAnsi="微软雅黑" w:cs="微软雅黑"/>
                            <w:w w:val="95"/>
                            <w:sz w:val="14"/>
                            <w:szCs w:val="14"/>
                          </w:rPr>
                          <w:t>SysCPU</w:t>
                        </w:r>
                      </w:p>
                    </w:tc>
                    <w:tc>
                      <w:tcPr>
                        <w:tcW w:w="407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69"/>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系统CPU( 秒 )</w:t>
                        </w:r>
                      </w:p>
                    </w:tc>
                  </w:tr>
                </w:tbl>
                <w:p w:rsidR="00921398" w:rsidRDefault="00921398">
                  <w:pPr>
                    <w:rPr>
                      <w:lang w:eastAsia="zh-CN"/>
                    </w:rPr>
                  </w:pPr>
                </w:p>
              </w:txbxContent>
            </v:textbox>
            <w10:wrap anchorx="page"/>
          </v:shape>
        </w:pic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1B4D1D" w:rsidRDefault="001B4D1D">
      <w:pPr>
        <w:pStyle w:val="BodyText"/>
        <w:spacing w:line="312" w:lineRule="exact"/>
        <w:ind w:left="113"/>
        <w:rPr>
          <w:lang w:eastAsia="zh-CN"/>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84" style="position:absolute;left:0;text-align:left;margin-left:81.7pt;margin-top:4.75pt;width:473.6pt;height:10.6pt;z-index:-25786;mso-position-horizontal-relative:page" coordorigin="1634,95" coordsize="9472,212">
            <v:shape id="_x0000_s3585"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db.snapshot(SDB_SNAP_SESSIONS_CURRENT)</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rPr>
          <w:rFonts w:ascii="仿宋" w:eastAsia="仿宋" w:hAnsi="仿宋" w:cs="仿宋"/>
        </w:rPr>
      </w:pPr>
      <w:r w:rsidRPr="00EC10B3">
        <w:pict>
          <v:group id="_x0000_s3582" style="position:absolute;left:0;text-align:left;margin-left:81.7pt;margin-top:4.7pt;width:473.6pt;height:351.65pt;z-index:-25784;mso-position-horizontal-relative:page" coordorigin="1634,94" coordsize="9472,5512">
            <v:shape id="_x0000_s3583" style="position:absolute;left:1634;top:94;width:9472;height:5512" coordorigin="1634,94" coordsize="9472,5512" path="m1634,94r9472,l11106,5606r-9472,l1634,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"SessionID": "vmsvr2-suse-x64:11820:28",</w:t>
      </w:r>
    </w:p>
    <w:p w:rsidR="00737AD2" w:rsidRDefault="007003A1">
      <w:pPr>
        <w:pStyle w:val="BodyText"/>
        <w:spacing w:line="212" w:lineRule="exact"/>
        <w:ind w:left="1133"/>
        <w:rPr>
          <w:rFonts w:ascii="仿宋" w:eastAsia="仿宋" w:hAnsi="仿宋" w:cs="仿宋"/>
        </w:rPr>
      </w:pPr>
      <w:r>
        <w:rPr>
          <w:rFonts w:ascii="仿宋" w:eastAsia="仿宋" w:hAnsi="仿宋" w:cs="仿宋"/>
        </w:rPr>
        <w:t>"TID": 9430,</w:t>
      </w:r>
    </w:p>
    <w:p w:rsidR="00737AD2" w:rsidRDefault="007003A1">
      <w:pPr>
        <w:pStyle w:val="BodyText"/>
        <w:spacing w:line="212" w:lineRule="exact"/>
        <w:ind w:left="113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1133"/>
        <w:rPr>
          <w:rFonts w:ascii="仿宋" w:eastAsia="仿宋" w:hAnsi="仿宋" w:cs="仿宋"/>
        </w:rPr>
      </w:pPr>
      <w:r>
        <w:rPr>
          <w:rFonts w:ascii="仿宋" w:eastAsia="仿宋" w:hAnsi="仿宋" w:cs="仿宋"/>
        </w:rPr>
        <w:t>"Type": "Agent",</w:t>
      </w:r>
    </w:p>
    <w:p w:rsidR="00737AD2" w:rsidRDefault="007003A1">
      <w:pPr>
        <w:pStyle w:val="BodyText"/>
        <w:spacing w:line="212" w:lineRule="exact"/>
        <w:ind w:left="1133"/>
        <w:rPr>
          <w:rFonts w:ascii="仿宋" w:eastAsia="仿宋" w:hAnsi="仿宋" w:cs="仿宋"/>
        </w:rPr>
      </w:pPr>
      <w:r>
        <w:rPr>
          <w:rFonts w:ascii="仿宋" w:eastAsia="仿宋" w:hAnsi="仿宋" w:cs="仿宋"/>
        </w:rPr>
        <w:t>"Name": "127.0.0.1:60309",</w:t>
      </w:r>
    </w:p>
    <w:p w:rsidR="00737AD2" w:rsidRDefault="007003A1">
      <w:pPr>
        <w:pStyle w:val="BodyText"/>
        <w:spacing w:line="212" w:lineRule="exact"/>
        <w:ind w:left="1133"/>
        <w:rPr>
          <w:rFonts w:ascii="仿宋" w:eastAsia="仿宋" w:hAnsi="仿宋" w:cs="仿宋"/>
        </w:rPr>
      </w:pPr>
      <w:r>
        <w:rPr>
          <w:rFonts w:ascii="仿宋" w:eastAsia="仿宋" w:hAnsi="仿宋" w:cs="仿宋"/>
        </w:rPr>
        <w:t>"QueueSize": 0,</w:t>
      </w:r>
    </w:p>
    <w:p w:rsidR="00737AD2" w:rsidRDefault="007003A1">
      <w:pPr>
        <w:pStyle w:val="BodyText"/>
        <w:spacing w:line="212" w:lineRule="exact"/>
        <w:ind w:left="1133"/>
        <w:rPr>
          <w:rFonts w:ascii="仿宋" w:eastAsia="仿宋" w:hAnsi="仿宋" w:cs="仿宋"/>
        </w:rPr>
      </w:pPr>
      <w:r>
        <w:rPr>
          <w:rFonts w:ascii="仿宋" w:eastAsia="仿宋" w:hAnsi="仿宋" w:cs="仿宋"/>
        </w:rPr>
        <w:t>"ProcessEventCount": 12,</w:t>
      </w:r>
    </w:p>
    <w:p w:rsidR="00737AD2" w:rsidRDefault="007003A1">
      <w:pPr>
        <w:pStyle w:val="BodyText"/>
        <w:spacing w:line="212" w:lineRule="exact"/>
        <w:ind w:left="1133"/>
        <w:rPr>
          <w:rFonts w:ascii="仿宋" w:eastAsia="仿宋" w:hAnsi="仿宋" w:cs="仿宋"/>
        </w:rPr>
      </w:pPr>
      <w:r>
        <w:rPr>
          <w:rFonts w:ascii="仿宋" w:eastAsia="仿宋" w:hAnsi="仿宋" w:cs="仿宋"/>
        </w:rPr>
        <w:t>"Contexts": [</w:t>
      </w:r>
    </w:p>
    <w:p w:rsidR="00737AD2" w:rsidRDefault="007003A1">
      <w:pPr>
        <w:pStyle w:val="BodyText"/>
        <w:spacing w:line="212" w:lineRule="exact"/>
        <w:ind w:left="1333"/>
        <w:rPr>
          <w:rFonts w:ascii="仿宋" w:eastAsia="仿宋" w:hAnsi="仿宋" w:cs="仿宋"/>
        </w:rPr>
      </w:pPr>
      <w:r>
        <w:rPr>
          <w:rFonts w:ascii="仿宋" w:eastAsia="仿宋" w:hAnsi="仿宋" w:cs="仿宋"/>
        </w:rPr>
        <w:t>15</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"TotalDataRead":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"TotalIndexRead":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"TotalDataWrite":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"TotalIndexWrite":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"TotalUpdate":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"TotalDelete":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"TotalInsert":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"TotalSelect":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"TotalRead": 0,</w:t>
      </w:r>
    </w:p>
    <w:p w:rsidR="00737AD2" w:rsidRDefault="007003A1">
      <w:pPr>
        <w:pStyle w:val="BodyText"/>
        <w:spacing w:line="212" w:lineRule="exact"/>
        <w:ind w:left="1133"/>
        <w:rPr>
          <w:rFonts w:ascii="仿宋" w:eastAsia="仿宋" w:hAnsi="仿宋" w:cs="仿宋"/>
        </w:rPr>
      </w:pPr>
      <w:r>
        <w:rPr>
          <w:rFonts w:ascii="仿宋" w:eastAsia="仿宋" w:hAnsi="仿宋" w:cs="仿宋"/>
        </w:rPr>
        <w:t>"TotalReadTime": 0,</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rPr>
        <w:t>"TotalWriteTime": 0,</w:t>
      </w:r>
    </w:p>
    <w:p w:rsidR="001B4D1D" w:rsidRP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"ReadTimeSpent": 10,</w:t>
      </w:r>
    </w:p>
    <w:p w:rsid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"WriteTimeSpent": 0,</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rPr>
        <w:t>"ConnectTimestamp": "2013-09-27-18.06.25.961090",</w:t>
      </w:r>
    </w:p>
    <w:p w:rsidR="001B4D1D" w:rsidRP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"LastOpType": "unknow",</w:t>
      </w:r>
    </w:p>
    <w:p w:rsidR="001B4D1D" w:rsidRP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"LastOpBegin": "2014-08-07-14.25.23.550216",</w:t>
      </w:r>
    </w:p>
    <w:p w:rsidR="001B4D1D" w:rsidRP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"LastOpEnd": "--",</w:t>
      </w:r>
    </w:p>
    <w:p w:rsidR="001B4D1D" w:rsidRDefault="001B4D1D" w:rsidP="001B4D1D">
      <w:pPr>
        <w:pStyle w:val="BodyText"/>
        <w:spacing w:line="212" w:lineRule="exact"/>
        <w:ind w:left="1133"/>
        <w:rPr>
          <w:rFonts w:ascii="仿宋" w:eastAsia="仿宋" w:hAnsi="仿宋" w:cs="仿宋"/>
          <w:lang w:eastAsia="zh-CN"/>
        </w:rPr>
      </w:pPr>
      <w:r w:rsidRPr="001B4D1D">
        <w:rPr>
          <w:rFonts w:ascii="仿宋" w:eastAsia="仿宋" w:hAnsi="仿宋" w:cs="仿宋"/>
          <w:lang w:eastAsia="zh-CN"/>
        </w:rPr>
        <w:t>"LastOpInfo": "",</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"UserCPU": "0.910000",</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"SysCPU": "2.060000"</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1B4D1D" w:rsidRDefault="001B4D1D">
      <w:pPr>
        <w:pStyle w:val="BodyText"/>
        <w:spacing w:before="49"/>
        <w:rPr>
          <w:lang w:eastAsia="zh-CN"/>
        </w:rPr>
      </w:pPr>
      <w:bookmarkStart w:id="137" w:name="集合快照"/>
      <w:bookmarkStart w:id="138" w:name="_bookmark64"/>
      <w:bookmarkEnd w:id="137"/>
      <w:bookmarkEnd w:id="138"/>
    </w:p>
    <w:p w:rsidR="00737AD2" w:rsidRDefault="007003A1">
      <w:pPr>
        <w:pStyle w:val="BodyText"/>
        <w:spacing w:before="49"/>
        <w:rPr>
          <w:lang w:eastAsia="zh-CN"/>
        </w:rPr>
      </w:pPr>
      <w:r>
        <w:rPr>
          <w:lang w:eastAsia="zh-CN"/>
        </w:rPr>
        <w:t>集合快照</w:t>
      </w:r>
    </w:p>
    <w:p w:rsidR="00737AD2" w:rsidRDefault="00737AD2">
      <w:pPr>
        <w:spacing w:before="9" w:line="190" w:lineRule="exact"/>
        <w:rPr>
          <w:sz w:val="19"/>
          <w:szCs w:val="19"/>
          <w:lang w:eastAsia="zh-CN"/>
        </w:rPr>
      </w:pPr>
    </w:p>
    <w:p w:rsidR="00737AD2" w:rsidRDefault="007003A1">
      <w:pPr>
        <w:pStyle w:val="BodyText"/>
        <w:spacing w:line="253" w:lineRule="auto"/>
        <w:ind w:right="133"/>
        <w:rPr>
          <w:lang w:eastAsia="zh-CN"/>
        </w:rPr>
      </w:pPr>
      <w:r>
        <w:rPr>
          <w:lang w:eastAsia="zh-CN"/>
        </w:rPr>
        <w:t>描述 集合快照列出当前数据库节点中所有的非临时集合（协调节点中列出用户集合），每个集合为一条记录。</w:t>
      </w:r>
    </w:p>
    <w:p w:rsidR="00737AD2" w:rsidRDefault="00737AD2">
      <w:pPr>
        <w:spacing w:before="4" w:line="180" w:lineRule="exact"/>
        <w:rPr>
          <w:sz w:val="18"/>
          <w:szCs w:val="18"/>
          <w:lang w:eastAsia="zh-CN"/>
        </w:rPr>
      </w:pPr>
    </w:p>
    <w:p w:rsidR="00737AD2" w:rsidRDefault="007003A1">
      <w:pPr>
        <w:pStyle w:val="BodyText"/>
        <w:spacing w:line="253" w:lineRule="auto"/>
        <w:ind w:right="7001"/>
        <w:rPr>
          <w:lang w:eastAsia="zh-CN"/>
        </w:rPr>
      </w:pPr>
      <w:r>
        <w:rPr>
          <w:w w:val="95"/>
          <w:lang w:eastAsia="zh-CN"/>
        </w:rPr>
        <w:t xml:space="preserve">标示 </w:t>
      </w:r>
      <w:r>
        <w:rPr>
          <w:w w:val="90"/>
          <w:lang w:eastAsia="zh-CN"/>
        </w:rPr>
        <w:t>SDB_SNAP_COLLECTIONS</w:t>
      </w:r>
    </w:p>
    <w:p w:rsidR="00737AD2" w:rsidRDefault="00737AD2">
      <w:pPr>
        <w:spacing w:before="4" w:line="180" w:lineRule="exact"/>
        <w:rPr>
          <w:sz w:val="18"/>
          <w:szCs w:val="18"/>
          <w:lang w:eastAsia="zh-CN"/>
        </w:rPr>
      </w:pPr>
    </w:p>
    <w:p w:rsidR="00737AD2" w:rsidRDefault="00737AD2">
      <w:pPr>
        <w:spacing w:before="4" w:line="180" w:lineRule="exact"/>
        <w:rPr>
          <w:sz w:val="18"/>
          <w:szCs w:val="18"/>
          <w:lang w:eastAsia="zh-CN"/>
        </w:rPr>
      </w:pPr>
    </w:p>
    <w:p w:rsidR="00737AD2" w:rsidRDefault="007003A1">
      <w:pPr>
        <w:pStyle w:val="BodyText"/>
        <w:spacing w:line="253" w:lineRule="auto"/>
        <w:ind w:right="133"/>
        <w:rPr>
          <w:lang w:eastAsia="zh-CN"/>
        </w:rPr>
      </w:pPr>
      <w:r>
        <w:rPr>
          <w:lang w:eastAsia="zh-CN"/>
        </w:rPr>
        <w:t>字段信息 由于数据节点与编目节点保存的集合信息不同，集合快照在协调节点与其它节点所返回的结构有所不同：</w:t>
      </w:r>
    </w:p>
    <w:p w:rsidR="00737AD2" w:rsidRDefault="00737AD2">
      <w:pPr>
        <w:spacing w:before="4" w:line="180" w:lineRule="exact"/>
        <w:rPr>
          <w:sz w:val="18"/>
          <w:szCs w:val="18"/>
          <w:lang w:eastAsia="zh-CN"/>
        </w:rPr>
      </w:pPr>
    </w:p>
    <w:p w:rsidR="00737AD2" w:rsidRDefault="007003A1">
      <w:pPr>
        <w:pStyle w:val="BodyText"/>
      </w:pPr>
      <w:r>
        <w:t>非协调节点字段信息</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166"/>
        <w:gridCol w:w="4149"/>
        <w:gridCol w:w="3157"/>
      </w:tblGrid>
      <w:tr w:rsidR="00737AD2">
        <w:trPr>
          <w:trHeight w:hRule="exact" w:val="305"/>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149"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41"/>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149"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集合完整名</w:t>
            </w:r>
          </w:p>
        </w:tc>
      </w:tr>
      <w:tr w:rsidR="00737AD2">
        <w:trPr>
          <w:trHeight w:hRule="exact" w:val="300"/>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Details.ID</w:t>
            </w:r>
          </w:p>
        </w:tc>
        <w:tc>
          <w:tcPr>
            <w:tcW w:w="4149"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集合ID，范围0-4095，集合空间内唯一</w:t>
            </w:r>
          </w:p>
        </w:tc>
      </w:tr>
      <w:tr w:rsidR="00737AD2">
        <w:trPr>
          <w:trHeight w:hRule="exact" w:val="300"/>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Details.LogicalID</w:t>
            </w:r>
          </w:p>
        </w:tc>
        <w:tc>
          <w:tcPr>
            <w:tcW w:w="4149"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集合逻辑ID</w:t>
            </w:r>
          </w:p>
        </w:tc>
      </w:tr>
      <w:tr w:rsidR="00737AD2">
        <w:trPr>
          <w:trHeight w:hRule="exact" w:val="300"/>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Details.Sequence</w:t>
            </w:r>
          </w:p>
        </w:tc>
        <w:tc>
          <w:tcPr>
            <w:tcW w:w="4149"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序列号</w:t>
            </w:r>
          </w:p>
        </w:tc>
      </w:tr>
      <w:tr w:rsidR="00737AD2">
        <w:trPr>
          <w:trHeight w:hRule="exact" w:val="300"/>
        </w:trPr>
        <w:tc>
          <w:tcPr>
            <w:tcW w:w="21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Details.Indexes</w:t>
            </w:r>
          </w:p>
        </w:tc>
        <w:tc>
          <w:tcPr>
            <w:tcW w:w="4149"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该集合所包含的索引数量</w:t>
            </w:r>
          </w:p>
        </w:tc>
      </w:tr>
      <w:tr w:rsidR="00737AD2">
        <w:trPr>
          <w:trHeight w:hRule="exact" w:val="1233"/>
        </w:trPr>
        <w:tc>
          <w:tcPr>
            <w:tcW w:w="2166"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Details.Status</w:t>
            </w:r>
          </w:p>
        </w:tc>
        <w:tc>
          <w:tcPr>
            <w:tcW w:w="4149" w:type="dxa"/>
            <w:tcBorders>
              <w:top w:val="single" w:sz="8" w:space="0" w:color="000000"/>
              <w:left w:val="nil"/>
              <w:bottom w:val="nil"/>
              <w:right w:val="single" w:sz="8" w:space="0" w:color="000000"/>
            </w:tcBorders>
          </w:tcPr>
          <w:p w:rsidR="00737AD2" w:rsidRDefault="007003A1">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集合当前状态</w:t>
            </w:r>
          </w:p>
          <w:p w:rsidR="00737AD2" w:rsidRDefault="00737AD2">
            <w:pPr>
              <w:pStyle w:val="TableParagraph"/>
              <w:spacing w:before="5" w:line="140" w:lineRule="exact"/>
              <w:rPr>
                <w:sz w:val="14"/>
                <w:szCs w:val="14"/>
              </w:rPr>
            </w:pPr>
          </w:p>
          <w:p w:rsidR="00737AD2" w:rsidRDefault="007003A1">
            <w:pPr>
              <w:pStyle w:val="ListParagraph"/>
              <w:numPr>
                <w:ilvl w:val="0"/>
                <w:numId w:val="18"/>
              </w:numPr>
              <w:tabs>
                <w:tab w:val="left" w:pos="323"/>
              </w:tabs>
              <w:ind w:left="323"/>
              <w:rPr>
                <w:rFonts w:ascii="微软雅黑" w:eastAsia="微软雅黑" w:hAnsi="微软雅黑" w:cs="微软雅黑"/>
                <w:sz w:val="14"/>
                <w:szCs w:val="14"/>
              </w:rPr>
            </w:pPr>
            <w:r>
              <w:rPr>
                <w:rFonts w:ascii="微软雅黑" w:eastAsia="微软雅黑" w:hAnsi="微软雅黑" w:cs="微软雅黑"/>
                <w:sz w:val="14"/>
                <w:szCs w:val="14"/>
              </w:rPr>
              <w:t>Free：空闲</w:t>
            </w:r>
          </w:p>
          <w:p w:rsidR="00737AD2" w:rsidRDefault="007003A1">
            <w:pPr>
              <w:pStyle w:val="ListParagraph"/>
              <w:numPr>
                <w:ilvl w:val="0"/>
                <w:numId w:val="18"/>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Normal：正常</w:t>
            </w:r>
          </w:p>
          <w:p w:rsidR="00737AD2" w:rsidRDefault="007003A1">
            <w:pPr>
              <w:pStyle w:val="ListParagraph"/>
              <w:numPr>
                <w:ilvl w:val="0"/>
                <w:numId w:val="18"/>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Dropped：被删除</w:t>
            </w:r>
          </w:p>
        </w:tc>
      </w:tr>
    </w:tbl>
    <w:p w:rsidR="00737AD2" w:rsidRDefault="00737AD2">
      <w:pPr>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2016"/>
        <w:gridCol w:w="4299"/>
        <w:gridCol w:w="3157"/>
      </w:tblGrid>
      <w:tr w:rsidR="00737AD2">
        <w:trPr>
          <w:trHeight w:hRule="exact" w:val="305"/>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99" w:type="dxa"/>
            <w:tcBorders>
              <w:top w:val="nil"/>
              <w:left w:val="nil"/>
              <w:bottom w:val="nil"/>
              <w:right w:val="single" w:sz="8" w:space="0" w:color="000000"/>
            </w:tcBorders>
          </w:tcPr>
          <w:p w:rsidR="00737AD2" w:rsidRDefault="007003A1">
            <w:pPr>
              <w:pStyle w:val="TableParagraph"/>
              <w:spacing w:line="223" w:lineRule="exact"/>
              <w:ind w:left="1191"/>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2170"/>
        </w:trPr>
        <w:tc>
          <w:tcPr>
            <w:tcW w:w="6315" w:type="dxa"/>
            <w:gridSpan w:val="2"/>
            <w:tcBorders>
              <w:top w:val="nil"/>
              <w:left w:val="single" w:sz="8" w:space="0" w:color="000000"/>
              <w:bottom w:val="nil"/>
              <w:right w:val="single" w:sz="8" w:space="0" w:color="000000"/>
            </w:tcBorders>
          </w:tcPr>
          <w:p w:rsidR="00737AD2" w:rsidRDefault="00737AD2"/>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ListParagraph"/>
              <w:numPr>
                <w:ilvl w:val="0"/>
                <w:numId w:val="17"/>
              </w:numPr>
              <w:tabs>
                <w:tab w:val="left" w:pos="323"/>
              </w:tabs>
              <w:spacing w:line="192" w:lineRule="exact"/>
              <w:ind w:left="323"/>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Shadow</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Phase：离线重</w:t>
            </w:r>
          </w:p>
          <w:p w:rsidR="00737AD2" w:rsidRDefault="007003A1">
            <w:pPr>
              <w:pStyle w:val="TableParagraph"/>
              <w:spacing w:line="236" w:lineRule="exact"/>
              <w:ind w:left="323" w:right="1321"/>
              <w:rPr>
                <w:rFonts w:ascii="微软雅黑" w:eastAsia="微软雅黑" w:hAnsi="微软雅黑" w:cs="微软雅黑"/>
                <w:sz w:val="14"/>
                <w:szCs w:val="14"/>
              </w:rPr>
            </w:pPr>
            <w:r>
              <w:rPr>
                <w:rFonts w:ascii="微软雅黑" w:eastAsia="微软雅黑" w:hAnsi="微软雅黑" w:cs="微软雅黑"/>
                <w:sz w:val="14"/>
                <w:szCs w:val="14"/>
              </w:rPr>
              <w:t>组复制阶段</w:t>
            </w:r>
          </w:p>
          <w:p w:rsidR="00737AD2" w:rsidRDefault="007003A1">
            <w:pPr>
              <w:pStyle w:val="ListParagraph"/>
              <w:numPr>
                <w:ilvl w:val="0"/>
                <w:numId w:val="17"/>
              </w:numPr>
              <w:tabs>
                <w:tab w:val="left" w:pos="323"/>
              </w:tabs>
              <w:spacing w:before="48" w:line="236" w:lineRule="exact"/>
              <w:ind w:left="323" w:right="14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Truncate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Phase：离线重组清</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除阶段</w:t>
            </w:r>
          </w:p>
          <w:p w:rsidR="00737AD2" w:rsidRDefault="007003A1">
            <w:pPr>
              <w:pStyle w:val="ListParagraph"/>
              <w:numPr>
                <w:ilvl w:val="0"/>
                <w:numId w:val="17"/>
              </w:numPr>
              <w:tabs>
                <w:tab w:val="left" w:pos="323"/>
              </w:tabs>
              <w:spacing w:before="38" w:line="236" w:lineRule="exact"/>
              <w:ind w:left="323" w:right="49"/>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Back</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入阶段</w:t>
            </w:r>
          </w:p>
          <w:p w:rsidR="00737AD2" w:rsidRDefault="007003A1">
            <w:pPr>
              <w:pStyle w:val="ListParagraph"/>
              <w:numPr>
                <w:ilvl w:val="0"/>
                <w:numId w:val="17"/>
              </w:numPr>
              <w:tabs>
                <w:tab w:val="left" w:pos="323"/>
              </w:tabs>
              <w:spacing w:before="38" w:line="236" w:lineRule="exact"/>
              <w:ind w:left="323" w:right="8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Rebuild</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Phase：离线重组重建</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索引阶段</w:t>
            </w:r>
          </w:p>
        </w:tc>
      </w:tr>
      <w:tr w:rsidR="001B4D1D">
        <w:trPr>
          <w:trHeight w:hRule="exact" w:val="300"/>
        </w:trPr>
        <w:tc>
          <w:tcPr>
            <w:tcW w:w="2016" w:type="dxa"/>
            <w:tcBorders>
              <w:top w:val="single" w:sz="8" w:space="0" w:color="000000"/>
              <w:left w:val="single" w:sz="8" w:space="0" w:color="000000"/>
              <w:bottom w:val="single" w:sz="8" w:space="0" w:color="000000"/>
              <w:right w:val="nil"/>
            </w:tcBorders>
          </w:tcPr>
          <w:p w:rsidR="001B4D1D" w:rsidRDefault="001B4D1D">
            <w:pPr>
              <w:pStyle w:val="TableParagraph"/>
              <w:spacing w:line="208" w:lineRule="exact"/>
              <w:ind w:left="40"/>
              <w:rPr>
                <w:rFonts w:ascii="微软雅黑" w:eastAsia="微软雅黑" w:hAnsi="微软雅黑" w:cs="微软雅黑"/>
                <w:w w:val="90"/>
                <w:sz w:val="14"/>
                <w:szCs w:val="14"/>
              </w:rPr>
            </w:pPr>
            <w:r w:rsidRPr="001B4D1D">
              <w:rPr>
                <w:rFonts w:ascii="微软雅黑" w:eastAsia="微软雅黑" w:hAnsi="微软雅黑" w:cs="微软雅黑"/>
                <w:w w:val="90"/>
                <w:sz w:val="14"/>
                <w:szCs w:val="14"/>
              </w:rPr>
              <w:t>TotalRecords</w:t>
            </w:r>
          </w:p>
        </w:tc>
        <w:tc>
          <w:tcPr>
            <w:tcW w:w="4299" w:type="dxa"/>
            <w:tcBorders>
              <w:top w:val="nil"/>
              <w:left w:val="nil"/>
              <w:bottom w:val="nil"/>
              <w:right w:val="single" w:sz="8" w:space="0" w:color="000000"/>
            </w:tcBorders>
          </w:tcPr>
          <w:p w:rsidR="001B4D1D" w:rsidRDefault="00E1661B">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集合的记录总数</w:t>
            </w:r>
          </w:p>
        </w:tc>
      </w:tr>
      <w:tr w:rsidR="001B4D1D">
        <w:trPr>
          <w:trHeight w:hRule="exact" w:val="300"/>
        </w:trPr>
        <w:tc>
          <w:tcPr>
            <w:tcW w:w="2016" w:type="dxa"/>
            <w:tcBorders>
              <w:top w:val="single" w:sz="8" w:space="0" w:color="000000"/>
              <w:left w:val="single" w:sz="8" w:space="0" w:color="000000"/>
              <w:bottom w:val="single" w:sz="8" w:space="0" w:color="000000"/>
              <w:right w:val="nil"/>
            </w:tcBorders>
          </w:tcPr>
          <w:p w:rsidR="001B4D1D" w:rsidRDefault="001B4D1D">
            <w:pPr>
              <w:pStyle w:val="TableParagraph"/>
              <w:spacing w:line="208" w:lineRule="exact"/>
              <w:ind w:left="40"/>
              <w:rPr>
                <w:rFonts w:ascii="微软雅黑" w:eastAsia="微软雅黑" w:hAnsi="微软雅黑" w:cs="微软雅黑"/>
                <w:w w:val="90"/>
                <w:sz w:val="14"/>
                <w:szCs w:val="14"/>
              </w:rPr>
            </w:pPr>
            <w:r w:rsidRPr="001B4D1D">
              <w:rPr>
                <w:rFonts w:ascii="微软雅黑" w:eastAsia="微软雅黑" w:hAnsi="微软雅黑" w:cs="微软雅黑"/>
                <w:w w:val="90"/>
                <w:sz w:val="14"/>
                <w:szCs w:val="14"/>
              </w:rPr>
              <w:t>TotalDataPages</w:t>
            </w:r>
          </w:p>
        </w:tc>
        <w:tc>
          <w:tcPr>
            <w:tcW w:w="4299" w:type="dxa"/>
            <w:tcBorders>
              <w:top w:val="nil"/>
              <w:left w:val="nil"/>
              <w:bottom w:val="nil"/>
              <w:right w:val="single" w:sz="8" w:space="0" w:color="000000"/>
            </w:tcBorders>
          </w:tcPr>
          <w:p w:rsidR="001B4D1D" w:rsidRDefault="00717265">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集合的数据页总数</w:t>
            </w:r>
          </w:p>
        </w:tc>
      </w:tr>
      <w:tr w:rsidR="001B4D1D">
        <w:trPr>
          <w:trHeight w:hRule="exact" w:val="300"/>
        </w:trPr>
        <w:tc>
          <w:tcPr>
            <w:tcW w:w="2016" w:type="dxa"/>
            <w:tcBorders>
              <w:top w:val="single" w:sz="8" w:space="0" w:color="000000"/>
              <w:left w:val="single" w:sz="8" w:space="0" w:color="000000"/>
              <w:bottom w:val="single" w:sz="8" w:space="0" w:color="000000"/>
              <w:right w:val="nil"/>
            </w:tcBorders>
          </w:tcPr>
          <w:p w:rsidR="001B4D1D" w:rsidRPr="001B4D1D" w:rsidRDefault="001B4D1D">
            <w:pPr>
              <w:pStyle w:val="TableParagraph"/>
              <w:spacing w:line="208" w:lineRule="exact"/>
              <w:ind w:left="40"/>
              <w:rPr>
                <w:rFonts w:ascii="微软雅黑" w:eastAsia="微软雅黑" w:hAnsi="微软雅黑" w:cs="微软雅黑"/>
                <w:w w:val="90"/>
                <w:sz w:val="14"/>
                <w:szCs w:val="14"/>
                <w:lang w:eastAsia="zh-CN"/>
              </w:rPr>
            </w:pPr>
            <w:r w:rsidRPr="001B4D1D">
              <w:rPr>
                <w:rFonts w:ascii="微软雅黑" w:eastAsia="微软雅黑" w:hAnsi="微软雅黑" w:cs="微软雅黑"/>
                <w:w w:val="90"/>
                <w:sz w:val="14"/>
                <w:szCs w:val="14"/>
              </w:rPr>
              <w:t>TotalIndexPages</w:t>
            </w:r>
          </w:p>
        </w:tc>
        <w:tc>
          <w:tcPr>
            <w:tcW w:w="4299" w:type="dxa"/>
            <w:tcBorders>
              <w:top w:val="nil"/>
              <w:left w:val="nil"/>
              <w:bottom w:val="nil"/>
              <w:right w:val="single" w:sz="8" w:space="0" w:color="000000"/>
            </w:tcBorders>
          </w:tcPr>
          <w:p w:rsidR="001B4D1D" w:rsidRDefault="00717265">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集合的索引页总数</w:t>
            </w:r>
          </w:p>
        </w:tc>
      </w:tr>
      <w:tr w:rsidR="001B4D1D">
        <w:trPr>
          <w:trHeight w:hRule="exact" w:val="300"/>
        </w:trPr>
        <w:tc>
          <w:tcPr>
            <w:tcW w:w="2016" w:type="dxa"/>
            <w:tcBorders>
              <w:top w:val="single" w:sz="8" w:space="0" w:color="000000"/>
              <w:left w:val="single" w:sz="8" w:space="0" w:color="000000"/>
              <w:bottom w:val="single" w:sz="8" w:space="0" w:color="000000"/>
              <w:right w:val="nil"/>
            </w:tcBorders>
          </w:tcPr>
          <w:p w:rsidR="001B4D1D" w:rsidRPr="001B4D1D" w:rsidRDefault="001B4D1D">
            <w:pPr>
              <w:pStyle w:val="TableParagraph"/>
              <w:spacing w:line="208" w:lineRule="exact"/>
              <w:ind w:left="40"/>
              <w:rPr>
                <w:rFonts w:ascii="微软雅黑" w:eastAsia="微软雅黑" w:hAnsi="微软雅黑" w:cs="微软雅黑"/>
                <w:w w:val="90"/>
                <w:sz w:val="14"/>
                <w:szCs w:val="14"/>
              </w:rPr>
            </w:pPr>
            <w:r w:rsidRPr="001B4D1D">
              <w:rPr>
                <w:rFonts w:ascii="微软雅黑" w:eastAsia="微软雅黑" w:hAnsi="微软雅黑" w:cs="微软雅黑"/>
                <w:w w:val="90"/>
                <w:sz w:val="14"/>
                <w:szCs w:val="14"/>
              </w:rPr>
              <w:t>TotalDataFreeSpace</w:t>
            </w:r>
          </w:p>
        </w:tc>
        <w:tc>
          <w:tcPr>
            <w:tcW w:w="4299" w:type="dxa"/>
            <w:tcBorders>
              <w:top w:val="nil"/>
              <w:left w:val="nil"/>
              <w:bottom w:val="nil"/>
              <w:right w:val="single" w:sz="8" w:space="0" w:color="000000"/>
            </w:tcBorders>
          </w:tcPr>
          <w:p w:rsidR="001B4D1D" w:rsidRDefault="0068464F">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rsidP="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集合的数据空闲空间</w:t>
            </w:r>
          </w:p>
        </w:tc>
      </w:tr>
      <w:tr w:rsidR="001B4D1D">
        <w:trPr>
          <w:trHeight w:hRule="exact" w:val="300"/>
        </w:trPr>
        <w:tc>
          <w:tcPr>
            <w:tcW w:w="2016" w:type="dxa"/>
            <w:tcBorders>
              <w:top w:val="single" w:sz="8" w:space="0" w:color="000000"/>
              <w:left w:val="single" w:sz="8" w:space="0" w:color="000000"/>
              <w:bottom w:val="single" w:sz="8" w:space="0" w:color="000000"/>
              <w:right w:val="nil"/>
            </w:tcBorders>
          </w:tcPr>
          <w:p w:rsidR="001B4D1D" w:rsidRPr="001B4D1D" w:rsidRDefault="001B4D1D">
            <w:pPr>
              <w:pStyle w:val="TableParagraph"/>
              <w:spacing w:line="208" w:lineRule="exact"/>
              <w:ind w:left="40"/>
              <w:rPr>
                <w:rFonts w:ascii="微软雅黑" w:eastAsia="微软雅黑" w:hAnsi="微软雅黑" w:cs="微软雅黑"/>
                <w:w w:val="90"/>
                <w:sz w:val="14"/>
                <w:szCs w:val="14"/>
              </w:rPr>
            </w:pPr>
            <w:r w:rsidRPr="001B4D1D">
              <w:rPr>
                <w:rFonts w:ascii="微软雅黑" w:eastAsia="微软雅黑" w:hAnsi="微软雅黑" w:cs="微软雅黑"/>
                <w:w w:val="90"/>
                <w:sz w:val="14"/>
                <w:szCs w:val="14"/>
              </w:rPr>
              <w:t>TotalIndexFreeSpace</w:t>
            </w:r>
          </w:p>
        </w:tc>
        <w:tc>
          <w:tcPr>
            <w:tcW w:w="4299" w:type="dxa"/>
            <w:tcBorders>
              <w:top w:val="nil"/>
              <w:left w:val="nil"/>
              <w:bottom w:val="nil"/>
              <w:right w:val="single" w:sz="8" w:space="0" w:color="000000"/>
            </w:tcBorders>
          </w:tcPr>
          <w:p w:rsidR="001B4D1D" w:rsidRDefault="0068464F">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集合的索引空闲空间</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113"/>
      </w:pPr>
      <w:r>
        <w:t>协调节点字段信息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2437"/>
        <w:gridCol w:w="3878"/>
        <w:gridCol w:w="3157"/>
      </w:tblGrid>
      <w:tr w:rsidR="00737AD2">
        <w:trPr>
          <w:trHeight w:hRule="exact" w:val="305"/>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3878"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87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7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集合完整名</w:t>
            </w:r>
          </w:p>
        </w:tc>
      </w:tr>
      <w:tr w:rsidR="00737AD2">
        <w:trPr>
          <w:trHeight w:hRule="exact" w:val="550"/>
        </w:trPr>
        <w:tc>
          <w:tcPr>
            <w:tcW w:w="243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Details.GroupName</w:t>
            </w:r>
          </w:p>
        </w:tc>
        <w:tc>
          <w:tcPr>
            <w:tcW w:w="3878" w:type="dxa"/>
            <w:tcBorders>
              <w:top w:val="single" w:sz="8" w:space="0" w:color="000000"/>
              <w:left w:val="nil"/>
              <w:bottom w:val="single" w:sz="8" w:space="0" w:color="000000"/>
              <w:right w:val="nil"/>
            </w:tcBorders>
          </w:tcPr>
          <w:p w:rsidR="00737AD2" w:rsidRDefault="007003A1">
            <w:pPr>
              <w:pStyle w:val="TableParagraph"/>
              <w:spacing w:line="208" w:lineRule="exact"/>
              <w:ind w:left="7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sz w:val="14"/>
                <w:szCs w:val="14"/>
              </w:rPr>
              <w:t>节点所在分区组名</w:t>
            </w:r>
          </w:p>
        </w:tc>
      </w:tr>
      <w:tr w:rsidR="00737AD2">
        <w:trPr>
          <w:trHeight w:hRule="exact" w:val="300"/>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Details.Group.ID</w:t>
            </w:r>
          </w:p>
        </w:tc>
        <w:tc>
          <w:tcPr>
            <w:tcW w:w="387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集合ID，范围0~4096，集合空间内唯一</w:t>
            </w:r>
          </w:p>
        </w:tc>
      </w:tr>
      <w:tr w:rsidR="00737AD2">
        <w:trPr>
          <w:trHeight w:hRule="exact" w:val="300"/>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Details.Group.LogicalID</w:t>
            </w:r>
          </w:p>
        </w:tc>
        <w:tc>
          <w:tcPr>
            <w:tcW w:w="387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集合逻辑ID</w:t>
            </w:r>
          </w:p>
        </w:tc>
      </w:tr>
      <w:tr w:rsidR="00737AD2">
        <w:trPr>
          <w:trHeight w:hRule="exact" w:val="300"/>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Details.Group.Sequence</w:t>
            </w:r>
          </w:p>
        </w:tc>
        <w:tc>
          <w:tcPr>
            <w:tcW w:w="387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序列号</w:t>
            </w:r>
          </w:p>
        </w:tc>
      </w:tr>
      <w:tr w:rsidR="00737AD2">
        <w:trPr>
          <w:trHeight w:hRule="exact" w:val="300"/>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Details.Group.Indexes</w:t>
            </w:r>
          </w:p>
        </w:tc>
        <w:tc>
          <w:tcPr>
            <w:tcW w:w="387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该集合所包含的索引数量</w:t>
            </w:r>
          </w:p>
        </w:tc>
      </w:tr>
      <w:tr w:rsidR="00737AD2">
        <w:trPr>
          <w:trHeight w:hRule="exact" w:val="3428"/>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Details.Group.Status</w:t>
            </w:r>
          </w:p>
        </w:tc>
        <w:tc>
          <w:tcPr>
            <w:tcW w:w="3878"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集合当前状态</w:t>
            </w:r>
          </w:p>
          <w:p w:rsidR="00737AD2" w:rsidRDefault="00737AD2">
            <w:pPr>
              <w:pStyle w:val="TableParagraph"/>
              <w:spacing w:before="5" w:line="140" w:lineRule="exact"/>
              <w:rPr>
                <w:sz w:val="14"/>
                <w:szCs w:val="14"/>
              </w:rPr>
            </w:pPr>
          </w:p>
          <w:p w:rsidR="00737AD2" w:rsidRDefault="007003A1">
            <w:pPr>
              <w:pStyle w:val="ListParagraph"/>
              <w:numPr>
                <w:ilvl w:val="0"/>
                <w:numId w:val="16"/>
              </w:numPr>
              <w:tabs>
                <w:tab w:val="left" w:pos="323"/>
              </w:tabs>
              <w:ind w:left="323"/>
              <w:rPr>
                <w:rFonts w:ascii="微软雅黑" w:eastAsia="微软雅黑" w:hAnsi="微软雅黑" w:cs="微软雅黑"/>
                <w:sz w:val="14"/>
                <w:szCs w:val="14"/>
              </w:rPr>
            </w:pPr>
            <w:r>
              <w:rPr>
                <w:rFonts w:ascii="微软雅黑" w:eastAsia="微软雅黑" w:hAnsi="微软雅黑" w:cs="微软雅黑"/>
                <w:sz w:val="14"/>
                <w:szCs w:val="14"/>
              </w:rPr>
              <w:t>Free：空闲</w:t>
            </w:r>
          </w:p>
          <w:p w:rsidR="00737AD2" w:rsidRDefault="007003A1">
            <w:pPr>
              <w:pStyle w:val="ListParagraph"/>
              <w:numPr>
                <w:ilvl w:val="0"/>
                <w:numId w:val="16"/>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Normal：正常</w:t>
            </w:r>
          </w:p>
          <w:p w:rsidR="00737AD2" w:rsidRDefault="007003A1">
            <w:pPr>
              <w:pStyle w:val="ListParagraph"/>
              <w:numPr>
                <w:ilvl w:val="0"/>
                <w:numId w:val="16"/>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Dropped：被删除</w:t>
            </w:r>
          </w:p>
          <w:p w:rsidR="00737AD2" w:rsidRDefault="007003A1">
            <w:pPr>
              <w:pStyle w:val="ListParagraph"/>
              <w:numPr>
                <w:ilvl w:val="0"/>
                <w:numId w:val="16"/>
              </w:numPr>
              <w:tabs>
                <w:tab w:val="left" w:pos="323"/>
              </w:tabs>
              <w:spacing w:before="60" w:line="236" w:lineRule="exact"/>
              <w:ind w:left="323" w:right="128"/>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Shadow</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Phase：离线重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组复制阶段</w:t>
            </w:r>
          </w:p>
          <w:p w:rsidR="00737AD2" w:rsidRDefault="007003A1">
            <w:pPr>
              <w:pStyle w:val="ListParagraph"/>
              <w:numPr>
                <w:ilvl w:val="0"/>
                <w:numId w:val="16"/>
              </w:numPr>
              <w:tabs>
                <w:tab w:val="left" w:pos="323"/>
              </w:tabs>
              <w:spacing w:before="38" w:line="236" w:lineRule="exact"/>
              <w:ind w:left="323" w:right="14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Truncate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Phase：离线重组清</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除阶段</w:t>
            </w:r>
          </w:p>
          <w:p w:rsidR="00737AD2" w:rsidRDefault="007003A1">
            <w:pPr>
              <w:pStyle w:val="ListParagraph"/>
              <w:numPr>
                <w:ilvl w:val="0"/>
                <w:numId w:val="16"/>
              </w:numPr>
              <w:tabs>
                <w:tab w:val="left" w:pos="323"/>
              </w:tabs>
              <w:spacing w:before="38" w:line="236" w:lineRule="exact"/>
              <w:ind w:left="323" w:right="49"/>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Back</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入阶段</w:t>
            </w:r>
          </w:p>
          <w:p w:rsidR="00737AD2" w:rsidRDefault="007003A1">
            <w:pPr>
              <w:pStyle w:val="ListParagraph"/>
              <w:numPr>
                <w:ilvl w:val="0"/>
                <w:numId w:val="16"/>
              </w:numPr>
              <w:tabs>
                <w:tab w:val="left" w:pos="323"/>
              </w:tabs>
              <w:spacing w:before="38" w:line="236" w:lineRule="exact"/>
              <w:ind w:left="323" w:right="8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Rebuild</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Phase：离线重组重建</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索引阶段</w:t>
            </w:r>
          </w:p>
        </w:tc>
      </w:tr>
      <w:tr w:rsidR="001B4D1D">
        <w:trPr>
          <w:trHeight w:hRule="exact" w:val="305"/>
        </w:trPr>
        <w:tc>
          <w:tcPr>
            <w:tcW w:w="2437" w:type="dxa"/>
            <w:tcBorders>
              <w:top w:val="single" w:sz="8" w:space="0" w:color="000000"/>
              <w:left w:val="single" w:sz="8" w:space="0" w:color="000000"/>
              <w:bottom w:val="single" w:sz="8" w:space="0" w:color="000000"/>
              <w:right w:val="nil"/>
            </w:tcBorders>
          </w:tcPr>
          <w:p w:rsidR="001B4D1D" w:rsidRDefault="001B4D1D" w:rsidP="001B4D1D">
            <w:pPr>
              <w:pStyle w:val="TableParagraph"/>
              <w:spacing w:line="21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rPr>
              <w:t>Details.Group.</w:t>
            </w:r>
            <w:r w:rsidRPr="001B4D1D">
              <w:rPr>
                <w:rFonts w:ascii="微软雅黑" w:eastAsia="微软雅黑" w:hAnsi="微软雅黑" w:cs="微软雅黑"/>
                <w:w w:val="95"/>
                <w:sz w:val="14"/>
                <w:szCs w:val="14"/>
              </w:rPr>
              <w:t>TotalRecords</w:t>
            </w:r>
          </w:p>
        </w:tc>
        <w:tc>
          <w:tcPr>
            <w:tcW w:w="3878" w:type="dxa"/>
            <w:tcBorders>
              <w:top w:val="single" w:sz="8" w:space="0" w:color="000000"/>
              <w:left w:val="nil"/>
              <w:bottom w:val="single" w:sz="8" w:space="0" w:color="000000"/>
              <w:right w:val="single" w:sz="8" w:space="0" w:color="000000"/>
            </w:tcBorders>
          </w:tcPr>
          <w:p w:rsidR="001B4D1D" w:rsidRDefault="00E1661B">
            <w:pPr>
              <w:pStyle w:val="TableParagraph"/>
              <w:spacing w:line="218" w:lineRule="exact"/>
              <w:ind w:left="77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集合的记录总数</w:t>
            </w:r>
          </w:p>
        </w:tc>
      </w:tr>
      <w:tr w:rsidR="001B4D1D">
        <w:trPr>
          <w:trHeight w:hRule="exact" w:val="305"/>
        </w:trPr>
        <w:tc>
          <w:tcPr>
            <w:tcW w:w="2437" w:type="dxa"/>
            <w:tcBorders>
              <w:top w:val="single" w:sz="8" w:space="0" w:color="000000"/>
              <w:left w:val="single" w:sz="8" w:space="0" w:color="000000"/>
              <w:bottom w:val="single" w:sz="8" w:space="0" w:color="000000"/>
              <w:right w:val="nil"/>
            </w:tcBorders>
          </w:tcPr>
          <w:p w:rsidR="001B4D1D" w:rsidRDefault="001B4D1D" w:rsidP="001B4D1D">
            <w:pPr>
              <w:pStyle w:val="TableParagraph"/>
              <w:spacing w:line="21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rPr>
              <w:t>Details.Group</w:t>
            </w:r>
            <w:r>
              <w:rPr>
                <w:rFonts w:ascii="微软雅黑" w:eastAsia="微软雅黑" w:hAnsi="微软雅黑" w:cs="微软雅黑" w:hint="eastAsia"/>
                <w:w w:val="95"/>
                <w:sz w:val="14"/>
                <w:szCs w:val="14"/>
                <w:lang w:eastAsia="zh-CN"/>
              </w:rPr>
              <w:t>.</w:t>
            </w:r>
            <w:r w:rsidRPr="001B4D1D">
              <w:rPr>
                <w:rFonts w:ascii="微软雅黑" w:eastAsia="微软雅黑" w:hAnsi="微软雅黑" w:cs="微软雅黑"/>
                <w:w w:val="95"/>
                <w:sz w:val="14"/>
                <w:szCs w:val="14"/>
                <w:lang w:eastAsia="zh-CN"/>
              </w:rPr>
              <w:t>TotalDataPages</w:t>
            </w:r>
          </w:p>
        </w:tc>
        <w:tc>
          <w:tcPr>
            <w:tcW w:w="3878" w:type="dxa"/>
            <w:tcBorders>
              <w:top w:val="single" w:sz="8" w:space="0" w:color="000000"/>
              <w:left w:val="nil"/>
              <w:bottom w:val="single" w:sz="8" w:space="0" w:color="000000"/>
              <w:right w:val="single" w:sz="8" w:space="0" w:color="000000"/>
            </w:tcBorders>
          </w:tcPr>
          <w:p w:rsidR="001B4D1D" w:rsidRDefault="00717265">
            <w:pPr>
              <w:pStyle w:val="TableParagraph"/>
              <w:spacing w:line="218" w:lineRule="exact"/>
              <w:ind w:left="77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集合的数据页总数</w:t>
            </w:r>
          </w:p>
        </w:tc>
      </w:tr>
      <w:tr w:rsidR="001B4D1D">
        <w:trPr>
          <w:trHeight w:hRule="exact" w:val="305"/>
        </w:trPr>
        <w:tc>
          <w:tcPr>
            <w:tcW w:w="2437" w:type="dxa"/>
            <w:tcBorders>
              <w:top w:val="single" w:sz="8" w:space="0" w:color="000000"/>
              <w:left w:val="single" w:sz="8" w:space="0" w:color="000000"/>
              <w:bottom w:val="single" w:sz="8" w:space="0" w:color="000000"/>
              <w:right w:val="nil"/>
            </w:tcBorders>
          </w:tcPr>
          <w:p w:rsidR="001B4D1D" w:rsidRDefault="001B4D1D" w:rsidP="001B4D1D">
            <w:pPr>
              <w:pStyle w:val="TableParagraph"/>
              <w:spacing w:line="21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rPr>
              <w:t>Details.Group</w:t>
            </w:r>
            <w:r>
              <w:rPr>
                <w:rFonts w:ascii="微软雅黑" w:eastAsia="微软雅黑" w:hAnsi="微软雅黑" w:cs="微软雅黑" w:hint="eastAsia"/>
                <w:w w:val="95"/>
                <w:sz w:val="14"/>
                <w:szCs w:val="14"/>
                <w:lang w:eastAsia="zh-CN"/>
              </w:rPr>
              <w:t>.</w:t>
            </w:r>
            <w:r w:rsidRPr="001B4D1D">
              <w:rPr>
                <w:rFonts w:ascii="微软雅黑" w:eastAsia="微软雅黑" w:hAnsi="微软雅黑" w:cs="微软雅黑"/>
                <w:w w:val="95"/>
                <w:sz w:val="14"/>
                <w:szCs w:val="14"/>
                <w:lang w:eastAsia="zh-CN"/>
              </w:rPr>
              <w:t>TotalIndexPages</w:t>
            </w:r>
          </w:p>
        </w:tc>
        <w:tc>
          <w:tcPr>
            <w:tcW w:w="3878" w:type="dxa"/>
            <w:tcBorders>
              <w:top w:val="single" w:sz="8" w:space="0" w:color="000000"/>
              <w:left w:val="nil"/>
              <w:bottom w:val="single" w:sz="8" w:space="0" w:color="000000"/>
              <w:right w:val="single" w:sz="8" w:space="0" w:color="000000"/>
            </w:tcBorders>
          </w:tcPr>
          <w:p w:rsidR="001B4D1D" w:rsidRDefault="00717265">
            <w:pPr>
              <w:pStyle w:val="TableParagraph"/>
              <w:spacing w:line="218" w:lineRule="exact"/>
              <w:ind w:left="77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集合的索引页总数</w:t>
            </w:r>
          </w:p>
        </w:tc>
      </w:tr>
      <w:tr w:rsidR="001B4D1D">
        <w:trPr>
          <w:trHeight w:hRule="exact" w:val="305"/>
        </w:trPr>
        <w:tc>
          <w:tcPr>
            <w:tcW w:w="2437" w:type="dxa"/>
            <w:tcBorders>
              <w:top w:val="single" w:sz="8" w:space="0" w:color="000000"/>
              <w:left w:val="single" w:sz="8" w:space="0" w:color="000000"/>
              <w:bottom w:val="single" w:sz="8" w:space="0" w:color="000000"/>
              <w:right w:val="nil"/>
            </w:tcBorders>
          </w:tcPr>
          <w:p w:rsidR="001B4D1D" w:rsidRDefault="001B4D1D" w:rsidP="001B4D1D">
            <w:pPr>
              <w:pStyle w:val="TableParagraph"/>
              <w:spacing w:line="21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rPr>
              <w:t>Details.Group</w:t>
            </w:r>
            <w:r>
              <w:rPr>
                <w:rFonts w:ascii="微软雅黑" w:eastAsia="微软雅黑" w:hAnsi="微软雅黑" w:cs="微软雅黑" w:hint="eastAsia"/>
                <w:w w:val="95"/>
                <w:sz w:val="14"/>
                <w:szCs w:val="14"/>
                <w:lang w:eastAsia="zh-CN"/>
              </w:rPr>
              <w:t>.</w:t>
            </w:r>
            <w:r w:rsidRPr="001B4D1D">
              <w:rPr>
                <w:rFonts w:ascii="微软雅黑" w:eastAsia="微软雅黑" w:hAnsi="微软雅黑" w:cs="微软雅黑"/>
                <w:w w:val="95"/>
                <w:sz w:val="14"/>
                <w:szCs w:val="14"/>
                <w:lang w:eastAsia="zh-CN"/>
              </w:rPr>
              <w:t>TotalDataFreeSpace</w:t>
            </w:r>
          </w:p>
        </w:tc>
        <w:tc>
          <w:tcPr>
            <w:tcW w:w="3878" w:type="dxa"/>
            <w:tcBorders>
              <w:top w:val="single" w:sz="8" w:space="0" w:color="000000"/>
              <w:left w:val="nil"/>
              <w:bottom w:val="single" w:sz="8" w:space="0" w:color="000000"/>
              <w:right w:val="single" w:sz="8" w:space="0" w:color="000000"/>
            </w:tcBorders>
          </w:tcPr>
          <w:p w:rsidR="001B4D1D" w:rsidRDefault="0068464F">
            <w:pPr>
              <w:pStyle w:val="TableParagraph"/>
              <w:spacing w:line="218" w:lineRule="exact"/>
              <w:ind w:left="77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集合的数据空闲空间</w:t>
            </w:r>
          </w:p>
        </w:tc>
      </w:tr>
      <w:tr w:rsidR="001B4D1D">
        <w:trPr>
          <w:trHeight w:hRule="exact" w:val="305"/>
        </w:trPr>
        <w:tc>
          <w:tcPr>
            <w:tcW w:w="2437" w:type="dxa"/>
            <w:tcBorders>
              <w:top w:val="single" w:sz="8" w:space="0" w:color="000000"/>
              <w:left w:val="single" w:sz="8" w:space="0" w:color="000000"/>
              <w:bottom w:val="single" w:sz="8" w:space="0" w:color="000000"/>
              <w:right w:val="nil"/>
            </w:tcBorders>
          </w:tcPr>
          <w:p w:rsidR="001B4D1D" w:rsidRDefault="001B4D1D" w:rsidP="001B4D1D">
            <w:pPr>
              <w:pStyle w:val="TableParagraph"/>
              <w:spacing w:line="218" w:lineRule="exact"/>
              <w:ind w:left="40"/>
              <w:rPr>
                <w:rFonts w:ascii="微软雅黑" w:eastAsia="微软雅黑" w:hAnsi="微软雅黑" w:cs="微软雅黑"/>
                <w:w w:val="95"/>
                <w:sz w:val="14"/>
                <w:szCs w:val="14"/>
              </w:rPr>
            </w:pPr>
            <w:r>
              <w:rPr>
                <w:rFonts w:ascii="微软雅黑" w:eastAsia="微软雅黑" w:hAnsi="微软雅黑" w:cs="微软雅黑"/>
                <w:w w:val="95"/>
                <w:sz w:val="14"/>
                <w:szCs w:val="14"/>
              </w:rPr>
              <w:t>Details.Group</w:t>
            </w:r>
            <w:r>
              <w:rPr>
                <w:rFonts w:ascii="微软雅黑" w:eastAsia="微软雅黑" w:hAnsi="微软雅黑" w:cs="微软雅黑" w:hint="eastAsia"/>
                <w:w w:val="95"/>
                <w:sz w:val="14"/>
                <w:szCs w:val="14"/>
                <w:lang w:eastAsia="zh-CN"/>
              </w:rPr>
              <w:t>.</w:t>
            </w:r>
            <w:r w:rsidRPr="001B4D1D">
              <w:rPr>
                <w:rFonts w:ascii="微软雅黑" w:eastAsia="微软雅黑" w:hAnsi="微软雅黑" w:cs="微软雅黑"/>
                <w:w w:val="95"/>
                <w:sz w:val="14"/>
                <w:szCs w:val="14"/>
                <w:lang w:eastAsia="zh-CN"/>
              </w:rPr>
              <w:t>TotalIndexFreeSpace</w:t>
            </w:r>
          </w:p>
        </w:tc>
        <w:tc>
          <w:tcPr>
            <w:tcW w:w="3878" w:type="dxa"/>
            <w:tcBorders>
              <w:top w:val="single" w:sz="8" w:space="0" w:color="000000"/>
              <w:left w:val="nil"/>
              <w:bottom w:val="single" w:sz="8" w:space="0" w:color="000000"/>
              <w:right w:val="single" w:sz="8" w:space="0" w:color="000000"/>
            </w:tcBorders>
          </w:tcPr>
          <w:p w:rsidR="001B4D1D" w:rsidRDefault="0068464F">
            <w:pPr>
              <w:pStyle w:val="TableParagraph"/>
              <w:spacing w:line="218" w:lineRule="exact"/>
              <w:ind w:left="77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1B4D1D" w:rsidRDefault="0068464F">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集合的索引空闲空间</w:t>
            </w:r>
          </w:p>
        </w:tc>
      </w:tr>
      <w:tr w:rsidR="00737AD2">
        <w:trPr>
          <w:trHeight w:hRule="exact" w:val="305"/>
        </w:trPr>
        <w:tc>
          <w:tcPr>
            <w:tcW w:w="24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Details.Group.NodeName</w:t>
            </w:r>
          </w:p>
        </w:tc>
        <w:tc>
          <w:tcPr>
            <w:tcW w:w="3878"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节点名（主机名+端口）</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113"/>
      </w:pPr>
      <w:r>
        <w:t>非协调节点示例</w:t>
      </w:r>
    </w:p>
    <w:p w:rsidR="00737AD2" w:rsidRDefault="00EC10B3">
      <w:pPr>
        <w:pStyle w:val="BodyText"/>
        <w:spacing w:before="6"/>
        <w:ind w:left="113"/>
        <w:rPr>
          <w:rFonts w:ascii="仿宋" w:eastAsia="仿宋" w:hAnsi="仿宋" w:cs="仿宋"/>
        </w:rPr>
      </w:pPr>
      <w:r w:rsidRPr="00EC10B3">
        <w:pict>
          <v:group id="_x0000_s3580" style="position:absolute;left:0;text-align:left;margin-left:81.7pt;margin-top:4.75pt;width:473.6pt;height:159pt;z-index:-25783;mso-position-horizontal-relative:page" coordorigin="1634,95" coordsize="9472,3180">
            <v:shape id="_x0000_s3581" style="position:absolute;left:1634;top:95;width:9472;height:3180" coordorigin="1634,95" coordsize="9472,3180" path="m1634,95r9472,l11106,3275r-9472,l1634,95xe" fillcolor="#efefef" stroked="f">
              <v:path arrowok="t"/>
            </v:shape>
            <w10:wrap anchorx="page"/>
          </v:group>
        </w:pict>
      </w:r>
      <w:r w:rsidR="007003A1">
        <w:rPr>
          <w:rFonts w:ascii="仿宋" w:eastAsia="仿宋" w:hAnsi="仿宋" w:cs="仿宋"/>
        </w:rPr>
        <w:t>&gt; db.snapshot(SDB_SNAP_COLLECTIONS)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"Name": "foo.bar",</w:t>
      </w:r>
    </w:p>
    <w:p w:rsidR="00737AD2" w:rsidRDefault="007003A1">
      <w:pPr>
        <w:pStyle w:val="BodyText"/>
        <w:spacing w:line="212" w:lineRule="exact"/>
        <w:ind w:left="313"/>
        <w:rPr>
          <w:rFonts w:ascii="仿宋" w:eastAsia="仿宋" w:hAnsi="仿宋" w:cs="仿宋"/>
        </w:rPr>
      </w:pPr>
      <w:r>
        <w:rPr>
          <w:rFonts w:ascii="仿宋" w:eastAsia="仿宋" w:hAnsi="仿宋" w:cs="仿宋"/>
        </w:rPr>
        <w:t>"Details": [</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"ID": 0,</w:t>
      </w:r>
    </w:p>
    <w:p w:rsidR="00737AD2" w:rsidRDefault="007003A1">
      <w:pPr>
        <w:pStyle w:val="BodyText"/>
        <w:spacing w:line="212" w:lineRule="exact"/>
        <w:ind w:left="713"/>
        <w:rPr>
          <w:rFonts w:ascii="仿宋" w:eastAsia="仿宋" w:hAnsi="仿宋" w:cs="仿宋"/>
        </w:rPr>
      </w:pPr>
      <w:r>
        <w:rPr>
          <w:rFonts w:ascii="仿宋" w:eastAsia="仿宋" w:hAnsi="仿宋" w:cs="仿宋"/>
        </w:rPr>
        <w:t>"LogicalID": 0,</w:t>
      </w:r>
    </w:p>
    <w:p w:rsidR="00737AD2" w:rsidRDefault="007003A1">
      <w:pPr>
        <w:pStyle w:val="BodyText"/>
        <w:spacing w:line="212" w:lineRule="exact"/>
        <w:ind w:left="713"/>
        <w:rPr>
          <w:rFonts w:ascii="仿宋" w:eastAsia="仿宋" w:hAnsi="仿宋" w:cs="仿宋"/>
        </w:rPr>
      </w:pPr>
      <w:r>
        <w:rPr>
          <w:rFonts w:ascii="仿宋" w:eastAsia="仿宋" w:hAnsi="仿宋" w:cs="仿宋"/>
        </w:rPr>
        <w:t>"Sequence": 1,</w:t>
      </w:r>
    </w:p>
    <w:p w:rsidR="00737AD2" w:rsidRDefault="007003A1">
      <w:pPr>
        <w:pStyle w:val="BodyText"/>
        <w:spacing w:line="212" w:lineRule="exact"/>
        <w:ind w:left="713"/>
        <w:rPr>
          <w:rFonts w:ascii="仿宋" w:eastAsia="仿宋" w:hAnsi="仿宋" w:cs="仿宋"/>
        </w:rPr>
      </w:pPr>
      <w:r>
        <w:rPr>
          <w:rFonts w:ascii="仿宋" w:eastAsia="仿宋" w:hAnsi="仿宋" w:cs="仿宋"/>
        </w:rPr>
        <w:lastRenderedPageBreak/>
        <w:t>"Indexes": 8,</w:t>
      </w:r>
    </w:p>
    <w:p w:rsidR="00737AD2" w:rsidRDefault="007003A1">
      <w:pPr>
        <w:pStyle w:val="BodyText"/>
        <w:spacing w:line="212" w:lineRule="exact"/>
        <w:ind w:left="713"/>
        <w:rPr>
          <w:rFonts w:ascii="仿宋" w:eastAsia="仿宋" w:hAnsi="仿宋" w:cs="仿宋"/>
        </w:rPr>
      </w:pPr>
      <w:r>
        <w:rPr>
          <w:rFonts w:ascii="仿宋" w:eastAsia="仿宋" w:hAnsi="仿宋" w:cs="仿宋"/>
        </w:rPr>
        <w:t>"Status": "Normal",</w:t>
      </w:r>
    </w:p>
    <w:p w:rsidR="00BA4C7B" w:rsidRPr="00BA4C7B" w:rsidRDefault="00BA4C7B" w:rsidP="00BA4C7B">
      <w:pPr>
        <w:pStyle w:val="BodyText"/>
        <w:spacing w:line="212" w:lineRule="exact"/>
        <w:ind w:left="713"/>
        <w:rPr>
          <w:rFonts w:ascii="仿宋" w:eastAsia="仿宋" w:hAnsi="仿宋" w:cs="仿宋"/>
          <w:lang w:eastAsia="zh-CN"/>
        </w:rPr>
      </w:pPr>
      <w:r w:rsidRPr="00BA4C7B">
        <w:rPr>
          <w:rFonts w:ascii="仿宋" w:eastAsia="仿宋" w:hAnsi="仿宋" w:cs="仿宋"/>
          <w:lang w:eastAsia="zh-CN"/>
        </w:rPr>
        <w:t>"TotalRecords": 0,</w:t>
      </w:r>
    </w:p>
    <w:p w:rsidR="00BA4C7B" w:rsidRPr="00BA4C7B" w:rsidRDefault="00BA4C7B" w:rsidP="00BA4C7B">
      <w:pPr>
        <w:pStyle w:val="BodyText"/>
        <w:spacing w:line="212" w:lineRule="exact"/>
        <w:ind w:left="713"/>
        <w:rPr>
          <w:rFonts w:ascii="仿宋" w:eastAsia="仿宋" w:hAnsi="仿宋" w:cs="仿宋"/>
          <w:lang w:eastAsia="zh-CN"/>
        </w:rPr>
      </w:pPr>
      <w:r w:rsidRPr="00BA4C7B">
        <w:rPr>
          <w:rFonts w:ascii="仿宋" w:eastAsia="仿宋" w:hAnsi="仿宋" w:cs="仿宋"/>
          <w:lang w:eastAsia="zh-CN"/>
        </w:rPr>
        <w:t>"TotalDataPages": 0,</w:t>
      </w:r>
    </w:p>
    <w:p w:rsidR="00BA4C7B" w:rsidRPr="00BA4C7B" w:rsidRDefault="00BA4C7B" w:rsidP="00BA4C7B">
      <w:pPr>
        <w:pStyle w:val="BodyText"/>
        <w:spacing w:line="212" w:lineRule="exact"/>
        <w:ind w:left="713"/>
        <w:rPr>
          <w:rFonts w:ascii="仿宋" w:eastAsia="仿宋" w:hAnsi="仿宋" w:cs="仿宋"/>
          <w:lang w:eastAsia="zh-CN"/>
        </w:rPr>
      </w:pPr>
      <w:r w:rsidRPr="00BA4C7B">
        <w:rPr>
          <w:rFonts w:ascii="仿宋" w:eastAsia="仿宋" w:hAnsi="仿宋" w:cs="仿宋"/>
          <w:lang w:eastAsia="zh-CN"/>
        </w:rPr>
        <w:t>"TotalIndexPages": 6,</w:t>
      </w:r>
    </w:p>
    <w:p w:rsidR="00BA4C7B" w:rsidRPr="00BA4C7B" w:rsidRDefault="00BA4C7B" w:rsidP="00BA4C7B">
      <w:pPr>
        <w:pStyle w:val="BodyText"/>
        <w:spacing w:line="212" w:lineRule="exact"/>
        <w:ind w:left="713"/>
        <w:rPr>
          <w:rFonts w:ascii="仿宋" w:eastAsia="仿宋" w:hAnsi="仿宋" w:cs="仿宋"/>
          <w:lang w:eastAsia="zh-CN"/>
        </w:rPr>
      </w:pPr>
      <w:r w:rsidRPr="00BA4C7B">
        <w:rPr>
          <w:rFonts w:ascii="仿宋" w:eastAsia="仿宋" w:hAnsi="仿宋" w:cs="仿宋"/>
          <w:lang w:eastAsia="zh-CN"/>
        </w:rPr>
        <w:t>"TotalDataFreeSpace": 0,</w:t>
      </w:r>
    </w:p>
    <w:p w:rsidR="00BA4C7B" w:rsidRDefault="00BA4C7B" w:rsidP="00BA4C7B">
      <w:pPr>
        <w:pStyle w:val="BodyText"/>
        <w:spacing w:line="212" w:lineRule="exact"/>
        <w:ind w:left="713"/>
        <w:rPr>
          <w:rFonts w:ascii="仿宋" w:eastAsia="仿宋" w:hAnsi="仿宋" w:cs="仿宋"/>
          <w:lang w:eastAsia="zh-CN"/>
        </w:rPr>
      </w:pPr>
      <w:r w:rsidRPr="00BA4C7B">
        <w:rPr>
          <w:rFonts w:ascii="仿宋" w:eastAsia="仿宋" w:hAnsi="仿宋" w:cs="仿宋"/>
          <w:lang w:eastAsia="zh-CN"/>
        </w:rPr>
        <w:t>"TotalIndexFreeSpace": 196545</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协调节点示例</w:t>
      </w:r>
    </w:p>
    <w:p w:rsidR="00737AD2" w:rsidRDefault="00EC10B3">
      <w:pPr>
        <w:pStyle w:val="BodyText"/>
        <w:spacing w:before="6"/>
        <w:rPr>
          <w:rFonts w:ascii="仿宋" w:eastAsia="仿宋" w:hAnsi="仿宋" w:cs="仿宋"/>
        </w:rPr>
      </w:pPr>
      <w:r w:rsidRPr="00EC10B3">
        <w:pict>
          <v:group id="_x0000_s3578" style="position:absolute;left:0;text-align:left;margin-left:81.7pt;margin-top:4.75pt;width:473.6pt;height:201.4pt;z-index:-25782;mso-position-horizontal-relative:page" coordorigin="1634,95" coordsize="9472,4028">
            <v:shape id="_x0000_s3579" style="position:absolute;left:1634;top:95;width:9472;height:4028" coordorigin="1634,95" coordsize="9472,4028" path="m1634,95r9472,l11106,4123r-9472,l1634,95xe" fillcolor="#efefef" stroked="f">
              <v:path arrowok="t"/>
            </v:shape>
            <w10:wrap anchorx="page"/>
          </v:group>
        </w:pict>
      </w:r>
      <w:r w:rsidR="007003A1">
        <w:rPr>
          <w:rFonts w:ascii="仿宋" w:eastAsia="仿宋" w:hAnsi="仿宋" w:cs="仿宋"/>
        </w:rPr>
        <w:t>&gt; coord.snapshot(SDB_SNAP_COLLECTIONS)</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"susefoo.susebar",</w:t>
      </w:r>
    </w:p>
    <w:p w:rsidR="00737AD2" w:rsidRDefault="007003A1">
      <w:pPr>
        <w:pStyle w:val="BodyText"/>
        <w:spacing w:line="212" w:lineRule="exact"/>
        <w:ind w:left="1133"/>
        <w:rPr>
          <w:rFonts w:ascii="仿宋" w:eastAsia="仿宋" w:hAnsi="仿宋" w:cs="仿宋"/>
        </w:rPr>
      </w:pPr>
      <w:r>
        <w:rPr>
          <w:rFonts w:ascii="仿宋" w:eastAsia="仿宋" w:hAnsi="仿宋" w:cs="仿宋"/>
        </w:rPr>
        <w:t>"Details": [</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533"/>
        <w:rPr>
          <w:rFonts w:ascii="仿宋" w:eastAsia="仿宋" w:hAnsi="仿宋" w:cs="仿宋"/>
        </w:rPr>
      </w:pPr>
      <w:r>
        <w:rPr>
          <w:rFonts w:ascii="仿宋" w:eastAsia="仿宋" w:hAnsi="仿宋" w:cs="仿宋"/>
        </w:rPr>
        <w:t>"GroupName": "datagroup1",</w:t>
      </w:r>
    </w:p>
    <w:p w:rsidR="00737AD2" w:rsidRDefault="007003A1">
      <w:pPr>
        <w:pStyle w:val="BodyText"/>
        <w:spacing w:line="212" w:lineRule="exact"/>
        <w:ind w:left="1533"/>
        <w:rPr>
          <w:rFonts w:ascii="仿宋" w:eastAsia="仿宋" w:hAnsi="仿宋" w:cs="仿宋"/>
        </w:rPr>
      </w:pPr>
      <w:r>
        <w:rPr>
          <w:rFonts w:ascii="仿宋" w:eastAsia="仿宋" w:hAnsi="仿宋" w:cs="仿宋"/>
        </w:rPr>
        <w:t>"Group": [</w:t>
      </w:r>
    </w:p>
    <w:p w:rsidR="00737AD2" w:rsidRDefault="007003A1">
      <w:pPr>
        <w:pStyle w:val="BodyText"/>
        <w:spacing w:line="212" w:lineRule="exact"/>
        <w:ind w:left="1733"/>
        <w:rPr>
          <w:rFonts w:ascii="仿宋" w:eastAsia="仿宋" w:hAnsi="仿宋" w:cs="仿宋"/>
        </w:rPr>
      </w:pPr>
      <w:r>
        <w:rPr>
          <w:rFonts w:ascii="仿宋" w:eastAsia="仿宋" w:hAnsi="仿宋" w:cs="仿宋"/>
        </w:rPr>
        <w:t>{</w:t>
      </w:r>
    </w:p>
    <w:p w:rsidR="00737AD2" w:rsidRDefault="007003A1">
      <w:pPr>
        <w:pStyle w:val="BodyText"/>
        <w:spacing w:line="212" w:lineRule="exact"/>
        <w:ind w:left="1933"/>
        <w:rPr>
          <w:rFonts w:ascii="仿宋" w:eastAsia="仿宋" w:hAnsi="仿宋" w:cs="仿宋"/>
        </w:rPr>
      </w:pPr>
      <w:r>
        <w:rPr>
          <w:rFonts w:ascii="仿宋" w:eastAsia="仿宋" w:hAnsi="仿宋" w:cs="仿宋"/>
        </w:rPr>
        <w:t>"ID": 0,</w:t>
      </w:r>
    </w:p>
    <w:p w:rsidR="00737AD2" w:rsidRDefault="007003A1">
      <w:pPr>
        <w:pStyle w:val="BodyText"/>
        <w:spacing w:line="212" w:lineRule="exact"/>
        <w:ind w:left="1933"/>
        <w:rPr>
          <w:rFonts w:ascii="仿宋" w:eastAsia="仿宋" w:hAnsi="仿宋" w:cs="仿宋"/>
        </w:rPr>
      </w:pPr>
      <w:r>
        <w:rPr>
          <w:rFonts w:ascii="仿宋" w:eastAsia="仿宋" w:hAnsi="仿宋" w:cs="仿宋"/>
        </w:rPr>
        <w:t>"LogicalID": 0,</w:t>
      </w:r>
    </w:p>
    <w:p w:rsidR="00737AD2" w:rsidRDefault="007003A1">
      <w:pPr>
        <w:pStyle w:val="BodyText"/>
        <w:spacing w:line="212" w:lineRule="exact"/>
        <w:ind w:left="1933"/>
        <w:rPr>
          <w:rFonts w:ascii="仿宋" w:eastAsia="仿宋" w:hAnsi="仿宋" w:cs="仿宋"/>
        </w:rPr>
      </w:pPr>
      <w:r>
        <w:rPr>
          <w:rFonts w:ascii="仿宋" w:eastAsia="仿宋" w:hAnsi="仿宋" w:cs="仿宋"/>
        </w:rPr>
        <w:t>"Sequence": 1,</w:t>
      </w:r>
    </w:p>
    <w:p w:rsidR="00737AD2" w:rsidRDefault="007003A1">
      <w:pPr>
        <w:pStyle w:val="BodyText"/>
        <w:spacing w:line="212" w:lineRule="exact"/>
        <w:ind w:left="1933"/>
        <w:rPr>
          <w:rFonts w:ascii="仿宋" w:eastAsia="仿宋" w:hAnsi="仿宋" w:cs="仿宋"/>
        </w:rPr>
      </w:pPr>
      <w:r>
        <w:rPr>
          <w:rFonts w:ascii="仿宋" w:eastAsia="仿宋" w:hAnsi="仿宋" w:cs="仿宋"/>
        </w:rPr>
        <w:t>"Indexes": 1,</w:t>
      </w:r>
    </w:p>
    <w:p w:rsidR="00737AD2" w:rsidRDefault="007003A1">
      <w:pPr>
        <w:pStyle w:val="BodyText"/>
        <w:spacing w:line="212" w:lineRule="exact"/>
        <w:ind w:left="1933"/>
        <w:rPr>
          <w:rFonts w:ascii="仿宋" w:eastAsia="仿宋" w:hAnsi="仿宋" w:cs="仿宋"/>
          <w:lang w:eastAsia="zh-CN"/>
        </w:rPr>
      </w:pPr>
      <w:r>
        <w:rPr>
          <w:rFonts w:ascii="仿宋" w:eastAsia="仿宋" w:hAnsi="仿宋" w:cs="仿宋"/>
        </w:rPr>
        <w:t>"Status": "Normal",</w:t>
      </w:r>
    </w:p>
    <w:p w:rsidR="007A0C31" w:rsidRPr="007A0C31" w:rsidRDefault="007A0C31" w:rsidP="007A0C31">
      <w:pPr>
        <w:pStyle w:val="BodyText"/>
        <w:spacing w:line="212" w:lineRule="exact"/>
        <w:ind w:left="1933"/>
        <w:rPr>
          <w:rFonts w:ascii="仿宋" w:eastAsia="仿宋" w:hAnsi="仿宋" w:cs="仿宋"/>
          <w:lang w:eastAsia="zh-CN"/>
        </w:rPr>
      </w:pPr>
      <w:r w:rsidRPr="007A0C31">
        <w:rPr>
          <w:rFonts w:ascii="仿宋" w:eastAsia="仿宋" w:hAnsi="仿宋" w:cs="仿宋"/>
          <w:lang w:eastAsia="zh-CN"/>
        </w:rPr>
        <w:t>"TotalRecords": 1,</w:t>
      </w:r>
    </w:p>
    <w:p w:rsidR="007A0C31" w:rsidRPr="007A0C31" w:rsidRDefault="007A0C31" w:rsidP="007A0C31">
      <w:pPr>
        <w:pStyle w:val="BodyText"/>
        <w:spacing w:line="212" w:lineRule="exact"/>
        <w:ind w:left="1933"/>
        <w:rPr>
          <w:rFonts w:ascii="仿宋" w:eastAsia="仿宋" w:hAnsi="仿宋" w:cs="仿宋"/>
          <w:lang w:eastAsia="zh-CN"/>
        </w:rPr>
      </w:pPr>
      <w:r w:rsidRPr="007A0C31">
        <w:rPr>
          <w:rFonts w:ascii="仿宋" w:eastAsia="仿宋" w:hAnsi="仿宋" w:cs="仿宋"/>
          <w:lang w:eastAsia="zh-CN"/>
        </w:rPr>
        <w:t>"TotalDataPages": 1,</w:t>
      </w:r>
    </w:p>
    <w:p w:rsidR="007A0C31" w:rsidRPr="007A0C31" w:rsidRDefault="007A0C31" w:rsidP="007A0C31">
      <w:pPr>
        <w:pStyle w:val="BodyText"/>
        <w:spacing w:line="212" w:lineRule="exact"/>
        <w:ind w:left="1933"/>
        <w:rPr>
          <w:rFonts w:ascii="仿宋" w:eastAsia="仿宋" w:hAnsi="仿宋" w:cs="仿宋"/>
          <w:lang w:eastAsia="zh-CN"/>
        </w:rPr>
      </w:pPr>
      <w:r w:rsidRPr="007A0C31">
        <w:rPr>
          <w:rFonts w:ascii="仿宋" w:eastAsia="仿宋" w:hAnsi="仿宋" w:cs="仿宋"/>
          <w:lang w:eastAsia="zh-CN"/>
        </w:rPr>
        <w:t>"TotalIndexPages": 2,</w:t>
      </w:r>
    </w:p>
    <w:p w:rsidR="007A0C31" w:rsidRPr="007A0C31" w:rsidRDefault="007A0C31" w:rsidP="007A0C31">
      <w:pPr>
        <w:pStyle w:val="BodyText"/>
        <w:spacing w:line="212" w:lineRule="exact"/>
        <w:ind w:left="1933"/>
        <w:rPr>
          <w:rFonts w:ascii="仿宋" w:eastAsia="仿宋" w:hAnsi="仿宋" w:cs="仿宋"/>
          <w:lang w:eastAsia="zh-CN"/>
        </w:rPr>
      </w:pPr>
      <w:r w:rsidRPr="007A0C31">
        <w:rPr>
          <w:rFonts w:ascii="仿宋" w:eastAsia="仿宋" w:hAnsi="仿宋" w:cs="仿宋"/>
          <w:lang w:eastAsia="zh-CN"/>
        </w:rPr>
        <w:t>"TotalDataFreeSpace": 4004,</w:t>
      </w:r>
    </w:p>
    <w:p w:rsidR="00737AD2" w:rsidRDefault="007A0C31">
      <w:pPr>
        <w:pStyle w:val="BodyText"/>
        <w:spacing w:line="212" w:lineRule="exact"/>
        <w:ind w:left="1933"/>
        <w:rPr>
          <w:rFonts w:ascii="仿宋" w:eastAsia="仿宋" w:hAnsi="仿宋" w:cs="仿宋"/>
          <w:lang w:eastAsia="zh-CN"/>
        </w:rPr>
      </w:pPr>
      <w:r w:rsidRPr="007A0C31">
        <w:rPr>
          <w:rFonts w:ascii="仿宋" w:eastAsia="仿宋" w:hAnsi="仿宋" w:cs="仿宋"/>
          <w:lang w:eastAsia="zh-CN"/>
        </w:rPr>
        <w:t>"TotalIndexFreeSpace": 4046,</w:t>
      </w:r>
      <w:r w:rsidR="007003A1">
        <w:rPr>
          <w:rFonts w:ascii="仿宋" w:eastAsia="仿宋" w:hAnsi="仿宋" w:cs="仿宋"/>
          <w:lang w:eastAsia="zh-CN"/>
        </w:rPr>
        <w:t>"NodeName": "vmsvr2-suse-x64:11820"</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3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rPr>
          <w:lang w:eastAsia="zh-CN"/>
        </w:rPr>
      </w:pPr>
      <w:bookmarkStart w:id="139" w:name="集合空间快照"/>
      <w:bookmarkStart w:id="140" w:name="_bookmark65"/>
      <w:bookmarkEnd w:id="139"/>
      <w:bookmarkEnd w:id="140"/>
      <w:r>
        <w:rPr>
          <w:lang w:eastAsia="zh-CN"/>
        </w:rPr>
        <w:t>集合空间快照</w:t>
      </w:r>
    </w:p>
    <w:p w:rsidR="00737AD2" w:rsidRDefault="00737AD2">
      <w:pPr>
        <w:spacing w:before="9" w:line="190" w:lineRule="exact"/>
        <w:rPr>
          <w:sz w:val="19"/>
          <w:szCs w:val="19"/>
          <w:lang w:eastAsia="zh-CN"/>
        </w:rPr>
      </w:pPr>
    </w:p>
    <w:p w:rsidR="00737AD2" w:rsidRDefault="007003A1">
      <w:pPr>
        <w:pStyle w:val="BodyText"/>
        <w:spacing w:line="253" w:lineRule="auto"/>
        <w:ind w:right="2255"/>
        <w:rPr>
          <w:lang w:eastAsia="zh-CN"/>
        </w:rPr>
      </w:pPr>
      <w:r>
        <w:rPr>
          <w:lang w:eastAsia="zh-CN"/>
        </w:rPr>
        <w:t>描述 集合空间快照列出当前数据库节点中所有的集合空间，每个集合空间为一条记录。</w:t>
      </w:r>
    </w:p>
    <w:p w:rsidR="00737AD2" w:rsidRDefault="00737AD2">
      <w:pPr>
        <w:spacing w:before="4" w:line="180" w:lineRule="exact"/>
        <w:rPr>
          <w:sz w:val="18"/>
          <w:szCs w:val="18"/>
          <w:lang w:eastAsia="zh-CN"/>
        </w:rPr>
      </w:pPr>
    </w:p>
    <w:p w:rsidR="00737AD2" w:rsidRDefault="007003A1">
      <w:pPr>
        <w:pStyle w:val="BodyText"/>
        <w:spacing w:line="253" w:lineRule="auto"/>
        <w:ind w:right="6512"/>
        <w:rPr>
          <w:lang w:eastAsia="zh-CN"/>
        </w:rPr>
      </w:pPr>
      <w:r>
        <w:rPr>
          <w:w w:val="95"/>
          <w:lang w:eastAsia="zh-CN"/>
        </w:rPr>
        <w:t xml:space="preserve">标示 </w:t>
      </w:r>
      <w:r>
        <w:rPr>
          <w:w w:val="90"/>
          <w:lang w:eastAsia="zh-CN"/>
        </w:rPr>
        <w:t>SDB_SNAP_COLLECTIONSPACES</w:t>
      </w:r>
    </w:p>
    <w:p w:rsidR="00737AD2" w:rsidRDefault="00737AD2">
      <w:pPr>
        <w:spacing w:before="4" w:line="180" w:lineRule="exact"/>
        <w:rPr>
          <w:sz w:val="18"/>
          <w:szCs w:val="18"/>
          <w:lang w:eastAsia="zh-CN"/>
        </w:rPr>
      </w:pPr>
    </w:p>
    <w:p w:rsidR="00737AD2" w:rsidRDefault="00737AD2">
      <w:pPr>
        <w:spacing w:before="4" w:line="180" w:lineRule="exact"/>
        <w:rPr>
          <w:sz w:val="18"/>
          <w:szCs w:val="18"/>
          <w:lang w:eastAsia="zh-CN"/>
        </w:rPr>
      </w:pPr>
    </w:p>
    <w:p w:rsidR="00737AD2" w:rsidRDefault="007003A1">
      <w:pPr>
        <w:pStyle w:val="BodyText"/>
        <w:spacing w:line="253" w:lineRule="auto"/>
        <w:ind w:right="133"/>
        <w:rPr>
          <w:lang w:eastAsia="zh-CN"/>
        </w:rPr>
      </w:pPr>
      <w:r>
        <w:rPr>
          <w:lang w:eastAsia="zh-CN"/>
        </w:rPr>
        <w:t>字段信息 由于数据节点与编目节点保存的集合空间信息不同，集合空间快照在协调节点与其它节点所返回的结构有所</w:t>
      </w:r>
    </w:p>
    <w:p w:rsidR="00737AD2" w:rsidRDefault="007003A1">
      <w:pPr>
        <w:pStyle w:val="BodyText"/>
        <w:spacing w:line="225" w:lineRule="exact"/>
        <w:rPr>
          <w:lang w:eastAsia="zh-CN"/>
        </w:rPr>
      </w:pPr>
      <w:r>
        <w:rPr>
          <w:lang w:eastAsia="zh-CN"/>
        </w:rPr>
        <w:t>不同：</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非协调节点字段信息</w:t>
      </w:r>
    </w:p>
    <w:p w:rsidR="00737AD2" w:rsidRDefault="00737AD2">
      <w:pPr>
        <w:spacing w:before="5" w:line="20" w:lineRule="exact"/>
        <w:rPr>
          <w:sz w:val="4"/>
          <w:szCs w:val="4"/>
          <w:lang w:eastAsia="zh-CN"/>
        </w:rPr>
      </w:pPr>
    </w:p>
    <w:tbl>
      <w:tblPr>
        <w:tblW w:w="0" w:type="auto"/>
        <w:tblInd w:w="923" w:type="dxa"/>
        <w:tblLayout w:type="fixed"/>
        <w:tblCellMar>
          <w:left w:w="0" w:type="dxa"/>
          <w:right w:w="0" w:type="dxa"/>
        </w:tblCellMar>
        <w:tblLook w:val="01E0"/>
      </w:tblPr>
      <w:tblGrid>
        <w:gridCol w:w="1941"/>
        <w:gridCol w:w="4374"/>
        <w:gridCol w:w="3157"/>
      </w:tblGrid>
      <w:tr w:rsidR="00737AD2">
        <w:trPr>
          <w:trHeight w:hRule="exact" w:val="305"/>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4" w:type="dxa"/>
            <w:tcBorders>
              <w:top w:val="nil"/>
              <w:left w:val="nil"/>
              <w:bottom w:val="nil"/>
              <w:right w:val="single" w:sz="8" w:space="0" w:color="000000"/>
            </w:tcBorders>
          </w:tcPr>
          <w:p w:rsidR="00737AD2" w:rsidRDefault="007003A1">
            <w:pPr>
              <w:pStyle w:val="TableParagraph"/>
              <w:spacing w:line="223" w:lineRule="exact"/>
              <w:ind w:left="1266"/>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290"/>
        </w:trPr>
        <w:tc>
          <w:tcPr>
            <w:tcW w:w="1941"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74" w:type="dxa"/>
            <w:tcBorders>
              <w:top w:val="nil"/>
              <w:left w:val="nil"/>
              <w:bottom w:val="nil"/>
              <w:right w:val="single" w:sz="8" w:space="0" w:color="000000"/>
            </w:tcBorders>
          </w:tcPr>
          <w:p w:rsidR="00737AD2" w:rsidRDefault="007003A1">
            <w:pPr>
              <w:pStyle w:val="TableParagraph"/>
              <w:spacing w:line="218" w:lineRule="exact"/>
              <w:ind w:left="126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300"/>
        </w:trPr>
        <w:tc>
          <w:tcPr>
            <w:tcW w:w="1941" w:type="dxa"/>
            <w:tcBorders>
              <w:top w:val="nil"/>
              <w:left w:val="single" w:sz="8" w:space="0" w:color="000000"/>
              <w:bottom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374" w:type="dxa"/>
            <w:tcBorders>
              <w:top w:val="nil"/>
              <w:left w:val="nil"/>
              <w:bottom w:val="nil"/>
              <w:right w:val="single" w:sz="8" w:space="0" w:color="000000"/>
            </w:tcBorders>
          </w:tcPr>
          <w:p w:rsidR="00737AD2" w:rsidRDefault="007003A1">
            <w:pPr>
              <w:pStyle w:val="TableParagraph"/>
              <w:spacing w:line="228" w:lineRule="exact"/>
              <w:ind w:left="1266"/>
              <w:rPr>
                <w:rFonts w:ascii="微软雅黑" w:eastAsia="微软雅黑" w:hAnsi="微软雅黑" w:cs="微软雅黑"/>
                <w:sz w:val="14"/>
                <w:szCs w:val="14"/>
              </w:rPr>
            </w:pPr>
            <w:r>
              <w:rPr>
                <w:rFonts w:ascii="微软雅黑" w:eastAsia="微软雅黑" w:hAnsi="微软雅黑" w:cs="微软雅黑"/>
                <w:sz w:val="14"/>
                <w:szCs w:val="14"/>
              </w:rPr>
              <w:t>字符串数组</w:t>
            </w: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集合空间中所包含的所有集合</w:t>
            </w:r>
          </w:p>
        </w:tc>
      </w:tr>
      <w:tr w:rsidR="00737AD2">
        <w:trPr>
          <w:trHeight w:hRule="exact" w:val="30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374" w:type="dxa"/>
            <w:tcBorders>
              <w:top w:val="nil"/>
              <w:left w:val="nil"/>
              <w:bottom w:val="nil"/>
              <w:right w:val="single" w:sz="8" w:space="0" w:color="000000"/>
            </w:tcBorders>
          </w:tcPr>
          <w:p w:rsidR="00737AD2" w:rsidRDefault="00717265">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集合空间数据页大小</w:t>
            </w:r>
          </w:p>
        </w:tc>
      </w:tr>
      <w:tr w:rsidR="00AC26C8" w:rsidDel="00AC26C8">
        <w:trPr>
          <w:trHeight w:hRule="exact" w:val="305"/>
        </w:trPr>
        <w:tc>
          <w:tcPr>
            <w:tcW w:w="1941" w:type="dxa"/>
            <w:tcBorders>
              <w:top w:val="single" w:sz="8" w:space="0" w:color="000000"/>
              <w:left w:val="single" w:sz="8" w:space="0" w:color="000000"/>
              <w:bottom w:val="single" w:sz="8" w:space="0" w:color="000000"/>
              <w:right w:val="nil"/>
            </w:tcBorders>
          </w:tcPr>
          <w:p w:rsidR="00AC26C8" w:rsidDel="00AC26C8" w:rsidRDefault="00AC26C8">
            <w:pPr>
              <w:pStyle w:val="TableParagraph"/>
              <w:spacing w:line="218" w:lineRule="exact"/>
              <w:ind w:left="40"/>
              <w:rPr>
                <w:rFonts w:ascii="微软雅黑" w:eastAsia="微软雅黑" w:hAnsi="微软雅黑" w:cs="微软雅黑"/>
                <w:w w:val="95"/>
                <w:sz w:val="14"/>
                <w:szCs w:val="14"/>
                <w:lang w:eastAsia="zh-CN"/>
              </w:rPr>
            </w:pPr>
            <w:r w:rsidRPr="00AC26C8">
              <w:rPr>
                <w:rFonts w:ascii="微软雅黑" w:eastAsia="微软雅黑" w:hAnsi="微软雅黑" w:cs="微软雅黑"/>
                <w:w w:val="95"/>
                <w:sz w:val="14"/>
                <w:szCs w:val="14"/>
              </w:rPr>
              <w:t>MaxCapacitySize</w:t>
            </w:r>
          </w:p>
        </w:tc>
        <w:tc>
          <w:tcPr>
            <w:tcW w:w="4374" w:type="dxa"/>
            <w:tcBorders>
              <w:top w:val="nil"/>
              <w:left w:val="nil"/>
              <w:bottom w:val="nil"/>
              <w:right w:val="single" w:sz="8" w:space="0" w:color="000000"/>
            </w:tcBorders>
          </w:tcPr>
          <w:p w:rsidR="00AC26C8" w:rsidDel="00AC26C8" w:rsidRDefault="00AC26C8">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AC26C8" w:rsidDel="00AC26C8" w:rsidRDefault="00E1661B">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集合空间的</w:t>
            </w:r>
            <w:r w:rsidR="00AC26C8">
              <w:rPr>
                <w:rFonts w:ascii="微软雅黑" w:eastAsia="微软雅黑" w:hAnsi="微软雅黑" w:cs="微软雅黑" w:hint="eastAsia"/>
                <w:sz w:val="14"/>
                <w:szCs w:val="14"/>
                <w:lang w:eastAsia="zh-CN"/>
              </w:rPr>
              <w:t>最大</w:t>
            </w:r>
            <w:r>
              <w:rPr>
                <w:rFonts w:ascii="微软雅黑" w:eastAsia="微软雅黑" w:hAnsi="微软雅黑" w:cs="微软雅黑" w:hint="eastAsia"/>
                <w:sz w:val="14"/>
                <w:szCs w:val="14"/>
                <w:lang w:eastAsia="zh-CN"/>
              </w:rPr>
              <w:t>容量上限</w:t>
            </w:r>
          </w:p>
        </w:tc>
      </w:tr>
      <w:tr w:rsidR="00AC26C8" w:rsidDel="00AC26C8">
        <w:trPr>
          <w:trHeight w:hRule="exact" w:val="305"/>
        </w:trPr>
        <w:tc>
          <w:tcPr>
            <w:tcW w:w="1941" w:type="dxa"/>
            <w:tcBorders>
              <w:top w:val="single" w:sz="8" w:space="0" w:color="000000"/>
              <w:left w:val="single" w:sz="8" w:space="0" w:color="000000"/>
              <w:bottom w:val="single" w:sz="8" w:space="0" w:color="000000"/>
              <w:right w:val="nil"/>
            </w:tcBorders>
          </w:tcPr>
          <w:p w:rsidR="00AC26C8" w:rsidRPr="00AC26C8" w:rsidRDefault="00AC26C8">
            <w:pPr>
              <w:pStyle w:val="TableParagraph"/>
              <w:spacing w:line="218" w:lineRule="exact"/>
              <w:ind w:left="40"/>
              <w:rPr>
                <w:rFonts w:ascii="微软雅黑" w:eastAsia="微软雅黑" w:hAnsi="微软雅黑" w:cs="微软雅黑"/>
                <w:w w:val="95"/>
                <w:sz w:val="14"/>
                <w:szCs w:val="14"/>
                <w:lang w:eastAsia="zh-CN"/>
              </w:rPr>
            </w:pPr>
            <w:r w:rsidRPr="00AC26C8">
              <w:rPr>
                <w:rFonts w:ascii="微软雅黑" w:eastAsia="微软雅黑" w:hAnsi="微软雅黑" w:cs="微软雅黑"/>
                <w:w w:val="95"/>
                <w:sz w:val="14"/>
                <w:szCs w:val="14"/>
              </w:rPr>
              <w:t>NumCollections</w:t>
            </w:r>
          </w:p>
        </w:tc>
        <w:tc>
          <w:tcPr>
            <w:tcW w:w="4374" w:type="dxa"/>
            <w:tcBorders>
              <w:top w:val="nil"/>
              <w:left w:val="nil"/>
              <w:bottom w:val="nil"/>
              <w:right w:val="single" w:sz="8" w:space="0" w:color="000000"/>
            </w:tcBorders>
          </w:tcPr>
          <w:p w:rsidR="00AC26C8" w:rsidDel="00AC26C8" w:rsidRDefault="00717265">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AC26C8" w:rsidDel="00AC26C8" w:rsidRDefault="00E1661B">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集合数量</w:t>
            </w:r>
          </w:p>
        </w:tc>
      </w:tr>
      <w:tr w:rsidR="00AC26C8" w:rsidDel="00AC26C8">
        <w:trPr>
          <w:trHeight w:hRule="exact" w:val="305"/>
        </w:trPr>
        <w:tc>
          <w:tcPr>
            <w:tcW w:w="1941" w:type="dxa"/>
            <w:tcBorders>
              <w:top w:val="single" w:sz="8" w:space="0" w:color="000000"/>
              <w:left w:val="single" w:sz="8" w:space="0" w:color="000000"/>
              <w:bottom w:val="single" w:sz="8" w:space="0" w:color="000000"/>
              <w:right w:val="nil"/>
            </w:tcBorders>
          </w:tcPr>
          <w:p w:rsidR="00AC26C8" w:rsidRPr="00AC26C8" w:rsidRDefault="00AC26C8">
            <w:pPr>
              <w:pStyle w:val="TableParagraph"/>
              <w:spacing w:line="218" w:lineRule="exact"/>
              <w:ind w:left="40"/>
              <w:rPr>
                <w:rFonts w:ascii="微软雅黑" w:eastAsia="微软雅黑" w:hAnsi="微软雅黑" w:cs="微软雅黑"/>
                <w:w w:val="95"/>
                <w:sz w:val="14"/>
                <w:szCs w:val="14"/>
                <w:lang w:eastAsia="zh-CN"/>
              </w:rPr>
            </w:pPr>
            <w:r w:rsidRPr="00AC26C8">
              <w:rPr>
                <w:rFonts w:ascii="微软雅黑" w:eastAsia="微软雅黑" w:hAnsi="微软雅黑" w:cs="微软雅黑"/>
                <w:w w:val="95"/>
                <w:sz w:val="14"/>
                <w:szCs w:val="14"/>
              </w:rPr>
              <w:t>TotalRecords</w:t>
            </w:r>
          </w:p>
        </w:tc>
        <w:tc>
          <w:tcPr>
            <w:tcW w:w="4374" w:type="dxa"/>
            <w:tcBorders>
              <w:top w:val="nil"/>
              <w:left w:val="nil"/>
              <w:bottom w:val="nil"/>
              <w:right w:val="single" w:sz="8" w:space="0" w:color="000000"/>
            </w:tcBorders>
          </w:tcPr>
          <w:p w:rsidR="00AC26C8" w:rsidDel="00AC26C8" w:rsidRDefault="00717265">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AC26C8" w:rsidDel="00AC26C8" w:rsidRDefault="00E1661B">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集合空间的记录总数</w:t>
            </w:r>
          </w:p>
        </w:tc>
      </w:tr>
      <w:tr w:rsidR="00AC26C8" w:rsidDel="00AC26C8">
        <w:trPr>
          <w:trHeight w:hRule="exact" w:val="305"/>
        </w:trPr>
        <w:tc>
          <w:tcPr>
            <w:tcW w:w="1941" w:type="dxa"/>
            <w:tcBorders>
              <w:top w:val="single" w:sz="8" w:space="0" w:color="000000"/>
              <w:left w:val="single" w:sz="8" w:space="0" w:color="000000"/>
              <w:bottom w:val="single" w:sz="8" w:space="0" w:color="000000"/>
              <w:right w:val="nil"/>
            </w:tcBorders>
          </w:tcPr>
          <w:p w:rsidR="00AC26C8" w:rsidRPr="00AC26C8" w:rsidRDefault="00AC26C8">
            <w:pPr>
              <w:pStyle w:val="TableParagraph"/>
              <w:spacing w:line="218" w:lineRule="exact"/>
              <w:ind w:left="40"/>
              <w:rPr>
                <w:rFonts w:ascii="微软雅黑" w:eastAsia="微软雅黑" w:hAnsi="微软雅黑" w:cs="微软雅黑"/>
                <w:w w:val="95"/>
                <w:sz w:val="14"/>
                <w:szCs w:val="14"/>
                <w:lang w:eastAsia="zh-CN"/>
              </w:rPr>
            </w:pPr>
            <w:r w:rsidRPr="00AC26C8">
              <w:rPr>
                <w:rFonts w:ascii="微软雅黑" w:eastAsia="微软雅黑" w:hAnsi="微软雅黑" w:cs="微软雅黑"/>
                <w:w w:val="95"/>
                <w:sz w:val="14"/>
                <w:szCs w:val="14"/>
              </w:rPr>
              <w:t>TotalSize</w:t>
            </w:r>
          </w:p>
        </w:tc>
        <w:tc>
          <w:tcPr>
            <w:tcW w:w="4374" w:type="dxa"/>
            <w:tcBorders>
              <w:top w:val="nil"/>
              <w:left w:val="nil"/>
              <w:bottom w:val="nil"/>
              <w:right w:val="single" w:sz="8" w:space="0" w:color="000000"/>
            </w:tcBorders>
          </w:tcPr>
          <w:p w:rsidR="00AC26C8" w:rsidDel="00AC26C8" w:rsidRDefault="00AC26C8">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AC26C8" w:rsidDel="00AC26C8" w:rsidRDefault="00E1661B">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集合空间的总大小</w:t>
            </w:r>
          </w:p>
        </w:tc>
      </w:tr>
      <w:tr w:rsidR="00AC26C8" w:rsidDel="00AC26C8">
        <w:trPr>
          <w:trHeight w:hRule="exact" w:val="305"/>
        </w:trPr>
        <w:tc>
          <w:tcPr>
            <w:tcW w:w="1941" w:type="dxa"/>
            <w:tcBorders>
              <w:top w:val="single" w:sz="8" w:space="0" w:color="000000"/>
              <w:left w:val="single" w:sz="8" w:space="0" w:color="000000"/>
              <w:bottom w:val="single" w:sz="8" w:space="0" w:color="000000"/>
              <w:right w:val="nil"/>
            </w:tcBorders>
          </w:tcPr>
          <w:p w:rsidR="00AC26C8" w:rsidRPr="00AC26C8" w:rsidRDefault="00AC26C8">
            <w:pPr>
              <w:pStyle w:val="TableParagraph"/>
              <w:spacing w:line="218" w:lineRule="exact"/>
              <w:ind w:left="40"/>
              <w:rPr>
                <w:rFonts w:ascii="微软雅黑" w:eastAsia="微软雅黑" w:hAnsi="微软雅黑" w:cs="微软雅黑"/>
                <w:w w:val="95"/>
                <w:sz w:val="14"/>
                <w:szCs w:val="14"/>
                <w:lang w:eastAsia="zh-CN"/>
              </w:rPr>
            </w:pPr>
            <w:r w:rsidRPr="00AC26C8">
              <w:rPr>
                <w:rFonts w:ascii="微软雅黑" w:eastAsia="微软雅黑" w:hAnsi="微软雅黑" w:cs="微软雅黑"/>
                <w:w w:val="95"/>
                <w:sz w:val="14"/>
                <w:szCs w:val="14"/>
              </w:rPr>
              <w:t>FreeSize</w:t>
            </w:r>
          </w:p>
        </w:tc>
        <w:tc>
          <w:tcPr>
            <w:tcW w:w="4374" w:type="dxa"/>
            <w:tcBorders>
              <w:top w:val="nil"/>
              <w:left w:val="nil"/>
              <w:bottom w:val="nil"/>
              <w:right w:val="single" w:sz="8" w:space="0" w:color="000000"/>
            </w:tcBorders>
          </w:tcPr>
          <w:p w:rsidR="00AC26C8" w:rsidDel="00AC26C8" w:rsidRDefault="00AC26C8">
            <w:pPr>
              <w:pStyle w:val="TableParagraph"/>
              <w:spacing w:line="228" w:lineRule="exact"/>
              <w:ind w:left="1266"/>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AC26C8" w:rsidDel="00AC26C8" w:rsidRDefault="00E1661B">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集合空间的空闲大小</w:t>
            </w:r>
          </w:p>
        </w:tc>
      </w:tr>
    </w:tbl>
    <w:p w:rsidR="00737AD2" w:rsidRDefault="00737AD2">
      <w:pPr>
        <w:spacing w:before="3" w:line="200" w:lineRule="exact"/>
        <w:rPr>
          <w:sz w:val="20"/>
          <w:szCs w:val="20"/>
          <w:lang w:eastAsia="zh-CN"/>
        </w:rPr>
      </w:pPr>
    </w:p>
    <w:p w:rsidR="00737AD2" w:rsidRDefault="007003A1">
      <w:pPr>
        <w:pStyle w:val="BodyText"/>
        <w:spacing w:line="312" w:lineRule="exact"/>
      </w:pPr>
      <w:r>
        <w:t>协调节点字段信息</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234"/>
        <w:gridCol w:w="4081"/>
        <w:gridCol w:w="3157"/>
      </w:tblGrid>
      <w:tr w:rsidR="00737AD2">
        <w:trPr>
          <w:trHeight w:hRule="exact" w:val="295"/>
        </w:trPr>
        <w:tc>
          <w:tcPr>
            <w:tcW w:w="223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81"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973"/>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2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081"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73"/>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305"/>
        </w:trPr>
        <w:tc>
          <w:tcPr>
            <w:tcW w:w="22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081"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73"/>
              <w:rPr>
                <w:rFonts w:ascii="微软雅黑" w:eastAsia="微软雅黑" w:hAnsi="微软雅黑" w:cs="微软雅黑"/>
                <w:sz w:val="14"/>
                <w:szCs w:val="14"/>
              </w:rPr>
            </w:pPr>
            <w:r>
              <w:rPr>
                <w:rFonts w:ascii="微软雅黑" w:eastAsia="微软雅黑" w:hAnsi="微软雅黑" w:cs="微软雅黑"/>
                <w:sz w:val="14"/>
                <w:szCs w:val="14"/>
              </w:rPr>
              <w:t>字符串数组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集合空间中所包含的所有集合</w:t>
            </w:r>
          </w:p>
        </w:tc>
      </w:tr>
      <w:tr w:rsidR="00737AD2">
        <w:trPr>
          <w:trHeight w:hRule="exact" w:val="305"/>
        </w:trPr>
        <w:tc>
          <w:tcPr>
            <w:tcW w:w="223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081" w:type="dxa"/>
            <w:tcBorders>
              <w:top w:val="single" w:sz="8" w:space="0" w:color="000000"/>
              <w:left w:val="nil"/>
              <w:bottom w:val="single" w:sz="8" w:space="0" w:color="000000"/>
              <w:right w:val="single" w:sz="8" w:space="0" w:color="000000"/>
            </w:tcBorders>
          </w:tcPr>
          <w:p w:rsidR="00737AD2" w:rsidRDefault="00717265">
            <w:pPr>
              <w:pStyle w:val="TableParagraph"/>
              <w:spacing w:line="213" w:lineRule="exact"/>
              <w:ind w:left="973"/>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集合空间数据页大小</w:t>
            </w:r>
          </w:p>
        </w:tc>
      </w:tr>
      <w:tr w:rsidR="00E1661B">
        <w:trPr>
          <w:trHeight w:hRule="exact" w:val="305"/>
        </w:trPr>
        <w:tc>
          <w:tcPr>
            <w:tcW w:w="2234" w:type="dxa"/>
            <w:tcBorders>
              <w:top w:val="single" w:sz="8" w:space="0" w:color="000000"/>
              <w:left w:val="single" w:sz="8" w:space="0" w:color="000000"/>
              <w:bottom w:val="single" w:sz="8" w:space="0" w:color="000000"/>
              <w:right w:val="nil"/>
            </w:tcBorders>
          </w:tcPr>
          <w:p w:rsidR="00E1661B" w:rsidRDefault="00E1661B">
            <w:pPr>
              <w:pStyle w:val="TableParagraph"/>
              <w:spacing w:line="213" w:lineRule="exact"/>
              <w:ind w:left="40"/>
              <w:rPr>
                <w:rFonts w:ascii="微软雅黑" w:eastAsia="微软雅黑" w:hAnsi="微软雅黑" w:cs="微软雅黑"/>
                <w:w w:val="90"/>
                <w:sz w:val="14"/>
                <w:szCs w:val="14"/>
              </w:rPr>
            </w:pPr>
            <w:r w:rsidRPr="00AC26C8">
              <w:rPr>
                <w:rFonts w:ascii="微软雅黑" w:eastAsia="微软雅黑" w:hAnsi="微软雅黑" w:cs="微软雅黑"/>
                <w:w w:val="95"/>
                <w:sz w:val="14"/>
                <w:szCs w:val="14"/>
              </w:rPr>
              <w:t>TotalSize</w:t>
            </w:r>
          </w:p>
        </w:tc>
        <w:tc>
          <w:tcPr>
            <w:tcW w:w="4081" w:type="dxa"/>
            <w:tcBorders>
              <w:top w:val="single" w:sz="8" w:space="0" w:color="000000"/>
              <w:left w:val="nil"/>
              <w:bottom w:val="single" w:sz="8" w:space="0" w:color="000000"/>
              <w:right w:val="single" w:sz="8" w:space="0" w:color="000000"/>
            </w:tcBorders>
          </w:tcPr>
          <w:p w:rsidR="00E1661B" w:rsidRDefault="00E1661B">
            <w:pPr>
              <w:pStyle w:val="TableParagraph"/>
              <w:spacing w:line="213" w:lineRule="exact"/>
              <w:ind w:left="973"/>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E1661B" w:rsidRDefault="00E1661B">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集合空间的总大小</w:t>
            </w:r>
          </w:p>
        </w:tc>
      </w:tr>
      <w:tr w:rsidR="00E1661B">
        <w:trPr>
          <w:trHeight w:hRule="exact" w:val="305"/>
        </w:trPr>
        <w:tc>
          <w:tcPr>
            <w:tcW w:w="2234" w:type="dxa"/>
            <w:tcBorders>
              <w:top w:val="single" w:sz="8" w:space="0" w:color="000000"/>
              <w:left w:val="single" w:sz="8" w:space="0" w:color="000000"/>
              <w:bottom w:val="single" w:sz="8" w:space="0" w:color="000000"/>
              <w:right w:val="nil"/>
            </w:tcBorders>
          </w:tcPr>
          <w:p w:rsidR="00E1661B" w:rsidRDefault="00E1661B">
            <w:pPr>
              <w:pStyle w:val="TableParagraph"/>
              <w:spacing w:line="213" w:lineRule="exact"/>
              <w:ind w:left="40"/>
              <w:rPr>
                <w:rFonts w:ascii="微软雅黑" w:eastAsia="微软雅黑" w:hAnsi="微软雅黑" w:cs="微软雅黑"/>
                <w:w w:val="90"/>
                <w:sz w:val="14"/>
                <w:szCs w:val="14"/>
              </w:rPr>
            </w:pPr>
            <w:r w:rsidRPr="00AC26C8">
              <w:rPr>
                <w:rFonts w:ascii="微软雅黑" w:eastAsia="微软雅黑" w:hAnsi="微软雅黑" w:cs="微软雅黑"/>
                <w:w w:val="95"/>
                <w:sz w:val="14"/>
                <w:szCs w:val="14"/>
              </w:rPr>
              <w:t>FreeSize</w:t>
            </w:r>
          </w:p>
        </w:tc>
        <w:tc>
          <w:tcPr>
            <w:tcW w:w="4081" w:type="dxa"/>
            <w:tcBorders>
              <w:top w:val="single" w:sz="8" w:space="0" w:color="000000"/>
              <w:left w:val="nil"/>
              <w:bottom w:val="single" w:sz="8" w:space="0" w:color="000000"/>
              <w:right w:val="single" w:sz="8" w:space="0" w:color="000000"/>
            </w:tcBorders>
          </w:tcPr>
          <w:p w:rsidR="00E1661B" w:rsidRDefault="00E1661B">
            <w:pPr>
              <w:pStyle w:val="TableParagraph"/>
              <w:spacing w:line="213" w:lineRule="exact"/>
              <w:ind w:left="973"/>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E1661B" w:rsidRDefault="00E1661B">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集合空间的空闲大小</w:t>
            </w:r>
          </w:p>
        </w:tc>
      </w:tr>
      <w:tr w:rsidR="00E1661B">
        <w:trPr>
          <w:trHeight w:hRule="exact" w:val="295"/>
        </w:trPr>
        <w:tc>
          <w:tcPr>
            <w:tcW w:w="2234" w:type="dxa"/>
            <w:tcBorders>
              <w:top w:val="single" w:sz="8" w:space="0" w:color="000000"/>
              <w:left w:val="single" w:sz="8" w:space="0" w:color="000000"/>
              <w:bottom w:val="single" w:sz="8" w:space="0" w:color="000000"/>
              <w:right w:val="nil"/>
            </w:tcBorders>
          </w:tcPr>
          <w:p w:rsidR="00E1661B" w:rsidRDefault="00E1661B">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lastRenderedPageBreak/>
              <w:t>Group.GroupName</w:t>
            </w:r>
          </w:p>
        </w:tc>
        <w:tc>
          <w:tcPr>
            <w:tcW w:w="4081" w:type="dxa"/>
            <w:tcBorders>
              <w:top w:val="single" w:sz="8" w:space="0" w:color="000000"/>
              <w:left w:val="nil"/>
              <w:bottom w:val="single" w:sz="8" w:space="0" w:color="000000"/>
              <w:right w:val="single" w:sz="8" w:space="0" w:color="000000"/>
            </w:tcBorders>
          </w:tcPr>
          <w:p w:rsidR="00E1661B" w:rsidRDefault="00E1661B">
            <w:pPr>
              <w:pStyle w:val="TableParagraph"/>
              <w:spacing w:line="208" w:lineRule="exact"/>
              <w:ind w:left="973"/>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E1661B" w:rsidRDefault="00E1661B">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该集合空间所在的分区组名列表</w:t>
            </w:r>
          </w:p>
        </w:tc>
      </w:tr>
    </w:tbl>
    <w:p w:rsidR="00737AD2" w:rsidRDefault="00737AD2">
      <w:pPr>
        <w:spacing w:line="208" w:lineRule="exact"/>
        <w:rPr>
          <w:rFonts w:ascii="微软雅黑" w:eastAsia="微软雅黑" w:hAnsi="微软雅黑" w:cs="微软雅黑"/>
          <w:sz w:val="14"/>
          <w:szCs w:val="14"/>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pPr>
      <w:r>
        <w:t>非协调节点示例</w:t>
      </w:r>
    </w:p>
    <w:p w:rsidR="00737AD2" w:rsidRDefault="00EC10B3">
      <w:pPr>
        <w:pStyle w:val="BodyText"/>
        <w:spacing w:before="6"/>
        <w:ind w:left="113"/>
        <w:rPr>
          <w:rFonts w:ascii="仿宋" w:eastAsia="仿宋" w:hAnsi="仿宋" w:cs="仿宋"/>
        </w:rPr>
      </w:pPr>
      <w:r w:rsidRPr="00EC10B3">
        <w:pict>
          <v:group id="_x0000_s3576" style="position:absolute;left:0;text-align:left;margin-left:81.7pt;margin-top:4.75pt;width:473.6pt;height:361.45pt;z-index:-25781;mso-position-horizontal-relative:page" coordorigin="1634,95" coordsize="9472,2332">
            <v:shape id="_x0000_s3577" style="position:absolute;left:1634;top:95;width:9472;height:2332" coordorigin="1634,95" coordsize="9472,2332" path="m1634,95r9472,l11106,2427r-9472,l1634,95xe" fillcolor="#efefef" stroked="f">
              <v:path arrowok="t"/>
            </v:shape>
            <w10:wrap anchorx="page"/>
          </v:group>
        </w:pict>
      </w:r>
      <w:r w:rsidR="007003A1">
        <w:rPr>
          <w:rFonts w:ascii="仿宋" w:eastAsia="仿宋" w:hAnsi="仿宋" w:cs="仿宋"/>
        </w:rPr>
        <w:t>&gt; db.snapshot(SDB_SNAP_COLLECTIONSPACES)</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"Collection":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"Name": "</w:t>
      </w:r>
      <w:r>
        <w:rPr>
          <w:rFonts w:ascii="仿宋" w:eastAsia="仿宋" w:hAnsi="仿宋" w:cs="仿宋" w:hint="eastAsia"/>
          <w:lang w:eastAsia="zh-CN"/>
        </w:rPr>
        <w:t>bar</w:t>
      </w:r>
      <w:r w:rsidRPr="00E1661B">
        <w:rPr>
          <w:rFonts w:ascii="仿宋" w:eastAsia="仿宋" w:hAnsi="仿宋" w:cs="仿宋"/>
          <w:lang w:eastAsia="zh-CN"/>
        </w:rPr>
        <w:t>"</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"PageSize": 65536,</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"MaxCapacitySize": 8796093022208,</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"NumCollections": 4,</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"TotalRecords": 2,</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"TotalSize": 306315264,</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"FreeSize": 265551224,</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"Name": "</w:t>
      </w:r>
      <w:r>
        <w:rPr>
          <w:rFonts w:ascii="仿宋" w:eastAsia="仿宋" w:hAnsi="仿宋" w:cs="仿宋" w:hint="eastAsia"/>
          <w:lang w:eastAsia="zh-CN"/>
        </w:rPr>
        <w:t>foo</w:t>
      </w:r>
      <w:r w:rsidRPr="00E1661B">
        <w:rPr>
          <w:rFonts w:ascii="仿宋" w:eastAsia="仿宋" w:hAnsi="仿宋" w:cs="仿宋"/>
          <w:lang w:eastAsia="zh-CN"/>
        </w:rPr>
        <w:t>"</w:t>
      </w:r>
    </w:p>
    <w:p w:rsid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w:t>
      </w:r>
    </w:p>
    <w:p w:rsidR="00737AD2" w:rsidRDefault="00737AD2">
      <w:pPr>
        <w:spacing w:before="19" w:line="200" w:lineRule="exact"/>
        <w:rPr>
          <w:sz w:val="20"/>
          <w:szCs w:val="20"/>
        </w:rPr>
      </w:pPr>
    </w:p>
    <w:p w:rsidR="00737AD2" w:rsidRDefault="007003A1">
      <w:pPr>
        <w:pStyle w:val="BodyText"/>
        <w:spacing w:line="312" w:lineRule="exact"/>
        <w:ind w:left="113"/>
      </w:pPr>
      <w:r>
        <w:t>协调节点示例</w:t>
      </w:r>
    </w:p>
    <w:p w:rsidR="00737AD2" w:rsidRDefault="00EC10B3">
      <w:pPr>
        <w:pStyle w:val="BodyText"/>
        <w:spacing w:before="6"/>
        <w:ind w:left="113"/>
        <w:rPr>
          <w:rFonts w:ascii="仿宋" w:eastAsia="仿宋" w:hAnsi="仿宋" w:cs="仿宋"/>
        </w:rPr>
      </w:pPr>
      <w:r w:rsidRPr="00EC10B3">
        <w:pict>
          <v:group id="_x0000_s3574" style="position:absolute;left:0;text-align:left;margin-left:81.7pt;margin-top:4.75pt;width:473.6pt;height:363.3pt;z-index:-25780;mso-position-horizontal-relative:page" coordorigin="1634,95" coordsize="9472,4028">
            <v:shape id="_x0000_s3575" style="position:absolute;left:1634;top:95;width:9472;height:4028" coordorigin="1634,95" coordsize="9472,4028" path="m1634,95r9472,l11106,4123r-9472,l1634,95xe" fillcolor="#efefef" stroked="f">
              <v:path arrowok="t"/>
            </v:shape>
            <w10:wrap anchorx="page"/>
          </v:group>
        </w:pict>
      </w:r>
      <w:r w:rsidR="007003A1">
        <w:rPr>
          <w:rFonts w:ascii="仿宋" w:eastAsia="仿宋" w:hAnsi="仿宋" w:cs="仿宋"/>
        </w:rPr>
        <w:t>&gt;coord.snapshot(SDB_SNAP_COLLECTIONSPACES)</w:t>
      </w:r>
    </w:p>
    <w:p w:rsidR="00E1661B" w:rsidRDefault="00E1661B">
      <w:pPr>
        <w:pStyle w:val="BodyText"/>
        <w:spacing w:line="212" w:lineRule="exact"/>
        <w:ind w:left="113"/>
        <w:rPr>
          <w:rFonts w:ascii="仿宋" w:eastAsia="仿宋" w:hAnsi="仿宋" w:cs="仿宋"/>
          <w:lang w:eastAsia="zh-CN"/>
        </w:rPr>
      </w:pP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"Name": "</w:t>
      </w:r>
      <w:r>
        <w:rPr>
          <w:rFonts w:ascii="仿宋" w:eastAsia="仿宋" w:hAnsi="仿宋" w:cs="仿宋" w:hint="eastAsia"/>
          <w:lang w:eastAsia="zh-CN"/>
        </w:rPr>
        <w:t>foo</w:t>
      </w:r>
      <w:r w:rsidRPr="00E1661B">
        <w:rPr>
          <w:rFonts w:ascii="仿宋" w:eastAsia="仿宋" w:hAnsi="仿宋" w:cs="仿宋"/>
          <w:lang w:eastAsia="zh-CN"/>
        </w:rPr>
        <w:t>",</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"PageSize": 4096,</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"TotalSize": 918945792,</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"FreeSize": 805183062,</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"Collection":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"Name": "</w:t>
      </w:r>
      <w:r>
        <w:rPr>
          <w:rFonts w:ascii="仿宋" w:eastAsia="仿宋" w:hAnsi="仿宋" w:cs="仿宋" w:hint="eastAsia"/>
          <w:lang w:eastAsia="zh-CN"/>
        </w:rPr>
        <w:t>bar</w:t>
      </w:r>
      <w:r w:rsidRPr="00E1661B">
        <w:rPr>
          <w:rFonts w:ascii="仿宋" w:eastAsia="仿宋" w:hAnsi="仿宋" w:cs="仿宋"/>
          <w:lang w:eastAsia="zh-CN"/>
        </w:rPr>
        <w:t>"</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"Group": [</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"db2"</w:t>
      </w:r>
    </w:p>
    <w:p w:rsidR="00E1661B" w:rsidRP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 xml:space="preserve">  ]</w:t>
      </w:r>
    </w:p>
    <w:p w:rsidR="00E1661B" w:rsidRDefault="00E1661B" w:rsidP="00E1661B">
      <w:pPr>
        <w:pStyle w:val="BodyText"/>
        <w:spacing w:line="212" w:lineRule="exact"/>
        <w:ind w:left="113"/>
        <w:rPr>
          <w:rFonts w:ascii="仿宋" w:eastAsia="仿宋" w:hAnsi="仿宋" w:cs="仿宋"/>
          <w:lang w:eastAsia="zh-CN"/>
        </w:rPr>
      </w:pPr>
      <w:r w:rsidRPr="00E1661B">
        <w:rPr>
          <w:rFonts w:ascii="仿宋" w:eastAsia="仿宋" w:hAnsi="仿宋" w:cs="仿宋"/>
          <w:lang w:eastAsia="zh-CN"/>
        </w:rPr>
        <w:t>}</w:t>
      </w:r>
    </w:p>
    <w:p w:rsidR="00E1661B" w:rsidRDefault="00E1661B" w:rsidP="00E1661B">
      <w:pPr>
        <w:pStyle w:val="BodyText"/>
        <w:spacing w:line="212" w:lineRule="exact"/>
        <w:ind w:left="113"/>
        <w:rPr>
          <w:rFonts w:ascii="仿宋" w:eastAsia="仿宋" w:hAnsi="仿宋" w:cs="仿宋"/>
          <w:lang w:eastAsia="zh-CN"/>
        </w:rPr>
      </w:pPr>
    </w:p>
    <w:p w:rsidR="00737AD2" w:rsidRDefault="007003A1">
      <w:pPr>
        <w:pStyle w:val="BodyText"/>
        <w:spacing w:before="49"/>
        <w:ind w:left="113"/>
        <w:rPr>
          <w:lang w:eastAsia="zh-CN"/>
        </w:rPr>
      </w:pPr>
      <w:bookmarkStart w:id="141" w:name="数据库快照"/>
      <w:bookmarkStart w:id="142" w:name="_bookmark66"/>
      <w:bookmarkEnd w:id="141"/>
      <w:bookmarkEnd w:id="142"/>
      <w:r>
        <w:rPr>
          <w:lang w:eastAsia="zh-CN"/>
        </w:rPr>
        <w:t>数据库快照</w:t>
      </w:r>
    </w:p>
    <w:p w:rsidR="00737AD2" w:rsidRDefault="00737AD2">
      <w:pPr>
        <w:spacing w:before="9" w:line="190" w:lineRule="exact"/>
        <w:rPr>
          <w:sz w:val="19"/>
          <w:szCs w:val="19"/>
          <w:lang w:eastAsia="zh-CN"/>
        </w:rPr>
      </w:pPr>
    </w:p>
    <w:p w:rsidR="00737AD2" w:rsidRDefault="007003A1">
      <w:pPr>
        <w:pStyle w:val="BodyText"/>
        <w:spacing w:line="253" w:lineRule="auto"/>
        <w:ind w:left="113" w:right="2547"/>
        <w:rPr>
          <w:lang w:eastAsia="zh-CN"/>
        </w:rPr>
      </w:pPr>
      <w:r>
        <w:rPr>
          <w:lang w:eastAsia="zh-CN"/>
        </w:rPr>
        <w:t>描述 数据库快照列出当前数据库节点中主要的状态与性能监控参数，输出一条记录。</w:t>
      </w:r>
    </w:p>
    <w:p w:rsidR="00737AD2" w:rsidRDefault="00737AD2">
      <w:pPr>
        <w:spacing w:before="4" w:line="180" w:lineRule="exact"/>
        <w:rPr>
          <w:sz w:val="18"/>
          <w:szCs w:val="18"/>
          <w:lang w:eastAsia="zh-CN"/>
        </w:rPr>
      </w:pPr>
    </w:p>
    <w:p w:rsidR="00737AD2" w:rsidRDefault="007003A1">
      <w:pPr>
        <w:pStyle w:val="BodyText"/>
        <w:spacing w:line="253" w:lineRule="auto"/>
        <w:ind w:left="113" w:right="7628"/>
      </w:pPr>
      <w:r>
        <w:rPr>
          <w:w w:val="95"/>
        </w:rPr>
        <w:t xml:space="preserve">标示 </w:t>
      </w:r>
      <w:r>
        <w:rPr>
          <w:w w:val="90"/>
        </w:rPr>
        <w:t>SDB_SNAP_DATABASE</w:t>
      </w:r>
    </w:p>
    <w:p w:rsidR="00737AD2" w:rsidRDefault="00737AD2">
      <w:pPr>
        <w:spacing w:before="4" w:line="180" w:lineRule="exact"/>
        <w:rPr>
          <w:sz w:val="18"/>
          <w:szCs w:val="18"/>
        </w:rPr>
      </w:pPr>
    </w:p>
    <w:p w:rsidR="00737AD2" w:rsidRDefault="00737AD2">
      <w:pPr>
        <w:spacing w:before="4" w:line="180" w:lineRule="exact"/>
        <w:rPr>
          <w:sz w:val="18"/>
          <w:szCs w:val="18"/>
        </w:rPr>
      </w:pPr>
    </w:p>
    <w:p w:rsidR="00737AD2" w:rsidRDefault="00E1661B">
      <w:pPr>
        <w:pStyle w:val="BodyText"/>
        <w:ind w:left="113"/>
      </w:pPr>
      <w:r>
        <w:rPr>
          <w:rFonts w:hint="eastAsia"/>
          <w:lang w:eastAsia="zh-CN"/>
        </w:rPr>
        <w:t>非协调节点</w:t>
      </w:r>
      <w:r w:rsidR="007003A1">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2040"/>
        <w:gridCol w:w="4275"/>
        <w:gridCol w:w="3157"/>
      </w:tblGrid>
      <w:tr w:rsidR="00737AD2">
        <w:trPr>
          <w:trHeight w:hRule="exact" w:val="305"/>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75" w:type="dxa"/>
            <w:tcBorders>
              <w:top w:val="nil"/>
              <w:left w:val="nil"/>
              <w:bottom w:val="nil"/>
              <w:right w:val="single" w:sz="8" w:space="0" w:color="000000"/>
            </w:tcBorders>
          </w:tcPr>
          <w:p w:rsidR="00737AD2" w:rsidRDefault="007003A1">
            <w:pPr>
              <w:pStyle w:val="TableParagraph"/>
              <w:spacing w:line="223" w:lineRule="exact"/>
              <w:ind w:left="1167"/>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HostName</w:t>
            </w:r>
          </w:p>
        </w:tc>
        <w:tc>
          <w:tcPr>
            <w:tcW w:w="4275" w:type="dxa"/>
            <w:tcBorders>
              <w:top w:val="nil"/>
              <w:left w:val="nil"/>
              <w:bottom w:val="nil"/>
              <w:right w:val="single" w:sz="8" w:space="0" w:color="000000"/>
            </w:tcBorders>
          </w:tcPr>
          <w:p w:rsidR="00737AD2" w:rsidRDefault="007003A1">
            <w:pPr>
              <w:pStyle w:val="TableParagraph"/>
              <w:spacing w:line="218" w:lineRule="exact"/>
              <w:ind w:left="1167"/>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数据库节点所在物理节点的主机名</w:t>
            </w:r>
          </w:p>
        </w:tc>
      </w:tr>
      <w:tr w:rsidR="00737AD2">
        <w:trPr>
          <w:trHeight w:hRule="exact" w:val="540"/>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ServiceName</w:t>
            </w:r>
          </w:p>
        </w:tc>
        <w:tc>
          <w:tcPr>
            <w:tcW w:w="4275" w:type="dxa"/>
            <w:tcBorders>
              <w:top w:val="nil"/>
              <w:left w:val="nil"/>
              <w:bottom w:val="nil"/>
              <w:right w:val="single" w:sz="8" w:space="0" w:color="000000"/>
            </w:tcBorders>
          </w:tcPr>
          <w:p w:rsidR="00737AD2" w:rsidRDefault="007003A1">
            <w:pPr>
              <w:pStyle w:val="TableParagraph"/>
              <w:spacing w:line="218" w:lineRule="exact"/>
              <w:ind w:left="1167"/>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svcname所指定的服务名，与HostName共同作为</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一个逻辑节点的标示</w:t>
            </w:r>
          </w:p>
        </w:tc>
      </w:tr>
      <w:tr w:rsidR="00737AD2">
        <w:trPr>
          <w:trHeight w:hRule="exact" w:val="300"/>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NodeName</w:t>
            </w:r>
          </w:p>
        </w:tc>
        <w:tc>
          <w:tcPr>
            <w:tcW w:w="4275" w:type="dxa"/>
            <w:tcBorders>
              <w:top w:val="nil"/>
              <w:left w:val="nil"/>
              <w:bottom w:val="nil"/>
              <w:right w:val="single" w:sz="8" w:space="0" w:color="000000"/>
            </w:tcBorders>
          </w:tcPr>
          <w:p w:rsidR="00737AD2" w:rsidRDefault="007003A1">
            <w:pPr>
              <w:pStyle w:val="TableParagraph"/>
              <w:spacing w:line="218" w:lineRule="exact"/>
              <w:ind w:left="1167"/>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节点名，为&lt;HostName&gt;:&lt;ServiceName&gt;</w:t>
            </w:r>
          </w:p>
        </w:tc>
      </w:tr>
      <w:tr w:rsidR="00737AD2">
        <w:trPr>
          <w:trHeight w:hRule="exact" w:val="540"/>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275" w:type="dxa"/>
            <w:tcBorders>
              <w:top w:val="nil"/>
              <w:left w:val="nil"/>
              <w:bottom w:val="nil"/>
              <w:right w:val="single" w:sz="8" w:space="0" w:color="000000"/>
            </w:tcBorders>
          </w:tcPr>
          <w:p w:rsidR="00737AD2" w:rsidRDefault="007003A1">
            <w:pPr>
              <w:pStyle w:val="TableParagraph"/>
              <w:spacing w:line="218" w:lineRule="exact"/>
              <w:ind w:left="1167"/>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E1661B" w:rsidDel="00E1661B" w:rsidRDefault="007003A1" w:rsidP="00E1661B">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该逻辑节点所属的分区组名</w:t>
            </w:r>
            <w:r w:rsidR="00F526A0">
              <w:rPr>
                <w:rFonts w:ascii="微软雅黑" w:eastAsia="微软雅黑" w:hAnsi="微软雅黑" w:cs="微软雅黑" w:hint="eastAsia"/>
                <w:sz w:val="14"/>
                <w:szCs w:val="14"/>
                <w:lang w:eastAsia="zh-CN"/>
              </w:rPr>
              <w:t>, standalone模式下该字段为空字符串</w:t>
            </w:r>
          </w:p>
          <w:p w:rsidR="008A4A90" w:rsidRDefault="008A4A90" w:rsidP="008A4A90">
            <w:pPr>
              <w:pStyle w:val="TableParagraph"/>
              <w:spacing w:line="208" w:lineRule="exact"/>
              <w:ind w:left="40"/>
              <w:rPr>
                <w:rFonts w:ascii="微软雅黑" w:eastAsia="微软雅黑" w:hAnsi="微软雅黑" w:cs="微软雅黑"/>
                <w:sz w:val="14"/>
                <w:szCs w:val="14"/>
                <w:lang w:eastAsia="zh-CN"/>
              </w:rPr>
            </w:pPr>
          </w:p>
        </w:tc>
      </w:tr>
      <w:tr w:rsidR="00737AD2" w:rsidTr="00F526A0">
        <w:trPr>
          <w:trHeight w:hRule="exact" w:val="535"/>
        </w:trPr>
        <w:tc>
          <w:tcPr>
            <w:tcW w:w="204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IsPrimary</w:t>
            </w:r>
          </w:p>
        </w:tc>
        <w:tc>
          <w:tcPr>
            <w:tcW w:w="4275" w:type="dxa"/>
            <w:tcBorders>
              <w:top w:val="nil"/>
              <w:left w:val="nil"/>
              <w:bottom w:val="nil"/>
              <w:right w:val="single" w:sz="8" w:space="0" w:color="000000"/>
            </w:tcBorders>
          </w:tcPr>
          <w:p w:rsidR="00737AD2" w:rsidRDefault="007003A1">
            <w:pPr>
              <w:pStyle w:val="TableParagraph"/>
              <w:spacing w:line="218" w:lineRule="exact"/>
              <w:ind w:left="1167"/>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rsidP="00D1086E">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该节点是否为主节点</w:t>
            </w:r>
            <w:r w:rsidR="00F526A0">
              <w:rPr>
                <w:rFonts w:ascii="微软雅黑" w:eastAsia="微软雅黑" w:hAnsi="微软雅黑" w:cs="微软雅黑" w:hint="eastAsia"/>
                <w:sz w:val="14"/>
                <w:szCs w:val="14"/>
                <w:lang w:eastAsia="zh-CN"/>
              </w:rPr>
              <w:t>, standalone模式下该字段为false</w:t>
            </w:r>
          </w:p>
        </w:tc>
      </w:tr>
    </w:tbl>
    <w:p w:rsidR="00737AD2" w:rsidRDefault="00737AD2">
      <w:pPr>
        <w:spacing w:line="208" w:lineRule="exact"/>
        <w:rPr>
          <w:rFonts w:ascii="微软雅黑" w:eastAsia="微软雅黑" w:hAnsi="微软雅黑" w:cs="微软雅黑"/>
          <w:sz w:val="14"/>
          <w:szCs w:val="14"/>
          <w:lang w:eastAsia="zh-CN"/>
        </w:rPr>
        <w:sectPr w:rsidR="00737AD2">
          <w:pgSz w:w="12240" w:h="15840"/>
          <w:pgMar w:top="900" w:right="680" w:bottom="280" w:left="1520" w:header="713" w:footer="0" w:gutter="0"/>
          <w:cols w:space="720"/>
        </w:sectPr>
      </w:pPr>
    </w:p>
    <w:p w:rsidR="00737AD2" w:rsidRDefault="00737AD2">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365"/>
        <w:gridCol w:w="3950"/>
        <w:gridCol w:w="3157"/>
      </w:tblGrid>
      <w:tr w:rsidR="00737AD2">
        <w:trPr>
          <w:trHeight w:hRule="exact" w:val="305"/>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4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ServiceStatus</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是否为可提供服务状态。一些特殊状态，例如</w:t>
            </w:r>
            <w:hyperlink w:anchor="_bookmark31" w:history="1">
              <w:r>
                <w:rPr>
                  <w:rFonts w:ascii="微软雅黑" w:eastAsia="微软雅黑" w:hAnsi="微软雅黑" w:cs="微软雅黑"/>
                  <w:color w:val="0000FF"/>
                  <w:sz w:val="14"/>
                  <w:szCs w:val="14"/>
                  <w:lang w:eastAsia="zh-CN"/>
                </w:rPr>
                <w:t>全</w:t>
              </w:r>
            </w:hyperlink>
          </w:p>
          <w:p w:rsidR="00737AD2" w:rsidRDefault="00EC10B3">
            <w:pPr>
              <w:pStyle w:val="TableParagraph"/>
              <w:spacing w:before="1"/>
              <w:ind w:left="40"/>
              <w:rPr>
                <w:rFonts w:ascii="微软雅黑" w:eastAsia="微软雅黑" w:hAnsi="微软雅黑" w:cs="微软雅黑"/>
                <w:sz w:val="14"/>
                <w:szCs w:val="14"/>
                <w:lang w:eastAsia="zh-CN"/>
              </w:rPr>
            </w:pPr>
            <w:hyperlink w:anchor="_bookmark31" w:history="1">
              <w:r w:rsidR="007003A1">
                <w:rPr>
                  <w:rFonts w:ascii="微软雅黑" w:eastAsia="微软雅黑" w:hAnsi="微软雅黑" w:cs="微软雅黑"/>
                  <w:color w:val="0000FF"/>
                  <w:sz w:val="14"/>
                  <w:szCs w:val="14"/>
                  <w:lang w:eastAsia="zh-CN"/>
                </w:rPr>
                <w:t>量同步</w:t>
              </w:r>
            </w:hyperlink>
            <w:r w:rsidR="007003A1">
              <w:rPr>
                <w:rFonts w:ascii="微软雅黑" w:eastAsia="微软雅黑" w:hAnsi="微软雅黑" w:cs="微软雅黑"/>
                <w:color w:val="000000"/>
                <w:sz w:val="14"/>
                <w:szCs w:val="14"/>
                <w:lang w:eastAsia="zh-CN"/>
              </w:rPr>
              <w:t>会使该状态为false</w:t>
            </w:r>
          </w:p>
        </w:tc>
      </w:tr>
      <w:tr w:rsidR="00732281">
        <w:trPr>
          <w:trHeight w:hRule="exact" w:val="54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BeginLSN.Offset</w:t>
            </w:r>
          </w:p>
        </w:tc>
        <w:tc>
          <w:tcPr>
            <w:tcW w:w="3950" w:type="dxa"/>
            <w:tcBorders>
              <w:top w:val="single" w:sz="8" w:space="0" w:color="000000"/>
              <w:left w:val="nil"/>
              <w:bottom w:val="single" w:sz="8" w:space="0" w:color="000000"/>
              <w:right w:val="single" w:sz="8" w:space="0" w:color="000000"/>
            </w:tcBorders>
          </w:tcPr>
          <w:p w:rsidR="00732281" w:rsidRDefault="00732281">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起始LSN的偏移</w:t>
            </w:r>
          </w:p>
        </w:tc>
      </w:tr>
      <w:tr w:rsidR="00732281">
        <w:trPr>
          <w:trHeight w:hRule="exact" w:val="54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BeginLSN.Version</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起始LSN的版本号</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CurrentLSN.Offset</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当前LSN的偏移</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CurrentLSN.Version</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当前LSN的版本号</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TransInfo.BeginLSN</w:t>
            </w:r>
          </w:p>
        </w:tc>
        <w:tc>
          <w:tcPr>
            <w:tcW w:w="3950" w:type="dxa"/>
            <w:tcBorders>
              <w:top w:val="single" w:sz="8" w:space="0" w:color="000000"/>
              <w:left w:val="nil"/>
              <w:bottom w:val="single" w:sz="8" w:space="0" w:color="000000"/>
              <w:right w:val="single" w:sz="8" w:space="0" w:color="000000"/>
            </w:tcBorders>
          </w:tcPr>
          <w:p w:rsidR="00732281" w:rsidRDefault="00E811E7">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w:t>
            </w:r>
            <w:r w:rsidR="00717265">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事务起始LSN的偏移</w:t>
            </w:r>
          </w:p>
        </w:tc>
      </w:tr>
      <w:tr w:rsidR="00732281" w:rsidTr="00E811E7">
        <w:trPr>
          <w:trHeight w:hRule="exact" w:val="653"/>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NodeID</w:t>
            </w:r>
          </w:p>
        </w:tc>
        <w:tc>
          <w:tcPr>
            <w:tcW w:w="3950" w:type="dxa"/>
            <w:tcBorders>
              <w:top w:val="single" w:sz="8" w:space="0" w:color="000000"/>
              <w:left w:val="nil"/>
              <w:bottom w:val="single" w:sz="8" w:space="0" w:color="000000"/>
              <w:right w:val="single" w:sz="8" w:space="0" w:color="000000"/>
            </w:tcBorders>
          </w:tcPr>
          <w:p w:rsidR="00732281" w:rsidRDefault="00732281">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数组</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分区组ID, 节点ID ], 在standalone模式下, 该字段为 [ 0, 0 ]</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Version.Major</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数据库主版本号</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Version.Minor</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数据库子版本号</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Version.Release</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数据库发行版本号</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Version.Build</w:t>
            </w:r>
          </w:p>
        </w:tc>
        <w:tc>
          <w:tcPr>
            <w:tcW w:w="3950" w:type="dxa"/>
            <w:tcBorders>
              <w:top w:val="single" w:sz="8" w:space="0" w:color="000000"/>
              <w:left w:val="nil"/>
              <w:bottom w:val="single" w:sz="8" w:space="0" w:color="000000"/>
              <w:right w:val="single" w:sz="8" w:space="0" w:color="000000"/>
            </w:tcBorders>
          </w:tcPr>
          <w:p w:rsidR="00732281" w:rsidRDefault="00732281">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数据库编译时间</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CurrentActiveSessions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当前活动会话，该数量包括用户EDU与系统EDU</w:t>
            </w:r>
          </w:p>
        </w:tc>
      </w:tr>
      <w:tr w:rsidR="00737AD2">
        <w:trPr>
          <w:trHeight w:hRule="exact" w:val="54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CurrentIdleSessions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当前非活动会话，一般来说非活动会话意味</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着EDU存在线程池中等待分配</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CurrentSystemSessions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当前系统会话，为当前活动用户EDU数量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CurrentContexts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当前上下文数量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ReceivedEvents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当前分区接收到的事件请求总数</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Role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当前节点角色</w:t>
            </w:r>
          </w:p>
        </w:tc>
      </w:tr>
      <w:tr w:rsidR="00737AD2">
        <w:trPr>
          <w:trHeight w:hRule="exact" w:val="290"/>
        </w:trPr>
        <w:tc>
          <w:tcPr>
            <w:tcW w:w="2365"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Disk.DatabasePath</w:t>
            </w:r>
          </w:p>
        </w:tc>
        <w:tc>
          <w:tcPr>
            <w:tcW w:w="3950" w:type="dxa"/>
            <w:tcBorders>
              <w:top w:val="single" w:sz="8" w:space="0" w:color="000000"/>
              <w:left w:val="nil"/>
              <w:bottom w:val="nil"/>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数据库所在路径</w:t>
            </w:r>
          </w:p>
        </w:tc>
      </w:tr>
      <w:tr w:rsidR="00737AD2">
        <w:trPr>
          <w:trHeight w:hRule="exact" w:val="300"/>
        </w:trPr>
        <w:tc>
          <w:tcPr>
            <w:tcW w:w="2365" w:type="dxa"/>
            <w:tcBorders>
              <w:top w:val="nil"/>
              <w:left w:val="single" w:sz="8" w:space="0" w:color="000000"/>
              <w:bottom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Disk.LoadPercent</w:t>
            </w:r>
          </w:p>
        </w:tc>
        <w:tc>
          <w:tcPr>
            <w:tcW w:w="3950" w:type="dxa"/>
            <w:tcBorders>
              <w:top w:val="nil"/>
              <w:left w:val="nil"/>
              <w:bottom w:val="single" w:sz="8" w:space="0" w:color="000000"/>
              <w:right w:val="single" w:sz="8" w:space="0" w:color="000000"/>
            </w:tcBorders>
          </w:tcPr>
          <w:p w:rsidR="00737AD2" w:rsidRDefault="00717265">
            <w:pPr>
              <w:pStyle w:val="TableParagraph"/>
              <w:spacing w:line="22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数据库路径磁盘占用率百分比</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Disk.TotalSpace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数据库路径总空间（字节）</w:t>
            </w:r>
          </w:p>
        </w:tc>
      </w:tr>
      <w:tr w:rsidR="00737AD2">
        <w:trPr>
          <w:trHeight w:hRule="exact" w:val="270"/>
        </w:trPr>
        <w:tc>
          <w:tcPr>
            <w:tcW w:w="2365"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Disk.FreeSpace</w:t>
            </w:r>
          </w:p>
        </w:tc>
        <w:tc>
          <w:tcPr>
            <w:tcW w:w="3950" w:type="dxa"/>
            <w:vMerge w:val="restart"/>
            <w:tcBorders>
              <w:top w:val="single" w:sz="8" w:space="0" w:color="000000"/>
              <w:left w:val="nil"/>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数据库路径空闲空间（字节）重要：该字段以及</w:t>
            </w:r>
          </w:p>
        </w:tc>
      </w:tr>
      <w:tr w:rsidR="00737AD2">
        <w:trPr>
          <w:trHeight w:hRule="exact" w:val="240"/>
        </w:trPr>
        <w:tc>
          <w:tcPr>
            <w:tcW w:w="2365" w:type="dxa"/>
            <w:vMerge/>
            <w:tcBorders>
              <w:left w:val="single" w:sz="8" w:space="0" w:color="000000"/>
              <w:right w:val="nil"/>
            </w:tcBorders>
          </w:tcPr>
          <w:p w:rsidR="00737AD2" w:rsidRDefault="00737AD2">
            <w:pPr>
              <w:rPr>
                <w:lang w:eastAsia="zh-CN"/>
              </w:rPr>
            </w:pPr>
          </w:p>
        </w:tc>
        <w:tc>
          <w:tcPr>
            <w:tcW w:w="3950"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以上所有字段仅在数据节点和编目节点显示，协</w:t>
            </w:r>
          </w:p>
        </w:tc>
      </w:tr>
      <w:tr w:rsidR="00737AD2">
        <w:trPr>
          <w:trHeight w:hRule="exact" w:val="270"/>
        </w:trPr>
        <w:tc>
          <w:tcPr>
            <w:tcW w:w="2365" w:type="dxa"/>
            <w:vMerge/>
            <w:tcBorders>
              <w:left w:val="single" w:sz="8" w:space="0" w:color="000000"/>
              <w:bottom w:val="single" w:sz="8" w:space="0" w:color="000000"/>
              <w:right w:val="nil"/>
            </w:tcBorders>
          </w:tcPr>
          <w:p w:rsidR="00737AD2" w:rsidRDefault="00737AD2">
            <w:pPr>
              <w:rPr>
                <w:lang w:eastAsia="zh-CN"/>
              </w:rPr>
            </w:pPr>
          </w:p>
        </w:tc>
        <w:tc>
          <w:tcPr>
            <w:tcW w:w="3950" w:type="dxa"/>
            <w:vMerge/>
            <w:tcBorders>
              <w:left w:val="nil"/>
              <w:bottom w:val="single" w:sz="8" w:space="0" w:color="000000"/>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调节点不显示</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TotalNumConnects</w:t>
            </w:r>
          </w:p>
        </w:tc>
        <w:tc>
          <w:tcPr>
            <w:tcW w:w="3950"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数据库连接请求数量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TotalDataRead</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总数据读请求</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TotalIndexRead</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总索引读请求</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TotalDataWrite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总数据写请求</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TotalIndexWrite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总索引写请求</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TotalUpdate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总更新记录数量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TotalDelete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总删除记录数量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TotalInsert</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总插入记录数量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ReplUpdate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复制更新记录数量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ReplDelete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复制删除记录数量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ReplInsert</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复制插入记录数量</w:t>
            </w:r>
          </w:p>
        </w:tc>
      </w:tr>
      <w:tr w:rsidR="00737AD2">
        <w:trPr>
          <w:trHeight w:hRule="exact" w:val="305"/>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TotalSelect</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总选择记录数量</w:t>
            </w:r>
          </w:p>
        </w:tc>
      </w:tr>
      <w:tr w:rsidR="00737AD2">
        <w:trPr>
          <w:trHeight w:hRule="exact" w:val="305"/>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TotalRead</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总读取记录数量</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TotalReadTime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总读取时间（毫秒）</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TotalWriteTime</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总写入时间（毫秒）</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ActivateTimestamp</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数据库节点启动时间</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UserCPU</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用户CPU（秒）</w:t>
            </w:r>
          </w:p>
        </w:tc>
      </w:tr>
      <w:tr w:rsidR="00737AD2">
        <w:trPr>
          <w:trHeight w:hRule="exact" w:val="300"/>
        </w:trPr>
        <w:tc>
          <w:tcPr>
            <w:tcW w:w="2365"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SysCPU</w:t>
            </w:r>
          </w:p>
        </w:tc>
        <w:tc>
          <w:tcPr>
            <w:tcW w:w="395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系统CPU（秒）</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freeLogSpace</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空闲日志空间</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vsize</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虚拟内存使用量</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lastRenderedPageBreak/>
              <w:t>rss</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物理内存使用量</w:t>
            </w:r>
          </w:p>
        </w:tc>
      </w:tr>
      <w:tr w:rsidR="00732281" w:rsidTr="00717265">
        <w:trPr>
          <w:trHeight w:hRule="exact" w:val="558"/>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fault</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E811E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xml:space="preserve">每秒访问失败数( </w:t>
            </w:r>
            <w:r w:rsidR="00717265">
              <w:rPr>
                <w:rFonts w:ascii="微软雅黑" w:eastAsia="微软雅黑" w:hAnsi="微软雅黑" w:cs="微软雅黑" w:hint="eastAsia"/>
                <w:sz w:val="14"/>
                <w:szCs w:val="14"/>
                <w:lang w:eastAsia="zh-CN"/>
              </w:rPr>
              <w:t xml:space="preserve">仅支持Linux ), </w:t>
            </w:r>
            <w:r w:rsidR="00717265">
              <w:rPr>
                <w:rFonts w:ascii="宋体" w:eastAsia="宋体" w:cs="宋体" w:hint="eastAsia"/>
                <w:sz w:val="18"/>
                <w:szCs w:val="18"/>
                <w:lang w:val="zh-CN" w:eastAsia="zh-CN"/>
              </w:rPr>
              <w:t>数据被交换出物理内存，放到</w:t>
            </w:r>
            <w:r w:rsidR="00717265">
              <w:rPr>
                <w:rFonts w:ascii="宋体" w:eastAsia="宋体" w:cs="宋体"/>
                <w:sz w:val="18"/>
                <w:szCs w:val="18"/>
                <w:lang w:val="zh-CN" w:eastAsia="zh-CN"/>
              </w:rPr>
              <w:t>swap</w:t>
            </w:r>
          </w:p>
        </w:tc>
      </w:tr>
      <w:tr w:rsidR="00732281">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TotalMapped</w:t>
            </w:r>
          </w:p>
        </w:tc>
        <w:tc>
          <w:tcPr>
            <w:tcW w:w="3950" w:type="dxa"/>
            <w:tcBorders>
              <w:top w:val="single" w:sz="8" w:space="0" w:color="000000"/>
              <w:left w:val="nil"/>
              <w:bottom w:val="single" w:sz="8" w:space="0" w:color="000000"/>
              <w:right w:val="single" w:sz="8" w:space="0" w:color="000000"/>
            </w:tcBorders>
          </w:tcPr>
          <w:p w:rsidR="00732281"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mmap的总数据量</w:t>
            </w:r>
          </w:p>
        </w:tc>
      </w:tr>
      <w:tr w:rsid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svcNetIn</w:t>
            </w:r>
          </w:p>
        </w:tc>
        <w:tc>
          <w:tcPr>
            <w:tcW w:w="3950" w:type="dxa"/>
            <w:tcBorders>
              <w:top w:val="single" w:sz="8" w:space="0" w:color="000000"/>
              <w:left w:val="nil"/>
              <w:bottom w:val="single" w:sz="8" w:space="0" w:color="000000"/>
              <w:right w:val="single" w:sz="8" w:space="0" w:color="000000"/>
            </w:tcBorders>
          </w:tcPr>
          <w:p w:rsidR="00717265"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本地服务端口收到的网络流量</w:t>
            </w:r>
          </w:p>
        </w:tc>
      </w:tr>
      <w:tr w:rsid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svcNetOut</w:t>
            </w:r>
          </w:p>
        </w:tc>
        <w:tc>
          <w:tcPr>
            <w:tcW w:w="3950" w:type="dxa"/>
            <w:tcBorders>
              <w:top w:val="single" w:sz="8" w:space="0" w:color="000000"/>
              <w:left w:val="nil"/>
              <w:bottom w:val="single" w:sz="8" w:space="0" w:color="000000"/>
              <w:right w:val="single" w:sz="8" w:space="0" w:color="000000"/>
            </w:tcBorders>
          </w:tcPr>
          <w:p w:rsidR="00717265" w:rsidRDefault="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本地服务端口发送的网络流量</w:t>
            </w:r>
          </w:p>
        </w:tc>
      </w:tr>
    </w:tbl>
    <w:p w:rsidR="00737AD2" w:rsidRDefault="00737AD2">
      <w:pPr>
        <w:spacing w:before="3" w:line="200" w:lineRule="exact"/>
        <w:rPr>
          <w:sz w:val="20"/>
          <w:szCs w:val="20"/>
          <w:lang w:eastAsia="zh-CN"/>
        </w:rPr>
      </w:pPr>
    </w:p>
    <w:p w:rsidR="00732281" w:rsidRDefault="00732281">
      <w:pPr>
        <w:pStyle w:val="BodyText"/>
        <w:spacing w:line="312" w:lineRule="exact"/>
        <w:rPr>
          <w:lang w:eastAsia="zh-CN"/>
        </w:rPr>
      </w:pPr>
    </w:p>
    <w:p w:rsidR="008A4A90" w:rsidRDefault="00732281" w:rsidP="008A4A90">
      <w:pPr>
        <w:pStyle w:val="BodyText"/>
        <w:ind w:leftChars="147" w:left="323" w:firstLine="608"/>
        <w:rPr>
          <w:lang w:eastAsia="zh-CN"/>
        </w:rPr>
      </w:pPr>
      <w:r>
        <w:rPr>
          <w:rFonts w:hint="eastAsia"/>
          <w:lang w:eastAsia="zh-CN"/>
        </w:rPr>
        <w:t>协调节点</w:t>
      </w:r>
      <w:r>
        <w:rPr>
          <w:lang w:eastAsia="zh-CN"/>
        </w:rPr>
        <w:t>字段信息</w:t>
      </w:r>
    </w:p>
    <w:p w:rsidR="00732281" w:rsidRDefault="00732281">
      <w:pPr>
        <w:pStyle w:val="BodyText"/>
        <w:spacing w:line="312" w:lineRule="exact"/>
        <w:rPr>
          <w:lang w:eastAsia="zh-CN"/>
        </w:rPr>
      </w:pPr>
    </w:p>
    <w:tbl>
      <w:tblPr>
        <w:tblW w:w="0" w:type="auto"/>
        <w:tblInd w:w="923" w:type="dxa"/>
        <w:tblLayout w:type="fixed"/>
        <w:tblCellMar>
          <w:left w:w="0" w:type="dxa"/>
          <w:right w:w="0" w:type="dxa"/>
        </w:tblCellMar>
        <w:tblLook w:val="01E0"/>
      </w:tblPr>
      <w:tblGrid>
        <w:gridCol w:w="2365"/>
        <w:gridCol w:w="3950"/>
        <w:gridCol w:w="3157"/>
      </w:tblGrid>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TotalNumConnects</w:t>
            </w:r>
          </w:p>
        </w:tc>
        <w:tc>
          <w:tcPr>
            <w:tcW w:w="3950" w:type="dxa"/>
            <w:tcBorders>
              <w:top w:val="single" w:sz="8" w:space="0" w:color="000000"/>
              <w:left w:val="nil"/>
              <w:bottom w:val="single" w:sz="8" w:space="0" w:color="000000"/>
              <w:right w:val="single" w:sz="8" w:space="0" w:color="000000"/>
            </w:tcBorders>
          </w:tcPr>
          <w:p w:rsidR="00732281" w:rsidRDefault="00717265"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数据库连接请求数量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TotalDataRead</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总数据读请求</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TotalIndexRead</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总索引读请求</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TotalDataWrite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总数据写请求</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TotalIndexWrite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总索引写请求</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TotalUpdate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总更新记录数量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TotalDelete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总删除记录数量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TotalInsert</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总插入记录数量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ReplUpdate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复制更新记录数量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ReplDelete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复制删除记录数量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ReplInsert</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复制插入记录数量</w:t>
            </w:r>
          </w:p>
        </w:tc>
      </w:tr>
      <w:tr w:rsidR="00732281" w:rsidTr="00717265">
        <w:trPr>
          <w:trHeight w:hRule="exact" w:val="305"/>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TotalSelect</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总选择记录数量</w:t>
            </w:r>
          </w:p>
        </w:tc>
      </w:tr>
      <w:tr w:rsidR="00732281" w:rsidTr="00717265">
        <w:trPr>
          <w:trHeight w:hRule="exact" w:val="305"/>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TotalRead</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13"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总读取记录数量</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TotalReadTime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总读取时间（毫秒）</w:t>
            </w:r>
          </w:p>
        </w:tc>
      </w:tr>
      <w:tr w:rsidR="00732281" w:rsidTr="00717265">
        <w:trPr>
          <w:trHeight w:hRule="exact" w:val="300"/>
        </w:trPr>
        <w:tc>
          <w:tcPr>
            <w:tcW w:w="2365" w:type="dxa"/>
            <w:tcBorders>
              <w:top w:val="single" w:sz="8" w:space="0" w:color="000000"/>
              <w:left w:val="single" w:sz="8" w:space="0" w:color="000000"/>
              <w:bottom w:val="single" w:sz="8" w:space="0" w:color="000000"/>
              <w:right w:val="nil"/>
            </w:tcBorders>
          </w:tcPr>
          <w:p w:rsidR="00732281" w:rsidRDefault="00732281"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TotalWriteTime</w:t>
            </w:r>
          </w:p>
        </w:tc>
        <w:tc>
          <w:tcPr>
            <w:tcW w:w="3950" w:type="dxa"/>
            <w:tcBorders>
              <w:top w:val="single" w:sz="8" w:space="0" w:color="000000"/>
              <w:left w:val="nil"/>
              <w:bottom w:val="single" w:sz="8" w:space="0" w:color="000000"/>
              <w:right w:val="single" w:sz="8" w:space="0" w:color="000000"/>
            </w:tcBorders>
          </w:tcPr>
          <w:p w:rsidR="00732281" w:rsidRDefault="00732281"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2281" w:rsidRDefault="00732281"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总写入时间（毫秒）</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freeLogSpace</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空闲日志空间</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vsize</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虚拟内存使用量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rss</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物理内存使用量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fault</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xml:space="preserve">每秒访问失败数( 仅支持Linux ), </w:t>
            </w:r>
            <w:r>
              <w:rPr>
                <w:rFonts w:ascii="宋体" w:eastAsia="宋体" w:cs="宋体" w:hint="eastAsia"/>
                <w:sz w:val="18"/>
                <w:szCs w:val="18"/>
                <w:lang w:val="zh-CN" w:eastAsia="zh-CN"/>
              </w:rPr>
              <w:t>数据被交换出物理内存，放到</w:t>
            </w:r>
            <w:r>
              <w:rPr>
                <w:rFonts w:ascii="宋体" w:eastAsia="宋体" w:cs="宋体"/>
                <w:sz w:val="18"/>
                <w:szCs w:val="18"/>
                <w:lang w:val="zh-CN" w:eastAsia="zh-CN"/>
              </w:rPr>
              <w:t>swap</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TotalMapped</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mmap的总数据量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svcNetIn</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本地服务端口收到的网络流量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svcNetOut</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本地服务端口发送的网络流量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shardNetIn</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shard平面端口收到的网络流量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shardNetOut</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shard平面端口发送的网络流量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replNetIn</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数据同步平面端口收到的网络流量</w:t>
            </w:r>
          </w:p>
        </w:tc>
      </w:tr>
      <w:tr w:rsidR="00717265" w:rsidTr="00717265">
        <w:trPr>
          <w:trHeight w:hRule="exact" w:val="300"/>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replNetOut</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数据同步平面端口发送的网络流量</w:t>
            </w:r>
          </w:p>
        </w:tc>
      </w:tr>
      <w:tr w:rsidR="00717265" w:rsidTr="00F526A0">
        <w:trPr>
          <w:trHeight w:hRule="exact" w:val="747"/>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ErrNodes.NodeName</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字符串</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xml:space="preserve">返回异常节点名( 主机名 + 端口 ) </w:t>
            </w:r>
          </w:p>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重要：此字段仅在协调节点上并且有异常节点时显示</w:t>
            </w:r>
          </w:p>
        </w:tc>
      </w:tr>
      <w:tr w:rsidR="00717265" w:rsidTr="00F526A0">
        <w:trPr>
          <w:trHeight w:hRule="exact" w:val="702"/>
        </w:trPr>
        <w:tc>
          <w:tcPr>
            <w:tcW w:w="2365" w:type="dxa"/>
            <w:tcBorders>
              <w:top w:val="single" w:sz="8" w:space="0" w:color="000000"/>
              <w:left w:val="single" w:sz="8" w:space="0" w:color="000000"/>
              <w:bottom w:val="single" w:sz="8" w:space="0" w:color="000000"/>
              <w:right w:val="nil"/>
            </w:tcBorders>
          </w:tcPr>
          <w:p w:rsidR="00717265" w:rsidRDefault="00717265" w:rsidP="00717265">
            <w:pPr>
              <w:pStyle w:val="TableParagraph"/>
              <w:spacing w:line="208" w:lineRule="exact"/>
              <w:ind w:left="40"/>
              <w:rPr>
                <w:rFonts w:ascii="微软雅黑" w:eastAsia="微软雅黑" w:hAnsi="微软雅黑" w:cs="微软雅黑"/>
                <w:w w:val="90"/>
                <w:sz w:val="14"/>
                <w:szCs w:val="14"/>
                <w:lang w:eastAsia="zh-CN"/>
              </w:rPr>
            </w:pPr>
            <w:r>
              <w:rPr>
                <w:rFonts w:ascii="微软雅黑" w:eastAsia="微软雅黑" w:hAnsi="微软雅黑" w:cs="微软雅黑" w:hint="eastAsia"/>
                <w:w w:val="90"/>
                <w:sz w:val="14"/>
                <w:szCs w:val="14"/>
                <w:lang w:eastAsia="zh-CN"/>
              </w:rPr>
              <w:t>ErrNodes.Flag</w:t>
            </w:r>
          </w:p>
        </w:tc>
        <w:tc>
          <w:tcPr>
            <w:tcW w:w="3950" w:type="dxa"/>
            <w:tcBorders>
              <w:top w:val="single" w:sz="8" w:space="0" w:color="000000"/>
              <w:left w:val="nil"/>
              <w:bottom w:val="single" w:sz="8" w:space="0" w:color="000000"/>
              <w:right w:val="single" w:sz="8" w:space="0" w:color="000000"/>
            </w:tcBorders>
          </w:tcPr>
          <w:p w:rsidR="00717265" w:rsidRDefault="00717265" w:rsidP="00717265">
            <w:pPr>
              <w:pStyle w:val="TableParagraph"/>
              <w:spacing w:line="208" w:lineRule="exact"/>
              <w:ind w:left="84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错误码</w:t>
            </w:r>
          </w:p>
          <w:p w:rsidR="00717265" w:rsidRDefault="00717265" w:rsidP="00717265">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重要：此字段仅在协调节点上并且有异常节点时显示</w:t>
            </w:r>
          </w:p>
        </w:tc>
      </w:tr>
    </w:tbl>
    <w:p w:rsidR="008A4A90" w:rsidRDefault="008A4A90" w:rsidP="008A4A90">
      <w:pPr>
        <w:pStyle w:val="BodyText"/>
        <w:spacing w:line="312" w:lineRule="exact"/>
        <w:ind w:left="0"/>
        <w:rPr>
          <w:lang w:eastAsia="zh-CN"/>
        </w:rPr>
      </w:pPr>
    </w:p>
    <w:p w:rsidR="00732281" w:rsidRPr="00732281" w:rsidRDefault="00732281">
      <w:pPr>
        <w:pStyle w:val="BodyText"/>
        <w:spacing w:line="312" w:lineRule="exact"/>
        <w:rPr>
          <w:lang w:eastAsia="zh-CN"/>
        </w:rPr>
      </w:pPr>
    </w:p>
    <w:p w:rsidR="00737AD2" w:rsidRDefault="00F526A0">
      <w:pPr>
        <w:pStyle w:val="BodyText"/>
        <w:spacing w:line="312" w:lineRule="exact"/>
        <w:rPr>
          <w:lang w:eastAsia="zh-CN"/>
        </w:rPr>
      </w:pPr>
      <w:r>
        <w:rPr>
          <w:rFonts w:hint="eastAsia"/>
          <w:lang w:eastAsia="zh-CN"/>
        </w:rPr>
        <w:t>非协调节点</w:t>
      </w:r>
      <w:r w:rsidR="007003A1">
        <w:rPr>
          <w:lang w:eastAsia="zh-CN"/>
        </w:rPr>
        <w:t>示例</w:t>
      </w:r>
    </w:p>
    <w:p w:rsidR="00737AD2" w:rsidRDefault="00EC10B3">
      <w:pPr>
        <w:pStyle w:val="BodyText"/>
        <w:spacing w:before="6"/>
        <w:rPr>
          <w:rFonts w:ascii="仿宋" w:eastAsia="仿宋" w:hAnsi="仿宋" w:cs="仿宋"/>
        </w:rPr>
      </w:pPr>
      <w:r w:rsidRPr="00EC10B3">
        <w:pict>
          <v:group id="_x0000_s3572" style="position:absolute;left:0;text-align:left;margin-left:81.7pt;margin-top:4.75pt;width:473.6pt;height:10.6pt;z-index:-25779;mso-position-horizontal-relative:page" coordorigin="1634,95" coordsize="9472,212">
            <v:shape id="_x0000_s357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db.snapshot(SDB_SNAP_DATABASE)</w:t>
      </w:r>
    </w:p>
    <w:p w:rsidR="00737AD2" w:rsidRDefault="00737AD2">
      <w:pP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737AD2">
      <w:pPr>
        <w:pStyle w:val="BodyText"/>
        <w:spacing w:line="212" w:lineRule="exact"/>
        <w:ind w:left="113"/>
        <w:rPr>
          <w:rFonts w:ascii="仿宋" w:eastAsia="仿宋" w:hAnsi="仿宋" w:cs="仿宋"/>
          <w:lang w:eastAsia="zh-CN"/>
        </w:rPr>
      </w:pP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"NodeName": "ubuntu-dev12:11810",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"HostName": "ubuntu-dev12",</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"ServiceName": "11810",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"GroupName":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"IsPrimary": false,</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"ServiceStatus": true,</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"BeginLSN":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"Offset":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"Version": 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"CurrentLSN":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"Offset": -1,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"Version":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"TransInfo": {</w:t>
      </w:r>
    </w:p>
    <w:p w:rsidR="00F526A0" w:rsidRPr="00F526A0" w:rsidRDefault="00EC10B3" w:rsidP="00F526A0">
      <w:pPr>
        <w:pStyle w:val="BodyText"/>
        <w:spacing w:line="212" w:lineRule="exact"/>
        <w:ind w:left="113"/>
        <w:rPr>
          <w:rFonts w:ascii="仿宋" w:eastAsia="仿宋" w:hAnsi="仿宋" w:cs="仿宋"/>
          <w:lang w:eastAsia="zh-CN"/>
        </w:rPr>
      </w:pPr>
      <w:r>
        <w:rPr>
          <w:rFonts w:ascii="仿宋" w:eastAsia="仿宋" w:hAnsi="仿宋" w:cs="仿宋"/>
          <w:noProof/>
          <w:lang w:eastAsia="zh-CN"/>
        </w:rPr>
        <w:pict>
          <v:group id="_x0000_s39963" style="position:absolute;left:0;text-align:left;margin-left:76.3pt;margin-top:-16.35pt;width:473.6pt;height:551.2pt;z-index:-19965;mso-position-horizontal-relative:page" coordorigin="1634,94" coordsize="9472,11024">
            <v:shape id="_x0000_s39964" style="position:absolute;left:1634;top:94;width:9472;height:11024" coordorigin="1634,94" coordsize="9472,11024" path="m1634,94r9472,l11106,11118r-9472,l1634,94xe" fillcolor="#efefef" stroked="f">
              <v:path arrowok="t"/>
            </v:shape>
            <w10:wrap anchorx="page"/>
          </v:group>
        </w:pict>
      </w:r>
      <w:r w:rsidR="00F526A0" w:rsidRPr="00F526A0">
        <w:rPr>
          <w:rFonts w:ascii="仿宋" w:eastAsia="仿宋" w:hAnsi="仿宋" w:cs="仿宋"/>
          <w:lang w:eastAsia="zh-CN"/>
        </w:rPr>
        <w:t xml:space="preserve">    "BeginLSN": -1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"NodeID":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"Version":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"Major": 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"Minor": 8,</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"Release": 13971,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"Build": "2014-08-07-11.04.12(Debug)"</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"CurrentActiveSessions": 18,</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"CurrentIdleSessions":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"CurrentSystemSessions": 5,</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"CurrentContexts": 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"ReceivedEvents":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"Role": "standalone",</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"Disk":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"DatabasePath": "/home/users/hejiawen/sequoiadb_new/sequoiadb/trunk/bin",</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"LoadPercent": 46,</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"TotalSpace": 84543193088,</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"FreeSpace": 45332840448</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"TotalNumConnects": 11,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"TotalDataRead":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"TotalIndexRead":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"TotalDataWrite":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"TotalIndexWrite":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"TotalUpdate":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"TotalDelete":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"TotalInsert":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"ReplUpdate":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"ReplDelete":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"ReplInsert":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"TotalSelect":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"TotalRead":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"TotalReadTime":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"TotalWriteTime": 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"ActivateTimestamp": "2014-08-07-13.04.16.248083",</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"UserCPU": "7.980000",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"SysCPU": "10.700000",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"freeLogSpace": 1342177280,</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"vsize": 1745002496,</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"rss": 12929,</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"fault": 12,</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"TotalMapped": 918945792,</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"svcNetIn": 3051,</w:t>
      </w:r>
    </w:p>
    <w:p w:rsidR="00F526A0" w:rsidRP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 xml:space="preserve">  "svcNetOut": 9245</w:t>
      </w:r>
    </w:p>
    <w:p w:rsidR="00F526A0" w:rsidRDefault="00F526A0" w:rsidP="00F526A0">
      <w:pPr>
        <w:pStyle w:val="BodyText"/>
        <w:spacing w:line="212" w:lineRule="exact"/>
        <w:ind w:left="113"/>
        <w:rPr>
          <w:rFonts w:ascii="仿宋" w:eastAsia="仿宋" w:hAnsi="仿宋" w:cs="仿宋"/>
          <w:lang w:eastAsia="zh-CN"/>
        </w:rPr>
      </w:pPr>
      <w:r w:rsidRPr="00F526A0">
        <w:rPr>
          <w:rFonts w:ascii="仿宋" w:eastAsia="仿宋" w:hAnsi="仿宋" w:cs="仿宋"/>
          <w:lang w:eastAsia="zh-CN"/>
        </w:rPr>
        <w:t>}</w:t>
      </w:r>
    </w:p>
    <w:p w:rsidR="00F526A0" w:rsidRDefault="00F526A0">
      <w:pPr>
        <w:pStyle w:val="BodyText"/>
        <w:spacing w:before="49"/>
        <w:ind w:left="113"/>
        <w:rPr>
          <w:lang w:eastAsia="zh-CN"/>
        </w:rPr>
      </w:pPr>
      <w:bookmarkStart w:id="143" w:name="操作系统快照"/>
      <w:bookmarkStart w:id="144" w:name="_bookmark67"/>
      <w:bookmarkEnd w:id="143"/>
      <w:bookmarkEnd w:id="144"/>
    </w:p>
    <w:p w:rsidR="008A4A90" w:rsidRDefault="00F526A0" w:rsidP="008A4A90">
      <w:pPr>
        <w:pStyle w:val="BodyText"/>
        <w:spacing w:line="312" w:lineRule="exact"/>
        <w:ind w:left="0"/>
        <w:rPr>
          <w:lang w:eastAsia="zh-CN"/>
        </w:rPr>
      </w:pPr>
      <w:r>
        <w:rPr>
          <w:rFonts w:hint="eastAsia"/>
          <w:lang w:eastAsia="zh-CN"/>
        </w:rPr>
        <w:t>协调节点</w:t>
      </w:r>
      <w:r>
        <w:rPr>
          <w:lang w:eastAsia="zh-CN"/>
        </w:rPr>
        <w:t>示例</w:t>
      </w:r>
    </w:p>
    <w:p w:rsidR="008A4A90" w:rsidRDefault="00EC10B3" w:rsidP="008A4A90">
      <w:pPr>
        <w:pStyle w:val="BodyText"/>
        <w:spacing w:before="6"/>
        <w:ind w:left="0"/>
        <w:rPr>
          <w:rFonts w:ascii="仿宋" w:eastAsia="仿宋" w:hAnsi="仿宋" w:cs="仿宋"/>
        </w:rPr>
      </w:pPr>
      <w:r w:rsidRPr="00EC10B3">
        <w:pict>
          <v:group id="_x0000_s39965" style="position:absolute;margin-left:81.7pt;margin-top:4.75pt;width:473.6pt;height:10.6pt;z-index:-17917;mso-position-horizontal-relative:page" coordorigin="1634,95" coordsize="9472,212">
            <v:shape id="_x0000_s39966" style="position:absolute;left:1634;top:95;width:9472;height:212" coordorigin="1634,95" coordsize="9472,212" path="m1634,95r9472,l11106,307r-9472,l1634,95xe" fillcolor="#efefef" stroked="f">
              <v:path arrowok="t"/>
            </v:shape>
            <w10:wrap anchorx="page"/>
          </v:group>
        </w:pict>
      </w:r>
      <w:r w:rsidR="00F526A0">
        <w:rPr>
          <w:rFonts w:ascii="仿宋" w:eastAsia="仿宋" w:hAnsi="仿宋" w:cs="仿宋"/>
        </w:rPr>
        <w:t>&gt; db.snapshot(SDB_SNAP_DATABASE)</w:t>
      </w:r>
    </w:p>
    <w:p w:rsidR="00F526A0" w:rsidRDefault="00EC10B3">
      <w:pPr>
        <w:pStyle w:val="BodyText"/>
        <w:spacing w:before="49"/>
        <w:ind w:left="113"/>
        <w:rPr>
          <w:lang w:eastAsia="zh-CN"/>
        </w:rPr>
      </w:pPr>
      <w:r>
        <w:rPr>
          <w:noProof/>
          <w:lang w:eastAsia="zh-CN"/>
        </w:rPr>
        <w:pict>
          <v:group id="_x0000_s39971" style="position:absolute;left:0;text-align:left;margin-left:69.35pt;margin-top:15.8pt;width:473.6pt;height:127.35pt;z-index:-16893;mso-position-horizontal-relative:page" coordorigin="1634,94" coordsize="9472,11024">
            <v:shape id="_x0000_s39972" style="position:absolute;left:1634;top:94;width:9472;height:11024" coordorigin="1634,94" coordsize="9472,11024" path="m1634,94r9472,l11106,11118r-9472,l1634,94xe" fillcolor="#efefef" stroked="f">
              <v:path arrowok="t"/>
            </v:shape>
            <w10:wrap anchorx="page"/>
          </v:group>
        </w:pict>
      </w:r>
    </w:p>
    <w:p w:rsidR="00F526A0" w:rsidRDefault="00F526A0" w:rsidP="00F526A0">
      <w:pPr>
        <w:pStyle w:val="BodyText"/>
        <w:spacing w:before="49"/>
        <w:ind w:left="113"/>
        <w:rPr>
          <w:lang w:eastAsia="zh-CN"/>
        </w:rPr>
      </w:pPr>
      <w:r>
        <w:rPr>
          <w:lang w:eastAsia="zh-CN"/>
        </w:rPr>
        <w:t>{</w:t>
      </w:r>
    </w:p>
    <w:p w:rsidR="00F526A0" w:rsidRDefault="00F526A0" w:rsidP="00F526A0">
      <w:pPr>
        <w:pStyle w:val="BodyText"/>
        <w:spacing w:before="49"/>
        <w:ind w:left="113"/>
        <w:rPr>
          <w:lang w:eastAsia="zh-CN"/>
        </w:rPr>
      </w:pPr>
      <w:r>
        <w:rPr>
          <w:lang w:eastAsia="zh-CN"/>
        </w:rPr>
        <w:t xml:space="preserve">  "TotalNumConnects": 0,</w:t>
      </w:r>
    </w:p>
    <w:p w:rsidR="00F526A0" w:rsidRDefault="00F526A0" w:rsidP="00F526A0">
      <w:pPr>
        <w:pStyle w:val="BodyText"/>
        <w:spacing w:before="49"/>
        <w:ind w:left="113"/>
        <w:rPr>
          <w:lang w:eastAsia="zh-CN"/>
        </w:rPr>
      </w:pPr>
      <w:r>
        <w:rPr>
          <w:lang w:eastAsia="zh-CN"/>
        </w:rPr>
        <w:t xml:space="preserve">  "TotalDataRead": 4,</w:t>
      </w:r>
    </w:p>
    <w:p w:rsidR="00F526A0" w:rsidRDefault="00F526A0" w:rsidP="00F526A0">
      <w:pPr>
        <w:pStyle w:val="BodyText"/>
        <w:spacing w:before="49"/>
        <w:ind w:left="113"/>
        <w:rPr>
          <w:lang w:eastAsia="zh-CN"/>
        </w:rPr>
      </w:pPr>
      <w:r>
        <w:rPr>
          <w:lang w:eastAsia="zh-CN"/>
        </w:rPr>
        <w:t xml:space="preserve">  "TotalIndexRead": 0,</w:t>
      </w:r>
    </w:p>
    <w:p w:rsidR="00F526A0" w:rsidRDefault="00F526A0" w:rsidP="00F526A0">
      <w:pPr>
        <w:pStyle w:val="BodyText"/>
        <w:spacing w:before="49"/>
        <w:ind w:left="113"/>
        <w:rPr>
          <w:lang w:eastAsia="zh-CN"/>
        </w:rPr>
      </w:pPr>
      <w:r>
        <w:rPr>
          <w:lang w:eastAsia="zh-CN"/>
        </w:rPr>
        <w:t xml:space="preserve">  "TotalDataWrite": 3,</w:t>
      </w:r>
    </w:p>
    <w:p w:rsidR="00F526A0" w:rsidRDefault="00F526A0" w:rsidP="00F526A0">
      <w:pPr>
        <w:pStyle w:val="BodyText"/>
        <w:spacing w:before="49"/>
        <w:ind w:left="113"/>
        <w:rPr>
          <w:lang w:eastAsia="zh-CN"/>
        </w:rPr>
      </w:pPr>
      <w:r>
        <w:rPr>
          <w:lang w:eastAsia="zh-CN"/>
        </w:rPr>
        <w:t xml:space="preserve">  "TotalIndexWrite": 3,</w:t>
      </w:r>
    </w:p>
    <w:p w:rsidR="00F526A0" w:rsidRDefault="00EC10B3" w:rsidP="00F526A0">
      <w:pPr>
        <w:pStyle w:val="BodyText"/>
        <w:spacing w:before="49"/>
        <w:ind w:left="113"/>
        <w:rPr>
          <w:lang w:eastAsia="zh-CN"/>
        </w:rPr>
      </w:pPr>
      <w:r>
        <w:rPr>
          <w:noProof/>
          <w:lang w:eastAsia="zh-CN"/>
        </w:rPr>
        <w:pict>
          <v:group id="_x0000_s39973" style="position:absolute;left:0;text-align:left;margin-left:79.15pt;margin-top:-4.35pt;width:473.6pt;height:458.4pt;z-index:-15869;mso-position-horizontal-relative:page" coordorigin="1634,94" coordsize="9472,11024">
            <v:shape id="_x0000_s39974" style="position:absolute;left:1634;top:94;width:9472;height:11024" coordorigin="1634,94" coordsize="9472,11024" path="m1634,94r9472,l11106,11118r-9472,l1634,94xe" fillcolor="#efefef" stroked="f">
              <v:path arrowok="t"/>
            </v:shape>
            <w10:wrap anchorx="page"/>
          </v:group>
        </w:pict>
      </w:r>
      <w:r w:rsidR="00F526A0">
        <w:rPr>
          <w:lang w:eastAsia="zh-CN"/>
        </w:rPr>
        <w:t xml:space="preserve">  "TotalUpdate": 0,</w:t>
      </w:r>
    </w:p>
    <w:p w:rsidR="00F526A0" w:rsidRDefault="00F526A0" w:rsidP="00F526A0">
      <w:pPr>
        <w:pStyle w:val="BodyText"/>
        <w:spacing w:before="49"/>
        <w:ind w:left="113"/>
        <w:rPr>
          <w:lang w:eastAsia="zh-CN"/>
        </w:rPr>
      </w:pPr>
      <w:r>
        <w:rPr>
          <w:lang w:eastAsia="zh-CN"/>
        </w:rPr>
        <w:t xml:space="preserve">  "TotalDelete": 0,</w:t>
      </w:r>
    </w:p>
    <w:p w:rsidR="00F526A0" w:rsidRDefault="00F526A0" w:rsidP="00F526A0">
      <w:pPr>
        <w:pStyle w:val="BodyText"/>
        <w:spacing w:before="49"/>
        <w:ind w:left="113"/>
        <w:rPr>
          <w:lang w:eastAsia="zh-CN"/>
        </w:rPr>
      </w:pPr>
      <w:r>
        <w:rPr>
          <w:lang w:eastAsia="zh-CN"/>
        </w:rPr>
        <w:t xml:space="preserve">  "TotalInsert": 3,</w:t>
      </w:r>
    </w:p>
    <w:p w:rsidR="00F526A0" w:rsidRDefault="00F526A0" w:rsidP="00F526A0">
      <w:pPr>
        <w:pStyle w:val="BodyText"/>
        <w:spacing w:before="49"/>
        <w:ind w:left="113"/>
        <w:rPr>
          <w:lang w:eastAsia="zh-CN"/>
        </w:rPr>
      </w:pPr>
      <w:r>
        <w:rPr>
          <w:lang w:eastAsia="zh-CN"/>
        </w:rPr>
        <w:t xml:space="preserve">  "ReplUpdate": 0,</w:t>
      </w:r>
    </w:p>
    <w:p w:rsidR="00F526A0" w:rsidRDefault="00F526A0" w:rsidP="00F526A0">
      <w:pPr>
        <w:pStyle w:val="BodyText"/>
        <w:spacing w:before="49"/>
        <w:ind w:left="113"/>
        <w:rPr>
          <w:lang w:eastAsia="zh-CN"/>
        </w:rPr>
      </w:pPr>
      <w:r>
        <w:rPr>
          <w:lang w:eastAsia="zh-CN"/>
        </w:rPr>
        <w:t xml:space="preserve">  "ReplDelete": 0,</w:t>
      </w:r>
    </w:p>
    <w:p w:rsidR="00F526A0" w:rsidRDefault="00F526A0" w:rsidP="00F526A0">
      <w:pPr>
        <w:pStyle w:val="BodyText"/>
        <w:spacing w:before="49"/>
        <w:ind w:left="113"/>
        <w:rPr>
          <w:lang w:eastAsia="zh-CN"/>
        </w:rPr>
      </w:pPr>
      <w:r>
        <w:rPr>
          <w:lang w:eastAsia="zh-CN"/>
        </w:rPr>
        <w:t xml:space="preserve">  "ReplInsert": 2,</w:t>
      </w:r>
    </w:p>
    <w:p w:rsidR="00F526A0" w:rsidRDefault="00F526A0" w:rsidP="00F526A0">
      <w:pPr>
        <w:pStyle w:val="BodyText"/>
        <w:spacing w:before="49"/>
        <w:ind w:left="113"/>
        <w:rPr>
          <w:lang w:eastAsia="zh-CN"/>
        </w:rPr>
      </w:pPr>
      <w:r>
        <w:rPr>
          <w:lang w:eastAsia="zh-CN"/>
        </w:rPr>
        <w:t xml:space="preserve">  "TotalSelect": 606,</w:t>
      </w:r>
    </w:p>
    <w:p w:rsidR="00F526A0" w:rsidRDefault="00F526A0" w:rsidP="00F526A0">
      <w:pPr>
        <w:pStyle w:val="BodyText"/>
        <w:spacing w:before="49"/>
        <w:ind w:left="113"/>
        <w:rPr>
          <w:lang w:eastAsia="zh-CN"/>
        </w:rPr>
      </w:pPr>
      <w:r>
        <w:rPr>
          <w:lang w:eastAsia="zh-CN"/>
        </w:rPr>
        <w:t xml:space="preserve">  "TotalRead": 4,</w:t>
      </w:r>
    </w:p>
    <w:p w:rsidR="00F526A0" w:rsidRDefault="00F526A0" w:rsidP="00F526A0">
      <w:pPr>
        <w:pStyle w:val="BodyText"/>
        <w:spacing w:before="49"/>
        <w:ind w:left="113"/>
        <w:rPr>
          <w:lang w:eastAsia="zh-CN"/>
        </w:rPr>
      </w:pPr>
      <w:r>
        <w:rPr>
          <w:lang w:eastAsia="zh-CN"/>
        </w:rPr>
        <w:t xml:space="preserve">  "TotalReadTime": 0,</w:t>
      </w:r>
    </w:p>
    <w:p w:rsidR="00F526A0" w:rsidRDefault="00F526A0" w:rsidP="00F526A0">
      <w:pPr>
        <w:pStyle w:val="BodyText"/>
        <w:spacing w:before="49"/>
        <w:ind w:left="113"/>
        <w:rPr>
          <w:lang w:eastAsia="zh-CN"/>
        </w:rPr>
      </w:pPr>
      <w:r>
        <w:rPr>
          <w:lang w:eastAsia="zh-CN"/>
        </w:rPr>
        <w:t xml:space="preserve">  "TotalWriteTime": 0,</w:t>
      </w:r>
    </w:p>
    <w:p w:rsidR="00F526A0" w:rsidRDefault="00F526A0" w:rsidP="00F526A0">
      <w:pPr>
        <w:pStyle w:val="BodyText"/>
        <w:spacing w:before="49"/>
        <w:ind w:left="113"/>
        <w:rPr>
          <w:lang w:eastAsia="zh-CN"/>
        </w:rPr>
      </w:pPr>
      <w:r>
        <w:rPr>
          <w:lang w:eastAsia="zh-CN"/>
        </w:rPr>
        <w:t xml:space="preserve">  "freeLogSpace": 5368709120,</w:t>
      </w:r>
    </w:p>
    <w:p w:rsidR="00F526A0" w:rsidRDefault="00F526A0" w:rsidP="00F526A0">
      <w:pPr>
        <w:pStyle w:val="BodyText"/>
        <w:spacing w:before="49"/>
        <w:ind w:left="113"/>
        <w:rPr>
          <w:lang w:eastAsia="zh-CN"/>
        </w:rPr>
      </w:pPr>
      <w:r>
        <w:rPr>
          <w:lang w:eastAsia="zh-CN"/>
        </w:rPr>
        <w:t xml:space="preserve">  "vsize": 5660057600,</w:t>
      </w:r>
    </w:p>
    <w:p w:rsidR="00F526A0" w:rsidRDefault="00F526A0" w:rsidP="00F526A0">
      <w:pPr>
        <w:pStyle w:val="BodyText"/>
        <w:spacing w:before="49"/>
        <w:ind w:left="113"/>
        <w:rPr>
          <w:lang w:eastAsia="zh-CN"/>
        </w:rPr>
      </w:pPr>
      <w:r>
        <w:rPr>
          <w:lang w:eastAsia="zh-CN"/>
        </w:rPr>
        <w:t xml:space="preserve">  "rss": 44765,</w:t>
      </w:r>
    </w:p>
    <w:p w:rsidR="00F526A0" w:rsidRDefault="00F526A0" w:rsidP="00F526A0">
      <w:pPr>
        <w:pStyle w:val="BodyText"/>
        <w:spacing w:before="49"/>
        <w:ind w:left="113"/>
        <w:rPr>
          <w:lang w:eastAsia="zh-CN"/>
        </w:rPr>
      </w:pPr>
      <w:r>
        <w:rPr>
          <w:lang w:eastAsia="zh-CN"/>
        </w:rPr>
        <w:t xml:space="preserve">  "fault": 25,</w:t>
      </w:r>
    </w:p>
    <w:p w:rsidR="00F526A0" w:rsidRDefault="00F526A0" w:rsidP="00F526A0">
      <w:pPr>
        <w:pStyle w:val="BodyText"/>
        <w:spacing w:before="49"/>
        <w:ind w:left="113"/>
        <w:rPr>
          <w:lang w:eastAsia="zh-CN"/>
        </w:rPr>
      </w:pPr>
      <w:r>
        <w:rPr>
          <w:lang w:eastAsia="zh-CN"/>
        </w:rPr>
        <w:t xml:space="preserve">  "TotalMapped": 2144206848,</w:t>
      </w:r>
    </w:p>
    <w:p w:rsidR="00F526A0" w:rsidRDefault="00F526A0" w:rsidP="00F526A0">
      <w:pPr>
        <w:pStyle w:val="BodyText"/>
        <w:spacing w:before="49"/>
        <w:ind w:left="113"/>
        <w:rPr>
          <w:lang w:eastAsia="zh-CN"/>
        </w:rPr>
      </w:pPr>
      <w:r>
        <w:rPr>
          <w:lang w:eastAsia="zh-CN"/>
        </w:rPr>
        <w:t xml:space="preserve">  "svcNetIn": 0,</w:t>
      </w:r>
    </w:p>
    <w:p w:rsidR="00F526A0" w:rsidRDefault="00F526A0" w:rsidP="00F526A0">
      <w:pPr>
        <w:pStyle w:val="BodyText"/>
        <w:spacing w:before="49"/>
        <w:ind w:left="113"/>
        <w:rPr>
          <w:lang w:eastAsia="zh-CN"/>
        </w:rPr>
      </w:pPr>
      <w:r>
        <w:rPr>
          <w:lang w:eastAsia="zh-CN"/>
        </w:rPr>
        <w:t xml:space="preserve">  "svcNetOut": 0,</w:t>
      </w:r>
    </w:p>
    <w:p w:rsidR="00F526A0" w:rsidRDefault="00F526A0" w:rsidP="00F526A0">
      <w:pPr>
        <w:pStyle w:val="BodyText"/>
        <w:spacing w:before="49"/>
        <w:ind w:left="113"/>
        <w:rPr>
          <w:lang w:eastAsia="zh-CN"/>
        </w:rPr>
      </w:pPr>
      <w:r>
        <w:rPr>
          <w:lang w:eastAsia="zh-CN"/>
        </w:rPr>
        <w:t xml:space="preserve">  "shardNetIn": 38228,</w:t>
      </w:r>
    </w:p>
    <w:p w:rsidR="00F526A0" w:rsidRDefault="00F526A0" w:rsidP="00F526A0">
      <w:pPr>
        <w:pStyle w:val="BodyText"/>
        <w:spacing w:before="49"/>
        <w:ind w:left="113"/>
        <w:rPr>
          <w:lang w:eastAsia="zh-CN"/>
        </w:rPr>
      </w:pPr>
      <w:r>
        <w:rPr>
          <w:lang w:eastAsia="zh-CN"/>
        </w:rPr>
        <w:t xml:space="preserve">  "shardNetOut": 393997,</w:t>
      </w:r>
    </w:p>
    <w:p w:rsidR="00F526A0" w:rsidRDefault="00F526A0" w:rsidP="00F526A0">
      <w:pPr>
        <w:pStyle w:val="BodyText"/>
        <w:spacing w:before="49"/>
        <w:ind w:left="113"/>
        <w:rPr>
          <w:lang w:eastAsia="zh-CN"/>
        </w:rPr>
      </w:pPr>
      <w:r>
        <w:rPr>
          <w:lang w:eastAsia="zh-CN"/>
        </w:rPr>
        <w:t xml:space="preserve">  "replNetIn": 40743956,</w:t>
      </w:r>
    </w:p>
    <w:p w:rsidR="00F526A0" w:rsidRDefault="00F526A0" w:rsidP="00F526A0">
      <w:pPr>
        <w:pStyle w:val="BodyText"/>
        <w:spacing w:before="49"/>
        <w:ind w:left="113"/>
        <w:rPr>
          <w:lang w:eastAsia="zh-CN"/>
        </w:rPr>
      </w:pPr>
      <w:r>
        <w:rPr>
          <w:lang w:eastAsia="zh-CN"/>
        </w:rPr>
        <w:t xml:space="preserve">  "replNetOut": 40743956,</w:t>
      </w:r>
    </w:p>
    <w:p w:rsidR="00F526A0" w:rsidRDefault="00F526A0" w:rsidP="00F526A0">
      <w:pPr>
        <w:pStyle w:val="BodyText"/>
        <w:spacing w:before="49"/>
        <w:ind w:left="113"/>
        <w:rPr>
          <w:lang w:eastAsia="zh-CN"/>
        </w:rPr>
      </w:pPr>
      <w:r>
        <w:rPr>
          <w:lang w:eastAsia="zh-CN"/>
        </w:rPr>
        <w:t xml:space="preserve">  "ErrNodes": []</w:t>
      </w:r>
    </w:p>
    <w:p w:rsidR="00F526A0" w:rsidRDefault="00F526A0" w:rsidP="00F526A0">
      <w:pPr>
        <w:pStyle w:val="BodyText"/>
        <w:spacing w:before="49"/>
        <w:ind w:left="113"/>
        <w:rPr>
          <w:lang w:eastAsia="zh-CN"/>
        </w:rPr>
      </w:pPr>
      <w:r>
        <w:rPr>
          <w:lang w:eastAsia="zh-CN"/>
        </w:rPr>
        <w:t>}</w:t>
      </w:r>
    </w:p>
    <w:p w:rsidR="00F526A0" w:rsidRDefault="00F526A0">
      <w:pPr>
        <w:pStyle w:val="BodyText"/>
        <w:spacing w:before="49"/>
        <w:ind w:left="113"/>
        <w:rPr>
          <w:lang w:eastAsia="zh-CN"/>
        </w:rPr>
      </w:pPr>
    </w:p>
    <w:p w:rsidR="00F526A0" w:rsidRDefault="00F526A0">
      <w:pPr>
        <w:pStyle w:val="BodyText"/>
        <w:spacing w:before="49"/>
        <w:ind w:left="113"/>
        <w:rPr>
          <w:lang w:eastAsia="zh-CN"/>
        </w:rPr>
      </w:pPr>
    </w:p>
    <w:p w:rsidR="00737AD2" w:rsidRDefault="007003A1">
      <w:pPr>
        <w:pStyle w:val="BodyText"/>
        <w:spacing w:before="49"/>
        <w:ind w:left="113"/>
        <w:rPr>
          <w:lang w:eastAsia="zh-CN"/>
        </w:rPr>
      </w:pPr>
      <w:r>
        <w:rPr>
          <w:lang w:eastAsia="zh-CN"/>
        </w:rPr>
        <w:t>操作系统快照</w:t>
      </w:r>
    </w:p>
    <w:p w:rsidR="00737AD2" w:rsidRDefault="00737AD2">
      <w:pPr>
        <w:spacing w:before="9" w:line="190" w:lineRule="exact"/>
        <w:rPr>
          <w:sz w:val="19"/>
          <w:szCs w:val="19"/>
          <w:lang w:eastAsia="zh-CN"/>
        </w:rPr>
      </w:pPr>
    </w:p>
    <w:p w:rsidR="00737AD2" w:rsidRDefault="007003A1">
      <w:pPr>
        <w:pStyle w:val="BodyText"/>
        <w:spacing w:line="253" w:lineRule="auto"/>
        <w:ind w:left="113" w:right="1426"/>
        <w:rPr>
          <w:lang w:eastAsia="zh-CN"/>
        </w:rPr>
      </w:pPr>
      <w:r>
        <w:rPr>
          <w:lang w:eastAsia="zh-CN"/>
        </w:rPr>
        <w:t>描述 操作系统快照列出当前数据库节点所在操作系统中主要的状态与性能监控参数，输出一条记</w:t>
      </w:r>
      <w:r>
        <w:rPr>
          <w:lang w:eastAsia="zh-CN"/>
        </w:rPr>
        <w:lastRenderedPageBreak/>
        <w:t>录。</w:t>
      </w:r>
    </w:p>
    <w:p w:rsidR="00737AD2" w:rsidRDefault="00737AD2">
      <w:pPr>
        <w:spacing w:before="4" w:line="180" w:lineRule="exact"/>
        <w:rPr>
          <w:sz w:val="18"/>
          <w:szCs w:val="18"/>
          <w:lang w:eastAsia="zh-CN"/>
        </w:rPr>
      </w:pPr>
    </w:p>
    <w:p w:rsidR="00737AD2" w:rsidRDefault="007003A1">
      <w:pPr>
        <w:pStyle w:val="BodyText"/>
        <w:spacing w:line="253" w:lineRule="auto"/>
        <w:ind w:left="113" w:right="7871"/>
      </w:pPr>
      <w:r>
        <w:rPr>
          <w:w w:val="95"/>
        </w:rPr>
        <w:t xml:space="preserve">标示 </w:t>
      </w:r>
      <w:r>
        <w:rPr>
          <w:w w:val="90"/>
        </w:rPr>
        <w:t>SDB_SNAP_SYSTEM</w:t>
      </w:r>
    </w:p>
    <w:p w:rsidR="00737AD2" w:rsidRDefault="00737AD2">
      <w:pPr>
        <w:spacing w:line="253"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8A4A90" w:rsidRDefault="008A4A90" w:rsidP="008A4A90">
      <w:pPr>
        <w:pStyle w:val="BodyText"/>
        <w:rPr>
          <w:lang w:eastAsia="zh-CN"/>
        </w:rPr>
      </w:pPr>
    </w:p>
    <w:p w:rsidR="008A4A90" w:rsidRDefault="008A4A90" w:rsidP="008A4A90">
      <w:pPr>
        <w:pStyle w:val="BodyText"/>
        <w:rPr>
          <w:lang w:eastAsia="zh-CN"/>
        </w:rPr>
      </w:pPr>
    </w:p>
    <w:p w:rsidR="008A4A90" w:rsidRDefault="00A658C7" w:rsidP="008A4A90">
      <w:pPr>
        <w:pStyle w:val="BodyText"/>
        <w:rPr>
          <w:lang w:eastAsia="zh-CN"/>
        </w:rPr>
      </w:pPr>
      <w:r>
        <w:rPr>
          <w:rFonts w:hint="eastAsia"/>
          <w:lang w:eastAsia="zh-CN"/>
        </w:rPr>
        <w:t>非协调节点字段信息：</w:t>
      </w:r>
    </w:p>
    <w:p w:rsidR="00737AD2" w:rsidRDefault="00EC10B3">
      <w:pPr>
        <w:spacing w:before="5" w:line="130" w:lineRule="exact"/>
        <w:rPr>
          <w:sz w:val="13"/>
          <w:szCs w:val="13"/>
          <w:lang w:eastAsia="zh-CN"/>
        </w:rPr>
      </w:pPr>
      <w:del w:id="145" w:author="jwhe" w:date="2014-08-08T10:24:00Z">
        <w:r w:rsidRPr="00EC10B3">
          <w:pict>
            <v:shape id="_x0000_s3569" type="#_x0000_t202" style="position:absolute;margin-left:80.2pt;margin-top:.5pt;width:475.1pt;height:649.6pt;z-index:-25776;mso-position-horizontal-relative:page" filled="f" stroked="f">
              <v:textbox style="mso-next-textbox:#_x0000_s3569" inset="0,0,0,0">
                <w:txbxContent>
                  <w:tbl>
                    <w:tblPr>
                      <w:tblW w:w="0" w:type="auto"/>
                      <w:tblLayout w:type="fixed"/>
                      <w:tblCellMar>
                        <w:left w:w="0" w:type="dxa"/>
                        <w:right w:w="0" w:type="dxa"/>
                      </w:tblCellMar>
                      <w:tblLook w:val="01E0"/>
                    </w:tblPr>
                    <w:tblGrid>
                      <w:gridCol w:w="2305"/>
                      <w:gridCol w:w="4010"/>
                      <w:gridCol w:w="3157"/>
                    </w:tblGrid>
                    <w:tr w:rsidR="00921398">
                      <w:trPr>
                        <w:trHeight w:hRule="exact" w:val="305"/>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90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HostName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数据库节点所在物理节点的主机名</w:t>
                          </w:r>
                        </w:p>
                      </w:tc>
                    </w:tr>
                    <w:tr w:rsidR="00921398">
                      <w:trPr>
                        <w:trHeight w:hRule="exact" w:val="54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ServiceName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svcname所指定的服务名，与HostName共同作为</w:t>
                          </w:r>
                        </w:p>
                        <w:p w:rsidR="00921398" w:rsidRDefault="00921398">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一个逻辑节点的标示</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NodeName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节点名，为&lt;HostName&gt;:&lt;ServiceName&gt;</w:t>
                          </w:r>
                        </w:p>
                      </w:tc>
                    </w:tr>
                    <w:tr w:rsidR="00921398" w:rsidTr="00A658C7">
                      <w:trPr>
                        <w:trHeight w:hRule="exact" w:val="831"/>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Del="00A658C7" w:rsidRDefault="00921398" w:rsidP="00A658C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该逻辑节点所属的分区组名</w:t>
                          </w:r>
                        </w:p>
                        <w:p w:rsidR="00921398" w:rsidRDefault="00921398" w:rsidP="008A4A90">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xml:space="preserve"> ，standalone模式下,该字段为空字符串</w:t>
                          </w:r>
                        </w:p>
                      </w:tc>
                    </w:tr>
                    <w:tr w:rsidR="00921398" w:rsidTr="00A658C7">
                      <w:trPr>
                        <w:trHeight w:hRule="exact" w:val="432"/>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IsPrimary</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rsidP="00A658C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该节点是否为主节点</w:t>
                          </w:r>
                        </w:p>
                        <w:p w:rsidR="00921398" w:rsidRDefault="00921398" w:rsidP="00A658C7">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standalone模式下,该字段为 false</w:t>
                          </w:r>
                        </w:p>
                      </w:tc>
                    </w:tr>
                    <w:tr w:rsidR="00921398">
                      <w:trPr>
                        <w:trHeight w:hRule="exact" w:val="54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ServiceStatus</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是否为可提供服务状态。一些特殊状态，例如</w:t>
                          </w:r>
                          <w:hyperlink w:anchor="_bookmark31" w:history="1">
                            <w:r>
                              <w:rPr>
                                <w:rFonts w:ascii="微软雅黑" w:eastAsia="微软雅黑" w:hAnsi="微软雅黑" w:cs="微软雅黑"/>
                                <w:color w:val="0000FF"/>
                                <w:sz w:val="14"/>
                                <w:szCs w:val="14"/>
                                <w:lang w:eastAsia="zh-CN"/>
                              </w:rPr>
                              <w:t>全</w:t>
                            </w:r>
                          </w:hyperlink>
                        </w:p>
                        <w:p w:rsidR="00921398" w:rsidRDefault="00921398">
                          <w:pPr>
                            <w:pStyle w:val="TableParagraph"/>
                            <w:spacing w:before="1"/>
                            <w:ind w:left="40"/>
                            <w:rPr>
                              <w:rFonts w:ascii="微软雅黑" w:eastAsia="微软雅黑" w:hAnsi="微软雅黑" w:cs="微软雅黑"/>
                              <w:sz w:val="14"/>
                              <w:szCs w:val="14"/>
                              <w:lang w:eastAsia="zh-CN"/>
                            </w:rPr>
                          </w:pPr>
                          <w:hyperlink w:anchor="_bookmark31" w:history="1">
                            <w:r>
                              <w:rPr>
                                <w:rFonts w:ascii="微软雅黑" w:eastAsia="微软雅黑" w:hAnsi="微软雅黑" w:cs="微软雅黑"/>
                                <w:color w:val="0000FF"/>
                                <w:sz w:val="14"/>
                                <w:szCs w:val="14"/>
                                <w:lang w:eastAsia="zh-CN"/>
                              </w:rPr>
                              <w:t>量同步</w:t>
                            </w:r>
                          </w:hyperlink>
                          <w:r>
                            <w:rPr>
                              <w:rFonts w:ascii="微软雅黑" w:eastAsia="微软雅黑" w:hAnsi="微软雅黑" w:cs="微软雅黑"/>
                              <w:color w:val="000000"/>
                              <w:sz w:val="14"/>
                              <w:szCs w:val="14"/>
                              <w:lang w:eastAsia="zh-CN"/>
                            </w:rPr>
                            <w:t>会使该状态为false</w:t>
                          </w:r>
                        </w:p>
                      </w:tc>
                    </w:tr>
                    <w:tr w:rsidR="00921398">
                      <w:trPr>
                        <w:trHeight w:hRule="exact" w:val="54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rPr>
                          </w:pPr>
                          <w:r>
                            <w:rPr>
                              <w:rFonts w:ascii="微软雅黑" w:eastAsia="微软雅黑" w:hAnsi="微软雅黑" w:cs="微软雅黑" w:hint="eastAsia"/>
                              <w:w w:val="95"/>
                              <w:sz w:val="14"/>
                              <w:szCs w:val="14"/>
                              <w:lang w:eastAsia="zh-CN"/>
                            </w:rPr>
                            <w:t>BeginLSN.Offset</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起始LSN的偏移</w:t>
                          </w:r>
                        </w:p>
                      </w:tc>
                    </w:tr>
                    <w:tr w:rsidR="00921398">
                      <w:trPr>
                        <w:trHeight w:hRule="exact" w:val="54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BeginLSN.Version</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起始LSN的版本号</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CurrentLSN.Offset</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当前LSN的偏移</w:t>
                          </w:r>
                        </w:p>
                      </w:tc>
                    </w:tr>
                    <w:tr w:rsidR="00921398">
                      <w:trPr>
                        <w:trHeight w:hRule="exact" w:val="260"/>
                      </w:trPr>
                      <w:tc>
                        <w:tcPr>
                          <w:tcW w:w="2305" w:type="dxa"/>
                          <w:tcBorders>
                            <w:top w:val="single" w:sz="8" w:space="0" w:color="000000"/>
                            <w:left w:val="single" w:sz="8" w:space="0" w:color="000000"/>
                            <w:bottom w:val="nil"/>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CurrentLSN.Version</w:t>
                          </w:r>
                        </w:p>
                      </w:tc>
                      <w:tc>
                        <w:tcPr>
                          <w:tcW w:w="4010" w:type="dxa"/>
                          <w:tcBorders>
                            <w:top w:val="single" w:sz="8" w:space="0" w:color="000000"/>
                            <w:left w:val="nil"/>
                            <w:bottom w:val="nil"/>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921398" w:rsidRDefault="00921398" w:rsidP="00117AB2">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当前LSN的版本号</w:t>
                          </w:r>
                          <w:r>
                            <w:rPr>
                              <w:rFonts w:ascii="微软雅黑" w:eastAsia="微软雅黑" w:hAnsi="微软雅黑" w:cs="微软雅黑"/>
                              <w:spacing w:val="-29"/>
                              <w:sz w:val="14"/>
                              <w:szCs w:val="14"/>
                              <w:lang w:eastAsia="zh-CN"/>
                            </w:rPr>
                            <w:t xml:space="preserve"> </w:t>
                          </w:r>
                        </w:p>
                      </w:tc>
                    </w:tr>
                    <w:tr w:rsidR="00921398">
                      <w:trPr>
                        <w:trHeight w:hRule="exact" w:val="270"/>
                      </w:trPr>
                      <w:tc>
                        <w:tcPr>
                          <w:tcW w:w="2305" w:type="dxa"/>
                          <w:tcBorders>
                            <w:top w:val="nil"/>
                            <w:left w:val="single" w:sz="8" w:space="0" w:color="000000"/>
                            <w:bottom w:val="nil"/>
                            <w:right w:val="nil"/>
                          </w:tcBorders>
                        </w:tcPr>
                        <w:p w:rsidR="00921398" w:rsidRDefault="00921398">
                          <w:pPr>
                            <w:rPr>
                              <w:lang w:eastAsia="zh-CN"/>
                            </w:rPr>
                          </w:pPr>
                        </w:p>
                      </w:tc>
                      <w:tc>
                        <w:tcPr>
                          <w:tcW w:w="4010" w:type="dxa"/>
                          <w:tcBorders>
                            <w:top w:val="nil"/>
                            <w:left w:val="nil"/>
                            <w:bottom w:val="nil"/>
                            <w:right w:val="single" w:sz="8" w:space="0" w:color="000000"/>
                          </w:tcBorders>
                        </w:tcPr>
                        <w:p w:rsidR="00921398" w:rsidRDefault="00921398">
                          <w:pPr>
                            <w:rPr>
                              <w:lang w:eastAsia="zh-CN"/>
                            </w:rPr>
                          </w:pPr>
                        </w:p>
                      </w:tc>
                      <w:tc>
                        <w:tcPr>
                          <w:tcW w:w="3157" w:type="dxa"/>
                          <w:tcBorders>
                            <w:top w:val="nil"/>
                            <w:left w:val="single" w:sz="8" w:space="0" w:color="000000"/>
                            <w:bottom w:val="nil"/>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lang w:eastAsia="zh-CN"/>
                            </w:rPr>
                          </w:pPr>
                        </w:p>
                      </w:tc>
                    </w:tr>
                    <w:tr w:rsidR="00921398" w:rsidRPr="00117AB2">
                      <w:trPr>
                        <w:trHeight w:hRule="exact" w:val="300"/>
                      </w:trPr>
                      <w:tc>
                        <w:tcPr>
                          <w:tcW w:w="2305" w:type="dxa"/>
                          <w:tcBorders>
                            <w:top w:val="nil"/>
                            <w:left w:val="single" w:sz="8" w:space="0" w:color="000000"/>
                            <w:bottom w:val="single" w:sz="8" w:space="0" w:color="000000"/>
                            <w:right w:val="nil"/>
                          </w:tcBorders>
                        </w:tcPr>
                        <w:p w:rsidR="00921398" w:rsidRDefault="00921398" w:rsidP="00117AB2">
                          <w:pPr>
                            <w:pStyle w:val="TableParagraph"/>
                            <w:spacing w:line="228" w:lineRule="exact"/>
                            <w:ind w:left="40"/>
                            <w:rPr>
                              <w:rFonts w:ascii="微软雅黑" w:eastAsia="微软雅黑" w:hAnsi="微软雅黑" w:cs="微软雅黑"/>
                              <w:w w:val="95"/>
                              <w:sz w:val="14"/>
                              <w:szCs w:val="14"/>
                              <w:lang w:eastAsia="zh-CN"/>
                            </w:rPr>
                          </w:pPr>
                          <w:r>
                            <w:rPr>
                              <w:rFonts w:ascii="微软雅黑" w:eastAsia="微软雅黑" w:hAnsi="微软雅黑" w:cs="微软雅黑"/>
                              <w:w w:val="95"/>
                              <w:sz w:val="14"/>
                              <w:szCs w:val="14"/>
                              <w:lang w:eastAsia="zh-CN"/>
                            </w:rPr>
                            <w:t>TransInfo</w:t>
                          </w:r>
                          <w:r>
                            <w:rPr>
                              <w:rFonts w:ascii="微软雅黑" w:eastAsia="微软雅黑" w:hAnsi="微软雅黑" w:cs="微软雅黑" w:hint="eastAsia"/>
                              <w:w w:val="95"/>
                              <w:sz w:val="14"/>
                              <w:szCs w:val="14"/>
                              <w:lang w:eastAsia="zh-CN"/>
                            </w:rPr>
                            <w:t>.</w:t>
                          </w:r>
                          <w:r>
                            <w:rPr>
                              <w:rFonts w:ascii="微软雅黑" w:eastAsia="微软雅黑" w:hAnsi="微软雅黑" w:cs="微软雅黑"/>
                              <w:w w:val="95"/>
                              <w:sz w:val="14"/>
                              <w:szCs w:val="14"/>
                              <w:lang w:eastAsia="zh-CN"/>
                            </w:rPr>
                            <w:t>BeginLSN</w:t>
                          </w:r>
                        </w:p>
                      </w:tc>
                      <w:tc>
                        <w:tcPr>
                          <w:tcW w:w="4010" w:type="dxa"/>
                          <w:tcBorders>
                            <w:top w:val="nil"/>
                            <w:left w:val="nil"/>
                            <w:bottom w:val="single" w:sz="8" w:space="0" w:color="000000"/>
                            <w:right w:val="single" w:sz="8" w:space="0" w:color="000000"/>
                          </w:tcBorders>
                        </w:tcPr>
                        <w:p w:rsidR="00921398" w:rsidRDefault="00921398">
                          <w:pPr>
                            <w:pStyle w:val="TableParagraph"/>
                            <w:spacing w:line="228" w:lineRule="exact"/>
                            <w:ind w:left="90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长整型</w:t>
                          </w: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事务起始LSN的偏移</w:t>
                          </w:r>
                        </w:p>
                      </w:tc>
                    </w:tr>
                    <w:tr w:rsidR="00921398" w:rsidRPr="00117AB2" w:rsidTr="00117AB2">
                      <w:trPr>
                        <w:trHeight w:hRule="exact" w:val="640"/>
                      </w:trPr>
                      <w:tc>
                        <w:tcPr>
                          <w:tcW w:w="2305" w:type="dxa"/>
                          <w:tcBorders>
                            <w:top w:val="nil"/>
                            <w:left w:val="single" w:sz="8" w:space="0" w:color="000000"/>
                            <w:bottom w:val="single" w:sz="8" w:space="0" w:color="000000"/>
                            <w:right w:val="nil"/>
                          </w:tcBorders>
                        </w:tcPr>
                        <w:p w:rsidR="00921398" w:rsidRDefault="00921398" w:rsidP="00117AB2">
                          <w:pPr>
                            <w:pStyle w:val="TableParagraph"/>
                            <w:spacing w:line="228" w:lineRule="exact"/>
                            <w:ind w:left="40"/>
                            <w:rPr>
                              <w:rFonts w:ascii="微软雅黑" w:eastAsia="微软雅黑" w:hAnsi="微软雅黑" w:cs="微软雅黑"/>
                              <w:w w:val="95"/>
                              <w:sz w:val="14"/>
                              <w:szCs w:val="14"/>
                              <w:lang w:eastAsia="zh-CN"/>
                            </w:rPr>
                          </w:pPr>
                          <w:r>
                            <w:rPr>
                              <w:rFonts w:ascii="微软雅黑" w:eastAsia="微软雅黑" w:hAnsi="微软雅黑" w:cs="微软雅黑" w:hint="eastAsia"/>
                              <w:w w:val="95"/>
                              <w:sz w:val="14"/>
                              <w:szCs w:val="14"/>
                              <w:lang w:eastAsia="zh-CN"/>
                            </w:rPr>
                            <w:t>NodeID</w:t>
                          </w:r>
                        </w:p>
                      </w:tc>
                      <w:tc>
                        <w:tcPr>
                          <w:tcW w:w="4010" w:type="dxa"/>
                          <w:tcBorders>
                            <w:top w:val="nil"/>
                            <w:left w:val="nil"/>
                            <w:bottom w:val="single" w:sz="8" w:space="0" w:color="000000"/>
                            <w:right w:val="single" w:sz="8" w:space="0" w:color="000000"/>
                          </w:tcBorders>
                        </w:tcPr>
                        <w:p w:rsidR="00921398" w:rsidRDefault="00921398">
                          <w:pPr>
                            <w:pStyle w:val="TableParagraph"/>
                            <w:spacing w:line="228" w:lineRule="exact"/>
                            <w:ind w:left="902"/>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数组</w:t>
                          </w: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hint="eastAsia"/>
                              <w:sz w:val="14"/>
                              <w:szCs w:val="14"/>
                              <w:lang w:eastAsia="zh-CN"/>
                            </w:rPr>
                            <w:t>[ 分区组ID, 节点ID ], standalone模式下,该字段为 [ 0, 0 ]</w:t>
                          </w:r>
                        </w:p>
                      </w:tc>
                    </w:tr>
                    <w:tr w:rsidR="00921398">
                      <w:trPr>
                        <w:trHeight w:hRule="exact" w:val="300"/>
                      </w:trPr>
                      <w:tc>
                        <w:tcPr>
                          <w:tcW w:w="2305" w:type="dxa"/>
                          <w:tcBorders>
                            <w:top w:val="nil"/>
                            <w:left w:val="single" w:sz="8" w:space="0" w:color="000000"/>
                            <w:bottom w:val="single" w:sz="8" w:space="0" w:color="000000"/>
                            <w:right w:val="nil"/>
                          </w:tcBorders>
                        </w:tcPr>
                        <w:p w:rsidR="00921398" w:rsidRDefault="00921398">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CPU.User</w:t>
                          </w:r>
                        </w:p>
                      </w:tc>
                      <w:tc>
                        <w:tcPr>
                          <w:tcW w:w="4010" w:type="dxa"/>
                          <w:tcBorders>
                            <w:top w:val="nil"/>
                            <w:left w:val="nil"/>
                            <w:bottom w:val="single" w:sz="8" w:space="0" w:color="000000"/>
                            <w:right w:val="single" w:sz="8" w:space="0" w:color="000000"/>
                          </w:tcBorders>
                        </w:tcPr>
                        <w:p w:rsidR="00921398" w:rsidRDefault="00921398">
                          <w:pPr>
                            <w:pStyle w:val="TableParagraph"/>
                            <w:spacing w:line="22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操作系统启动后所消耗的总用户CPU（秒）</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CPU.Sys</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操作系统启动后所消耗的总系统CPU（秒）</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CPU.Idle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操作系统启动后所消耗的总空闲CPU（秒）</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CPU.Other</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操作系统启动后所消耗的总其它CPU（秒）</w:t>
                          </w:r>
                        </w:p>
                      </w:tc>
                    </w:tr>
                    <w:tr w:rsidR="00921398">
                      <w:trPr>
                        <w:trHeight w:hRule="exact" w:val="270"/>
                      </w:trPr>
                      <w:tc>
                        <w:tcPr>
                          <w:tcW w:w="2305" w:type="dxa"/>
                          <w:vMerge w:val="restart"/>
                          <w:tcBorders>
                            <w:top w:val="single" w:sz="8" w:space="0" w:color="000000"/>
                            <w:left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Memory.LoadPercent</w:t>
                          </w:r>
                        </w:p>
                      </w:tc>
                      <w:tc>
                        <w:tcPr>
                          <w:tcW w:w="4010" w:type="dxa"/>
                          <w:vMerge w:val="restart"/>
                          <w:tcBorders>
                            <w:top w:val="single" w:sz="8" w:space="0" w:color="000000"/>
                            <w:left w:val="nil"/>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当前操作系统的内存使用百分比（包括文件系统</w:t>
                          </w:r>
                        </w:p>
                      </w:tc>
                    </w:tr>
                    <w:tr w:rsidR="00921398">
                      <w:trPr>
                        <w:trHeight w:hRule="exact" w:val="240"/>
                      </w:trPr>
                      <w:tc>
                        <w:tcPr>
                          <w:tcW w:w="2305" w:type="dxa"/>
                          <w:vMerge/>
                          <w:tcBorders>
                            <w:left w:val="single" w:sz="8" w:space="0" w:color="000000"/>
                            <w:right w:val="nil"/>
                          </w:tcBorders>
                        </w:tcPr>
                        <w:p w:rsidR="00921398" w:rsidRDefault="00921398">
                          <w:pPr>
                            <w:rPr>
                              <w:lang w:eastAsia="zh-CN"/>
                            </w:rPr>
                          </w:pPr>
                        </w:p>
                      </w:tc>
                      <w:tc>
                        <w:tcPr>
                          <w:tcW w:w="4010" w:type="dxa"/>
                          <w:vMerge/>
                          <w:tcBorders>
                            <w:left w:val="nil"/>
                            <w:right w:val="single" w:sz="8" w:space="0" w:color="000000"/>
                          </w:tcBorders>
                        </w:tcPr>
                        <w:p w:rsidR="00921398" w:rsidRDefault="00921398">
                          <w:pPr>
                            <w:rPr>
                              <w:lang w:eastAsia="zh-CN"/>
                            </w:rPr>
                          </w:pPr>
                        </w:p>
                      </w:tc>
                      <w:tc>
                        <w:tcPr>
                          <w:tcW w:w="3157" w:type="dxa"/>
                          <w:tcBorders>
                            <w:top w:val="nil"/>
                            <w:left w:val="single" w:sz="8" w:space="0" w:color="000000"/>
                            <w:bottom w:val="nil"/>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缓存）</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重要：该字段仅在数据节点和编目节点显</w:t>
                          </w:r>
                        </w:p>
                      </w:tc>
                    </w:tr>
                    <w:tr w:rsidR="00921398">
                      <w:trPr>
                        <w:trHeight w:hRule="exact" w:val="270"/>
                      </w:trPr>
                      <w:tc>
                        <w:tcPr>
                          <w:tcW w:w="2305" w:type="dxa"/>
                          <w:vMerge/>
                          <w:tcBorders>
                            <w:left w:val="single" w:sz="8" w:space="0" w:color="000000"/>
                            <w:bottom w:val="single" w:sz="8" w:space="0" w:color="000000"/>
                            <w:right w:val="nil"/>
                          </w:tcBorders>
                        </w:tcPr>
                        <w:p w:rsidR="00921398" w:rsidRDefault="00921398">
                          <w:pPr>
                            <w:rPr>
                              <w:lang w:eastAsia="zh-CN"/>
                            </w:rPr>
                          </w:pPr>
                        </w:p>
                      </w:tc>
                      <w:tc>
                        <w:tcPr>
                          <w:tcW w:w="4010" w:type="dxa"/>
                          <w:vMerge/>
                          <w:tcBorders>
                            <w:left w:val="nil"/>
                            <w:bottom w:val="single" w:sz="8" w:space="0" w:color="000000"/>
                            <w:right w:val="single" w:sz="8" w:space="0" w:color="000000"/>
                          </w:tcBorders>
                        </w:tcPr>
                        <w:p w:rsidR="00921398" w:rsidRDefault="00921398">
                          <w:pPr>
                            <w:rPr>
                              <w:lang w:eastAsia="zh-CN"/>
                            </w:rPr>
                          </w:pP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示，协调节点不显示</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Memory.TotalRAM</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当前操作系统的总内存空间（字节）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Memory.FreeRAM</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当前操作系统的空闲内存空间（字节）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Memory.TotalSwap</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当前操作系统的总交换空间（字节）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Memory.FreeSwap</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当前操作系统的空闲交换空间（字节）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Memory.TotalVirtual</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当前操作系统的总虚拟空间（字节）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Memory.FreeVirtual</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当前操作系统的空闲虚拟空间（字节）</w:t>
                          </w:r>
                        </w:p>
                      </w:tc>
                    </w:tr>
                    <w:tr w:rsidR="00921398">
                      <w:trPr>
                        <w:trHeight w:hRule="exact" w:val="54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Disk.DatabasePath</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重要：该字段及以上字段仅在数据节</w:t>
                          </w:r>
                        </w:p>
                        <w:p w:rsidR="00921398" w:rsidRDefault="00921398">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点和编目节点显示，协调节点不显示</w:t>
                          </w:r>
                        </w:p>
                      </w:tc>
                    </w:tr>
                    <w:tr w:rsidR="00921398">
                      <w:trPr>
                        <w:trHeight w:hRule="exact" w:val="270"/>
                      </w:trPr>
                      <w:tc>
                        <w:tcPr>
                          <w:tcW w:w="2305" w:type="dxa"/>
                          <w:vMerge w:val="restart"/>
                          <w:tcBorders>
                            <w:top w:val="single" w:sz="8" w:space="0" w:color="000000"/>
                            <w:left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Disk.LoadPercent</w:t>
                          </w:r>
                        </w:p>
                      </w:tc>
                      <w:tc>
                        <w:tcPr>
                          <w:tcW w:w="4010" w:type="dxa"/>
                          <w:vMerge w:val="restart"/>
                          <w:tcBorders>
                            <w:top w:val="single" w:sz="8" w:space="0" w:color="000000"/>
                            <w:left w:val="nil"/>
                            <w:right w:val="single" w:sz="8" w:space="0" w:color="000000"/>
                          </w:tcBorders>
                        </w:tcPr>
                        <w:p w:rsidR="00921398" w:rsidRDefault="00921398">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数据库路径所在文件系统的空间占用百分比</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w:t>
                          </w:r>
                        </w:p>
                      </w:tc>
                    </w:tr>
                    <w:tr w:rsidR="00921398">
                      <w:trPr>
                        <w:trHeight w:hRule="exact" w:val="240"/>
                      </w:trPr>
                      <w:tc>
                        <w:tcPr>
                          <w:tcW w:w="2305" w:type="dxa"/>
                          <w:vMerge/>
                          <w:tcBorders>
                            <w:left w:val="single" w:sz="8" w:space="0" w:color="000000"/>
                            <w:right w:val="nil"/>
                          </w:tcBorders>
                        </w:tcPr>
                        <w:p w:rsidR="00921398" w:rsidRDefault="00921398">
                          <w:pPr>
                            <w:rPr>
                              <w:lang w:eastAsia="zh-CN"/>
                            </w:rPr>
                          </w:pPr>
                        </w:p>
                      </w:tc>
                      <w:tc>
                        <w:tcPr>
                          <w:tcW w:w="4010" w:type="dxa"/>
                          <w:vMerge/>
                          <w:tcBorders>
                            <w:left w:val="nil"/>
                            <w:right w:val="single" w:sz="8" w:space="0" w:color="000000"/>
                          </w:tcBorders>
                        </w:tcPr>
                        <w:p w:rsidR="00921398" w:rsidRDefault="00921398">
                          <w:pPr>
                            <w:rPr>
                              <w:lang w:eastAsia="zh-CN"/>
                            </w:rPr>
                          </w:pPr>
                        </w:p>
                      </w:tc>
                      <w:tc>
                        <w:tcPr>
                          <w:tcW w:w="3157" w:type="dxa"/>
                          <w:tcBorders>
                            <w:top w:val="nil"/>
                            <w:left w:val="single" w:sz="8" w:space="0" w:color="000000"/>
                            <w:bottom w:val="nil"/>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要：该字段及以上字段仅在数据节点和编目节点</w:t>
                          </w:r>
                        </w:p>
                      </w:tc>
                    </w:tr>
                    <w:tr w:rsidR="00921398">
                      <w:trPr>
                        <w:trHeight w:hRule="exact" w:val="275"/>
                      </w:trPr>
                      <w:tc>
                        <w:tcPr>
                          <w:tcW w:w="2305" w:type="dxa"/>
                          <w:vMerge/>
                          <w:tcBorders>
                            <w:left w:val="single" w:sz="8" w:space="0" w:color="000000"/>
                            <w:bottom w:val="single" w:sz="8" w:space="0" w:color="000000"/>
                            <w:right w:val="nil"/>
                          </w:tcBorders>
                        </w:tcPr>
                        <w:p w:rsidR="00921398" w:rsidRDefault="00921398">
                          <w:pPr>
                            <w:rPr>
                              <w:lang w:eastAsia="zh-CN"/>
                            </w:rPr>
                          </w:pPr>
                        </w:p>
                      </w:tc>
                      <w:tc>
                        <w:tcPr>
                          <w:tcW w:w="4010" w:type="dxa"/>
                          <w:vMerge/>
                          <w:tcBorders>
                            <w:left w:val="nil"/>
                            <w:bottom w:val="single" w:sz="8" w:space="0" w:color="000000"/>
                            <w:right w:val="single" w:sz="8" w:space="0" w:color="000000"/>
                          </w:tcBorders>
                        </w:tcPr>
                        <w:p w:rsidR="00921398" w:rsidRDefault="00921398">
                          <w:pPr>
                            <w:rPr>
                              <w:lang w:eastAsia="zh-CN"/>
                            </w:rPr>
                          </w:pP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显示，协调节点不显示</w:t>
                          </w:r>
                        </w:p>
                      </w:tc>
                    </w:tr>
                    <w:tr w:rsidR="00921398">
                      <w:trPr>
                        <w:trHeight w:hRule="exact" w:val="305"/>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Disk.TotalSpace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数据库路径总空间（字节）</w:t>
                          </w:r>
                        </w:p>
                      </w:tc>
                    </w:tr>
                    <w:tr w:rsidR="00921398">
                      <w:trPr>
                        <w:trHeight w:hRule="exact" w:val="300"/>
                      </w:trPr>
                      <w:tc>
                        <w:tcPr>
                          <w:tcW w:w="2305"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Disk.FreeSpace</w:t>
                          </w:r>
                        </w:p>
                      </w:tc>
                      <w:tc>
                        <w:tcPr>
                          <w:tcW w:w="4010"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长整型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数据库路径空闲空间（字节）</w:t>
                          </w:r>
                        </w:p>
                      </w:tc>
                    </w:tr>
                  </w:tbl>
                  <w:p w:rsidR="00921398" w:rsidRDefault="00921398"/>
                </w:txbxContent>
              </v:textbox>
              <w10:wrap anchorx="page"/>
            </v:shape>
          </w:pict>
        </w:r>
      </w:del>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117AB2" w:rsidRDefault="00117AB2">
      <w:pPr>
        <w:pStyle w:val="BodyText"/>
        <w:spacing w:line="312" w:lineRule="exact"/>
        <w:rPr>
          <w:lang w:eastAsia="zh-CN"/>
        </w:rPr>
      </w:pPr>
    </w:p>
    <w:p w:rsidR="008A4A90" w:rsidRDefault="00117AB2" w:rsidP="008A4A90">
      <w:pPr>
        <w:pStyle w:val="BodyText"/>
        <w:rPr>
          <w:lang w:eastAsia="zh-CN"/>
        </w:rPr>
      </w:pPr>
      <w:r>
        <w:rPr>
          <w:rFonts w:hint="eastAsia"/>
          <w:lang w:eastAsia="zh-CN"/>
        </w:rPr>
        <w:lastRenderedPageBreak/>
        <w:t>协调节点字段信息：</w:t>
      </w:r>
    </w:p>
    <w:p w:rsidR="00117AB2" w:rsidRDefault="00117AB2">
      <w:pPr>
        <w:pStyle w:val="BodyText"/>
        <w:spacing w:line="312" w:lineRule="exact"/>
        <w:rPr>
          <w:lang w:eastAsia="zh-CN"/>
        </w:rPr>
      </w:pPr>
    </w:p>
    <w:tbl>
      <w:tblPr>
        <w:tblW w:w="9472" w:type="dxa"/>
        <w:tblInd w:w="1083" w:type="dxa"/>
        <w:tblLayout w:type="fixed"/>
        <w:tblCellMar>
          <w:left w:w="0" w:type="dxa"/>
          <w:right w:w="0" w:type="dxa"/>
        </w:tblCellMar>
        <w:tblLook w:val="01E0"/>
      </w:tblPr>
      <w:tblGrid>
        <w:gridCol w:w="2305"/>
        <w:gridCol w:w="4010"/>
        <w:gridCol w:w="3157"/>
      </w:tblGrid>
      <w:tr w:rsidR="00117AB2" w:rsidTr="00117AB2">
        <w:trPr>
          <w:trHeight w:hRule="exact" w:val="305"/>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3" w:lineRule="exact"/>
              <w:ind w:left="902"/>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117AB2" w:rsidTr="00117AB2">
        <w:trPr>
          <w:trHeight w:hRule="exact" w:val="300"/>
        </w:trPr>
        <w:tc>
          <w:tcPr>
            <w:tcW w:w="2305" w:type="dxa"/>
            <w:tcBorders>
              <w:top w:val="nil"/>
              <w:left w:val="single" w:sz="8" w:space="0" w:color="000000"/>
              <w:bottom w:val="single" w:sz="8" w:space="0" w:color="000000"/>
              <w:right w:val="nil"/>
            </w:tcBorders>
          </w:tcPr>
          <w:p w:rsidR="00117AB2" w:rsidRDefault="00117AB2" w:rsidP="00613404">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CPU.User</w:t>
            </w:r>
          </w:p>
        </w:tc>
        <w:tc>
          <w:tcPr>
            <w:tcW w:w="4010" w:type="dxa"/>
            <w:tcBorders>
              <w:top w:val="nil"/>
              <w:left w:val="nil"/>
              <w:bottom w:val="single" w:sz="8" w:space="0" w:color="000000"/>
              <w:right w:val="single" w:sz="8" w:space="0" w:color="000000"/>
            </w:tcBorders>
          </w:tcPr>
          <w:p w:rsidR="00117AB2" w:rsidRDefault="00117AB2" w:rsidP="00613404">
            <w:pPr>
              <w:pStyle w:val="TableParagraph"/>
              <w:spacing w:line="22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nil"/>
              <w:left w:val="single" w:sz="8" w:space="0" w:color="000000"/>
              <w:bottom w:val="single" w:sz="8" w:space="0" w:color="000000"/>
              <w:right w:val="single" w:sz="8" w:space="0" w:color="000000"/>
            </w:tcBorders>
          </w:tcPr>
          <w:p w:rsidR="00117AB2" w:rsidRDefault="00117AB2" w:rsidP="00613404">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操作系统启动后所消耗的总用户CPU（秒）</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CPU.Sys</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操作系统启动后所消耗的总系统CPU（秒）</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CPU.Idle</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操作系统启动后所消耗的总空闲CPU（秒）</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CPU.Other</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浮点数</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操作系统启动后所消耗的总其它CPU（秒）</w:t>
            </w:r>
          </w:p>
        </w:tc>
      </w:tr>
      <w:tr w:rsidR="00117AB2" w:rsidTr="00117AB2">
        <w:trPr>
          <w:trHeight w:hRule="exact" w:val="270"/>
        </w:trPr>
        <w:tc>
          <w:tcPr>
            <w:tcW w:w="2305" w:type="dxa"/>
            <w:vMerge w:val="restart"/>
            <w:tcBorders>
              <w:top w:val="single" w:sz="8" w:space="0" w:color="000000"/>
              <w:left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Memory.LoadPercent</w:t>
            </w:r>
          </w:p>
        </w:tc>
        <w:tc>
          <w:tcPr>
            <w:tcW w:w="4010" w:type="dxa"/>
            <w:vMerge w:val="restart"/>
            <w:tcBorders>
              <w:top w:val="single" w:sz="8" w:space="0" w:color="000000"/>
              <w:left w:val="nil"/>
              <w:right w:val="single" w:sz="8" w:space="0" w:color="000000"/>
            </w:tcBorders>
          </w:tcPr>
          <w:p w:rsidR="00117AB2" w:rsidRDefault="00FD36EC"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当前操作系统的内存使用百分比（包括文件系统</w:t>
            </w:r>
          </w:p>
        </w:tc>
      </w:tr>
      <w:tr w:rsidR="00117AB2" w:rsidTr="00117AB2">
        <w:trPr>
          <w:trHeight w:hRule="exact" w:val="240"/>
        </w:trPr>
        <w:tc>
          <w:tcPr>
            <w:tcW w:w="2305" w:type="dxa"/>
            <w:vMerge/>
            <w:tcBorders>
              <w:left w:val="single" w:sz="8" w:space="0" w:color="000000"/>
              <w:right w:val="nil"/>
            </w:tcBorders>
          </w:tcPr>
          <w:p w:rsidR="00117AB2" w:rsidRDefault="00117AB2" w:rsidP="00613404">
            <w:pPr>
              <w:rPr>
                <w:lang w:eastAsia="zh-CN"/>
              </w:rPr>
            </w:pPr>
          </w:p>
        </w:tc>
        <w:tc>
          <w:tcPr>
            <w:tcW w:w="4010" w:type="dxa"/>
            <w:vMerge/>
            <w:tcBorders>
              <w:left w:val="nil"/>
              <w:right w:val="single" w:sz="8" w:space="0" w:color="000000"/>
            </w:tcBorders>
          </w:tcPr>
          <w:p w:rsidR="00117AB2" w:rsidRDefault="00117AB2" w:rsidP="00613404">
            <w:pPr>
              <w:rPr>
                <w:lang w:eastAsia="zh-CN"/>
              </w:rPr>
            </w:pPr>
          </w:p>
        </w:tc>
        <w:tc>
          <w:tcPr>
            <w:tcW w:w="3157" w:type="dxa"/>
            <w:tcBorders>
              <w:top w:val="nil"/>
              <w:left w:val="single" w:sz="8" w:space="0" w:color="000000"/>
              <w:bottom w:val="nil"/>
              <w:right w:val="single" w:sz="8" w:space="0" w:color="000000"/>
            </w:tcBorders>
          </w:tcPr>
          <w:p w:rsidR="00117AB2" w:rsidRDefault="00117AB2" w:rsidP="00613404">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缓存）</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重要：该字段仅在数据节点和编目节点显</w:t>
            </w:r>
          </w:p>
        </w:tc>
      </w:tr>
      <w:tr w:rsidR="00117AB2" w:rsidTr="00117AB2">
        <w:trPr>
          <w:trHeight w:hRule="exact" w:val="270"/>
        </w:trPr>
        <w:tc>
          <w:tcPr>
            <w:tcW w:w="2305" w:type="dxa"/>
            <w:vMerge/>
            <w:tcBorders>
              <w:left w:val="single" w:sz="8" w:space="0" w:color="000000"/>
              <w:bottom w:val="single" w:sz="8" w:space="0" w:color="000000"/>
              <w:right w:val="nil"/>
            </w:tcBorders>
          </w:tcPr>
          <w:p w:rsidR="00117AB2" w:rsidRDefault="00117AB2" w:rsidP="00613404">
            <w:pPr>
              <w:rPr>
                <w:lang w:eastAsia="zh-CN"/>
              </w:rPr>
            </w:pPr>
          </w:p>
        </w:tc>
        <w:tc>
          <w:tcPr>
            <w:tcW w:w="4010" w:type="dxa"/>
            <w:vMerge/>
            <w:tcBorders>
              <w:left w:val="nil"/>
              <w:bottom w:val="single" w:sz="8" w:space="0" w:color="000000"/>
              <w:right w:val="single" w:sz="8" w:space="0" w:color="000000"/>
            </w:tcBorders>
          </w:tcPr>
          <w:p w:rsidR="00117AB2" w:rsidRDefault="00117AB2" w:rsidP="00613404">
            <w:pPr>
              <w:rPr>
                <w:lang w:eastAsia="zh-CN"/>
              </w:rPr>
            </w:pPr>
          </w:p>
        </w:tc>
        <w:tc>
          <w:tcPr>
            <w:tcW w:w="3157" w:type="dxa"/>
            <w:tcBorders>
              <w:top w:val="nil"/>
              <w:left w:val="single" w:sz="8" w:space="0" w:color="000000"/>
              <w:bottom w:val="single" w:sz="8" w:space="0" w:color="000000"/>
              <w:right w:val="single" w:sz="8" w:space="0" w:color="000000"/>
            </w:tcBorders>
          </w:tcPr>
          <w:p w:rsidR="00117AB2" w:rsidRDefault="00117AB2" w:rsidP="00613404">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示，协调节点不显示</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Memory.TotalRAM</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当前操作系统的总内存空间（字节）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Memory.FreeRAM</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当前操作系统的空闲内存空间（字节）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Memory.TotalSwap</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当前操作系统的总交换空间（字节）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Memory.FreeSwap</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当前操作系统的空闲交换空间（字节）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Memory.TotalVirtual</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当前操作系统的总虚拟空间（字节）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Memory.FreeVirtual</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当前操作系统的空闲虚拟空间（字节）</w:t>
            </w:r>
          </w:p>
        </w:tc>
      </w:tr>
      <w:tr w:rsidR="00117AB2" w:rsidTr="00117AB2">
        <w:trPr>
          <w:trHeight w:hRule="exact" w:val="54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Disk.DatabasePath</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重要：该字段及以上字段仅在数据节</w:t>
            </w:r>
          </w:p>
          <w:p w:rsidR="00117AB2" w:rsidRDefault="00117AB2" w:rsidP="00613404">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点和编目节点显示，协调节点不显示</w:t>
            </w:r>
          </w:p>
        </w:tc>
      </w:tr>
      <w:tr w:rsidR="00117AB2" w:rsidTr="00117AB2">
        <w:trPr>
          <w:trHeight w:hRule="exact" w:val="270"/>
        </w:trPr>
        <w:tc>
          <w:tcPr>
            <w:tcW w:w="2305" w:type="dxa"/>
            <w:vMerge w:val="restart"/>
            <w:tcBorders>
              <w:top w:val="single" w:sz="8" w:space="0" w:color="000000"/>
              <w:left w:val="single" w:sz="8" w:space="0" w:color="000000"/>
              <w:right w:val="nil"/>
            </w:tcBorders>
          </w:tcPr>
          <w:p w:rsidR="00117AB2" w:rsidRDefault="00117AB2" w:rsidP="00613404">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Disk.LoadPercent</w:t>
            </w:r>
          </w:p>
        </w:tc>
        <w:tc>
          <w:tcPr>
            <w:tcW w:w="4010" w:type="dxa"/>
            <w:vMerge w:val="restart"/>
            <w:tcBorders>
              <w:top w:val="single" w:sz="8" w:space="0" w:color="000000"/>
              <w:left w:val="nil"/>
              <w:right w:val="single" w:sz="8" w:space="0" w:color="000000"/>
            </w:tcBorders>
          </w:tcPr>
          <w:p w:rsidR="00117AB2" w:rsidRDefault="00FD36EC" w:rsidP="00613404">
            <w:pPr>
              <w:pStyle w:val="TableParagraph"/>
              <w:spacing w:line="21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117AB2" w:rsidRDefault="00117AB2" w:rsidP="00613404">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数据库路径所在文件系统的空间占用百分比</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w:t>
            </w:r>
          </w:p>
        </w:tc>
      </w:tr>
      <w:tr w:rsidR="00117AB2" w:rsidTr="00117AB2">
        <w:trPr>
          <w:trHeight w:hRule="exact" w:val="240"/>
        </w:trPr>
        <w:tc>
          <w:tcPr>
            <w:tcW w:w="2305" w:type="dxa"/>
            <w:vMerge/>
            <w:tcBorders>
              <w:left w:val="single" w:sz="8" w:space="0" w:color="000000"/>
              <w:right w:val="nil"/>
            </w:tcBorders>
          </w:tcPr>
          <w:p w:rsidR="00117AB2" w:rsidRDefault="00117AB2" w:rsidP="00613404">
            <w:pPr>
              <w:rPr>
                <w:lang w:eastAsia="zh-CN"/>
              </w:rPr>
            </w:pPr>
          </w:p>
        </w:tc>
        <w:tc>
          <w:tcPr>
            <w:tcW w:w="4010" w:type="dxa"/>
            <w:vMerge/>
            <w:tcBorders>
              <w:left w:val="nil"/>
              <w:right w:val="single" w:sz="8" w:space="0" w:color="000000"/>
            </w:tcBorders>
          </w:tcPr>
          <w:p w:rsidR="00117AB2" w:rsidRDefault="00117AB2" w:rsidP="00613404">
            <w:pPr>
              <w:rPr>
                <w:lang w:eastAsia="zh-CN"/>
              </w:rPr>
            </w:pPr>
          </w:p>
        </w:tc>
        <w:tc>
          <w:tcPr>
            <w:tcW w:w="3157" w:type="dxa"/>
            <w:tcBorders>
              <w:top w:val="nil"/>
              <w:left w:val="single" w:sz="8" w:space="0" w:color="000000"/>
              <w:bottom w:val="nil"/>
              <w:right w:val="single" w:sz="8" w:space="0" w:color="000000"/>
            </w:tcBorders>
          </w:tcPr>
          <w:p w:rsidR="00117AB2" w:rsidRDefault="00117AB2" w:rsidP="00613404">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要：该字段及以上字段仅在数据节点和编目节点</w:t>
            </w:r>
          </w:p>
        </w:tc>
      </w:tr>
      <w:tr w:rsidR="00117AB2" w:rsidTr="00117AB2">
        <w:trPr>
          <w:trHeight w:hRule="exact" w:val="275"/>
        </w:trPr>
        <w:tc>
          <w:tcPr>
            <w:tcW w:w="2305" w:type="dxa"/>
            <w:vMerge/>
            <w:tcBorders>
              <w:left w:val="single" w:sz="8" w:space="0" w:color="000000"/>
              <w:bottom w:val="single" w:sz="8" w:space="0" w:color="000000"/>
              <w:right w:val="nil"/>
            </w:tcBorders>
          </w:tcPr>
          <w:p w:rsidR="00117AB2" w:rsidRDefault="00117AB2" w:rsidP="00613404">
            <w:pPr>
              <w:rPr>
                <w:lang w:eastAsia="zh-CN"/>
              </w:rPr>
            </w:pPr>
          </w:p>
        </w:tc>
        <w:tc>
          <w:tcPr>
            <w:tcW w:w="4010" w:type="dxa"/>
            <w:vMerge/>
            <w:tcBorders>
              <w:left w:val="nil"/>
              <w:bottom w:val="single" w:sz="8" w:space="0" w:color="000000"/>
              <w:right w:val="single" w:sz="8" w:space="0" w:color="000000"/>
            </w:tcBorders>
          </w:tcPr>
          <w:p w:rsidR="00117AB2" w:rsidRDefault="00117AB2" w:rsidP="00613404">
            <w:pPr>
              <w:rPr>
                <w:lang w:eastAsia="zh-CN"/>
              </w:rPr>
            </w:pPr>
          </w:p>
        </w:tc>
        <w:tc>
          <w:tcPr>
            <w:tcW w:w="3157" w:type="dxa"/>
            <w:tcBorders>
              <w:top w:val="nil"/>
              <w:left w:val="single" w:sz="8" w:space="0" w:color="000000"/>
              <w:bottom w:val="single" w:sz="8" w:space="0" w:color="000000"/>
              <w:right w:val="single" w:sz="8" w:space="0" w:color="000000"/>
            </w:tcBorders>
          </w:tcPr>
          <w:p w:rsidR="00117AB2" w:rsidRDefault="00117AB2" w:rsidP="00613404">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显示，协调节点不显示</w:t>
            </w:r>
          </w:p>
        </w:tc>
      </w:tr>
      <w:tr w:rsidR="00117AB2" w:rsidTr="00117AB2">
        <w:trPr>
          <w:trHeight w:hRule="exact" w:val="305"/>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Disk.TotalSpace</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13"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数据库路径总空间（字节）</w:t>
            </w:r>
          </w:p>
        </w:tc>
      </w:tr>
      <w:tr w:rsidR="00117AB2" w:rsidTr="00117AB2">
        <w:trPr>
          <w:trHeight w:hRule="exact" w:val="30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Disk.FreeSpace</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长</w:t>
            </w:r>
            <w:r w:rsidR="00FD36EC">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数据库路径空闲空间（字节）</w:t>
            </w:r>
          </w:p>
        </w:tc>
      </w:tr>
      <w:tr w:rsidR="00117AB2" w:rsidTr="00117AB2">
        <w:trPr>
          <w:trHeight w:hRule="exact" w:val="540"/>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ErrNodes.NodeName</w:t>
            </w:r>
          </w:p>
        </w:tc>
        <w:tc>
          <w:tcPr>
            <w:tcW w:w="4010" w:type="dxa"/>
            <w:tcBorders>
              <w:top w:val="single" w:sz="8" w:space="0" w:color="000000"/>
              <w:left w:val="nil"/>
              <w:bottom w:val="single" w:sz="8" w:space="0" w:color="000000"/>
              <w:right w:val="single" w:sz="8" w:space="0" w:color="000000"/>
            </w:tcBorders>
          </w:tcPr>
          <w:p w:rsidR="00117AB2" w:rsidRDefault="00117AB2" w:rsidP="00613404">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返回异常节点名（主机名+端口）重要：此字段仅</w:t>
            </w:r>
          </w:p>
          <w:p w:rsidR="00117AB2" w:rsidRDefault="00117AB2" w:rsidP="00613404">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在协调节点上显示，并且有异常节点时才显示</w:t>
            </w:r>
          </w:p>
        </w:tc>
      </w:tr>
      <w:tr w:rsidR="00117AB2" w:rsidTr="00117AB2">
        <w:trPr>
          <w:trHeight w:hRule="exact" w:val="535"/>
        </w:trPr>
        <w:tc>
          <w:tcPr>
            <w:tcW w:w="2305" w:type="dxa"/>
            <w:tcBorders>
              <w:top w:val="single" w:sz="8" w:space="0" w:color="000000"/>
              <w:left w:val="single" w:sz="8" w:space="0" w:color="000000"/>
              <w:bottom w:val="single" w:sz="8" w:space="0" w:color="000000"/>
              <w:right w:val="nil"/>
            </w:tcBorders>
          </w:tcPr>
          <w:p w:rsidR="00117AB2" w:rsidRDefault="00117AB2" w:rsidP="00613404">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ErrNodes.Flag</w:t>
            </w:r>
          </w:p>
        </w:tc>
        <w:tc>
          <w:tcPr>
            <w:tcW w:w="4010" w:type="dxa"/>
            <w:tcBorders>
              <w:top w:val="single" w:sz="8" w:space="0" w:color="000000"/>
              <w:left w:val="nil"/>
              <w:bottom w:val="single" w:sz="8" w:space="0" w:color="000000"/>
              <w:right w:val="single" w:sz="8" w:space="0" w:color="000000"/>
            </w:tcBorders>
          </w:tcPr>
          <w:p w:rsidR="00117AB2" w:rsidRDefault="00FD36EC" w:rsidP="00613404">
            <w:pPr>
              <w:pStyle w:val="TableParagraph"/>
              <w:spacing w:line="208" w:lineRule="exact"/>
              <w:ind w:left="902"/>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117AB2" w:rsidRDefault="00117AB2" w:rsidP="00613404">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错误码</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重要：此字段仅在协调节点上显示，并且</w:t>
            </w:r>
          </w:p>
          <w:p w:rsidR="00117AB2" w:rsidRDefault="00117AB2" w:rsidP="00613404">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有异常节点时才显示</w:t>
            </w:r>
          </w:p>
        </w:tc>
      </w:tr>
    </w:tbl>
    <w:p w:rsidR="00117AB2" w:rsidRDefault="00117AB2" w:rsidP="00117AB2"/>
    <w:p w:rsidR="00117AB2" w:rsidRDefault="00117AB2">
      <w:pPr>
        <w:pStyle w:val="BodyText"/>
        <w:spacing w:line="312" w:lineRule="exact"/>
        <w:rPr>
          <w:lang w:eastAsia="zh-CN"/>
        </w:rPr>
      </w:pPr>
    </w:p>
    <w:p w:rsidR="00D457DF" w:rsidRDefault="00D457DF">
      <w:pPr>
        <w:pStyle w:val="BodyText"/>
        <w:spacing w:line="312" w:lineRule="exact"/>
        <w:rPr>
          <w:lang w:eastAsia="zh-CN"/>
        </w:rPr>
      </w:pPr>
    </w:p>
    <w:p w:rsidR="00D457DF" w:rsidRDefault="00D457DF">
      <w:pPr>
        <w:pStyle w:val="BodyText"/>
        <w:spacing w:line="312" w:lineRule="exact"/>
        <w:rPr>
          <w:lang w:eastAsia="zh-CN"/>
        </w:rPr>
      </w:pPr>
    </w:p>
    <w:p w:rsidR="008A4A90" w:rsidRDefault="00D457DF" w:rsidP="008A4A90">
      <w:pPr>
        <w:pStyle w:val="BodyText"/>
        <w:rPr>
          <w:lang w:eastAsia="zh-CN"/>
        </w:rPr>
      </w:pPr>
      <w:r>
        <w:rPr>
          <w:rFonts w:hint="eastAsia"/>
          <w:lang w:eastAsia="zh-CN"/>
        </w:rPr>
        <w:t>非协调节点</w:t>
      </w:r>
      <w:r w:rsidR="007003A1">
        <w:rPr>
          <w:lang w:eastAsia="zh-CN"/>
        </w:rPr>
        <w:t>示例</w:t>
      </w:r>
    </w:p>
    <w:p w:rsidR="00737AD2" w:rsidRDefault="00EC10B3">
      <w:pPr>
        <w:pStyle w:val="BodyText"/>
        <w:spacing w:before="6"/>
        <w:rPr>
          <w:rFonts w:ascii="仿宋" w:eastAsia="仿宋" w:hAnsi="仿宋" w:cs="仿宋"/>
        </w:rPr>
      </w:pPr>
      <w:r w:rsidRPr="00EC10B3">
        <w:pict>
          <v:group id="_x0000_s3567" style="position:absolute;left:0;text-align:left;margin-left:81.7pt;margin-top:4.75pt;width:473.6pt;height:63.6pt;z-index:-25777;mso-position-horizontal-relative:page" coordorigin="1634,95" coordsize="9472,1272">
            <v:shape id="_x0000_s3568" style="position:absolute;left:1634;top:95;width:9472;height:1272" coordorigin="1634,95" coordsize="9472,1272" path="m1634,95r9472,l11106,1367r-9472,l1634,95xe" fillcolor="#efefef" stroked="f">
              <v:path arrowok="t"/>
            </v:shape>
            <w10:wrap anchorx="page"/>
          </v:group>
        </w:pict>
      </w:r>
      <w:r w:rsidR="007003A1">
        <w:rPr>
          <w:rFonts w:ascii="仿宋" w:eastAsia="仿宋" w:hAnsi="仿宋" w:cs="仿宋"/>
        </w:rPr>
        <w:t>&gt; db.snapshot(SDB_SNAP_SYSTEM)</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"NodeName": "vmsvr2-suse-x64:11820",</w:t>
      </w:r>
    </w:p>
    <w:p w:rsidR="00737AD2" w:rsidRDefault="007003A1">
      <w:pPr>
        <w:pStyle w:val="BodyText"/>
        <w:spacing w:line="212" w:lineRule="exact"/>
        <w:ind w:left="1133"/>
        <w:rPr>
          <w:rFonts w:ascii="仿宋" w:eastAsia="仿宋" w:hAnsi="仿宋" w:cs="仿宋"/>
        </w:rPr>
      </w:pPr>
      <w:r>
        <w:rPr>
          <w:rFonts w:ascii="仿宋" w:eastAsia="仿宋" w:hAnsi="仿宋" w:cs="仿宋"/>
        </w:rPr>
        <w:t>"HostName": "vmsvr2-suse-x64",</w:t>
      </w:r>
    </w:p>
    <w:p w:rsidR="00737AD2" w:rsidRDefault="007003A1">
      <w:pPr>
        <w:pStyle w:val="BodyText"/>
        <w:spacing w:line="212" w:lineRule="exact"/>
        <w:ind w:left="1133"/>
        <w:rPr>
          <w:rFonts w:ascii="仿宋" w:eastAsia="仿宋" w:hAnsi="仿宋" w:cs="仿宋"/>
        </w:rPr>
      </w:pPr>
      <w:r>
        <w:rPr>
          <w:rFonts w:ascii="仿宋" w:eastAsia="仿宋" w:hAnsi="仿宋" w:cs="仿宋"/>
        </w:rPr>
        <w:t>"ServiceName": "11820",</w:t>
      </w:r>
    </w:p>
    <w:p w:rsidR="00737AD2" w:rsidRDefault="007003A1">
      <w:pPr>
        <w:pStyle w:val="BodyText"/>
        <w:spacing w:line="212" w:lineRule="exact"/>
        <w:ind w:left="1133"/>
        <w:rPr>
          <w:rFonts w:ascii="仿宋" w:eastAsia="仿宋" w:hAnsi="仿宋" w:cs="仿宋"/>
        </w:rPr>
      </w:pPr>
      <w:r>
        <w:rPr>
          <w:rFonts w:ascii="仿宋" w:eastAsia="仿宋" w:hAnsi="仿宋" w:cs="仿宋"/>
        </w:rPr>
        <w:t>"GroupName": "datagroup1",</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D457DF" w:rsidRDefault="00EC10B3">
      <w:pPr>
        <w:pStyle w:val="BodyText"/>
        <w:spacing w:before="80" w:line="172" w:lineRule="auto"/>
        <w:ind w:left="313" w:right="6947"/>
        <w:rPr>
          <w:rFonts w:ascii="仿宋" w:eastAsia="仿宋" w:hAnsi="仿宋" w:cs="仿宋"/>
          <w:lang w:eastAsia="zh-CN"/>
        </w:rPr>
      </w:pPr>
      <w:r w:rsidRPr="00EC10B3">
        <w:pict>
          <v:group id="_x0000_s3565" style="position:absolute;left:0;text-align:left;margin-left:81.7pt;margin-top:4.7pt;width:473.6pt;height:471.5pt;z-index:-25775;mso-position-horizontal-relative:page" coordorigin="1634,94" coordsize="9472,6784">
            <v:shape id="_x0000_s3566" style="position:absolute;left:1634;top:94;width:9472;height:6784" coordorigin="1634,94" coordsize="9472,6784" path="m1634,94r9472,l11106,6878r-9472,l1634,94xe" fillcolor="#efefef" stroked="f">
              <v:path arrowok="t"/>
            </v:shape>
            <w10:wrap anchorx="page"/>
          </v:group>
        </w:pict>
      </w:r>
      <w:r w:rsidR="007003A1">
        <w:rPr>
          <w:rFonts w:ascii="仿宋" w:eastAsia="仿宋" w:hAnsi="仿宋" w:cs="仿宋"/>
        </w:rPr>
        <w:t>"IsPrimary": false, "ServiceStatus": true,</w:t>
      </w:r>
    </w:p>
    <w:p w:rsidR="00D457DF" w:rsidRPr="00D457DF" w:rsidRDefault="00D457DF" w:rsidP="00D457DF">
      <w:pPr>
        <w:pStyle w:val="BodyText"/>
        <w:spacing w:before="80" w:line="172" w:lineRule="auto"/>
        <w:ind w:left="313" w:right="6947"/>
        <w:rPr>
          <w:rFonts w:ascii="仿宋" w:eastAsia="仿宋" w:hAnsi="仿宋" w:cs="仿宋"/>
        </w:rPr>
      </w:pPr>
      <w:r w:rsidRPr="00D457DF">
        <w:rPr>
          <w:rFonts w:ascii="仿宋" w:eastAsia="仿宋" w:hAnsi="仿宋" w:cs="仿宋"/>
        </w:rPr>
        <w:t>"BeginLSN": {</w:t>
      </w:r>
    </w:p>
    <w:p w:rsidR="00D457DF" w:rsidRPr="00D457DF" w:rsidRDefault="00D457DF" w:rsidP="00D457DF">
      <w:pPr>
        <w:pStyle w:val="BodyText"/>
        <w:spacing w:before="80" w:line="172" w:lineRule="auto"/>
        <w:ind w:left="313" w:right="6947"/>
        <w:rPr>
          <w:rFonts w:ascii="仿宋" w:eastAsia="仿宋" w:hAnsi="仿宋" w:cs="仿宋"/>
        </w:rPr>
      </w:pPr>
      <w:r w:rsidRPr="00D457DF">
        <w:rPr>
          <w:rFonts w:ascii="仿宋" w:eastAsia="仿宋" w:hAnsi="仿宋" w:cs="仿宋"/>
        </w:rPr>
        <w:t xml:space="preserve">    "Offset": 0,</w:t>
      </w:r>
    </w:p>
    <w:p w:rsidR="00D457DF" w:rsidRPr="00D457DF" w:rsidRDefault="00D457DF" w:rsidP="00D457DF">
      <w:pPr>
        <w:pStyle w:val="BodyText"/>
        <w:spacing w:before="80" w:line="172" w:lineRule="auto"/>
        <w:ind w:left="313" w:right="6947"/>
        <w:rPr>
          <w:rFonts w:ascii="仿宋" w:eastAsia="仿宋" w:hAnsi="仿宋" w:cs="仿宋"/>
        </w:rPr>
      </w:pPr>
      <w:r w:rsidRPr="00D457DF">
        <w:rPr>
          <w:rFonts w:ascii="仿宋" w:eastAsia="仿宋" w:hAnsi="仿宋" w:cs="仿宋"/>
        </w:rPr>
        <w:t xml:space="preserve">    "Version": 1</w:t>
      </w:r>
    </w:p>
    <w:p w:rsidR="00D457DF" w:rsidRDefault="00D457DF" w:rsidP="00D457DF">
      <w:pPr>
        <w:pStyle w:val="BodyText"/>
        <w:spacing w:before="80" w:line="172" w:lineRule="auto"/>
        <w:ind w:left="313" w:right="6947"/>
        <w:rPr>
          <w:rFonts w:ascii="仿宋" w:eastAsia="仿宋" w:hAnsi="仿宋" w:cs="仿宋"/>
          <w:lang w:eastAsia="zh-CN"/>
        </w:rPr>
      </w:pPr>
      <w:r w:rsidRPr="00D457DF">
        <w:rPr>
          <w:rFonts w:ascii="仿宋" w:eastAsia="仿宋" w:hAnsi="仿宋" w:cs="仿宋"/>
        </w:rPr>
        <w:t xml:space="preserve">  },</w:t>
      </w:r>
    </w:p>
    <w:p w:rsidR="00737AD2" w:rsidRDefault="007003A1" w:rsidP="00D457DF">
      <w:pPr>
        <w:pStyle w:val="BodyText"/>
        <w:spacing w:before="80" w:line="172" w:lineRule="auto"/>
        <w:ind w:left="313" w:right="6947"/>
        <w:rPr>
          <w:rFonts w:ascii="仿宋" w:eastAsia="仿宋" w:hAnsi="仿宋" w:cs="仿宋"/>
        </w:rPr>
      </w:pPr>
      <w:r>
        <w:rPr>
          <w:rFonts w:ascii="仿宋" w:eastAsia="仿宋" w:hAnsi="仿宋" w:cs="仿宋"/>
        </w:rPr>
        <w:t xml:space="preserve"> "CurrentLSN": {</w:t>
      </w:r>
    </w:p>
    <w:p w:rsidR="00737AD2" w:rsidRDefault="007003A1">
      <w:pPr>
        <w:pStyle w:val="BodyText"/>
        <w:spacing w:line="220" w:lineRule="exact"/>
        <w:ind w:left="513"/>
        <w:rPr>
          <w:rFonts w:ascii="仿宋" w:eastAsia="仿宋" w:hAnsi="仿宋" w:cs="仿宋"/>
        </w:rPr>
      </w:pPr>
      <w:r>
        <w:rPr>
          <w:rFonts w:ascii="仿宋" w:eastAsia="仿宋" w:hAnsi="仿宋" w:cs="仿宋"/>
        </w:rPr>
        <w:t>"Offset": 3764,</w:t>
      </w:r>
    </w:p>
    <w:p w:rsidR="00737AD2" w:rsidRDefault="007003A1">
      <w:pPr>
        <w:pStyle w:val="BodyText"/>
        <w:spacing w:line="212" w:lineRule="exact"/>
        <w:ind w:left="513"/>
        <w:rPr>
          <w:rFonts w:ascii="仿宋" w:eastAsia="仿宋" w:hAnsi="仿宋" w:cs="仿宋"/>
        </w:rPr>
      </w:pPr>
      <w:r>
        <w:rPr>
          <w:rFonts w:ascii="仿宋" w:eastAsia="仿宋" w:hAnsi="仿宋" w:cs="仿宋"/>
        </w:rPr>
        <w:t>"Version": 1</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"NodeID": [</w:t>
      </w:r>
    </w:p>
    <w:p w:rsidR="00737AD2" w:rsidRDefault="007003A1">
      <w:pPr>
        <w:pStyle w:val="BodyText"/>
        <w:spacing w:line="212" w:lineRule="exact"/>
        <w:ind w:left="513"/>
        <w:rPr>
          <w:rFonts w:ascii="仿宋" w:eastAsia="仿宋" w:hAnsi="仿宋" w:cs="仿宋"/>
        </w:rPr>
      </w:pPr>
      <w:r>
        <w:rPr>
          <w:rFonts w:ascii="仿宋" w:eastAsia="仿宋" w:hAnsi="仿宋" w:cs="仿宋"/>
        </w:rPr>
        <w:t>1000,</w:t>
      </w:r>
    </w:p>
    <w:p w:rsidR="00737AD2" w:rsidRDefault="007003A1">
      <w:pPr>
        <w:pStyle w:val="BodyText"/>
        <w:spacing w:line="212" w:lineRule="exact"/>
        <w:ind w:left="513"/>
        <w:rPr>
          <w:rFonts w:ascii="仿宋" w:eastAsia="仿宋" w:hAnsi="仿宋" w:cs="仿宋"/>
        </w:rPr>
      </w:pPr>
      <w:r>
        <w:rPr>
          <w:rFonts w:ascii="仿宋" w:eastAsia="仿宋" w:hAnsi="仿宋" w:cs="仿宋"/>
        </w:rPr>
        <w:t>1000</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rPr>
        <w:t>],</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"TransInfo": {</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 xml:space="preserve">    "BeginLSN": -1</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 xml:space="preserve">  },</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"NodeID": [</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 xml:space="preserve">    0,</w:t>
      </w:r>
    </w:p>
    <w:p w:rsidR="00D457DF" w:rsidRP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 xml:space="preserve">    0</w:t>
      </w:r>
    </w:p>
    <w:p w:rsidR="00D457DF" w:rsidRDefault="00D457DF" w:rsidP="00D457DF">
      <w:pPr>
        <w:pStyle w:val="BodyText"/>
        <w:spacing w:line="212" w:lineRule="exact"/>
        <w:ind w:left="313"/>
        <w:rPr>
          <w:rFonts w:ascii="仿宋" w:eastAsia="仿宋" w:hAnsi="仿宋" w:cs="仿宋"/>
          <w:lang w:eastAsia="zh-CN"/>
        </w:rPr>
      </w:pPr>
      <w:r w:rsidRPr="00D457DF">
        <w:rPr>
          <w:rFonts w:ascii="仿宋" w:eastAsia="仿宋" w:hAnsi="仿宋" w:cs="仿宋"/>
          <w:lang w:eastAsia="zh-CN"/>
        </w:rPr>
        <w:t xml:space="preserve">  ],</w:t>
      </w:r>
    </w:p>
    <w:p w:rsidR="00737AD2" w:rsidRDefault="007003A1">
      <w:pPr>
        <w:pStyle w:val="BodyText"/>
        <w:spacing w:line="212" w:lineRule="exact"/>
        <w:ind w:left="313"/>
        <w:rPr>
          <w:rFonts w:ascii="仿宋" w:eastAsia="仿宋" w:hAnsi="仿宋" w:cs="仿宋"/>
        </w:rPr>
      </w:pPr>
      <w:r>
        <w:rPr>
          <w:rFonts w:ascii="仿宋" w:eastAsia="仿宋" w:hAnsi="仿宋" w:cs="仿宋"/>
        </w:rPr>
        <w:t>"CPU": {</w:t>
      </w:r>
    </w:p>
    <w:p w:rsidR="00737AD2" w:rsidRDefault="007003A1">
      <w:pPr>
        <w:pStyle w:val="BodyText"/>
        <w:spacing w:line="212" w:lineRule="exact"/>
        <w:ind w:left="513"/>
        <w:rPr>
          <w:rFonts w:ascii="仿宋" w:eastAsia="仿宋" w:hAnsi="仿宋" w:cs="仿宋"/>
        </w:rPr>
      </w:pPr>
      <w:r>
        <w:rPr>
          <w:rFonts w:ascii="仿宋" w:eastAsia="仿宋" w:hAnsi="仿宋" w:cs="仿宋"/>
        </w:rPr>
        <w:t>"User": 3947.31,</w:t>
      </w:r>
    </w:p>
    <w:p w:rsidR="00737AD2" w:rsidRDefault="007003A1">
      <w:pPr>
        <w:pStyle w:val="BodyText"/>
        <w:spacing w:line="212" w:lineRule="exact"/>
        <w:ind w:left="513"/>
        <w:rPr>
          <w:rFonts w:ascii="仿宋" w:eastAsia="仿宋" w:hAnsi="仿宋" w:cs="仿宋"/>
        </w:rPr>
      </w:pPr>
      <w:r>
        <w:rPr>
          <w:rFonts w:ascii="仿宋" w:eastAsia="仿宋" w:hAnsi="仿宋" w:cs="仿宋"/>
        </w:rPr>
        <w:t>"Sys": 715.11,</w:t>
      </w:r>
    </w:p>
    <w:p w:rsidR="00737AD2" w:rsidRDefault="007003A1">
      <w:pPr>
        <w:pStyle w:val="BodyText"/>
        <w:spacing w:line="212" w:lineRule="exact"/>
        <w:ind w:left="513"/>
        <w:rPr>
          <w:rFonts w:ascii="仿宋" w:eastAsia="仿宋" w:hAnsi="仿宋" w:cs="仿宋"/>
        </w:rPr>
      </w:pPr>
      <w:r>
        <w:rPr>
          <w:rFonts w:ascii="仿宋" w:eastAsia="仿宋" w:hAnsi="仿宋" w:cs="仿宋"/>
        </w:rPr>
        <w:t>"Idle": 331196.41,</w:t>
      </w:r>
    </w:p>
    <w:p w:rsidR="00737AD2" w:rsidRDefault="007003A1">
      <w:pPr>
        <w:pStyle w:val="BodyText"/>
        <w:spacing w:line="212" w:lineRule="exact"/>
        <w:ind w:left="513"/>
        <w:rPr>
          <w:rFonts w:ascii="仿宋" w:eastAsia="仿宋" w:hAnsi="仿宋" w:cs="仿宋"/>
        </w:rPr>
      </w:pPr>
      <w:r>
        <w:rPr>
          <w:rFonts w:ascii="仿宋" w:eastAsia="仿宋" w:hAnsi="仿宋" w:cs="仿宋"/>
        </w:rPr>
        <w:t>"Other": 771.14</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"Memory": {</w:t>
      </w:r>
    </w:p>
    <w:p w:rsidR="00737AD2" w:rsidRDefault="007003A1">
      <w:pPr>
        <w:pStyle w:val="BodyText"/>
        <w:spacing w:line="212" w:lineRule="exact"/>
        <w:ind w:left="513"/>
        <w:rPr>
          <w:rFonts w:ascii="仿宋" w:eastAsia="仿宋" w:hAnsi="仿宋" w:cs="仿宋"/>
        </w:rPr>
      </w:pPr>
      <w:r>
        <w:rPr>
          <w:rFonts w:ascii="仿宋" w:eastAsia="仿宋" w:hAnsi="仿宋" w:cs="仿宋"/>
        </w:rPr>
        <w:t>"LoadPercent": 95,</w:t>
      </w:r>
    </w:p>
    <w:p w:rsidR="00737AD2" w:rsidRDefault="007003A1">
      <w:pPr>
        <w:pStyle w:val="BodyText"/>
        <w:spacing w:line="212" w:lineRule="exact"/>
        <w:ind w:left="513"/>
        <w:rPr>
          <w:rFonts w:ascii="仿宋" w:eastAsia="仿宋" w:hAnsi="仿宋" w:cs="仿宋"/>
        </w:rPr>
      </w:pPr>
      <w:r>
        <w:rPr>
          <w:rFonts w:ascii="仿宋" w:eastAsia="仿宋" w:hAnsi="仿宋" w:cs="仿宋"/>
        </w:rPr>
        <w:t>"TotalRAM": 4155072512,</w:t>
      </w:r>
    </w:p>
    <w:p w:rsidR="00737AD2" w:rsidRDefault="007003A1">
      <w:pPr>
        <w:pStyle w:val="BodyText"/>
        <w:spacing w:line="212" w:lineRule="exact"/>
        <w:ind w:left="513"/>
        <w:rPr>
          <w:rFonts w:ascii="仿宋" w:eastAsia="仿宋" w:hAnsi="仿宋" w:cs="仿宋"/>
        </w:rPr>
      </w:pPr>
      <w:r>
        <w:rPr>
          <w:rFonts w:ascii="仿宋" w:eastAsia="仿宋" w:hAnsi="仿宋" w:cs="仿宋"/>
        </w:rPr>
        <w:t>"FreeRAM": 202219520,</w:t>
      </w:r>
    </w:p>
    <w:p w:rsidR="00737AD2" w:rsidRDefault="007003A1">
      <w:pPr>
        <w:pStyle w:val="BodyText"/>
        <w:spacing w:line="212" w:lineRule="exact"/>
        <w:ind w:left="513"/>
        <w:rPr>
          <w:rFonts w:ascii="仿宋" w:eastAsia="仿宋" w:hAnsi="仿宋" w:cs="仿宋"/>
        </w:rPr>
      </w:pPr>
      <w:r>
        <w:rPr>
          <w:rFonts w:ascii="仿宋" w:eastAsia="仿宋" w:hAnsi="仿宋" w:cs="仿宋"/>
        </w:rPr>
        <w:t>"TotalSwap": 2153771008,</w:t>
      </w:r>
    </w:p>
    <w:p w:rsidR="00737AD2" w:rsidRDefault="007003A1">
      <w:pPr>
        <w:pStyle w:val="BodyText"/>
        <w:spacing w:line="212" w:lineRule="exact"/>
        <w:ind w:left="513"/>
        <w:rPr>
          <w:rFonts w:ascii="仿宋" w:eastAsia="仿宋" w:hAnsi="仿宋" w:cs="仿宋"/>
        </w:rPr>
      </w:pPr>
      <w:r>
        <w:rPr>
          <w:rFonts w:ascii="仿宋" w:eastAsia="仿宋" w:hAnsi="仿宋" w:cs="仿宋"/>
        </w:rPr>
        <w:t>"FreeSwap": 2137071616,</w:t>
      </w:r>
    </w:p>
    <w:p w:rsidR="00737AD2" w:rsidRDefault="007003A1">
      <w:pPr>
        <w:pStyle w:val="BodyText"/>
        <w:spacing w:line="212" w:lineRule="exact"/>
        <w:ind w:left="513"/>
        <w:rPr>
          <w:rFonts w:ascii="仿宋" w:eastAsia="仿宋" w:hAnsi="仿宋" w:cs="仿宋"/>
        </w:rPr>
      </w:pPr>
      <w:r>
        <w:rPr>
          <w:rFonts w:ascii="仿宋" w:eastAsia="仿宋" w:hAnsi="仿宋" w:cs="仿宋"/>
        </w:rPr>
        <w:t>"TotalVirtual": 6308843520,</w:t>
      </w:r>
    </w:p>
    <w:p w:rsidR="00737AD2" w:rsidRDefault="007003A1">
      <w:pPr>
        <w:pStyle w:val="BodyText"/>
        <w:spacing w:line="212" w:lineRule="exact"/>
        <w:ind w:left="513"/>
        <w:rPr>
          <w:rFonts w:ascii="仿宋" w:eastAsia="仿宋" w:hAnsi="仿宋" w:cs="仿宋"/>
        </w:rPr>
      </w:pPr>
      <w:r>
        <w:rPr>
          <w:rFonts w:ascii="仿宋" w:eastAsia="仿宋" w:hAnsi="仿宋" w:cs="仿宋"/>
        </w:rPr>
        <w:t>"FreeVirtual": 2339291136</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"Disk": {</w:t>
      </w:r>
    </w:p>
    <w:p w:rsidR="00737AD2" w:rsidRDefault="007003A1">
      <w:pPr>
        <w:pStyle w:val="BodyText"/>
        <w:spacing w:line="212" w:lineRule="exact"/>
        <w:ind w:left="513"/>
        <w:rPr>
          <w:rFonts w:ascii="仿宋" w:eastAsia="仿宋" w:hAnsi="仿宋" w:cs="仿宋"/>
        </w:rPr>
      </w:pPr>
      <w:r>
        <w:rPr>
          <w:rFonts w:ascii="仿宋" w:eastAsia="仿宋" w:hAnsi="仿宋" w:cs="仿宋"/>
        </w:rPr>
        <w:t>"DatabasePath": "/opt/sequoiadb/database/data/11820",</w:t>
      </w:r>
    </w:p>
    <w:p w:rsidR="00737AD2" w:rsidRDefault="007003A1">
      <w:pPr>
        <w:pStyle w:val="BodyText"/>
        <w:spacing w:line="212" w:lineRule="exact"/>
        <w:ind w:left="513"/>
        <w:rPr>
          <w:rFonts w:ascii="仿宋" w:eastAsia="仿宋" w:hAnsi="仿宋" w:cs="仿宋"/>
        </w:rPr>
      </w:pPr>
      <w:r>
        <w:rPr>
          <w:rFonts w:ascii="仿宋" w:eastAsia="仿宋" w:hAnsi="仿宋" w:cs="仿宋"/>
        </w:rPr>
        <w:t>"LoadPercent": 78,</w:t>
      </w:r>
    </w:p>
    <w:p w:rsidR="00737AD2" w:rsidRDefault="007003A1">
      <w:pPr>
        <w:pStyle w:val="BodyText"/>
        <w:spacing w:line="212" w:lineRule="exact"/>
        <w:ind w:left="513"/>
        <w:rPr>
          <w:rFonts w:ascii="仿宋" w:eastAsia="仿宋" w:hAnsi="仿宋" w:cs="仿宋"/>
        </w:rPr>
      </w:pPr>
      <w:r>
        <w:rPr>
          <w:rFonts w:ascii="仿宋" w:eastAsia="仿宋" w:hAnsi="仿宋" w:cs="仿宋"/>
        </w:rPr>
        <w:t>"TotalSpace": 40704466944,</w:t>
      </w:r>
    </w:p>
    <w:p w:rsidR="00737AD2" w:rsidRDefault="007003A1">
      <w:pPr>
        <w:pStyle w:val="BodyText"/>
        <w:spacing w:line="212" w:lineRule="exact"/>
        <w:ind w:left="513"/>
        <w:rPr>
          <w:rFonts w:ascii="仿宋" w:eastAsia="仿宋" w:hAnsi="仿宋" w:cs="仿宋"/>
        </w:rPr>
      </w:pPr>
      <w:r>
        <w:rPr>
          <w:rFonts w:ascii="仿宋" w:eastAsia="仿宋" w:hAnsi="仿宋" w:cs="仿宋"/>
        </w:rPr>
        <w:t>"FreeSpace": 8615747584</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D457DF" w:rsidRDefault="00D457DF">
      <w:pPr>
        <w:pStyle w:val="BodyText"/>
        <w:spacing w:before="49"/>
        <w:ind w:left="113"/>
        <w:rPr>
          <w:lang w:eastAsia="zh-CN"/>
        </w:rPr>
      </w:pPr>
      <w:bookmarkStart w:id="146" w:name="编目信息快照"/>
      <w:bookmarkStart w:id="147" w:name="_bookmark68"/>
      <w:bookmarkEnd w:id="146"/>
      <w:bookmarkEnd w:id="147"/>
    </w:p>
    <w:p w:rsidR="008A4A90" w:rsidRDefault="00D457DF" w:rsidP="008A4A90">
      <w:pPr>
        <w:pStyle w:val="BodyText"/>
        <w:ind w:left="0"/>
        <w:rPr>
          <w:lang w:eastAsia="zh-CN"/>
        </w:rPr>
      </w:pPr>
      <w:r>
        <w:rPr>
          <w:rFonts w:hint="eastAsia"/>
          <w:lang w:eastAsia="zh-CN"/>
        </w:rPr>
        <w:t>协调节点</w:t>
      </w:r>
      <w:r>
        <w:rPr>
          <w:lang w:eastAsia="zh-CN"/>
        </w:rPr>
        <w:t>示例</w:t>
      </w:r>
    </w:p>
    <w:p w:rsidR="008A4A90" w:rsidRDefault="00EC10B3" w:rsidP="008A4A90">
      <w:pPr>
        <w:pStyle w:val="BodyText"/>
        <w:ind w:leftChars="124" w:left="273"/>
        <w:rPr>
          <w:lang w:eastAsia="zh-CN"/>
        </w:rPr>
      </w:pPr>
      <w:r>
        <w:rPr>
          <w:noProof/>
          <w:lang w:eastAsia="zh-CN"/>
        </w:rPr>
        <w:pict>
          <v:group id="_x0000_s39975" style="position:absolute;left:0;text-align:left;margin-left:74.35pt;margin-top:3.3pt;width:473.6pt;height:212.45pt;z-index:-14845;mso-position-horizontal-relative:page" coordorigin="1634,94" coordsize="9472,6784">
            <v:shape id="_x0000_s39976" style="position:absolute;left:1634;top:94;width:9472;height:6784" coordorigin="1634,94" coordsize="9472,6784" path="m1634,94r9472,l11106,6878r-9472,l1634,94xe" fillcolor="#efefef" stroked="f">
              <v:path arrowok="t"/>
            </v:shape>
            <w10:wrap anchorx="page"/>
          </v:group>
        </w:pict>
      </w:r>
      <w:r w:rsidR="00D457DF">
        <w:rPr>
          <w:lang w:eastAsia="zh-CN"/>
        </w:rPr>
        <w:t>{</w:t>
      </w:r>
    </w:p>
    <w:p w:rsidR="008A4A90" w:rsidRDefault="00D457DF" w:rsidP="008A4A90">
      <w:pPr>
        <w:pStyle w:val="BodyText"/>
        <w:ind w:leftChars="124" w:left="273"/>
        <w:rPr>
          <w:lang w:eastAsia="zh-CN"/>
        </w:rPr>
      </w:pPr>
      <w:r>
        <w:rPr>
          <w:lang w:eastAsia="zh-CN"/>
        </w:rPr>
        <w:t xml:space="preserve">  "CPU": {</w:t>
      </w:r>
    </w:p>
    <w:p w:rsidR="008A4A90" w:rsidRDefault="00D457DF" w:rsidP="008A4A90">
      <w:pPr>
        <w:pStyle w:val="BodyText"/>
        <w:ind w:leftChars="124" w:left="273"/>
        <w:rPr>
          <w:lang w:eastAsia="zh-CN"/>
        </w:rPr>
      </w:pPr>
      <w:r>
        <w:rPr>
          <w:lang w:eastAsia="zh-CN"/>
        </w:rPr>
        <w:t xml:space="preserve">    "User": 36280.72,</w:t>
      </w:r>
    </w:p>
    <w:p w:rsidR="008A4A90" w:rsidRDefault="00D457DF" w:rsidP="008A4A90">
      <w:pPr>
        <w:pStyle w:val="BodyText"/>
        <w:ind w:leftChars="124" w:left="273"/>
        <w:rPr>
          <w:lang w:eastAsia="zh-CN"/>
        </w:rPr>
      </w:pPr>
      <w:r>
        <w:rPr>
          <w:lang w:eastAsia="zh-CN"/>
        </w:rPr>
        <w:t xml:space="preserve">    "Sys": 5046.23,</w:t>
      </w:r>
    </w:p>
    <w:p w:rsidR="008A4A90" w:rsidRDefault="00D457DF" w:rsidP="008A4A90">
      <w:pPr>
        <w:pStyle w:val="BodyText"/>
        <w:ind w:leftChars="124" w:left="273"/>
        <w:rPr>
          <w:lang w:eastAsia="zh-CN"/>
        </w:rPr>
      </w:pPr>
      <w:r>
        <w:rPr>
          <w:lang w:eastAsia="zh-CN"/>
        </w:rPr>
        <w:t xml:space="preserve">    "Idle": 7560242.4,</w:t>
      </w:r>
    </w:p>
    <w:p w:rsidR="008A4A90" w:rsidRDefault="00D457DF" w:rsidP="008A4A90">
      <w:pPr>
        <w:pStyle w:val="BodyText"/>
        <w:ind w:leftChars="124" w:left="273"/>
        <w:rPr>
          <w:lang w:eastAsia="zh-CN"/>
        </w:rPr>
      </w:pPr>
      <w:r>
        <w:rPr>
          <w:lang w:eastAsia="zh-CN"/>
        </w:rPr>
        <w:t xml:space="preserve">    "Other": 5887.24</w:t>
      </w:r>
    </w:p>
    <w:p w:rsidR="008A4A90" w:rsidRDefault="00D457DF" w:rsidP="008A4A90">
      <w:pPr>
        <w:pStyle w:val="BodyText"/>
        <w:ind w:leftChars="124" w:left="273"/>
        <w:rPr>
          <w:lang w:eastAsia="zh-CN"/>
        </w:rPr>
      </w:pPr>
      <w:r>
        <w:rPr>
          <w:lang w:eastAsia="zh-CN"/>
        </w:rPr>
        <w:t xml:space="preserve">  },</w:t>
      </w:r>
    </w:p>
    <w:p w:rsidR="008A4A90" w:rsidRDefault="00D457DF" w:rsidP="008A4A90">
      <w:pPr>
        <w:pStyle w:val="BodyText"/>
        <w:ind w:leftChars="124" w:left="273"/>
        <w:rPr>
          <w:lang w:eastAsia="zh-CN"/>
        </w:rPr>
      </w:pPr>
      <w:r>
        <w:rPr>
          <w:lang w:eastAsia="zh-CN"/>
        </w:rPr>
        <w:t xml:space="preserve">  "Memory": {</w:t>
      </w:r>
    </w:p>
    <w:p w:rsidR="008A4A90" w:rsidRDefault="00D457DF" w:rsidP="008A4A90">
      <w:pPr>
        <w:pStyle w:val="BodyText"/>
        <w:ind w:leftChars="124" w:left="273"/>
        <w:rPr>
          <w:lang w:eastAsia="zh-CN"/>
        </w:rPr>
      </w:pPr>
      <w:r>
        <w:rPr>
          <w:lang w:eastAsia="zh-CN"/>
        </w:rPr>
        <w:t xml:space="preserve">    "TotalRAM": 8403730432,</w:t>
      </w:r>
    </w:p>
    <w:p w:rsidR="008A4A90" w:rsidRDefault="00D457DF" w:rsidP="008A4A90">
      <w:pPr>
        <w:pStyle w:val="BodyText"/>
        <w:ind w:leftChars="124" w:left="273"/>
        <w:rPr>
          <w:lang w:eastAsia="zh-CN"/>
        </w:rPr>
      </w:pPr>
      <w:r>
        <w:rPr>
          <w:lang w:eastAsia="zh-CN"/>
        </w:rPr>
        <w:t xml:space="preserve">    "FreeRAM": 3075035136,</w:t>
      </w:r>
    </w:p>
    <w:p w:rsidR="008A4A90" w:rsidRDefault="00D457DF" w:rsidP="008A4A90">
      <w:pPr>
        <w:pStyle w:val="BodyText"/>
        <w:ind w:leftChars="124" w:left="273"/>
        <w:rPr>
          <w:lang w:eastAsia="zh-CN"/>
        </w:rPr>
      </w:pPr>
      <w:r>
        <w:rPr>
          <w:lang w:eastAsia="zh-CN"/>
        </w:rPr>
        <w:t xml:space="preserve">    "TotalSwap": 25757204480,</w:t>
      </w:r>
    </w:p>
    <w:p w:rsidR="008A4A90" w:rsidRDefault="00D457DF" w:rsidP="008A4A90">
      <w:pPr>
        <w:pStyle w:val="BodyText"/>
        <w:ind w:leftChars="124" w:left="273"/>
        <w:rPr>
          <w:lang w:eastAsia="zh-CN"/>
        </w:rPr>
      </w:pPr>
      <w:r>
        <w:rPr>
          <w:lang w:eastAsia="zh-CN"/>
        </w:rPr>
        <w:t xml:space="preserve">    "FreeSwap": 25663799296,</w:t>
      </w:r>
    </w:p>
    <w:p w:rsidR="008A4A90" w:rsidRDefault="00EC10B3" w:rsidP="008A4A90">
      <w:pPr>
        <w:pStyle w:val="BodyText"/>
        <w:ind w:leftChars="124" w:left="273"/>
        <w:rPr>
          <w:lang w:eastAsia="zh-CN"/>
        </w:rPr>
      </w:pPr>
      <w:r>
        <w:rPr>
          <w:noProof/>
          <w:lang w:eastAsia="zh-CN"/>
        </w:rPr>
        <w:lastRenderedPageBreak/>
        <w:pict>
          <v:group id="_x0000_s39977" style="position:absolute;left:0;text-align:left;margin-left:74.55pt;margin-top:-15.95pt;width:473.6pt;height:174.5pt;z-index:-13821;mso-position-horizontal-relative:page" coordorigin="1634,94" coordsize="9472,6784">
            <v:shape id="_x0000_s39978" style="position:absolute;left:1634;top:94;width:9472;height:6784" coordorigin="1634,94" coordsize="9472,6784" path="m1634,94r9472,l11106,6878r-9472,l1634,94xe" fillcolor="#efefef" stroked="f">
              <v:path arrowok="t"/>
            </v:shape>
            <w10:wrap anchorx="page"/>
          </v:group>
        </w:pict>
      </w:r>
      <w:r w:rsidR="00D457DF">
        <w:rPr>
          <w:lang w:eastAsia="zh-CN"/>
        </w:rPr>
        <w:t xml:space="preserve">    "TotalVirtual": 34160934912,</w:t>
      </w:r>
    </w:p>
    <w:p w:rsidR="008A4A90" w:rsidRDefault="00D457DF" w:rsidP="008A4A90">
      <w:pPr>
        <w:pStyle w:val="BodyText"/>
        <w:ind w:leftChars="124" w:left="273"/>
        <w:rPr>
          <w:lang w:eastAsia="zh-CN"/>
        </w:rPr>
      </w:pPr>
      <w:r>
        <w:rPr>
          <w:lang w:eastAsia="zh-CN"/>
        </w:rPr>
        <w:t xml:space="preserve">    "FreeVirtual": 28738834432</w:t>
      </w:r>
    </w:p>
    <w:p w:rsidR="008A4A90" w:rsidRDefault="00D457DF" w:rsidP="008A4A90">
      <w:pPr>
        <w:pStyle w:val="BodyText"/>
        <w:ind w:leftChars="124" w:left="273"/>
        <w:rPr>
          <w:lang w:eastAsia="zh-CN"/>
        </w:rPr>
      </w:pPr>
      <w:r>
        <w:rPr>
          <w:lang w:eastAsia="zh-CN"/>
        </w:rPr>
        <w:t xml:space="preserve">  },</w:t>
      </w:r>
    </w:p>
    <w:p w:rsidR="008A4A90" w:rsidRDefault="00D457DF" w:rsidP="008A4A90">
      <w:pPr>
        <w:pStyle w:val="BodyText"/>
        <w:ind w:leftChars="124" w:left="273"/>
        <w:rPr>
          <w:lang w:eastAsia="zh-CN"/>
        </w:rPr>
      </w:pPr>
      <w:r>
        <w:rPr>
          <w:lang w:eastAsia="zh-CN"/>
        </w:rPr>
        <w:t xml:space="preserve">  "Disk": {</w:t>
      </w:r>
    </w:p>
    <w:p w:rsidR="008A4A90" w:rsidRDefault="00D457DF" w:rsidP="008A4A90">
      <w:pPr>
        <w:pStyle w:val="BodyText"/>
        <w:ind w:leftChars="124" w:left="273"/>
        <w:rPr>
          <w:lang w:eastAsia="zh-CN"/>
        </w:rPr>
      </w:pPr>
      <w:r>
        <w:rPr>
          <w:lang w:eastAsia="zh-CN"/>
        </w:rPr>
        <w:t xml:space="preserve">    "TotalSpace": 338172772352,</w:t>
      </w:r>
    </w:p>
    <w:p w:rsidR="008A4A90" w:rsidRDefault="00D457DF" w:rsidP="008A4A90">
      <w:pPr>
        <w:pStyle w:val="BodyText"/>
        <w:ind w:leftChars="124" w:left="273"/>
        <w:rPr>
          <w:lang w:eastAsia="zh-CN"/>
        </w:rPr>
      </w:pPr>
      <w:r>
        <w:rPr>
          <w:lang w:eastAsia="zh-CN"/>
        </w:rPr>
        <w:t xml:space="preserve">    "FreeSpace": 181331296256</w:t>
      </w:r>
    </w:p>
    <w:p w:rsidR="008A4A90" w:rsidRDefault="00D457DF" w:rsidP="008A4A90">
      <w:pPr>
        <w:pStyle w:val="BodyText"/>
        <w:ind w:leftChars="124" w:left="273"/>
        <w:rPr>
          <w:lang w:eastAsia="zh-CN"/>
        </w:rPr>
      </w:pPr>
      <w:r>
        <w:rPr>
          <w:lang w:eastAsia="zh-CN"/>
        </w:rPr>
        <w:t xml:space="preserve">  },</w:t>
      </w:r>
    </w:p>
    <w:p w:rsidR="008A4A90" w:rsidRDefault="00D457DF" w:rsidP="008A4A90">
      <w:pPr>
        <w:pStyle w:val="BodyText"/>
        <w:ind w:leftChars="124" w:left="273"/>
        <w:rPr>
          <w:lang w:eastAsia="zh-CN"/>
        </w:rPr>
      </w:pPr>
      <w:r>
        <w:rPr>
          <w:lang w:eastAsia="zh-CN"/>
        </w:rPr>
        <w:t xml:space="preserve">  "ErrNodes": []</w:t>
      </w:r>
    </w:p>
    <w:p w:rsidR="008A4A90" w:rsidRDefault="00D457DF" w:rsidP="008A4A90">
      <w:pPr>
        <w:pStyle w:val="BodyText"/>
        <w:ind w:left="0"/>
        <w:rPr>
          <w:lang w:eastAsia="zh-CN"/>
        </w:rPr>
      </w:pPr>
      <w:r>
        <w:rPr>
          <w:lang w:eastAsia="zh-CN"/>
        </w:rPr>
        <w:t>}</w:t>
      </w:r>
    </w:p>
    <w:p w:rsidR="008A4A90" w:rsidRDefault="008A4A90" w:rsidP="008A4A90">
      <w:pPr>
        <w:pStyle w:val="BodyText"/>
        <w:ind w:left="0"/>
        <w:rPr>
          <w:lang w:eastAsia="zh-CN"/>
        </w:rPr>
      </w:pPr>
    </w:p>
    <w:p w:rsidR="008A4A90" w:rsidRDefault="008A4A90" w:rsidP="008A4A90">
      <w:pPr>
        <w:pStyle w:val="BodyText"/>
        <w:ind w:left="0"/>
        <w:rPr>
          <w:lang w:eastAsia="zh-CN"/>
        </w:rPr>
      </w:pPr>
    </w:p>
    <w:p w:rsidR="00737AD2" w:rsidRDefault="007003A1">
      <w:pPr>
        <w:pStyle w:val="BodyText"/>
        <w:spacing w:before="49"/>
        <w:ind w:left="113"/>
        <w:rPr>
          <w:lang w:eastAsia="zh-CN"/>
        </w:rPr>
      </w:pPr>
      <w:r>
        <w:rPr>
          <w:lang w:eastAsia="zh-CN"/>
        </w:rPr>
        <w:t>编目信息快照</w:t>
      </w:r>
    </w:p>
    <w:p w:rsidR="00737AD2" w:rsidRDefault="00737AD2">
      <w:pPr>
        <w:spacing w:before="5" w:line="280" w:lineRule="exact"/>
        <w:rPr>
          <w:sz w:val="28"/>
          <w:szCs w:val="28"/>
          <w:lang w:eastAsia="zh-CN"/>
        </w:rPr>
      </w:pPr>
    </w:p>
    <w:p w:rsidR="00737AD2" w:rsidRDefault="007003A1">
      <w:pPr>
        <w:pStyle w:val="BodyText"/>
        <w:spacing w:line="168" w:lineRule="auto"/>
        <w:ind w:left="113" w:right="3163"/>
        <w:rPr>
          <w:lang w:eastAsia="zh-CN"/>
        </w:rPr>
      </w:pPr>
      <w:r>
        <w:rPr>
          <w:lang w:eastAsia="zh-CN"/>
        </w:rPr>
        <w:t>描述 编目信息快照列出当前数据库中所有集合的编目信息，每个集合一条记录。</w:t>
      </w:r>
    </w:p>
    <w:p w:rsidR="00737AD2" w:rsidRDefault="00737AD2">
      <w:pPr>
        <w:spacing w:line="100" w:lineRule="exact"/>
        <w:rPr>
          <w:sz w:val="10"/>
          <w:szCs w:val="10"/>
          <w:lang w:eastAsia="zh-CN"/>
        </w:rPr>
      </w:pPr>
    </w:p>
    <w:p w:rsidR="00737AD2" w:rsidRDefault="00737AD2">
      <w:pPr>
        <w:spacing w:line="200" w:lineRule="exact"/>
        <w:rPr>
          <w:sz w:val="20"/>
          <w:szCs w:val="20"/>
          <w:lang w:eastAsia="zh-CN"/>
        </w:rPr>
      </w:pPr>
    </w:p>
    <w:p w:rsidR="00737AD2" w:rsidRDefault="007003A1">
      <w:pPr>
        <w:pStyle w:val="BodyText"/>
        <w:spacing w:line="168" w:lineRule="auto"/>
        <w:ind w:left="113" w:right="7715"/>
        <w:rPr>
          <w:lang w:eastAsia="zh-CN"/>
        </w:rPr>
      </w:pPr>
      <w:r>
        <w:rPr>
          <w:w w:val="95"/>
          <w:lang w:eastAsia="zh-CN"/>
        </w:rPr>
        <w:t xml:space="preserve">标示 </w:t>
      </w:r>
      <w:r>
        <w:rPr>
          <w:w w:val="90"/>
          <w:lang w:eastAsia="zh-CN"/>
        </w:rPr>
        <w:t>SDB_SNAP_CATALOG</w:t>
      </w:r>
    </w:p>
    <w:p w:rsidR="00737AD2" w:rsidRDefault="00737AD2">
      <w:pPr>
        <w:spacing w:before="14" w:line="200" w:lineRule="exact"/>
        <w:rPr>
          <w:sz w:val="20"/>
          <w:szCs w:val="20"/>
          <w:lang w:eastAsia="zh-CN"/>
        </w:rPr>
      </w:pPr>
    </w:p>
    <w:p w:rsidR="00737AD2" w:rsidRDefault="00737AD2">
      <w:pPr>
        <w:spacing w:before="4" w:line="180" w:lineRule="exact"/>
        <w:rPr>
          <w:sz w:val="18"/>
          <w:szCs w:val="18"/>
          <w:lang w:eastAsia="zh-CN"/>
        </w:rPr>
      </w:pPr>
    </w:p>
    <w:p w:rsidR="00596F16" w:rsidRDefault="00596F16">
      <w:pPr>
        <w:spacing w:before="4" w:line="180" w:lineRule="exact"/>
        <w:rPr>
          <w:sz w:val="18"/>
          <w:szCs w:val="18"/>
          <w:lang w:eastAsia="zh-CN"/>
        </w:rPr>
      </w:pPr>
      <w:r>
        <w:rPr>
          <w:rFonts w:hint="eastAsia"/>
          <w:sz w:val="18"/>
          <w:szCs w:val="18"/>
          <w:lang w:eastAsia="zh-CN"/>
        </w:rPr>
        <w:t xml:space="preserve">  </w:t>
      </w:r>
      <w:r>
        <w:rPr>
          <w:rFonts w:hint="eastAsia"/>
          <w:sz w:val="18"/>
          <w:szCs w:val="18"/>
          <w:lang w:eastAsia="zh-CN"/>
        </w:rPr>
        <w:t>注意</w:t>
      </w:r>
      <w:r>
        <w:rPr>
          <w:rFonts w:hint="eastAsia"/>
          <w:sz w:val="18"/>
          <w:szCs w:val="18"/>
          <w:lang w:eastAsia="zh-CN"/>
        </w:rPr>
        <w:t xml:space="preserve">: </w:t>
      </w:r>
      <w:r>
        <w:rPr>
          <w:rFonts w:hint="eastAsia"/>
          <w:sz w:val="18"/>
          <w:szCs w:val="18"/>
          <w:lang w:eastAsia="zh-CN"/>
        </w:rPr>
        <w:t>只能在协调节点执行。</w:t>
      </w:r>
    </w:p>
    <w:p w:rsidR="00737AD2" w:rsidRDefault="00596F16">
      <w:pPr>
        <w:pStyle w:val="BodyText"/>
        <w:ind w:left="113"/>
        <w:rPr>
          <w:lang w:eastAsia="zh-CN"/>
        </w:rPr>
      </w:pPr>
      <w:r>
        <w:rPr>
          <w:rFonts w:hint="eastAsia"/>
          <w:lang w:eastAsia="zh-CN"/>
        </w:rPr>
        <w:t>协调节点</w:t>
      </w:r>
      <w:r w:rsidR="007003A1">
        <w:rPr>
          <w:lang w:eastAsia="zh-CN"/>
        </w:rPr>
        <w:t>字段信息</w:t>
      </w:r>
    </w:p>
    <w:p w:rsidR="00737AD2" w:rsidRDefault="00737AD2">
      <w:pPr>
        <w:spacing w:before="5" w:line="20" w:lineRule="exact"/>
        <w:rPr>
          <w:sz w:val="4"/>
          <w:szCs w:val="4"/>
          <w:lang w:eastAsia="zh-CN"/>
        </w:rPr>
      </w:pPr>
    </w:p>
    <w:tbl>
      <w:tblPr>
        <w:tblW w:w="0" w:type="auto"/>
        <w:tblInd w:w="103" w:type="dxa"/>
        <w:tblLayout w:type="fixed"/>
        <w:tblCellMar>
          <w:left w:w="0" w:type="dxa"/>
          <w:right w:w="0" w:type="dxa"/>
        </w:tblCellMar>
        <w:tblLook w:val="01E0"/>
      </w:tblPr>
      <w:tblGrid>
        <w:gridCol w:w="2057"/>
        <w:gridCol w:w="4258"/>
        <w:gridCol w:w="3157"/>
      </w:tblGrid>
      <w:tr w:rsidR="00737AD2">
        <w:trPr>
          <w:trHeight w:hRule="exact" w:val="295"/>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58" w:type="dxa"/>
            <w:tcBorders>
              <w:top w:val="nil"/>
              <w:left w:val="nil"/>
              <w:bottom w:val="nil"/>
              <w:right w:val="single" w:sz="8" w:space="0" w:color="000000"/>
            </w:tcBorders>
          </w:tcPr>
          <w:p w:rsidR="00737AD2" w:rsidRDefault="007003A1">
            <w:pPr>
              <w:pStyle w:val="TableParagraph"/>
              <w:spacing w:line="223" w:lineRule="exact"/>
              <w:ind w:left="115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集合完整名</w:t>
            </w:r>
          </w:p>
        </w:tc>
      </w:tr>
      <w:tr w:rsidR="00737AD2">
        <w:trPr>
          <w:trHeight w:hRule="exact" w:val="30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EnsureShardingIndex</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布尔类型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是否自动为分区键字段创建索引</w:t>
            </w:r>
          </w:p>
        </w:tc>
      </w:tr>
      <w:tr w:rsidR="00737AD2">
        <w:trPr>
          <w:trHeight w:hRule="exact" w:val="270"/>
        </w:trPr>
        <w:tc>
          <w:tcPr>
            <w:tcW w:w="2057" w:type="dxa"/>
            <w:vMerge w:val="restart"/>
            <w:tcBorders>
              <w:top w:val="single" w:sz="8" w:space="0" w:color="000000"/>
              <w:left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ReplSize</w:t>
            </w:r>
          </w:p>
        </w:tc>
        <w:tc>
          <w:tcPr>
            <w:tcW w:w="4258" w:type="dxa"/>
            <w:vMerge w:val="restart"/>
            <w:tcBorders>
              <w:top w:val="nil"/>
              <w:left w:val="nil"/>
              <w:right w:val="single" w:sz="8" w:space="0" w:color="000000"/>
            </w:tcBorders>
          </w:tcPr>
          <w:p w:rsidR="00737AD2" w:rsidRDefault="00717265">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lang w:eastAsia="zh-CN"/>
              </w:rPr>
              <w:t>执行修改操作时需要同步的副本数。</w:t>
            </w:r>
            <w:r>
              <w:rPr>
                <w:rFonts w:ascii="微软雅黑" w:eastAsia="微软雅黑" w:hAnsi="微软雅黑" w:cs="微软雅黑"/>
                <w:sz w:val="14"/>
                <w:szCs w:val="14"/>
              </w:rPr>
              <w:t>当执行更</w:t>
            </w:r>
          </w:p>
        </w:tc>
      </w:tr>
      <w:tr w:rsidR="00737AD2">
        <w:trPr>
          <w:trHeight w:hRule="exact" w:val="240"/>
        </w:trPr>
        <w:tc>
          <w:tcPr>
            <w:tcW w:w="2057" w:type="dxa"/>
            <w:vMerge/>
            <w:tcBorders>
              <w:left w:val="single" w:sz="8" w:space="0" w:color="000000"/>
              <w:right w:val="nil"/>
            </w:tcBorders>
          </w:tcPr>
          <w:p w:rsidR="00737AD2" w:rsidRDefault="00737AD2"/>
        </w:tc>
        <w:tc>
          <w:tcPr>
            <w:tcW w:w="4258" w:type="dxa"/>
            <w:vMerge/>
            <w:tcBorders>
              <w:left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新、插入、删除记录等操作时，仅当指定副本数</w:t>
            </w:r>
          </w:p>
        </w:tc>
      </w:tr>
      <w:tr w:rsidR="00737AD2">
        <w:trPr>
          <w:trHeight w:hRule="exact" w:val="270"/>
        </w:trPr>
        <w:tc>
          <w:tcPr>
            <w:tcW w:w="2057" w:type="dxa"/>
            <w:vMerge/>
            <w:tcBorders>
              <w:left w:val="single" w:sz="8" w:space="0" w:color="000000"/>
              <w:bottom w:val="single" w:sz="8" w:space="0" w:color="000000"/>
              <w:right w:val="nil"/>
            </w:tcBorders>
          </w:tcPr>
          <w:p w:rsidR="00737AD2" w:rsidRDefault="00737AD2">
            <w:pPr>
              <w:rPr>
                <w:lang w:eastAsia="zh-CN"/>
              </w:rPr>
            </w:pPr>
          </w:p>
        </w:tc>
        <w:tc>
          <w:tcPr>
            <w:tcW w:w="4258" w:type="dxa"/>
            <w:vMerge/>
            <w:tcBorders>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的节点都完成操作时才返回操作结果。</w:t>
            </w:r>
          </w:p>
        </w:tc>
      </w:tr>
      <w:tr w:rsidR="00737AD2">
        <w:trPr>
          <w:trHeight w:hRule="exact" w:val="30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ShardingKey</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分区键定义</w:t>
            </w:r>
          </w:p>
        </w:tc>
      </w:tr>
      <w:tr w:rsidR="00737AD2">
        <w:trPr>
          <w:trHeight w:hRule="exact" w:val="780"/>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ShardingType</w:t>
            </w:r>
          </w:p>
        </w:tc>
        <w:tc>
          <w:tcPr>
            <w:tcW w:w="4258" w:type="dxa"/>
            <w:tcBorders>
              <w:top w:val="nil"/>
              <w:left w:val="nil"/>
              <w:bottom w:val="nil"/>
              <w:right w:val="single" w:sz="8" w:space="0" w:color="000000"/>
            </w:tcBorders>
          </w:tcPr>
          <w:p w:rsidR="00737AD2" w:rsidRDefault="007003A1">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数据分区类型：</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range：数据按分区键值的范围进行分区存储</w:t>
            </w:r>
            <w:r>
              <w:rPr>
                <w:rFonts w:ascii="微软雅黑" w:eastAsia="微软雅黑" w:hAnsi="微软雅黑" w:cs="微软雅黑"/>
                <w:sz w:val="14"/>
                <w:szCs w:val="14"/>
                <w:lang w:eastAsia="zh-CN"/>
              </w:rPr>
              <w:t xml:space="preserve"> hash：数据按分区键的哈希值进行分区存储</w:t>
            </w:r>
          </w:p>
        </w:tc>
      </w:tr>
      <w:tr w:rsidR="00737AD2">
        <w:trPr>
          <w:trHeight w:hRule="exact" w:val="545"/>
        </w:trPr>
        <w:tc>
          <w:tcPr>
            <w:tcW w:w="205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Version</w:t>
            </w:r>
          </w:p>
        </w:tc>
        <w:tc>
          <w:tcPr>
            <w:tcW w:w="4258" w:type="dxa"/>
            <w:tcBorders>
              <w:top w:val="nil"/>
              <w:left w:val="nil"/>
              <w:bottom w:val="nil"/>
              <w:right w:val="single" w:sz="8" w:space="0" w:color="000000"/>
            </w:tcBorders>
          </w:tcPr>
          <w:p w:rsidR="00737AD2" w:rsidRDefault="00717265">
            <w:pPr>
              <w:pStyle w:val="TableParagraph"/>
              <w:spacing w:line="228" w:lineRule="exact"/>
              <w:ind w:left="115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集合版本号，当对集合的元数据执行修改操作时</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递增该版本号（例如数据切分）</w:t>
            </w:r>
          </w:p>
        </w:tc>
      </w:tr>
    </w:tbl>
    <w:p w:rsidR="00737AD2" w:rsidRDefault="00737AD2">
      <w:pPr>
        <w:rPr>
          <w:rFonts w:ascii="微软雅黑" w:eastAsia="微软雅黑" w:hAnsi="微软雅黑" w:cs="微软雅黑"/>
          <w:sz w:val="14"/>
          <w:szCs w:val="14"/>
          <w:lang w:eastAsia="zh-CN"/>
        </w:rPr>
        <w:sectPr w:rsidR="00737AD2">
          <w:pgSz w:w="12240" w:h="15840"/>
          <w:pgMar w:top="900" w:right="680" w:bottom="280" w:left="1520" w:header="713" w:footer="0" w:gutter="0"/>
          <w:cols w:space="720"/>
        </w:sectPr>
      </w:pPr>
    </w:p>
    <w:p w:rsidR="00737AD2" w:rsidRDefault="00737AD2">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322"/>
        <w:gridCol w:w="3993"/>
        <w:gridCol w:w="3157"/>
      </w:tblGrid>
      <w:tr w:rsidR="00737AD2">
        <w:trPr>
          <w:trHeight w:hRule="exact" w:val="305"/>
        </w:trPr>
        <w:tc>
          <w:tcPr>
            <w:tcW w:w="232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3993"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85"/>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3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CataInfo.</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GroupID</w:t>
            </w:r>
          </w:p>
        </w:tc>
        <w:tc>
          <w:tcPr>
            <w:tcW w:w="3993" w:type="dxa"/>
            <w:tcBorders>
              <w:top w:val="single" w:sz="8" w:space="0" w:color="000000"/>
              <w:left w:val="nil"/>
              <w:bottom w:val="single" w:sz="8" w:space="0" w:color="000000"/>
              <w:right w:val="single" w:sz="8" w:space="0" w:color="000000"/>
            </w:tcBorders>
          </w:tcPr>
          <w:p w:rsidR="00737AD2" w:rsidRDefault="00717265">
            <w:pPr>
              <w:pStyle w:val="TableParagraph"/>
              <w:spacing w:line="208" w:lineRule="exact"/>
              <w:ind w:left="885"/>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w:t>
            </w:r>
            <w:r>
              <w:rPr>
                <w:rFonts w:ascii="微软雅黑" w:eastAsia="微软雅黑" w:hAnsi="微软雅黑" w:cs="微软雅黑"/>
                <w:spacing w:val="-11"/>
                <w:sz w:val="14"/>
                <w:szCs w:val="14"/>
              </w:rPr>
              <w:t xml:space="preserve"> </w:t>
            </w:r>
            <w:r>
              <w:rPr>
                <w:rFonts w:ascii="微软雅黑" w:eastAsia="微软雅黑" w:hAnsi="微软雅黑" w:cs="微软雅黑"/>
                <w:sz w:val="14"/>
                <w:szCs w:val="14"/>
              </w:rPr>
              <w:t>ID</w:t>
            </w:r>
          </w:p>
        </w:tc>
      </w:tr>
      <w:tr w:rsidR="00737AD2">
        <w:trPr>
          <w:trHeight w:hRule="exact" w:val="300"/>
        </w:trPr>
        <w:tc>
          <w:tcPr>
            <w:tcW w:w="23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CataInfo.</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GroupName</w:t>
            </w:r>
          </w:p>
        </w:tc>
        <w:tc>
          <w:tcPr>
            <w:tcW w:w="3993"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5"/>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分区组名</w:t>
            </w:r>
          </w:p>
        </w:tc>
      </w:tr>
      <w:tr w:rsidR="00737AD2">
        <w:trPr>
          <w:trHeight w:hRule="exact" w:val="300"/>
        </w:trPr>
        <w:tc>
          <w:tcPr>
            <w:tcW w:w="23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CataInfo.</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LowBound</w:t>
            </w:r>
          </w:p>
        </w:tc>
        <w:tc>
          <w:tcPr>
            <w:tcW w:w="3993"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5"/>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数据分区区间的上限</w:t>
            </w:r>
          </w:p>
        </w:tc>
      </w:tr>
      <w:tr w:rsidR="00737AD2">
        <w:trPr>
          <w:trHeight w:hRule="exact" w:val="295"/>
        </w:trPr>
        <w:tc>
          <w:tcPr>
            <w:tcW w:w="23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CataInfo.</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UpBound</w:t>
            </w:r>
          </w:p>
        </w:tc>
        <w:tc>
          <w:tcPr>
            <w:tcW w:w="3993"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5"/>
              <w:rPr>
                <w:rFonts w:ascii="微软雅黑" w:eastAsia="微软雅黑" w:hAnsi="微软雅黑" w:cs="微软雅黑"/>
                <w:sz w:val="14"/>
                <w:szCs w:val="14"/>
              </w:rPr>
            </w:pPr>
            <w:r>
              <w:rPr>
                <w:rFonts w:ascii="微软雅黑" w:eastAsia="微软雅黑" w:hAnsi="微软雅黑" w:cs="微软雅黑"/>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数据分区区间的下限</w:t>
            </w:r>
          </w:p>
        </w:tc>
      </w:tr>
    </w:tbl>
    <w:p w:rsidR="00737AD2" w:rsidRDefault="00737AD2">
      <w:pPr>
        <w:spacing w:before="3" w:line="200" w:lineRule="exact"/>
        <w:rPr>
          <w:sz w:val="20"/>
          <w:szCs w:val="20"/>
        </w:rPr>
      </w:pPr>
    </w:p>
    <w:p w:rsidR="00737AD2" w:rsidRDefault="007003A1">
      <w:pPr>
        <w:pStyle w:val="BodyText"/>
        <w:spacing w:line="312" w:lineRule="exact"/>
      </w:pPr>
      <w:r>
        <w:t>示例</w:t>
      </w:r>
    </w:p>
    <w:p w:rsidR="00737AD2" w:rsidRDefault="00EC10B3">
      <w:pPr>
        <w:pStyle w:val="BodyText"/>
        <w:spacing w:before="6"/>
        <w:rPr>
          <w:rFonts w:ascii="仿宋" w:eastAsia="仿宋" w:hAnsi="仿宋" w:cs="仿宋"/>
        </w:rPr>
      </w:pPr>
      <w:r w:rsidRPr="00EC10B3">
        <w:pict>
          <v:group id="_x0000_s3563" style="position:absolute;left:0;text-align:left;margin-left:81.7pt;margin-top:4.75pt;width:473.6pt;height:318pt;z-index:-25774;mso-position-horizontal-relative:page" coordorigin="1634,95" coordsize="9472,6360">
            <v:shape id="_x0000_s3564" style="position:absolute;left:1634;top:95;width:9472;height:6360" coordorigin="1634,95" coordsize="9472,6360" path="m1634,95r9472,l11106,6455r-9472,l1634,95xe" fillcolor="#efefef" stroked="f">
              <v:path arrowok="t"/>
            </v:shape>
            <w10:wrap anchorx="page"/>
          </v:group>
        </w:pict>
      </w:r>
      <w:r w:rsidR="007003A1">
        <w:rPr>
          <w:rFonts w:ascii="仿宋" w:eastAsia="仿宋" w:hAnsi="仿宋" w:cs="仿宋"/>
        </w:rPr>
        <w:t>&gt;db.snapshot(SDB_SNAP_CATALOG)</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"_id": {</w:t>
      </w:r>
    </w:p>
    <w:p w:rsidR="00737AD2" w:rsidRDefault="007003A1">
      <w:pPr>
        <w:pStyle w:val="BodyText"/>
        <w:spacing w:line="212" w:lineRule="exact"/>
        <w:ind w:left="1333"/>
        <w:rPr>
          <w:rFonts w:ascii="仿宋" w:eastAsia="仿宋" w:hAnsi="仿宋" w:cs="仿宋"/>
        </w:rPr>
      </w:pPr>
      <w:r>
        <w:rPr>
          <w:rFonts w:ascii="仿宋" w:eastAsia="仿宋" w:hAnsi="仿宋" w:cs="仿宋"/>
        </w:rPr>
        <w:t>"$oid": "5247a2bc60080822db1cfba2"</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"foo.bar",</w:t>
      </w:r>
    </w:p>
    <w:p w:rsidR="00737AD2" w:rsidRDefault="007003A1">
      <w:pPr>
        <w:pStyle w:val="BodyText"/>
        <w:spacing w:line="212" w:lineRule="exact"/>
        <w:ind w:left="1133"/>
        <w:rPr>
          <w:rFonts w:ascii="仿宋" w:eastAsia="仿宋" w:hAnsi="仿宋" w:cs="仿宋"/>
        </w:rPr>
      </w:pPr>
      <w:r>
        <w:rPr>
          <w:rFonts w:ascii="仿宋" w:eastAsia="仿宋" w:hAnsi="仿宋" w:cs="仿宋"/>
        </w:rPr>
        <w:t>"Version": 1,</w:t>
      </w:r>
    </w:p>
    <w:p w:rsidR="00737AD2" w:rsidRDefault="007003A1">
      <w:pPr>
        <w:pStyle w:val="BodyText"/>
        <w:spacing w:line="212" w:lineRule="exact"/>
        <w:ind w:left="1133"/>
        <w:rPr>
          <w:rFonts w:ascii="仿宋" w:eastAsia="仿宋" w:hAnsi="仿宋" w:cs="仿宋"/>
        </w:rPr>
      </w:pPr>
      <w:r>
        <w:rPr>
          <w:rFonts w:ascii="仿宋" w:eastAsia="仿宋" w:hAnsi="仿宋" w:cs="仿宋"/>
        </w:rPr>
        <w:t>"ReplSize": 1,</w:t>
      </w:r>
    </w:p>
    <w:p w:rsidR="00737AD2" w:rsidRDefault="007003A1">
      <w:pPr>
        <w:pStyle w:val="BodyText"/>
        <w:spacing w:line="212" w:lineRule="exact"/>
        <w:ind w:left="1133"/>
        <w:rPr>
          <w:rFonts w:ascii="仿宋" w:eastAsia="仿宋" w:hAnsi="仿宋" w:cs="仿宋"/>
        </w:rPr>
      </w:pPr>
      <w:r>
        <w:rPr>
          <w:rFonts w:ascii="仿宋" w:eastAsia="仿宋" w:hAnsi="仿宋" w:cs="仿宋"/>
        </w:rPr>
        <w:t>"ShardingKey": {</w:t>
      </w:r>
    </w:p>
    <w:p w:rsidR="00737AD2" w:rsidRDefault="007003A1">
      <w:pPr>
        <w:pStyle w:val="BodyText"/>
        <w:spacing w:line="212" w:lineRule="exact"/>
        <w:ind w:left="1333"/>
        <w:rPr>
          <w:rFonts w:ascii="仿宋" w:eastAsia="仿宋" w:hAnsi="仿宋" w:cs="仿宋"/>
        </w:rPr>
      </w:pPr>
      <w:r>
        <w:rPr>
          <w:rFonts w:ascii="仿宋" w:eastAsia="仿宋" w:hAnsi="仿宋" w:cs="仿宋"/>
        </w:rPr>
        <w:t>"age": 1</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"EnsureShardingIndex": true,</w:t>
      </w:r>
    </w:p>
    <w:p w:rsidR="00737AD2" w:rsidRDefault="007003A1">
      <w:pPr>
        <w:pStyle w:val="BodyText"/>
        <w:spacing w:line="212" w:lineRule="exact"/>
        <w:ind w:left="1133"/>
        <w:rPr>
          <w:rFonts w:ascii="仿宋" w:eastAsia="仿宋" w:hAnsi="仿宋" w:cs="仿宋"/>
        </w:rPr>
      </w:pPr>
      <w:r>
        <w:rPr>
          <w:rFonts w:ascii="仿宋" w:eastAsia="仿宋" w:hAnsi="仿宋" w:cs="仿宋"/>
        </w:rPr>
        <w:t>"ShardingType": "range",</w:t>
      </w:r>
    </w:p>
    <w:p w:rsidR="00737AD2" w:rsidRDefault="007003A1">
      <w:pPr>
        <w:pStyle w:val="BodyText"/>
        <w:spacing w:line="212" w:lineRule="exact"/>
        <w:ind w:left="1133"/>
        <w:rPr>
          <w:rFonts w:ascii="仿宋" w:eastAsia="仿宋" w:hAnsi="仿宋" w:cs="仿宋"/>
        </w:rPr>
      </w:pPr>
      <w:r>
        <w:rPr>
          <w:rFonts w:ascii="仿宋" w:eastAsia="仿宋" w:hAnsi="仿宋" w:cs="仿宋"/>
        </w:rPr>
        <w:t>"CataInfo": [</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533"/>
        <w:rPr>
          <w:rFonts w:ascii="仿宋" w:eastAsia="仿宋" w:hAnsi="仿宋" w:cs="仿宋"/>
        </w:rPr>
      </w:pPr>
      <w:r>
        <w:rPr>
          <w:rFonts w:ascii="仿宋" w:eastAsia="仿宋" w:hAnsi="仿宋" w:cs="仿宋"/>
        </w:rPr>
        <w:t>"GroupID": 1000,</w:t>
      </w:r>
    </w:p>
    <w:p w:rsidR="00737AD2" w:rsidRDefault="007003A1">
      <w:pPr>
        <w:pStyle w:val="BodyText"/>
        <w:spacing w:line="212" w:lineRule="exact"/>
        <w:ind w:left="1533"/>
        <w:rPr>
          <w:rFonts w:ascii="仿宋" w:eastAsia="仿宋" w:hAnsi="仿宋" w:cs="仿宋"/>
        </w:rPr>
      </w:pPr>
      <w:r>
        <w:rPr>
          <w:rFonts w:ascii="仿宋" w:eastAsia="仿宋" w:hAnsi="仿宋" w:cs="仿宋"/>
        </w:rPr>
        <w:t>"GroupName": "datagroup1",</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"LowBound": {</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 {</w:t>
      </w:r>
    </w:p>
    <w:p w:rsidR="00737AD2" w:rsidRDefault="007003A1">
      <w:pPr>
        <w:pStyle w:val="BodyText"/>
        <w:spacing w:line="212" w:lineRule="exact"/>
        <w:ind w:left="1933"/>
        <w:rPr>
          <w:rFonts w:ascii="仿宋" w:eastAsia="仿宋" w:hAnsi="仿宋" w:cs="仿宋"/>
          <w:lang w:eastAsia="zh-CN"/>
        </w:rPr>
      </w:pPr>
      <w:r>
        <w:rPr>
          <w:rFonts w:ascii="仿宋" w:eastAsia="仿宋" w:hAnsi="仿宋" w:cs="仿宋"/>
          <w:lang w:eastAsia="zh-CN"/>
        </w:rPr>
        <w:t>"$minKey": 1</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"UpBound": {</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 {</w:t>
      </w:r>
    </w:p>
    <w:p w:rsidR="00737AD2" w:rsidRDefault="007003A1">
      <w:pPr>
        <w:pStyle w:val="BodyText"/>
        <w:spacing w:line="212" w:lineRule="exact"/>
        <w:ind w:left="1933"/>
        <w:rPr>
          <w:rFonts w:ascii="仿宋" w:eastAsia="仿宋" w:hAnsi="仿宋" w:cs="仿宋"/>
          <w:lang w:eastAsia="zh-CN"/>
        </w:rPr>
      </w:pPr>
      <w:r>
        <w:rPr>
          <w:rFonts w:ascii="仿宋" w:eastAsia="仿宋" w:hAnsi="仿宋" w:cs="仿宋"/>
          <w:lang w:eastAsia="zh-CN"/>
        </w:rPr>
        <w:t>"$maxKey": 1</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5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3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37AD2">
      <w:pPr>
        <w:spacing w:before="9" w:line="110" w:lineRule="exact"/>
        <w:rPr>
          <w:sz w:val="11"/>
          <w:szCs w:val="11"/>
          <w:lang w:eastAsia="zh-CN"/>
        </w:rPr>
      </w:pPr>
    </w:p>
    <w:p w:rsidR="00737AD2" w:rsidRDefault="007003A1">
      <w:pPr>
        <w:pStyle w:val="BodyText"/>
        <w:spacing w:line="312" w:lineRule="exact"/>
        <w:rPr>
          <w:lang w:eastAsia="zh-CN"/>
        </w:rPr>
      </w:pPr>
      <w:bookmarkStart w:id="148" w:name="列表"/>
      <w:bookmarkEnd w:id="148"/>
      <w:r>
        <w:rPr>
          <w:lang w:eastAsia="zh-CN"/>
        </w:rPr>
        <w:t>列表</w:t>
      </w:r>
    </w:p>
    <w:p w:rsidR="00737AD2" w:rsidRDefault="007003A1">
      <w:pPr>
        <w:pStyle w:val="BodyText"/>
        <w:spacing w:before="18" w:line="253" w:lineRule="auto"/>
        <w:ind w:right="7207"/>
        <w:rPr>
          <w:lang w:eastAsia="zh-CN"/>
        </w:rPr>
      </w:pPr>
      <w:r>
        <w:rPr>
          <w:lang w:eastAsia="zh-CN"/>
        </w:rPr>
        <w:t xml:space="preserve">本节介绍各种列表信息： </w:t>
      </w:r>
      <w:hyperlink w:anchor="_bookmark69" w:history="1">
        <w:r>
          <w:rPr>
            <w:color w:val="0000FF"/>
            <w:lang w:eastAsia="zh-CN"/>
          </w:rPr>
          <w:t>上下文列表</w:t>
        </w:r>
      </w:hyperlink>
      <w:r>
        <w:rPr>
          <w:color w:val="0000FF"/>
          <w:lang w:eastAsia="zh-CN"/>
        </w:rPr>
        <w:t xml:space="preserve"> </w:t>
      </w:r>
      <w:hyperlink w:anchor="_bookmark70" w:history="1">
        <w:r>
          <w:rPr>
            <w:color w:val="0000FF"/>
            <w:lang w:eastAsia="zh-CN"/>
          </w:rPr>
          <w:t>当前会话上下文列表</w:t>
        </w:r>
      </w:hyperlink>
      <w:r>
        <w:rPr>
          <w:color w:val="0000FF"/>
          <w:lang w:eastAsia="zh-CN"/>
        </w:rPr>
        <w:t xml:space="preserve"> </w:t>
      </w:r>
      <w:hyperlink w:anchor="_bookmark71" w:history="1">
        <w:r>
          <w:rPr>
            <w:color w:val="0000FF"/>
            <w:lang w:eastAsia="zh-CN"/>
          </w:rPr>
          <w:t>会话列表</w:t>
        </w:r>
      </w:hyperlink>
    </w:p>
    <w:p w:rsidR="00737AD2" w:rsidRDefault="00EC10B3">
      <w:pPr>
        <w:pStyle w:val="BodyText"/>
        <w:spacing w:before="4" w:line="253" w:lineRule="auto"/>
        <w:ind w:right="8007"/>
        <w:rPr>
          <w:lang w:eastAsia="zh-CN"/>
        </w:rPr>
      </w:pPr>
      <w:hyperlink w:anchor="_bookmark72" w:history="1">
        <w:r w:rsidR="007003A1">
          <w:rPr>
            <w:color w:val="0000FF"/>
            <w:lang w:eastAsia="zh-CN"/>
          </w:rPr>
          <w:t>当前会话列表</w:t>
        </w:r>
      </w:hyperlink>
      <w:r w:rsidR="007003A1">
        <w:rPr>
          <w:color w:val="0000FF"/>
          <w:lang w:eastAsia="zh-CN"/>
        </w:rPr>
        <w:t xml:space="preserve"> </w:t>
      </w:r>
      <w:hyperlink w:anchor="_bookmark73" w:history="1">
        <w:r w:rsidR="007003A1">
          <w:rPr>
            <w:color w:val="0000FF"/>
            <w:lang w:eastAsia="zh-CN"/>
          </w:rPr>
          <w:t>集合列表</w:t>
        </w:r>
      </w:hyperlink>
      <w:r w:rsidR="007003A1">
        <w:rPr>
          <w:color w:val="0000FF"/>
          <w:lang w:eastAsia="zh-CN"/>
        </w:rPr>
        <w:t xml:space="preserve"> </w:t>
      </w:r>
      <w:hyperlink w:anchor="_bookmark74" w:history="1">
        <w:r w:rsidR="007003A1">
          <w:rPr>
            <w:color w:val="0000FF"/>
            <w:lang w:eastAsia="zh-CN"/>
          </w:rPr>
          <w:t>集合空间列表</w:t>
        </w:r>
      </w:hyperlink>
      <w:r w:rsidR="007003A1">
        <w:rPr>
          <w:color w:val="0000FF"/>
          <w:lang w:eastAsia="zh-CN"/>
        </w:rPr>
        <w:t xml:space="preserve"> </w:t>
      </w:r>
      <w:hyperlink w:anchor="_bookmark75" w:history="1">
        <w:r w:rsidR="007003A1">
          <w:rPr>
            <w:color w:val="0000FF"/>
            <w:lang w:eastAsia="zh-CN"/>
          </w:rPr>
          <w:t>存储单元列表</w:t>
        </w:r>
      </w:hyperlink>
      <w:r w:rsidR="007003A1">
        <w:rPr>
          <w:color w:val="0000FF"/>
          <w:lang w:eastAsia="zh-CN"/>
        </w:rPr>
        <w:t xml:space="preserve"> </w:t>
      </w:r>
      <w:hyperlink w:anchor="_bookmark76" w:history="1">
        <w:r w:rsidR="007003A1">
          <w:rPr>
            <w:color w:val="0000FF"/>
            <w:lang w:eastAsia="zh-CN"/>
          </w:rPr>
          <w:t>分区组列表</w:t>
        </w:r>
      </w:hyperlink>
    </w:p>
    <w:p w:rsidR="00737AD2" w:rsidRDefault="007003A1">
      <w:pPr>
        <w:pStyle w:val="BodyText"/>
        <w:spacing w:line="285" w:lineRule="exact"/>
        <w:rPr>
          <w:lang w:eastAsia="zh-CN"/>
        </w:rPr>
      </w:pPr>
      <w:bookmarkStart w:id="149" w:name="上下文列表"/>
      <w:bookmarkStart w:id="150" w:name="_bookmark69"/>
      <w:bookmarkEnd w:id="149"/>
      <w:bookmarkEnd w:id="150"/>
      <w:r>
        <w:rPr>
          <w:lang w:eastAsia="zh-CN"/>
        </w:rPr>
        <w:t>上下文列表</w:t>
      </w:r>
    </w:p>
    <w:p w:rsidR="00737AD2" w:rsidRDefault="00737AD2">
      <w:pPr>
        <w:spacing w:before="9" w:line="190" w:lineRule="exact"/>
        <w:rPr>
          <w:sz w:val="19"/>
          <w:szCs w:val="19"/>
          <w:lang w:eastAsia="zh-CN"/>
        </w:rPr>
      </w:pPr>
    </w:p>
    <w:p w:rsidR="00737AD2" w:rsidRDefault="007003A1">
      <w:pPr>
        <w:pStyle w:val="BodyText"/>
        <w:spacing w:line="253" w:lineRule="auto"/>
        <w:ind w:right="3671"/>
        <w:rPr>
          <w:lang w:eastAsia="zh-CN"/>
        </w:rPr>
      </w:pPr>
      <w:r>
        <w:rPr>
          <w:lang w:eastAsia="zh-CN"/>
        </w:rPr>
        <w:t>描述 上下文列表列出当前数据库节点中所有的会话所对应的上下文。</w:t>
      </w:r>
    </w:p>
    <w:p w:rsidR="00737AD2" w:rsidRDefault="00737AD2">
      <w:pPr>
        <w:spacing w:line="253" w:lineRule="auto"/>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113" w:right="433"/>
        <w:rPr>
          <w:lang w:eastAsia="zh-CN"/>
        </w:rPr>
      </w:pPr>
      <w:r>
        <w:rPr>
          <w:w w:val="95"/>
          <w:lang w:eastAsia="zh-CN"/>
        </w:rPr>
        <w:t>每一个会话为一条记录，如果一个会话中包括一个或一个以上的上下文时，其Contexts数组字段对每个上下</w:t>
      </w:r>
      <w:r>
        <w:rPr>
          <w:lang w:eastAsia="zh-CN"/>
        </w:rPr>
        <w:t xml:space="preserve"> 文产生一个对象。</w:t>
      </w:r>
    </w:p>
    <w:p w:rsidR="00737AD2" w:rsidRDefault="00921398">
      <w:pPr>
        <w:pStyle w:val="BodyText"/>
        <w:spacing w:before="34" w:line="337" w:lineRule="auto"/>
        <w:ind w:left="113" w:right="784"/>
        <w:rPr>
          <w:lang w:eastAsia="zh-CN"/>
        </w:rPr>
      </w:pPr>
      <w:r>
        <w:pict>
          <v:shape id="_x0000_i1066"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列表操作自身需产生一个上下文，因此结果集中至少会返回一个当前列表的上下文信息。 标示</w:t>
      </w:r>
    </w:p>
    <w:p w:rsidR="00737AD2" w:rsidRDefault="007003A1">
      <w:pPr>
        <w:pStyle w:val="BodyText"/>
        <w:spacing w:line="253" w:lineRule="exact"/>
        <w:ind w:left="113"/>
      </w:pPr>
      <w:r>
        <w:rPr>
          <w:w w:val="90"/>
        </w:rPr>
        <w:t>SDB_LIST_CONTEXTS</w:t>
      </w:r>
    </w:p>
    <w:p w:rsidR="00737AD2" w:rsidRDefault="00737AD2">
      <w:pPr>
        <w:spacing w:before="9" w:line="190" w:lineRule="exact"/>
        <w:rPr>
          <w:sz w:val="19"/>
          <w:szCs w:val="19"/>
        </w:rPr>
      </w:pPr>
    </w:p>
    <w:p w:rsidR="00737AD2" w:rsidRDefault="00737AD2">
      <w:pPr>
        <w:spacing w:before="4" w:line="180" w:lineRule="exact"/>
        <w:rPr>
          <w:sz w:val="18"/>
          <w:szCs w:val="18"/>
        </w:rPr>
      </w:pPr>
    </w:p>
    <w:p w:rsidR="00737AD2" w:rsidRDefault="007003A1">
      <w:pPr>
        <w:pStyle w:val="BodyTex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737AD2">
        <w:trPr>
          <w:trHeight w:hRule="exact" w:val="29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会话ID</w:t>
            </w:r>
          </w:p>
        </w:tc>
      </w:tr>
      <w:tr w:rsidR="00737AD2">
        <w:trPr>
          <w:trHeight w:hRule="exact" w:val="54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上下文ID数组，为该会话所包含的所有上下文列</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表</w:t>
            </w:r>
          </w:p>
        </w:tc>
      </w:tr>
    </w:tbl>
    <w:p w:rsidR="00737AD2" w:rsidRDefault="00737AD2">
      <w:pPr>
        <w:spacing w:before="3" w:line="200" w:lineRule="exact"/>
        <w:rPr>
          <w:sz w:val="20"/>
          <w:szCs w:val="20"/>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60" style="position:absolute;left:0;text-align:left;margin-left:81.7pt;margin-top:4.75pt;width:473.6pt;height:74.2pt;z-index:-25773;mso-position-horizontal-relative:page" coordorigin="1634,95" coordsize="9472,1484">
            <v:shape id="_x0000_s3561" style="position:absolute;left:1634;top:95;width:9472;height:1484" coordorigin="1634,95" coordsize="9472,1484" path="m1634,95r9472,l11106,1579r-9472,l1634,95xe" fillcolor="#efefef" stroked="f">
              <v:path arrowok="t"/>
            </v:shape>
            <w10:wrap anchorx="page"/>
          </v:group>
        </w:pict>
      </w:r>
      <w:r w:rsidR="007003A1">
        <w:rPr>
          <w:rFonts w:ascii="仿宋" w:eastAsia="仿宋" w:hAnsi="仿宋" w:cs="仿宋"/>
        </w:rPr>
        <w:t>&gt; db.list(SDB_LIST_CONTEXTS)</w:t>
      </w:r>
    </w:p>
    <w:p w:rsidR="00737AD2" w:rsidRDefault="007003A1">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lang w:eastAsia="zh-CN"/>
        </w:rPr>
        <w:t>"SessionID": 21,</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lang w:eastAsia="zh-CN"/>
        </w:rPr>
        <w:t>"Contexts": [</w:t>
      </w:r>
    </w:p>
    <w:p w:rsidR="00737AD2" w:rsidRDefault="007003A1">
      <w:pPr>
        <w:pStyle w:val="BodyText"/>
        <w:spacing w:line="212" w:lineRule="exact"/>
        <w:ind w:left="513"/>
        <w:rPr>
          <w:rFonts w:ascii="仿宋" w:eastAsia="仿宋" w:hAnsi="仿宋" w:cs="仿宋"/>
          <w:lang w:eastAsia="zh-CN"/>
        </w:rPr>
      </w:pPr>
      <w:r>
        <w:rPr>
          <w:rFonts w:ascii="仿宋" w:eastAsia="仿宋" w:hAnsi="仿宋" w:cs="仿宋"/>
          <w:lang w:eastAsia="zh-CN"/>
        </w:rPr>
        <w:t>182</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113"/>
        <w:rPr>
          <w:lang w:eastAsia="zh-CN"/>
        </w:rPr>
      </w:pPr>
      <w:bookmarkStart w:id="151" w:name="当前上下文列表"/>
      <w:bookmarkStart w:id="152" w:name="_bookmark70"/>
      <w:bookmarkEnd w:id="151"/>
      <w:bookmarkEnd w:id="152"/>
      <w:r>
        <w:rPr>
          <w:lang w:eastAsia="zh-CN"/>
        </w:rPr>
        <w:t>当前上下文列表</w:t>
      </w:r>
    </w:p>
    <w:p w:rsidR="00737AD2" w:rsidRDefault="00737AD2">
      <w:pPr>
        <w:spacing w:before="9" w:line="190" w:lineRule="exact"/>
        <w:rPr>
          <w:sz w:val="19"/>
          <w:szCs w:val="19"/>
          <w:lang w:eastAsia="zh-CN"/>
        </w:rPr>
      </w:pPr>
    </w:p>
    <w:p w:rsidR="00737AD2" w:rsidRDefault="007003A1">
      <w:pPr>
        <w:pStyle w:val="BodyText"/>
        <w:spacing w:line="253" w:lineRule="auto"/>
        <w:ind w:left="113" w:right="3163"/>
        <w:rPr>
          <w:lang w:eastAsia="zh-CN"/>
        </w:rPr>
      </w:pPr>
      <w:r>
        <w:rPr>
          <w:lang w:eastAsia="zh-CN"/>
        </w:rPr>
        <w:t xml:space="preserve">描述 当前上下文列表列出数据库节点中，当前连接所对应的会话中的上下文。 </w:t>
      </w:r>
      <w:r>
        <w:rPr>
          <w:w w:val="95"/>
          <w:lang w:eastAsia="zh-CN"/>
        </w:rPr>
        <w:t>返回一条记录，其中Contexts数组字段中包含当前会话中所有的上下文。</w:t>
      </w:r>
    </w:p>
    <w:p w:rsidR="00737AD2" w:rsidRDefault="00921398">
      <w:pPr>
        <w:pStyle w:val="BodyText"/>
        <w:spacing w:before="4" w:line="337" w:lineRule="auto"/>
        <w:ind w:left="113" w:right="2648"/>
        <w:rPr>
          <w:lang w:eastAsia="zh-CN"/>
        </w:rPr>
      </w:pPr>
      <w:r>
        <w:pict>
          <v:shape id="_x0000_i1067"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列表操作自身需产生一个上下文，因此结果集中至少包含一个上下文。 标示</w:t>
      </w:r>
    </w:p>
    <w:p w:rsidR="00737AD2" w:rsidRDefault="007003A1">
      <w:pPr>
        <w:pStyle w:val="BodyText"/>
        <w:spacing w:line="253" w:lineRule="exact"/>
        <w:ind w:left="113"/>
      </w:pPr>
      <w:r>
        <w:rPr>
          <w:w w:val="90"/>
        </w:rPr>
        <w:t>SDB_LIST_CONTEXTS_CURRENT</w:t>
      </w:r>
    </w:p>
    <w:p w:rsidR="00737AD2" w:rsidRDefault="00737AD2">
      <w:pPr>
        <w:spacing w:before="9" w:line="190" w:lineRule="exact"/>
        <w:rPr>
          <w:sz w:val="19"/>
          <w:szCs w:val="19"/>
        </w:rPr>
      </w:pPr>
    </w:p>
    <w:p w:rsidR="00737AD2" w:rsidRDefault="00737AD2">
      <w:pPr>
        <w:spacing w:before="4" w:line="180" w:lineRule="exact"/>
        <w:rPr>
          <w:sz w:val="18"/>
          <w:szCs w:val="18"/>
        </w:rPr>
      </w:pPr>
    </w:p>
    <w:p w:rsidR="00737AD2" w:rsidRDefault="007003A1">
      <w:pPr>
        <w:pStyle w:val="BodyTex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737AD2">
        <w:trPr>
          <w:trHeight w:hRule="exact" w:val="29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会话ID</w:t>
            </w:r>
          </w:p>
        </w:tc>
      </w:tr>
      <w:tr w:rsidR="00737AD2">
        <w:trPr>
          <w:trHeight w:hRule="exact" w:val="54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Contexts</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长</w:t>
            </w:r>
            <w:r w:rsidR="00717265">
              <w:rPr>
                <w:rFonts w:ascii="微软雅黑" w:eastAsia="微软雅黑" w:hAnsi="微软雅黑" w:cs="微软雅黑"/>
                <w:sz w:val="14"/>
                <w:szCs w:val="14"/>
              </w:rPr>
              <w:t>整型</w:t>
            </w:r>
            <w:r>
              <w:rPr>
                <w:rFonts w:ascii="微软雅黑" w:eastAsia="微软雅黑" w:hAnsi="微软雅黑" w:cs="微软雅黑"/>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上下文ID数组，为该会话所包含的所有上下文列</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表</w:t>
            </w:r>
          </w:p>
        </w:tc>
      </w:tr>
    </w:tbl>
    <w:p w:rsidR="00737AD2" w:rsidRDefault="00737AD2">
      <w:pPr>
        <w:spacing w:before="3" w:line="200" w:lineRule="exact"/>
        <w:rPr>
          <w:sz w:val="20"/>
          <w:szCs w:val="20"/>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57" style="position:absolute;left:0;text-align:left;margin-left:81.7pt;margin-top:4.75pt;width:473.6pt;height:10.6pt;z-index:-25772;mso-position-horizontal-relative:page" coordorigin="1634,95" coordsize="9472,212">
            <v:shape id="_x0000_s3558"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db.list(SDB_LIST_CONTEXTS_CURRENT)</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rPr>
          <w:rFonts w:ascii="仿宋" w:eastAsia="仿宋" w:hAnsi="仿宋" w:cs="仿宋"/>
          <w:lang w:eastAsia="zh-CN"/>
        </w:rPr>
      </w:pPr>
      <w:r w:rsidRPr="00EC10B3">
        <w:pict>
          <v:group id="_x0000_s3555" style="position:absolute;left:0;text-align:left;margin-left:81.7pt;margin-top:4.7pt;width:473.6pt;height:63.6pt;z-index:-25771;mso-position-horizontal-relative:page" coordorigin="1634,94" coordsize="9472,1272">
            <v:shape id="_x0000_s3556" style="position:absolute;left:1634;top:94;width:9472;height:1272" coordorigin="1634,94" coordsize="9472,1272" path="m1634,94r9472,l11106,1366r-9472,l1634,94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"SessionID": 21,</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"Contexts": [</w:t>
      </w:r>
    </w:p>
    <w:p w:rsidR="00737AD2" w:rsidRDefault="007003A1">
      <w:pPr>
        <w:pStyle w:val="BodyText"/>
        <w:spacing w:line="212" w:lineRule="exact"/>
        <w:ind w:left="1333"/>
        <w:rPr>
          <w:rFonts w:ascii="仿宋" w:eastAsia="仿宋" w:hAnsi="仿宋" w:cs="仿宋"/>
          <w:lang w:eastAsia="zh-CN"/>
        </w:rPr>
      </w:pPr>
      <w:r>
        <w:rPr>
          <w:rFonts w:ascii="仿宋" w:eastAsia="仿宋" w:hAnsi="仿宋" w:cs="仿宋"/>
          <w:lang w:eastAsia="zh-CN"/>
        </w:rPr>
        <w:t>183</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rPr>
          <w:lang w:eastAsia="zh-CN"/>
        </w:rPr>
      </w:pPr>
      <w:bookmarkStart w:id="153" w:name="会话列表"/>
      <w:bookmarkStart w:id="154" w:name="_bookmark71"/>
      <w:bookmarkEnd w:id="153"/>
      <w:bookmarkEnd w:id="154"/>
      <w:r>
        <w:rPr>
          <w:lang w:eastAsia="zh-CN"/>
        </w:rPr>
        <w:t>会话列表</w:t>
      </w:r>
    </w:p>
    <w:p w:rsidR="00737AD2" w:rsidRDefault="00737AD2">
      <w:pPr>
        <w:spacing w:before="9" w:line="190" w:lineRule="exact"/>
        <w:rPr>
          <w:sz w:val="19"/>
          <w:szCs w:val="19"/>
          <w:lang w:eastAsia="zh-CN"/>
        </w:rPr>
      </w:pPr>
    </w:p>
    <w:p w:rsidR="00737AD2" w:rsidRDefault="007003A1">
      <w:pPr>
        <w:pStyle w:val="BodyText"/>
        <w:spacing w:line="253" w:lineRule="auto"/>
        <w:ind w:right="2255"/>
        <w:rPr>
          <w:lang w:eastAsia="zh-CN"/>
        </w:rPr>
      </w:pPr>
      <w:r>
        <w:rPr>
          <w:lang w:eastAsia="zh-CN"/>
        </w:rPr>
        <w:t>描述 会话列表列出当前数据库节点中所有的用户与系统会话，每一个会话为一条记录。</w:t>
      </w:r>
    </w:p>
    <w:p w:rsidR="00737AD2" w:rsidRDefault="00737AD2">
      <w:pPr>
        <w:spacing w:before="4" w:line="180" w:lineRule="exact"/>
        <w:rPr>
          <w:sz w:val="18"/>
          <w:szCs w:val="18"/>
          <w:lang w:eastAsia="zh-CN"/>
        </w:rPr>
      </w:pPr>
    </w:p>
    <w:p w:rsidR="00737AD2" w:rsidRDefault="007003A1">
      <w:pPr>
        <w:pStyle w:val="BodyText"/>
        <w:spacing w:line="253" w:lineRule="auto"/>
        <w:ind w:right="7500"/>
      </w:pPr>
      <w:r>
        <w:rPr>
          <w:w w:val="95"/>
        </w:rPr>
        <w:t xml:space="preserve">标示 </w:t>
      </w:r>
      <w:r>
        <w:rPr>
          <w:w w:val="90"/>
        </w:rPr>
        <w:t>SDB_LIST_SESSIONS</w:t>
      </w:r>
    </w:p>
    <w:p w:rsidR="00737AD2" w:rsidRDefault="00737AD2">
      <w:pPr>
        <w:spacing w:before="4" w:line="180" w:lineRule="exact"/>
        <w:rPr>
          <w:sz w:val="18"/>
          <w:szCs w:val="18"/>
        </w:rPr>
      </w:pPr>
    </w:p>
    <w:p w:rsidR="00737AD2" w:rsidRDefault="00737AD2">
      <w:pPr>
        <w:spacing w:before="4" w:line="180" w:lineRule="exact"/>
        <w:rPr>
          <w:sz w:val="18"/>
          <w:szCs w:val="18"/>
        </w:rPr>
      </w:pPr>
    </w:p>
    <w:p w:rsidR="00737AD2" w:rsidRDefault="007003A1">
      <w:pPr>
        <w:pStyle w:val="BodyText"/>
      </w:pPr>
      <w:r>
        <w:t>字段信息</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937"/>
        <w:gridCol w:w="4378"/>
        <w:gridCol w:w="3157"/>
      </w:tblGrid>
      <w:tr w:rsidR="00737AD2">
        <w:trPr>
          <w:trHeight w:hRule="exact" w:val="29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4378" w:type="dxa"/>
            <w:tcBorders>
              <w:top w:val="nil"/>
              <w:left w:val="nil"/>
              <w:bottom w:val="nil"/>
              <w:right w:val="single" w:sz="8" w:space="0" w:color="000000"/>
            </w:tcBorders>
          </w:tcPr>
          <w:p w:rsidR="00737AD2" w:rsidRDefault="00717265">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整型</w:t>
            </w:r>
            <w:r w:rsidR="007003A1">
              <w:rPr>
                <w:rFonts w:ascii="微软雅黑" w:eastAsia="微软雅黑" w:hAnsi="微软雅黑" w:cs="微软雅黑"/>
                <w:sz w:val="14"/>
                <w:szCs w:val="14"/>
              </w:rPr>
              <w:t>或长</w:t>
            </w: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会话ID</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TID</w:t>
            </w:r>
          </w:p>
        </w:tc>
        <w:tc>
          <w:tcPr>
            <w:tcW w:w="4378" w:type="dxa"/>
            <w:tcBorders>
              <w:top w:val="nil"/>
              <w:left w:val="nil"/>
              <w:bottom w:val="nil"/>
              <w:right w:val="single" w:sz="8" w:space="0" w:color="000000"/>
            </w:tcBorders>
          </w:tcPr>
          <w:p w:rsidR="00737AD2" w:rsidRDefault="00717265">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该会话所对应的系统线程ID</w:t>
            </w:r>
          </w:p>
        </w:tc>
      </w:tr>
      <w:tr w:rsidR="00737AD2">
        <w:trPr>
          <w:trHeight w:hRule="exact" w:val="196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会话状态</w:t>
            </w:r>
          </w:p>
          <w:p w:rsidR="00737AD2" w:rsidRDefault="00737AD2">
            <w:pPr>
              <w:pStyle w:val="TableParagraph"/>
              <w:spacing w:before="5" w:line="140" w:lineRule="exact"/>
              <w:rPr>
                <w:sz w:val="14"/>
                <w:szCs w:val="14"/>
              </w:rPr>
            </w:pPr>
          </w:p>
          <w:p w:rsidR="00737AD2" w:rsidRDefault="007003A1">
            <w:pPr>
              <w:pStyle w:val="ListParagraph"/>
              <w:numPr>
                <w:ilvl w:val="0"/>
                <w:numId w:val="15"/>
              </w:numPr>
              <w:tabs>
                <w:tab w:val="left" w:pos="323"/>
              </w:tabs>
              <w:ind w:left="323"/>
              <w:rPr>
                <w:rFonts w:ascii="微软雅黑" w:eastAsia="微软雅黑" w:hAnsi="微软雅黑" w:cs="微软雅黑"/>
                <w:sz w:val="14"/>
                <w:szCs w:val="14"/>
              </w:rPr>
            </w:pPr>
            <w:r>
              <w:rPr>
                <w:rFonts w:ascii="微软雅黑" w:eastAsia="微软雅黑" w:hAnsi="微软雅黑" w:cs="微软雅黑"/>
                <w:w w:val="95"/>
                <w:sz w:val="14"/>
                <w:szCs w:val="14"/>
              </w:rPr>
              <w:t>Creating：创建状态</w:t>
            </w:r>
          </w:p>
          <w:p w:rsidR="00737AD2" w:rsidRDefault="007003A1">
            <w:pPr>
              <w:pStyle w:val="ListParagraph"/>
              <w:numPr>
                <w:ilvl w:val="0"/>
                <w:numId w:val="15"/>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Running：运行状态</w:t>
            </w:r>
          </w:p>
          <w:p w:rsidR="00737AD2" w:rsidRDefault="007003A1">
            <w:pPr>
              <w:pStyle w:val="ListParagraph"/>
              <w:numPr>
                <w:ilvl w:val="0"/>
                <w:numId w:val="15"/>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Waiting：等待状态</w:t>
            </w:r>
          </w:p>
          <w:p w:rsidR="00737AD2" w:rsidRDefault="007003A1">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Idle：线程池待机状态</w:t>
            </w:r>
          </w:p>
          <w:p w:rsidR="00737AD2" w:rsidRDefault="007003A1">
            <w:pPr>
              <w:pStyle w:val="ListParagraph"/>
              <w:numPr>
                <w:ilvl w:val="0"/>
                <w:numId w:val="15"/>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Destroying：销毁状态</w:t>
            </w:r>
          </w:p>
        </w:tc>
      </w:tr>
      <w:tr w:rsidR="00737AD2">
        <w:trPr>
          <w:trHeight w:hRule="exact" w:val="30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Type</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77" w:history="1">
              <w:r w:rsidR="007003A1">
                <w:rPr>
                  <w:rFonts w:ascii="微软雅黑" w:eastAsia="微软雅黑" w:hAnsi="微软雅黑" w:cs="微软雅黑"/>
                  <w:color w:val="0000FF"/>
                  <w:w w:val="95"/>
                  <w:sz w:val="14"/>
                  <w:szCs w:val="14"/>
                </w:rPr>
                <w:t>EDU类型</w:t>
              </w:r>
            </w:hyperlink>
          </w:p>
        </w:tc>
      </w:tr>
      <w:tr w:rsidR="00737AD2">
        <w:trPr>
          <w:trHeight w:hRule="exact" w:val="29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78" w:type="dxa"/>
            <w:tcBorders>
              <w:top w:val="nil"/>
              <w:left w:val="nil"/>
              <w:bottom w:val="nil"/>
              <w:right w:val="single" w:sz="8" w:space="0" w:color="000000"/>
            </w:tcBorders>
          </w:tcPr>
          <w:p w:rsidR="00737AD2" w:rsidRDefault="007003A1">
            <w:pPr>
              <w:pStyle w:val="TableParagraph"/>
              <w:spacing w:line="21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EDU名，一般系统EDU名为空</w:t>
            </w:r>
          </w:p>
        </w:tc>
      </w:tr>
    </w:tbl>
    <w:p w:rsidR="00737AD2" w:rsidRDefault="00737AD2">
      <w:pPr>
        <w:spacing w:before="3" w:line="200" w:lineRule="exact"/>
        <w:rPr>
          <w:sz w:val="20"/>
          <w:szCs w:val="20"/>
          <w:lang w:eastAsia="zh-CN"/>
        </w:rPr>
      </w:pPr>
    </w:p>
    <w:p w:rsidR="00737AD2" w:rsidRDefault="007003A1">
      <w:pPr>
        <w:pStyle w:val="BodyText"/>
        <w:spacing w:line="312" w:lineRule="exact"/>
      </w:pPr>
      <w:r>
        <w:t>示例</w:t>
      </w:r>
    </w:p>
    <w:p w:rsidR="00737AD2" w:rsidRDefault="00EC10B3">
      <w:pPr>
        <w:pStyle w:val="BodyText"/>
        <w:spacing w:before="6"/>
        <w:rPr>
          <w:rFonts w:ascii="仿宋" w:eastAsia="仿宋" w:hAnsi="仿宋" w:cs="仿宋"/>
        </w:rPr>
      </w:pPr>
      <w:r w:rsidRPr="00EC10B3">
        <w:pict>
          <v:group id="_x0000_s3553" style="position:absolute;left:0;text-align:left;margin-left:81.7pt;margin-top:4.75pt;width:473.6pt;height:222.6pt;z-index:-25770;mso-position-horizontal-relative:page" coordorigin="1634,95" coordsize="9472,4452">
            <v:shape id="_x0000_s3554" style="position:absolute;left:1634;top:95;width:9472;height:4452" coordorigin="1634,95" coordsize="9472,4452" path="m1634,95r9472,l11106,4547r-9472,l1634,95xe" fillcolor="#efefef" stroked="f">
              <v:path arrowok="t"/>
            </v:shape>
            <w10:wrap anchorx="page"/>
          </v:group>
        </w:pict>
      </w:r>
      <w:r w:rsidR="007003A1">
        <w:rPr>
          <w:rFonts w:ascii="仿宋" w:eastAsia="仿宋" w:hAnsi="仿宋" w:cs="仿宋"/>
        </w:rPr>
        <w:t>&gt; db.list(SDB_LIST_SESSIONS)</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"SessionID": 1,</w:t>
      </w:r>
    </w:p>
    <w:p w:rsidR="00737AD2" w:rsidRDefault="007003A1">
      <w:pPr>
        <w:pStyle w:val="BodyText"/>
        <w:spacing w:line="212" w:lineRule="exact"/>
        <w:ind w:left="1133"/>
        <w:rPr>
          <w:rFonts w:ascii="仿宋" w:eastAsia="仿宋" w:hAnsi="仿宋" w:cs="仿宋"/>
        </w:rPr>
      </w:pPr>
      <w:r>
        <w:rPr>
          <w:rFonts w:ascii="仿宋" w:eastAsia="仿宋" w:hAnsi="仿宋" w:cs="仿宋"/>
        </w:rPr>
        <w:t>"TID": 6168,</w:t>
      </w:r>
    </w:p>
    <w:p w:rsidR="00737AD2" w:rsidRDefault="007003A1">
      <w:pPr>
        <w:pStyle w:val="BodyText"/>
        <w:spacing w:line="212" w:lineRule="exact"/>
        <w:ind w:left="113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1133"/>
        <w:rPr>
          <w:rFonts w:ascii="仿宋" w:eastAsia="仿宋" w:hAnsi="仿宋" w:cs="仿宋"/>
        </w:rPr>
      </w:pPr>
      <w:r>
        <w:rPr>
          <w:rFonts w:ascii="仿宋" w:eastAsia="仿宋" w:hAnsi="仿宋" w:cs="仿宋"/>
        </w:rPr>
        <w:t>"Type": "TCPListener",</w:t>
      </w:r>
    </w:p>
    <w:p w:rsidR="00737AD2" w:rsidRDefault="007003A1">
      <w:pPr>
        <w:pStyle w:val="BodyText"/>
        <w:spacing w:line="212" w:lineRule="exact"/>
        <w:ind w:left="1133"/>
        <w:rPr>
          <w:rFonts w:ascii="仿宋" w:eastAsia="仿宋" w:hAnsi="仿宋" w:cs="仿宋"/>
        </w:rPr>
      </w:pPr>
      <w:r>
        <w:rPr>
          <w:rFonts w:ascii="仿宋" w:eastAsia="仿宋" w:hAnsi="仿宋" w:cs="仿宋"/>
        </w:rPr>
        <w:t>"Name": ""</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"SessionID": 2,</w:t>
      </w:r>
    </w:p>
    <w:p w:rsidR="00737AD2" w:rsidRDefault="007003A1">
      <w:pPr>
        <w:pStyle w:val="BodyText"/>
        <w:spacing w:line="212" w:lineRule="exact"/>
        <w:ind w:left="1133"/>
        <w:rPr>
          <w:rFonts w:ascii="仿宋" w:eastAsia="仿宋" w:hAnsi="仿宋" w:cs="仿宋"/>
        </w:rPr>
      </w:pPr>
      <w:r>
        <w:rPr>
          <w:rFonts w:ascii="仿宋" w:eastAsia="仿宋" w:hAnsi="仿宋" w:cs="仿宋"/>
        </w:rPr>
        <w:t>"TID": 6169,</w:t>
      </w:r>
    </w:p>
    <w:p w:rsidR="00737AD2" w:rsidRDefault="007003A1">
      <w:pPr>
        <w:pStyle w:val="BodyText"/>
        <w:spacing w:line="212" w:lineRule="exact"/>
        <w:ind w:left="113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1133"/>
        <w:rPr>
          <w:rFonts w:ascii="仿宋" w:eastAsia="仿宋" w:hAnsi="仿宋" w:cs="仿宋"/>
        </w:rPr>
      </w:pPr>
      <w:r>
        <w:rPr>
          <w:rFonts w:ascii="仿宋" w:eastAsia="仿宋" w:hAnsi="仿宋" w:cs="仿宋"/>
        </w:rPr>
        <w:t>"Type": "HTTPListener",</w:t>
      </w:r>
    </w:p>
    <w:p w:rsidR="00737AD2" w:rsidRDefault="007003A1">
      <w:pPr>
        <w:pStyle w:val="BodyText"/>
        <w:spacing w:line="212" w:lineRule="exact"/>
        <w:ind w:left="1133"/>
        <w:rPr>
          <w:rFonts w:ascii="仿宋" w:eastAsia="仿宋" w:hAnsi="仿宋" w:cs="仿宋"/>
        </w:rPr>
      </w:pPr>
      <w:r>
        <w:rPr>
          <w:rFonts w:ascii="仿宋" w:eastAsia="仿宋" w:hAnsi="仿宋" w:cs="仿宋"/>
        </w:rPr>
        <w:t>"Name": ""</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"SessionID": 21,</w:t>
      </w:r>
    </w:p>
    <w:p w:rsidR="00737AD2" w:rsidRDefault="007003A1">
      <w:pPr>
        <w:pStyle w:val="BodyText"/>
        <w:spacing w:line="212" w:lineRule="exact"/>
        <w:ind w:left="1133"/>
        <w:rPr>
          <w:rFonts w:ascii="仿宋" w:eastAsia="仿宋" w:hAnsi="仿宋" w:cs="仿宋"/>
        </w:rPr>
      </w:pPr>
      <w:r>
        <w:rPr>
          <w:rFonts w:ascii="仿宋" w:eastAsia="仿宋" w:hAnsi="仿宋" w:cs="仿宋"/>
        </w:rPr>
        <w:t>"TID": 6691,</w:t>
      </w:r>
    </w:p>
    <w:p w:rsidR="00737AD2" w:rsidRDefault="007003A1">
      <w:pPr>
        <w:pStyle w:val="BodyText"/>
        <w:spacing w:line="212" w:lineRule="exact"/>
        <w:ind w:left="113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1133"/>
        <w:rPr>
          <w:rFonts w:ascii="仿宋" w:eastAsia="仿宋" w:hAnsi="仿宋" w:cs="仿宋"/>
        </w:rPr>
      </w:pPr>
      <w:r>
        <w:rPr>
          <w:rFonts w:ascii="仿宋" w:eastAsia="仿宋" w:hAnsi="仿宋" w:cs="仿宋"/>
        </w:rPr>
        <w:t>"Type": "Agent",</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313"/>
        <w:rPr>
          <w:rFonts w:ascii="仿宋" w:eastAsia="仿宋" w:hAnsi="仿宋" w:cs="仿宋"/>
        </w:rPr>
      </w:pPr>
      <w:r w:rsidRPr="00EC10B3">
        <w:pict>
          <v:group id="_x0000_s3551" style="position:absolute;left:0;text-align:left;margin-left:81.7pt;margin-top:4.7pt;width:473.6pt;height:21.2pt;z-index:-25769;mso-position-horizontal-relative:page" coordorigin="1634,94" coordsize="9472,424">
            <v:shape id="_x0000_s3552" style="position:absolute;left:1634;top:94;width:9472;height:424" coordorigin="1634,94" coordsize="9472,424" path="m1634,94r9472,l11106,518r-9472,l1634,94xe" fillcolor="#efefef" stroked="f">
              <v:path arrowok="t"/>
            </v:shape>
            <w10:wrap anchorx="page"/>
          </v:group>
        </w:pict>
      </w:r>
      <w:r w:rsidR="007003A1">
        <w:rPr>
          <w:rFonts w:ascii="仿宋" w:eastAsia="仿宋" w:hAnsi="仿宋" w:cs="仿宋"/>
        </w:rPr>
        <w:t>"Name": "192.168.20.101:52741"</w:t>
      </w:r>
    </w:p>
    <w:p w:rsidR="00737AD2" w:rsidRDefault="007003A1">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113"/>
        <w:rPr>
          <w:lang w:eastAsia="zh-CN"/>
        </w:rPr>
      </w:pPr>
      <w:bookmarkStart w:id="155" w:name="当前会话列表"/>
      <w:bookmarkStart w:id="156" w:name="_bookmark72"/>
      <w:bookmarkEnd w:id="155"/>
      <w:bookmarkEnd w:id="156"/>
      <w:r>
        <w:rPr>
          <w:lang w:eastAsia="zh-CN"/>
        </w:rPr>
        <w:t>当前会话列表</w:t>
      </w:r>
    </w:p>
    <w:p w:rsidR="00737AD2" w:rsidRDefault="00737AD2">
      <w:pPr>
        <w:spacing w:before="9" w:line="190" w:lineRule="exact"/>
        <w:rPr>
          <w:sz w:val="19"/>
          <w:szCs w:val="19"/>
          <w:lang w:eastAsia="zh-CN"/>
        </w:rPr>
      </w:pPr>
    </w:p>
    <w:p w:rsidR="00737AD2" w:rsidRDefault="007003A1">
      <w:pPr>
        <w:pStyle w:val="BodyText"/>
        <w:spacing w:line="253" w:lineRule="auto"/>
        <w:ind w:left="113" w:right="3747"/>
        <w:rPr>
          <w:lang w:eastAsia="zh-CN"/>
        </w:rPr>
      </w:pPr>
      <w:r>
        <w:rPr>
          <w:lang w:eastAsia="zh-CN"/>
        </w:rPr>
        <w:t>描述 当前会话列表列出数据库节点中的当前用户会话，返回一条记录。</w:t>
      </w:r>
    </w:p>
    <w:p w:rsidR="00737AD2" w:rsidRDefault="00737AD2">
      <w:pPr>
        <w:spacing w:before="4" w:line="180" w:lineRule="exact"/>
        <w:rPr>
          <w:sz w:val="18"/>
          <w:szCs w:val="18"/>
          <w:lang w:eastAsia="zh-CN"/>
        </w:rPr>
      </w:pPr>
    </w:p>
    <w:p w:rsidR="00737AD2" w:rsidRDefault="007003A1">
      <w:pPr>
        <w:pStyle w:val="BodyText"/>
        <w:spacing w:line="253" w:lineRule="auto"/>
        <w:ind w:left="113" w:right="6947"/>
      </w:pPr>
      <w:r>
        <w:rPr>
          <w:w w:val="95"/>
        </w:rPr>
        <w:t xml:space="preserve">标示 </w:t>
      </w:r>
      <w:r>
        <w:rPr>
          <w:w w:val="90"/>
        </w:rPr>
        <w:t>SDB_LIST_SESSIONS_CURRENT</w:t>
      </w:r>
    </w:p>
    <w:p w:rsidR="00737AD2" w:rsidRDefault="00737AD2">
      <w:pPr>
        <w:spacing w:before="4" w:line="180" w:lineRule="exact"/>
        <w:rPr>
          <w:sz w:val="18"/>
          <w:szCs w:val="18"/>
        </w:rPr>
      </w:pPr>
    </w:p>
    <w:p w:rsidR="00737AD2" w:rsidRDefault="007003A1">
      <w:pPr>
        <w:pStyle w:val="BodyText"/>
        <w:spacing w:line="253" w:lineRule="auto"/>
        <w:ind w:left="113" w:right="8147"/>
      </w:pPr>
      <w:r>
        <w:t>适用节点 数据、编目</w:t>
      </w:r>
    </w:p>
    <w:p w:rsidR="00737AD2" w:rsidRDefault="00737AD2">
      <w:pPr>
        <w:spacing w:before="4" w:line="180" w:lineRule="exact"/>
        <w:rPr>
          <w:sz w:val="18"/>
          <w:szCs w:val="18"/>
        </w:rPr>
      </w:pPr>
    </w:p>
    <w:p w:rsidR="00737AD2" w:rsidRDefault="007003A1">
      <w:pPr>
        <w:pStyle w:val="BodyTex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737AD2">
        <w:trPr>
          <w:trHeight w:hRule="exact" w:val="30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8" w:type="dxa"/>
            <w:tcBorders>
              <w:top w:val="nil"/>
              <w:left w:val="nil"/>
              <w:bottom w:val="nil"/>
              <w:right w:val="single" w:sz="8" w:space="0" w:color="000000"/>
            </w:tcBorders>
          </w:tcPr>
          <w:p w:rsidR="00737AD2" w:rsidRDefault="007003A1">
            <w:pPr>
              <w:pStyle w:val="TableParagraph"/>
              <w:spacing w:line="223" w:lineRule="exact"/>
              <w:ind w:left="127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90"/>
        </w:trPr>
        <w:tc>
          <w:tcPr>
            <w:tcW w:w="193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SessionID</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5"/>
                <w:sz w:val="14"/>
                <w:szCs w:val="14"/>
              </w:rPr>
              <w:t>TID</w:t>
            </w:r>
          </w:p>
        </w:tc>
        <w:tc>
          <w:tcPr>
            <w:tcW w:w="4378" w:type="dxa"/>
            <w:tcBorders>
              <w:top w:val="nil"/>
              <w:left w:val="nil"/>
              <w:bottom w:val="nil"/>
              <w:right w:val="nil"/>
            </w:tcBorders>
          </w:tcPr>
          <w:p w:rsidR="00737AD2" w:rsidRDefault="00717265">
            <w:pPr>
              <w:pStyle w:val="TableParagraph"/>
              <w:spacing w:line="218" w:lineRule="exact"/>
              <w:ind w:left="1270"/>
              <w:rPr>
                <w:rFonts w:ascii="微软雅黑" w:eastAsia="微软雅黑" w:hAnsi="微软雅黑" w:cs="微软雅黑"/>
                <w:sz w:val="14"/>
                <w:szCs w:val="14"/>
              </w:rPr>
            </w:pPr>
            <w:r>
              <w:rPr>
                <w:rFonts w:ascii="微软雅黑" w:eastAsia="微软雅黑" w:hAnsi="微软雅黑" w:cs="微软雅黑"/>
                <w:sz w:val="14"/>
                <w:szCs w:val="14"/>
              </w:rPr>
              <w:t>整型</w:t>
            </w:r>
            <w:r w:rsidR="007003A1">
              <w:rPr>
                <w:rFonts w:ascii="微软雅黑" w:eastAsia="微软雅黑" w:hAnsi="微软雅黑" w:cs="微软雅黑"/>
                <w:sz w:val="14"/>
                <w:szCs w:val="14"/>
              </w:rPr>
              <w:t>或长</w:t>
            </w:r>
            <w:r>
              <w:rPr>
                <w:rFonts w:ascii="微软雅黑" w:eastAsia="微软雅黑" w:hAnsi="微软雅黑" w:cs="微软雅黑"/>
                <w:sz w:val="14"/>
                <w:szCs w:val="14"/>
              </w:rPr>
              <w:t>整型</w:t>
            </w:r>
          </w:p>
          <w:p w:rsidR="00737AD2" w:rsidRDefault="00717265">
            <w:pPr>
              <w:pStyle w:val="TableParagraph"/>
              <w:spacing w:before="61"/>
              <w:ind w:left="127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会话ID</w:t>
            </w:r>
          </w:p>
          <w:p w:rsidR="00737AD2" w:rsidRDefault="007003A1">
            <w:pPr>
              <w:pStyle w:val="TableParagraph"/>
              <w:spacing w:before="61"/>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该会话所对应的系统线程ID</w:t>
            </w:r>
          </w:p>
        </w:tc>
      </w:tr>
      <w:tr w:rsidR="00737AD2">
        <w:trPr>
          <w:trHeight w:hRule="exact" w:val="196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会话状态</w:t>
            </w:r>
          </w:p>
          <w:p w:rsidR="00737AD2" w:rsidRDefault="00737AD2">
            <w:pPr>
              <w:pStyle w:val="TableParagraph"/>
              <w:spacing w:before="5" w:line="140" w:lineRule="exact"/>
              <w:rPr>
                <w:sz w:val="14"/>
                <w:szCs w:val="14"/>
              </w:rPr>
            </w:pPr>
          </w:p>
          <w:p w:rsidR="00737AD2" w:rsidRDefault="007003A1">
            <w:pPr>
              <w:pStyle w:val="ListParagraph"/>
              <w:numPr>
                <w:ilvl w:val="0"/>
                <w:numId w:val="14"/>
              </w:numPr>
              <w:tabs>
                <w:tab w:val="left" w:pos="323"/>
              </w:tabs>
              <w:ind w:left="323"/>
              <w:rPr>
                <w:rFonts w:ascii="微软雅黑" w:eastAsia="微软雅黑" w:hAnsi="微软雅黑" w:cs="微软雅黑"/>
                <w:sz w:val="14"/>
                <w:szCs w:val="14"/>
              </w:rPr>
            </w:pPr>
            <w:r>
              <w:rPr>
                <w:rFonts w:ascii="微软雅黑" w:eastAsia="微软雅黑" w:hAnsi="微软雅黑" w:cs="微软雅黑"/>
                <w:w w:val="95"/>
                <w:sz w:val="14"/>
                <w:szCs w:val="14"/>
              </w:rPr>
              <w:t>Creating：创建状态</w:t>
            </w:r>
          </w:p>
          <w:p w:rsidR="00737AD2" w:rsidRDefault="007003A1">
            <w:pPr>
              <w:pStyle w:val="ListParagraph"/>
              <w:numPr>
                <w:ilvl w:val="0"/>
                <w:numId w:val="14"/>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Running：运行状态</w:t>
            </w:r>
          </w:p>
          <w:p w:rsidR="00737AD2" w:rsidRDefault="007003A1">
            <w:pPr>
              <w:pStyle w:val="ListParagraph"/>
              <w:numPr>
                <w:ilvl w:val="0"/>
                <w:numId w:val="14"/>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Waiting：等待状态</w:t>
            </w:r>
          </w:p>
          <w:p w:rsidR="00737AD2" w:rsidRDefault="007003A1">
            <w:pPr>
              <w:pStyle w:val="TableParagraph"/>
              <w:tabs>
                <w:tab w:val="left" w:pos="323"/>
              </w:tabs>
              <w:spacing w:before="47"/>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Idle：线程池待机状态</w:t>
            </w:r>
          </w:p>
          <w:p w:rsidR="00737AD2" w:rsidRDefault="007003A1">
            <w:pPr>
              <w:pStyle w:val="ListParagraph"/>
              <w:numPr>
                <w:ilvl w:val="0"/>
                <w:numId w:val="14"/>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Destroying：销毁状态</w:t>
            </w:r>
          </w:p>
        </w:tc>
      </w:tr>
      <w:tr w:rsidR="00737AD2">
        <w:trPr>
          <w:trHeight w:hRule="exact" w:val="300"/>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Type</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77" w:history="1">
              <w:r w:rsidR="007003A1">
                <w:rPr>
                  <w:rFonts w:ascii="微软雅黑" w:eastAsia="微软雅黑" w:hAnsi="微软雅黑" w:cs="微软雅黑"/>
                  <w:color w:val="0000FF"/>
                  <w:w w:val="95"/>
                  <w:sz w:val="14"/>
                  <w:szCs w:val="14"/>
                </w:rPr>
                <w:t>EDU类型</w:t>
              </w:r>
            </w:hyperlink>
          </w:p>
        </w:tc>
      </w:tr>
      <w:tr w:rsidR="00737AD2">
        <w:trPr>
          <w:trHeight w:hRule="exact" w:val="305"/>
        </w:trPr>
        <w:tc>
          <w:tcPr>
            <w:tcW w:w="193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78" w:type="dxa"/>
            <w:tcBorders>
              <w:top w:val="nil"/>
              <w:left w:val="nil"/>
              <w:bottom w:val="nil"/>
              <w:right w:val="single" w:sz="8" w:space="0" w:color="000000"/>
            </w:tcBorders>
          </w:tcPr>
          <w:p w:rsidR="00737AD2" w:rsidRDefault="007003A1">
            <w:pPr>
              <w:pStyle w:val="TableParagraph"/>
              <w:spacing w:line="228" w:lineRule="exact"/>
              <w:ind w:left="127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EDU名，一般系统EDU名为空</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49" style="position:absolute;left:0;text-align:left;margin-left:81.7pt;margin-top:4.75pt;width:473.6pt;height:84.8pt;z-index:-25768;mso-position-horizontal-relative:page" coordorigin="1634,95" coordsize="9472,1696">
            <v:shape id="_x0000_s3550" style="position:absolute;left:1634;top:95;width:9472;height:1696" coordorigin="1634,95" coordsize="9472,1696" path="m1634,95r9472,l11106,1791r-9472,l1634,95xe" fillcolor="#efefef" stroked="f">
              <v:path arrowok="t"/>
            </v:shape>
            <w10:wrap anchorx="page"/>
          </v:group>
        </w:pict>
      </w:r>
      <w:r w:rsidR="007003A1">
        <w:rPr>
          <w:rFonts w:ascii="仿宋" w:eastAsia="仿宋" w:hAnsi="仿宋" w:cs="仿宋"/>
        </w:rPr>
        <w:t>&gt; db.list(SDB_LIST_SESSIONS_CURRENT)</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"SessionID": 21,</w:t>
      </w:r>
    </w:p>
    <w:p w:rsidR="00737AD2" w:rsidRDefault="007003A1">
      <w:pPr>
        <w:pStyle w:val="BodyText"/>
        <w:spacing w:line="212" w:lineRule="exact"/>
        <w:ind w:left="313"/>
        <w:rPr>
          <w:rFonts w:ascii="仿宋" w:eastAsia="仿宋" w:hAnsi="仿宋" w:cs="仿宋"/>
        </w:rPr>
      </w:pPr>
      <w:r>
        <w:rPr>
          <w:rFonts w:ascii="仿宋" w:eastAsia="仿宋" w:hAnsi="仿宋" w:cs="仿宋"/>
        </w:rPr>
        <w:t>"TID": 6691,</w:t>
      </w:r>
    </w:p>
    <w:p w:rsidR="00737AD2" w:rsidRDefault="007003A1">
      <w:pPr>
        <w:pStyle w:val="BodyText"/>
        <w:spacing w:line="212" w:lineRule="exact"/>
        <w:ind w:left="313"/>
        <w:rPr>
          <w:rFonts w:ascii="仿宋" w:eastAsia="仿宋" w:hAnsi="仿宋" w:cs="仿宋"/>
        </w:rPr>
      </w:pPr>
      <w:r>
        <w:rPr>
          <w:rFonts w:ascii="仿宋" w:eastAsia="仿宋" w:hAnsi="仿宋" w:cs="仿宋"/>
        </w:rPr>
        <w:t>"Status": "Running",</w:t>
      </w:r>
    </w:p>
    <w:p w:rsidR="00737AD2" w:rsidRDefault="007003A1">
      <w:pPr>
        <w:pStyle w:val="BodyText"/>
        <w:spacing w:line="212" w:lineRule="exact"/>
        <w:ind w:left="313"/>
        <w:rPr>
          <w:rFonts w:ascii="仿宋" w:eastAsia="仿宋" w:hAnsi="仿宋" w:cs="仿宋"/>
        </w:rPr>
      </w:pPr>
      <w:r>
        <w:rPr>
          <w:rFonts w:ascii="仿宋" w:eastAsia="仿宋" w:hAnsi="仿宋" w:cs="仿宋"/>
        </w:rPr>
        <w:t>"Type": "Agent",</w:t>
      </w:r>
    </w:p>
    <w:p w:rsidR="00737AD2" w:rsidRDefault="007003A1">
      <w:pPr>
        <w:pStyle w:val="BodyText"/>
        <w:spacing w:line="212" w:lineRule="exact"/>
        <w:ind w:left="313"/>
        <w:rPr>
          <w:rFonts w:ascii="仿宋" w:eastAsia="仿宋" w:hAnsi="仿宋" w:cs="仿宋"/>
          <w:lang w:eastAsia="zh-CN"/>
        </w:rPr>
      </w:pPr>
      <w:r>
        <w:rPr>
          <w:rFonts w:ascii="仿宋" w:eastAsia="仿宋" w:hAnsi="仿宋" w:cs="仿宋"/>
          <w:lang w:eastAsia="zh-CN"/>
        </w:rPr>
        <w:t>"Name": "192.168.20.101:52741"</w:t>
      </w:r>
    </w:p>
    <w:p w:rsidR="00737AD2" w:rsidRDefault="007003A1">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113"/>
        <w:rPr>
          <w:lang w:eastAsia="zh-CN"/>
        </w:rPr>
      </w:pPr>
      <w:bookmarkStart w:id="157" w:name="集合列表"/>
      <w:bookmarkStart w:id="158" w:name="_bookmark73"/>
      <w:bookmarkEnd w:id="157"/>
      <w:bookmarkEnd w:id="158"/>
      <w:r>
        <w:rPr>
          <w:lang w:eastAsia="zh-CN"/>
        </w:rPr>
        <w:t>集合列表</w:t>
      </w:r>
    </w:p>
    <w:p w:rsidR="00737AD2" w:rsidRDefault="00737AD2">
      <w:pPr>
        <w:spacing w:before="9" w:line="190" w:lineRule="exact"/>
        <w:rPr>
          <w:sz w:val="19"/>
          <w:szCs w:val="19"/>
          <w:lang w:eastAsia="zh-CN"/>
        </w:rPr>
      </w:pPr>
    </w:p>
    <w:p w:rsidR="00737AD2" w:rsidRDefault="007003A1">
      <w:pPr>
        <w:pStyle w:val="BodyText"/>
        <w:spacing w:line="253" w:lineRule="auto"/>
        <w:ind w:left="113" w:right="501"/>
        <w:rPr>
          <w:lang w:eastAsia="zh-CN"/>
        </w:rPr>
      </w:pPr>
      <w:r>
        <w:rPr>
          <w:lang w:eastAsia="zh-CN"/>
        </w:rPr>
        <w:t>描述 集合快照列出当前数据库节点中所有的非临时集合（协调节点中列出用户集合），每个集合为一条记录。</w:t>
      </w:r>
    </w:p>
    <w:p w:rsidR="00737AD2" w:rsidRDefault="00737AD2">
      <w:pPr>
        <w:spacing w:before="4" w:line="180" w:lineRule="exact"/>
        <w:rPr>
          <w:sz w:val="18"/>
          <w:szCs w:val="18"/>
          <w:lang w:eastAsia="zh-CN"/>
        </w:rPr>
      </w:pPr>
    </w:p>
    <w:p w:rsidR="00737AD2" w:rsidRDefault="007003A1">
      <w:pPr>
        <w:pStyle w:val="BodyText"/>
        <w:spacing w:line="253" w:lineRule="auto"/>
        <w:ind w:left="113" w:right="7476"/>
        <w:rPr>
          <w:lang w:eastAsia="zh-CN"/>
        </w:rPr>
      </w:pPr>
      <w:r>
        <w:rPr>
          <w:w w:val="95"/>
          <w:lang w:eastAsia="zh-CN"/>
        </w:rPr>
        <w:t xml:space="preserve">标示 </w:t>
      </w:r>
      <w:r>
        <w:rPr>
          <w:w w:val="90"/>
          <w:lang w:eastAsia="zh-CN"/>
        </w:rPr>
        <w:t>SDB_LIST_COLLECTIONS</w:t>
      </w:r>
    </w:p>
    <w:p w:rsidR="00737AD2" w:rsidRDefault="00737AD2">
      <w:pPr>
        <w:spacing w:before="4" w:line="180" w:lineRule="exact"/>
        <w:rPr>
          <w:sz w:val="18"/>
          <w:szCs w:val="18"/>
          <w:lang w:eastAsia="zh-CN"/>
        </w:rPr>
      </w:pPr>
    </w:p>
    <w:p w:rsidR="00737AD2" w:rsidRDefault="00737AD2">
      <w:pPr>
        <w:spacing w:line="253"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字段信息</w:t>
      </w:r>
    </w:p>
    <w:p w:rsidR="00737AD2" w:rsidRDefault="00EC10B3">
      <w:pPr>
        <w:pStyle w:val="BodyText"/>
        <w:spacing w:before="18" w:line="379" w:lineRule="auto"/>
        <w:ind w:right="133"/>
        <w:rPr>
          <w:lang w:eastAsia="zh-CN"/>
        </w:rPr>
      </w:pPr>
      <w:r>
        <w:pict>
          <v:shape id="_x0000_s3548" type="#_x0000_t202" style="position:absolute;left:0;text-align:left;margin-left:81.2pt;margin-top:46.25pt;width:475.1pt;height:262.4pt;z-index:-25765;mso-position-horizontal-relative:page" filled="f" stroked="f">
            <v:textbox style="mso-next-textbox:#_x0000_s3548" inset="0,0,0,0">
              <w:txbxContent>
                <w:tbl>
                  <w:tblPr>
                    <w:tblW w:w="0" w:type="auto"/>
                    <w:tblLayout w:type="fixed"/>
                    <w:tblCellMar>
                      <w:left w:w="0" w:type="dxa"/>
                      <w:right w:w="0" w:type="dxa"/>
                    </w:tblCellMar>
                    <w:tblLook w:val="01E0"/>
                  </w:tblPr>
                  <w:tblGrid>
                    <w:gridCol w:w="2166"/>
                    <w:gridCol w:w="4149"/>
                    <w:gridCol w:w="3157"/>
                  </w:tblGrid>
                  <w:tr w:rsidR="00921398">
                    <w:trPr>
                      <w:trHeight w:hRule="exact" w:val="305"/>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1041"/>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集合完整名</w:t>
                        </w:r>
                      </w:p>
                    </w:tc>
                  </w:tr>
                  <w:tr w:rsidR="00921398">
                    <w:trPr>
                      <w:trHeight w:hRule="exact" w:val="300"/>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Details.ID</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集合ID，范围0-4095，集合空间内唯一</w:t>
                        </w:r>
                      </w:p>
                    </w:tc>
                  </w:tr>
                  <w:tr w:rsidR="00921398">
                    <w:trPr>
                      <w:trHeight w:hRule="exact" w:val="300"/>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Details.LogicalID</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集合逻辑ID</w:t>
                        </w:r>
                      </w:p>
                    </w:tc>
                  </w:tr>
                  <w:tr w:rsidR="00921398">
                    <w:trPr>
                      <w:trHeight w:hRule="exact" w:val="300"/>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Details.Sequence</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序列号</w:t>
                        </w:r>
                      </w:p>
                    </w:tc>
                  </w:tr>
                  <w:tr w:rsidR="00921398">
                    <w:trPr>
                      <w:trHeight w:hRule="exact" w:val="300"/>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Details.Indexes</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该集合所包含的索引数量</w:t>
                        </w:r>
                      </w:p>
                    </w:tc>
                  </w:tr>
                  <w:tr w:rsidR="00921398">
                    <w:trPr>
                      <w:trHeight w:hRule="exact" w:val="3423"/>
                    </w:trPr>
                    <w:tc>
                      <w:tcPr>
                        <w:tcW w:w="2166"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Details.Status</w:t>
                        </w:r>
                      </w:p>
                    </w:tc>
                    <w:tc>
                      <w:tcPr>
                        <w:tcW w:w="4149"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41"/>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集合当前状态</w:t>
                        </w:r>
                      </w:p>
                      <w:p w:rsidR="00921398" w:rsidRDefault="00921398">
                        <w:pPr>
                          <w:pStyle w:val="TableParagraph"/>
                          <w:spacing w:before="5" w:line="140" w:lineRule="exact"/>
                          <w:rPr>
                            <w:sz w:val="14"/>
                            <w:szCs w:val="14"/>
                          </w:rPr>
                        </w:pPr>
                      </w:p>
                      <w:p w:rsidR="00921398" w:rsidRDefault="00921398">
                        <w:pPr>
                          <w:pStyle w:val="ListParagraph"/>
                          <w:numPr>
                            <w:ilvl w:val="0"/>
                            <w:numId w:val="13"/>
                          </w:numPr>
                          <w:tabs>
                            <w:tab w:val="left" w:pos="323"/>
                          </w:tabs>
                          <w:ind w:left="323"/>
                          <w:rPr>
                            <w:rFonts w:ascii="微软雅黑" w:eastAsia="微软雅黑" w:hAnsi="微软雅黑" w:cs="微软雅黑"/>
                            <w:sz w:val="14"/>
                            <w:szCs w:val="14"/>
                          </w:rPr>
                        </w:pPr>
                        <w:r>
                          <w:rPr>
                            <w:rFonts w:ascii="微软雅黑" w:eastAsia="微软雅黑" w:hAnsi="微软雅黑" w:cs="微软雅黑"/>
                            <w:sz w:val="14"/>
                            <w:szCs w:val="14"/>
                          </w:rPr>
                          <w:t>Free：空闲</w:t>
                        </w:r>
                      </w:p>
                      <w:p w:rsidR="00921398" w:rsidRDefault="00921398">
                        <w:pPr>
                          <w:pStyle w:val="ListParagraph"/>
                          <w:numPr>
                            <w:ilvl w:val="0"/>
                            <w:numId w:val="13"/>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Normal：正常</w:t>
                        </w:r>
                      </w:p>
                      <w:p w:rsidR="00921398" w:rsidRDefault="00921398">
                        <w:pPr>
                          <w:pStyle w:val="ListParagraph"/>
                          <w:numPr>
                            <w:ilvl w:val="0"/>
                            <w:numId w:val="13"/>
                          </w:numPr>
                          <w:tabs>
                            <w:tab w:val="left" w:pos="323"/>
                          </w:tabs>
                          <w:spacing w:before="47"/>
                          <w:ind w:left="323"/>
                          <w:rPr>
                            <w:rFonts w:ascii="微软雅黑" w:eastAsia="微软雅黑" w:hAnsi="微软雅黑" w:cs="微软雅黑"/>
                            <w:sz w:val="14"/>
                            <w:szCs w:val="14"/>
                          </w:rPr>
                        </w:pPr>
                        <w:r>
                          <w:rPr>
                            <w:rFonts w:ascii="微软雅黑" w:eastAsia="微软雅黑" w:hAnsi="微软雅黑" w:cs="微软雅黑"/>
                            <w:w w:val="95"/>
                            <w:sz w:val="14"/>
                            <w:szCs w:val="14"/>
                          </w:rPr>
                          <w:t>Dropped：被删除</w:t>
                        </w:r>
                      </w:p>
                      <w:p w:rsidR="00921398" w:rsidRDefault="00921398">
                        <w:pPr>
                          <w:pStyle w:val="ListParagraph"/>
                          <w:numPr>
                            <w:ilvl w:val="0"/>
                            <w:numId w:val="13"/>
                          </w:numPr>
                          <w:tabs>
                            <w:tab w:val="left" w:pos="323"/>
                          </w:tabs>
                          <w:spacing w:before="60" w:line="236" w:lineRule="exact"/>
                          <w:ind w:left="323" w:right="128"/>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Shadow</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Phase：离线重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组复制阶段</w:t>
                        </w:r>
                      </w:p>
                      <w:p w:rsidR="00921398" w:rsidRDefault="00921398">
                        <w:pPr>
                          <w:pStyle w:val="ListParagraph"/>
                          <w:numPr>
                            <w:ilvl w:val="0"/>
                            <w:numId w:val="13"/>
                          </w:numPr>
                          <w:tabs>
                            <w:tab w:val="left" w:pos="323"/>
                          </w:tabs>
                          <w:spacing w:before="38" w:line="236" w:lineRule="exact"/>
                          <w:ind w:left="323" w:right="14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Truncate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Phase：离线重组清</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除阶段</w:t>
                        </w:r>
                      </w:p>
                      <w:p w:rsidR="00921398" w:rsidRDefault="00921398">
                        <w:pPr>
                          <w:pStyle w:val="ListParagraph"/>
                          <w:numPr>
                            <w:ilvl w:val="0"/>
                            <w:numId w:val="13"/>
                          </w:numPr>
                          <w:tabs>
                            <w:tab w:val="left" w:pos="323"/>
                          </w:tabs>
                          <w:spacing w:before="38" w:line="236" w:lineRule="exact"/>
                          <w:ind w:left="323" w:right="49"/>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Copy</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Back</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入阶段</w:t>
                        </w:r>
                      </w:p>
                      <w:p w:rsidR="00921398" w:rsidRDefault="00921398">
                        <w:pPr>
                          <w:pStyle w:val="ListParagraph"/>
                          <w:numPr>
                            <w:ilvl w:val="0"/>
                            <w:numId w:val="13"/>
                          </w:numPr>
                          <w:tabs>
                            <w:tab w:val="left" w:pos="323"/>
                          </w:tabs>
                          <w:spacing w:before="38" w:line="236" w:lineRule="exact"/>
                          <w:ind w:left="323" w:right="81"/>
                          <w:rPr>
                            <w:rFonts w:ascii="微软雅黑" w:eastAsia="微软雅黑" w:hAnsi="微软雅黑" w:cs="微软雅黑"/>
                            <w:sz w:val="14"/>
                            <w:szCs w:val="14"/>
                          </w:rPr>
                        </w:pPr>
                        <w:r>
                          <w:rPr>
                            <w:rFonts w:ascii="微软雅黑" w:eastAsia="微软雅黑" w:hAnsi="微软雅黑" w:cs="微软雅黑"/>
                            <w:w w:val="95"/>
                            <w:sz w:val="14"/>
                            <w:szCs w:val="14"/>
                          </w:rPr>
                          <w:t>Offline</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Reorg</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Rebuild</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Phase：离线重组重建</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索引阶段</w:t>
                        </w:r>
                      </w:p>
                    </w:tc>
                  </w:tr>
                </w:tbl>
                <w:p w:rsidR="00921398" w:rsidRDefault="00921398"/>
              </w:txbxContent>
            </v:textbox>
            <w10:wrap anchorx="page"/>
          </v:shape>
        </w:pict>
      </w:r>
      <w:r w:rsidR="007003A1">
        <w:rPr>
          <w:lang w:eastAsia="zh-CN"/>
        </w:rPr>
        <w:t>由于数据节点与编目节点保存的集合信息不同，集合列表在协调节点与其它节点所返回的结构有所不同： 非协调节点字段信息</w:t>
      </w:r>
    </w:p>
    <w:p w:rsidR="00737AD2" w:rsidRDefault="00737AD2">
      <w:pPr>
        <w:spacing w:before="3" w:line="120" w:lineRule="exact"/>
        <w:rPr>
          <w:sz w:val="12"/>
          <w:szCs w:val="12"/>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pStyle w:val="BodyText"/>
        <w:spacing w:line="312" w:lineRule="exact"/>
        <w:rPr>
          <w:lang w:eastAsia="zh-CN"/>
        </w:rPr>
      </w:pPr>
      <w:r>
        <w:rPr>
          <w:lang w:eastAsia="zh-CN"/>
        </w:rPr>
        <w:t>协调节点字段信息</w:t>
      </w:r>
    </w:p>
    <w:p w:rsidR="00737AD2" w:rsidRDefault="00737AD2">
      <w:pPr>
        <w:spacing w:before="5" w:line="20" w:lineRule="exact"/>
        <w:rPr>
          <w:sz w:val="4"/>
          <w:szCs w:val="4"/>
          <w:lang w:eastAsia="zh-CN"/>
        </w:rPr>
      </w:pPr>
    </w:p>
    <w:tbl>
      <w:tblPr>
        <w:tblW w:w="0" w:type="auto"/>
        <w:tblInd w:w="923" w:type="dxa"/>
        <w:tblLayout w:type="fixed"/>
        <w:tblCellMar>
          <w:left w:w="0" w:type="dxa"/>
          <w:right w:w="0" w:type="dxa"/>
        </w:tblCellMar>
        <w:tblLook w:val="01E0"/>
      </w:tblPr>
      <w:tblGrid>
        <w:gridCol w:w="1839"/>
        <w:gridCol w:w="4476"/>
        <w:gridCol w:w="3157"/>
      </w:tblGrid>
      <w:tr w:rsidR="00737AD2">
        <w:trPr>
          <w:trHeight w:hRule="exact" w:val="29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476" w:type="dxa"/>
            <w:tcBorders>
              <w:top w:val="nil"/>
              <w:left w:val="nil"/>
              <w:bottom w:val="nil"/>
              <w:right w:val="single" w:sz="8" w:space="0" w:color="000000"/>
            </w:tcBorders>
          </w:tcPr>
          <w:p w:rsidR="00737AD2" w:rsidRDefault="007003A1">
            <w:pPr>
              <w:pStyle w:val="TableParagraph"/>
              <w:spacing w:line="223" w:lineRule="exact"/>
              <w:ind w:left="1368"/>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476" w:type="dxa"/>
            <w:tcBorders>
              <w:top w:val="nil"/>
              <w:left w:val="nil"/>
              <w:bottom w:val="nil"/>
              <w:right w:val="single" w:sz="8" w:space="0" w:color="000000"/>
            </w:tcBorders>
          </w:tcPr>
          <w:p w:rsidR="00737AD2" w:rsidRDefault="007003A1">
            <w:pPr>
              <w:pStyle w:val="TableParagraph"/>
              <w:spacing w:line="228" w:lineRule="exact"/>
              <w:ind w:left="1368"/>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集合完整名</w:t>
            </w:r>
          </w:p>
        </w:tc>
      </w:tr>
    </w:tbl>
    <w:p w:rsidR="00737AD2" w:rsidRDefault="00737AD2">
      <w:pPr>
        <w:spacing w:before="3" w:line="200" w:lineRule="exact"/>
        <w:rPr>
          <w:sz w:val="20"/>
          <w:szCs w:val="20"/>
        </w:rPr>
      </w:pPr>
    </w:p>
    <w:p w:rsidR="00737AD2" w:rsidRDefault="007003A1">
      <w:pPr>
        <w:pStyle w:val="BodyText"/>
        <w:spacing w:line="312" w:lineRule="exact"/>
      </w:pPr>
      <w:r>
        <w:t>非协调节点示例</w:t>
      </w:r>
    </w:p>
    <w:p w:rsidR="00737AD2" w:rsidRDefault="00EC10B3">
      <w:pPr>
        <w:pStyle w:val="BodyText"/>
        <w:spacing w:before="6"/>
        <w:rPr>
          <w:rFonts w:ascii="仿宋" w:eastAsia="仿宋" w:hAnsi="仿宋" w:cs="仿宋"/>
        </w:rPr>
      </w:pPr>
      <w:r w:rsidRPr="00EC10B3">
        <w:pict>
          <v:group id="_x0000_s3546" style="position:absolute;left:0;text-align:left;margin-left:81.7pt;margin-top:4.75pt;width:473.6pt;height:137.8pt;z-index:-25767;mso-position-horizontal-relative:page" coordorigin="1634,95" coordsize="9472,2756">
            <v:shape id="_x0000_s3547" style="position:absolute;left:1634;top:95;width:9472;height:2756" coordorigin="1634,95" coordsize="9472,2756" path="m1634,95r9472,l11106,2851r-9472,l1634,95xe" fillcolor="#efefef" stroked="f">
              <v:path arrowok="t"/>
            </v:shape>
            <w10:wrap anchorx="page"/>
          </v:group>
        </w:pict>
      </w:r>
      <w:r w:rsidR="007003A1">
        <w:rPr>
          <w:rFonts w:ascii="仿宋" w:eastAsia="仿宋" w:hAnsi="仿宋" w:cs="仿宋"/>
        </w:rPr>
        <w:t>&gt; db.list(SDB_LIST_COLLECTIONS)</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"foo.test",</w:t>
      </w:r>
    </w:p>
    <w:p w:rsidR="00737AD2" w:rsidRDefault="007003A1">
      <w:pPr>
        <w:pStyle w:val="BodyText"/>
        <w:spacing w:line="212" w:lineRule="exact"/>
        <w:ind w:left="1133"/>
        <w:rPr>
          <w:rFonts w:ascii="仿宋" w:eastAsia="仿宋" w:hAnsi="仿宋" w:cs="仿宋"/>
        </w:rPr>
      </w:pPr>
      <w:r>
        <w:rPr>
          <w:rFonts w:ascii="仿宋" w:eastAsia="仿宋" w:hAnsi="仿宋" w:cs="仿宋"/>
        </w:rPr>
        <w:t>"Details": [</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533"/>
        <w:rPr>
          <w:rFonts w:ascii="仿宋" w:eastAsia="仿宋" w:hAnsi="仿宋" w:cs="仿宋"/>
        </w:rPr>
      </w:pPr>
      <w:r>
        <w:rPr>
          <w:rFonts w:ascii="仿宋" w:eastAsia="仿宋" w:hAnsi="仿宋" w:cs="仿宋"/>
        </w:rPr>
        <w:t>"ID": 0,</w:t>
      </w:r>
    </w:p>
    <w:p w:rsidR="00737AD2" w:rsidRDefault="007003A1">
      <w:pPr>
        <w:pStyle w:val="BodyText"/>
        <w:spacing w:line="212" w:lineRule="exact"/>
        <w:ind w:left="1533"/>
        <w:rPr>
          <w:rFonts w:ascii="仿宋" w:eastAsia="仿宋" w:hAnsi="仿宋" w:cs="仿宋"/>
        </w:rPr>
      </w:pPr>
      <w:r>
        <w:rPr>
          <w:rFonts w:ascii="仿宋" w:eastAsia="仿宋" w:hAnsi="仿宋" w:cs="仿宋"/>
        </w:rPr>
        <w:t>"Logical ID": 0,</w:t>
      </w:r>
    </w:p>
    <w:p w:rsidR="00737AD2" w:rsidRDefault="007003A1">
      <w:pPr>
        <w:pStyle w:val="BodyText"/>
        <w:spacing w:line="212" w:lineRule="exact"/>
        <w:ind w:left="1533"/>
        <w:rPr>
          <w:rFonts w:ascii="仿宋" w:eastAsia="仿宋" w:hAnsi="仿宋" w:cs="仿宋"/>
        </w:rPr>
      </w:pPr>
      <w:r>
        <w:rPr>
          <w:rFonts w:ascii="仿宋" w:eastAsia="仿宋" w:hAnsi="仿宋" w:cs="仿宋"/>
        </w:rPr>
        <w:t>"Sequence": 1,</w:t>
      </w:r>
    </w:p>
    <w:p w:rsidR="00737AD2" w:rsidRDefault="007003A1">
      <w:pPr>
        <w:pStyle w:val="BodyText"/>
        <w:spacing w:line="212" w:lineRule="exact"/>
        <w:ind w:left="1533"/>
        <w:rPr>
          <w:rFonts w:ascii="仿宋" w:eastAsia="仿宋" w:hAnsi="仿宋" w:cs="仿宋"/>
        </w:rPr>
      </w:pPr>
      <w:r>
        <w:rPr>
          <w:rFonts w:ascii="仿宋" w:eastAsia="仿宋" w:hAnsi="仿宋" w:cs="仿宋"/>
        </w:rPr>
        <w:t>"Indexes": 2,</w:t>
      </w:r>
    </w:p>
    <w:p w:rsidR="00737AD2" w:rsidRDefault="007003A1">
      <w:pPr>
        <w:pStyle w:val="BodyText"/>
        <w:spacing w:line="212" w:lineRule="exact"/>
        <w:ind w:left="1533"/>
        <w:rPr>
          <w:rFonts w:ascii="仿宋" w:eastAsia="仿宋" w:hAnsi="仿宋" w:cs="仿宋"/>
        </w:rPr>
      </w:pPr>
      <w:r>
        <w:rPr>
          <w:rFonts w:ascii="仿宋" w:eastAsia="仿宋" w:hAnsi="仿宋" w:cs="仿宋"/>
        </w:rPr>
        <w:t>"Status": "Normal"</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pPr>
      <w:r>
        <w:t>协调节点示例</w:t>
      </w:r>
    </w:p>
    <w:p w:rsidR="00737AD2" w:rsidRDefault="00EC10B3">
      <w:pPr>
        <w:pStyle w:val="BodyText"/>
        <w:spacing w:before="6"/>
        <w:rPr>
          <w:rFonts w:ascii="仿宋" w:eastAsia="仿宋" w:hAnsi="仿宋" w:cs="仿宋"/>
        </w:rPr>
      </w:pPr>
      <w:r w:rsidRPr="00EC10B3">
        <w:pict>
          <v:group id="_x0000_s3544" style="position:absolute;left:0;text-align:left;margin-left:81.7pt;margin-top:4.75pt;width:473.6pt;height:42.4pt;z-index:-25766;mso-position-horizontal-relative:page" coordorigin="1634,95" coordsize="9472,848">
            <v:shape id="_x0000_s3545" style="position:absolute;left:1634;top:95;width:9472;height:848" coordorigin="1634,95" coordsize="9472,848" path="m1634,95r9472,l11106,943r-9472,l1634,95xe" fillcolor="#efefef" stroked="f">
              <v:path arrowok="t"/>
            </v:shape>
            <w10:wrap anchorx="page"/>
          </v:group>
        </w:pict>
      </w:r>
      <w:r w:rsidR="007003A1">
        <w:rPr>
          <w:rFonts w:ascii="仿宋" w:eastAsia="仿宋" w:hAnsi="仿宋" w:cs="仿宋"/>
        </w:rPr>
        <w:t>&gt;db.list(SDB_LIST_COLLECTIONS)</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"foo.bar"</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pPr>
      <w:bookmarkStart w:id="159" w:name="集合空间列表"/>
      <w:bookmarkStart w:id="160" w:name="_bookmark74"/>
      <w:bookmarkEnd w:id="159"/>
      <w:bookmarkEnd w:id="160"/>
      <w:r>
        <w:t>集合空间列表</w:t>
      </w:r>
    </w:p>
    <w:p w:rsidR="00737AD2" w:rsidRDefault="00737AD2">
      <w:pPr>
        <w:spacing w:before="9" w:line="190" w:lineRule="exact"/>
        <w:rPr>
          <w:sz w:val="19"/>
          <w:szCs w:val="19"/>
        </w:rPr>
      </w:pPr>
    </w:p>
    <w:p w:rsidR="00737AD2" w:rsidRDefault="007003A1">
      <w:pPr>
        <w:pStyle w:val="BodyText"/>
        <w:spacing w:line="253" w:lineRule="auto"/>
        <w:ind w:left="113" w:right="2547"/>
      </w:pPr>
      <w:r>
        <w:t>描述 集合空间列表列出当前数据库节点中所有的集合空间，每个集合空间为一条记录。</w:t>
      </w:r>
    </w:p>
    <w:p w:rsidR="00737AD2" w:rsidRDefault="00737AD2">
      <w:pPr>
        <w:spacing w:before="4" w:line="180" w:lineRule="exact"/>
        <w:rPr>
          <w:sz w:val="18"/>
          <w:szCs w:val="18"/>
        </w:rPr>
      </w:pPr>
    </w:p>
    <w:p w:rsidR="00737AD2" w:rsidRDefault="007003A1">
      <w:pPr>
        <w:pStyle w:val="BodyText"/>
        <w:spacing w:line="253" w:lineRule="auto"/>
        <w:ind w:left="113" w:right="6947"/>
      </w:pPr>
      <w:r>
        <w:rPr>
          <w:w w:val="95"/>
        </w:rPr>
        <w:t xml:space="preserve">标示 </w:t>
      </w:r>
      <w:r>
        <w:rPr>
          <w:w w:val="90"/>
        </w:rPr>
        <w:t>SDB_LIST_COLLECTIONSPACES</w:t>
      </w:r>
    </w:p>
    <w:p w:rsidR="00737AD2" w:rsidRDefault="00737AD2">
      <w:pPr>
        <w:spacing w:before="4" w:line="180" w:lineRule="exact"/>
        <w:rPr>
          <w:sz w:val="18"/>
          <w:szCs w:val="18"/>
        </w:rPr>
      </w:pPr>
    </w:p>
    <w:p w:rsidR="00737AD2" w:rsidRDefault="00737AD2">
      <w:pPr>
        <w:pStyle w:val="BodyText"/>
        <w:spacing w:line="253" w:lineRule="auto"/>
        <w:ind w:left="113" w:right="8947"/>
      </w:pPr>
    </w:p>
    <w:p w:rsidR="00737AD2" w:rsidRDefault="00737AD2">
      <w:pPr>
        <w:spacing w:before="4" w:line="180" w:lineRule="exact"/>
        <w:rPr>
          <w:sz w:val="18"/>
          <w:szCs w:val="18"/>
        </w:rPr>
      </w:pPr>
    </w:p>
    <w:p w:rsidR="00737AD2" w:rsidRDefault="007003A1">
      <w:pPr>
        <w:pStyle w:val="BodyText"/>
        <w:spacing w:line="253" w:lineRule="auto"/>
        <w:ind w:left="113" w:right="501"/>
        <w:rPr>
          <w:lang w:eastAsia="zh-CN"/>
        </w:rPr>
      </w:pPr>
      <w:r>
        <w:rPr>
          <w:lang w:eastAsia="zh-CN"/>
        </w:rPr>
        <w:t>字段信息 由于数据节点与编目节点保存的集合空间信息不同，集合空间列表在协调节点与其它节点所返回的结构有所</w:t>
      </w:r>
    </w:p>
    <w:p w:rsidR="00737AD2" w:rsidRDefault="007003A1">
      <w:pPr>
        <w:pStyle w:val="BodyText"/>
        <w:spacing w:line="225" w:lineRule="exact"/>
        <w:ind w:left="113"/>
        <w:rPr>
          <w:lang w:eastAsia="zh-CN"/>
        </w:rPr>
      </w:pPr>
      <w:r>
        <w:rPr>
          <w:lang w:eastAsia="zh-CN"/>
        </w:rPr>
        <w:t>不同：</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非协调节点字段信息</w:t>
      </w:r>
    </w:p>
    <w:p w:rsidR="00737AD2" w:rsidRDefault="00737AD2">
      <w:pPr>
        <w:spacing w:before="5" w:line="20" w:lineRule="exact"/>
        <w:rPr>
          <w:sz w:val="4"/>
          <w:szCs w:val="4"/>
          <w:lang w:eastAsia="zh-CN"/>
        </w:rPr>
      </w:pPr>
    </w:p>
    <w:tbl>
      <w:tblPr>
        <w:tblW w:w="0" w:type="auto"/>
        <w:tblInd w:w="103" w:type="dxa"/>
        <w:tblLayout w:type="fixed"/>
        <w:tblCellMar>
          <w:left w:w="0" w:type="dxa"/>
          <w:right w:w="0" w:type="dxa"/>
        </w:tblCellMar>
        <w:tblLook w:val="01E0"/>
      </w:tblPr>
      <w:tblGrid>
        <w:gridCol w:w="1941"/>
        <w:gridCol w:w="4374"/>
        <w:gridCol w:w="3157"/>
      </w:tblGrid>
      <w:tr w:rsidR="00737AD2">
        <w:trPr>
          <w:trHeight w:hRule="exact" w:val="295"/>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374" w:type="dxa"/>
            <w:tcBorders>
              <w:top w:val="nil"/>
              <w:left w:val="nil"/>
              <w:bottom w:val="nil"/>
              <w:right w:val="single" w:sz="8" w:space="0" w:color="000000"/>
            </w:tcBorders>
          </w:tcPr>
          <w:p w:rsidR="00737AD2" w:rsidRDefault="007003A1">
            <w:pPr>
              <w:pStyle w:val="TableParagraph"/>
              <w:spacing w:line="223" w:lineRule="exact"/>
              <w:ind w:left="1266"/>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374" w:type="dxa"/>
            <w:tcBorders>
              <w:top w:val="nil"/>
              <w:left w:val="nil"/>
              <w:bottom w:val="nil"/>
              <w:right w:val="single" w:sz="8" w:space="0" w:color="000000"/>
            </w:tcBorders>
          </w:tcPr>
          <w:p w:rsidR="00737AD2" w:rsidRDefault="007003A1">
            <w:pPr>
              <w:pStyle w:val="TableParagraph"/>
              <w:spacing w:line="228" w:lineRule="exact"/>
              <w:ind w:left="126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300"/>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w:t>
            </w:r>
          </w:p>
        </w:tc>
        <w:tc>
          <w:tcPr>
            <w:tcW w:w="4374" w:type="dxa"/>
            <w:tcBorders>
              <w:top w:val="nil"/>
              <w:left w:val="nil"/>
              <w:bottom w:val="nil"/>
              <w:right w:val="single" w:sz="8" w:space="0" w:color="000000"/>
            </w:tcBorders>
          </w:tcPr>
          <w:p w:rsidR="00737AD2" w:rsidRDefault="007003A1">
            <w:pPr>
              <w:pStyle w:val="TableParagraph"/>
              <w:spacing w:line="228" w:lineRule="exact"/>
              <w:ind w:left="1266"/>
              <w:rPr>
                <w:rFonts w:ascii="微软雅黑" w:eastAsia="微软雅黑" w:hAnsi="微软雅黑" w:cs="微软雅黑"/>
                <w:sz w:val="14"/>
                <w:szCs w:val="14"/>
              </w:rPr>
            </w:pPr>
            <w:r>
              <w:rPr>
                <w:rFonts w:ascii="微软雅黑" w:eastAsia="微软雅黑" w:hAnsi="微软雅黑" w:cs="微软雅黑"/>
                <w:sz w:val="14"/>
                <w:szCs w:val="14"/>
              </w:rPr>
              <w:t>字符串数组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集合空间中所包含的所有集合</w:t>
            </w:r>
          </w:p>
        </w:tc>
      </w:tr>
      <w:tr w:rsidR="00737AD2">
        <w:trPr>
          <w:trHeight w:hRule="exact" w:val="305"/>
        </w:trPr>
        <w:tc>
          <w:tcPr>
            <w:tcW w:w="194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374" w:type="dxa"/>
            <w:tcBorders>
              <w:top w:val="nil"/>
              <w:left w:val="nil"/>
              <w:bottom w:val="nil"/>
              <w:right w:val="single" w:sz="8" w:space="0" w:color="000000"/>
            </w:tcBorders>
          </w:tcPr>
          <w:p w:rsidR="00737AD2" w:rsidRDefault="00717265">
            <w:pPr>
              <w:pStyle w:val="TableParagraph"/>
              <w:spacing w:line="228" w:lineRule="exact"/>
              <w:ind w:left="1266"/>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集合空间数据页大小</w:t>
            </w:r>
          </w:p>
        </w:tc>
      </w:tr>
    </w:tbl>
    <w:p w:rsidR="00737AD2" w:rsidRDefault="00737AD2">
      <w:pPr>
        <w:spacing w:before="3" w:line="200" w:lineRule="exact"/>
        <w:rPr>
          <w:sz w:val="20"/>
          <w:szCs w:val="20"/>
        </w:rPr>
      </w:pPr>
    </w:p>
    <w:p w:rsidR="00737AD2" w:rsidRDefault="007003A1">
      <w:pPr>
        <w:pStyle w:val="BodyText"/>
        <w:spacing w:line="312" w:lineRule="exact"/>
        <w:ind w:left="113"/>
      </w:pPr>
      <w:r>
        <w:t>协调节点字段信息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1839"/>
        <w:gridCol w:w="4476"/>
        <w:gridCol w:w="3157"/>
      </w:tblGrid>
      <w:tr w:rsidR="00737AD2">
        <w:trPr>
          <w:trHeight w:hRule="exact" w:val="29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476" w:type="dxa"/>
            <w:tcBorders>
              <w:top w:val="nil"/>
              <w:left w:val="nil"/>
              <w:bottom w:val="nil"/>
              <w:right w:val="single" w:sz="8" w:space="0" w:color="000000"/>
            </w:tcBorders>
          </w:tcPr>
          <w:p w:rsidR="00737AD2" w:rsidRDefault="007003A1">
            <w:pPr>
              <w:pStyle w:val="TableParagraph"/>
              <w:spacing w:line="223" w:lineRule="exact"/>
              <w:ind w:left="1368"/>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476" w:type="dxa"/>
            <w:tcBorders>
              <w:top w:val="nil"/>
              <w:left w:val="nil"/>
              <w:bottom w:val="nil"/>
              <w:right w:val="single" w:sz="8" w:space="0" w:color="000000"/>
            </w:tcBorders>
          </w:tcPr>
          <w:p w:rsidR="00737AD2" w:rsidRDefault="007003A1">
            <w:pPr>
              <w:pStyle w:val="TableParagraph"/>
              <w:spacing w:line="228" w:lineRule="exact"/>
              <w:ind w:left="1368"/>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737AD2">
        <w:trPr>
          <w:trHeight w:hRule="exact" w:val="265"/>
        </w:trPr>
        <w:tc>
          <w:tcPr>
            <w:tcW w:w="6315" w:type="dxa"/>
            <w:gridSpan w:val="2"/>
            <w:tcBorders>
              <w:top w:val="nil"/>
              <w:left w:val="single" w:sz="8" w:space="0" w:color="000000"/>
              <w:bottom w:val="nil"/>
              <w:right w:val="single" w:sz="8" w:space="0" w:color="000000"/>
            </w:tcBorders>
          </w:tcPr>
          <w:p w:rsidR="00737AD2" w:rsidRDefault="00737AD2"/>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737AD2">
      <w:pPr>
        <w:spacing w:before="3" w:line="200" w:lineRule="exact"/>
        <w:rPr>
          <w:sz w:val="20"/>
          <w:szCs w:val="20"/>
        </w:rPr>
      </w:pPr>
    </w:p>
    <w:p w:rsidR="00737AD2" w:rsidRDefault="007003A1">
      <w:pPr>
        <w:pStyle w:val="BodyText"/>
        <w:spacing w:line="312" w:lineRule="exact"/>
        <w:ind w:left="113"/>
      </w:pPr>
      <w:r>
        <w:t>非协调节点示例</w:t>
      </w:r>
    </w:p>
    <w:p w:rsidR="00737AD2" w:rsidRDefault="00EC10B3">
      <w:pPr>
        <w:pStyle w:val="BodyText"/>
        <w:spacing w:before="6"/>
        <w:ind w:left="113"/>
        <w:rPr>
          <w:rFonts w:ascii="仿宋" w:eastAsia="仿宋" w:hAnsi="仿宋" w:cs="仿宋"/>
        </w:rPr>
      </w:pPr>
      <w:r w:rsidRPr="00EC10B3">
        <w:pict>
          <v:group id="_x0000_s3542" style="position:absolute;left:0;text-align:left;margin-left:81.7pt;margin-top:4.75pt;width:473.6pt;height:106pt;z-index:-25764;mso-position-horizontal-relative:page" coordorigin="1634,95" coordsize="9472,2120">
            <v:shape id="_x0000_s3543" style="position:absolute;left:1634;top:95;width:9472;height:2120" coordorigin="1634,95" coordsize="9472,2120" path="m1634,95r9472,l11106,2215r-9472,l1634,95xe" fillcolor="#efefef" stroked="f">
              <v:path arrowok="t"/>
            </v:shape>
            <w10:wrap anchorx="page"/>
          </v:group>
        </w:pict>
      </w:r>
      <w:r w:rsidR="007003A1">
        <w:rPr>
          <w:rFonts w:ascii="仿宋" w:eastAsia="仿宋" w:hAnsi="仿宋" w:cs="仿宋"/>
        </w:rPr>
        <w:t>&gt; db.list(SDB_LIST_COLLECTIONSPACES)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"Collection": [</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"Name": "test"</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"Name": "foo",</w:t>
      </w:r>
    </w:p>
    <w:p w:rsidR="00737AD2" w:rsidRDefault="007003A1">
      <w:pPr>
        <w:pStyle w:val="BodyText"/>
        <w:spacing w:line="212" w:lineRule="exact"/>
        <w:ind w:left="313"/>
        <w:rPr>
          <w:rFonts w:ascii="仿宋" w:eastAsia="仿宋" w:hAnsi="仿宋" w:cs="仿宋"/>
        </w:rPr>
      </w:pPr>
      <w:r>
        <w:rPr>
          <w:rFonts w:ascii="仿宋" w:eastAsia="仿宋" w:hAnsi="仿宋" w:cs="仿宋"/>
        </w:rPr>
        <w:t>"PageSize": 4096</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113"/>
      </w:pPr>
      <w:r>
        <w:t>协调节点示例</w:t>
      </w:r>
    </w:p>
    <w:p w:rsidR="00737AD2" w:rsidRDefault="00EC10B3">
      <w:pPr>
        <w:pStyle w:val="BodyText"/>
        <w:spacing w:before="6"/>
        <w:ind w:left="113"/>
        <w:rPr>
          <w:rFonts w:ascii="仿宋" w:eastAsia="仿宋" w:hAnsi="仿宋" w:cs="仿宋"/>
        </w:rPr>
      </w:pPr>
      <w:r w:rsidRPr="00EC10B3">
        <w:pict>
          <v:group id="_x0000_s3540" style="position:absolute;left:0;text-align:left;margin-left:81.7pt;margin-top:4.75pt;width:473.6pt;height:42.4pt;z-index:-25763;mso-position-horizontal-relative:page" coordorigin="1634,95" coordsize="9472,848">
            <v:shape id="_x0000_s3541" style="position:absolute;left:1634;top:95;width:9472;height:848" coordorigin="1634,95" coordsize="9472,848" path="m1634,95r9472,l11106,943r-9472,l1634,95xe" fillcolor="#efefef" stroked="f">
              <v:path arrowok="t"/>
            </v:shape>
            <w10:wrap anchorx="page"/>
          </v:group>
        </w:pict>
      </w:r>
      <w:r w:rsidR="007003A1">
        <w:rPr>
          <w:rFonts w:ascii="仿宋" w:eastAsia="仿宋" w:hAnsi="仿宋" w:cs="仿宋"/>
        </w:rPr>
        <w:t>&gt;db.list(SDB_LIST_COLLECTIONSPACES)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"Name": "foo"</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before="49"/>
        <w:ind w:left="166"/>
      </w:pPr>
      <w:bookmarkStart w:id="161" w:name="存储单元列表"/>
      <w:bookmarkStart w:id="162" w:name="_bookmark75"/>
      <w:bookmarkEnd w:id="161"/>
      <w:bookmarkEnd w:id="162"/>
      <w:r>
        <w:t>存储单元列表</w:t>
      </w:r>
    </w:p>
    <w:p w:rsidR="00737AD2" w:rsidRDefault="00737AD2">
      <w:pPr>
        <w:spacing w:before="9" w:line="190" w:lineRule="exact"/>
        <w:rPr>
          <w:sz w:val="19"/>
          <w:szCs w:val="19"/>
        </w:rPr>
      </w:pPr>
    </w:p>
    <w:p w:rsidR="00737AD2" w:rsidRDefault="007003A1">
      <w:pPr>
        <w:pStyle w:val="BodyText"/>
        <w:spacing w:line="253" w:lineRule="auto"/>
        <w:ind w:left="113" w:right="4763"/>
      </w:pPr>
      <w:r>
        <w:t>描述 存储单元列表列出当前数据库节点的全部存储单元信息。</w:t>
      </w:r>
    </w:p>
    <w:p w:rsidR="00737AD2" w:rsidRDefault="00737AD2">
      <w:pPr>
        <w:spacing w:line="253"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标示</w:t>
      </w:r>
    </w:p>
    <w:p w:rsidR="00737AD2" w:rsidRDefault="007003A1">
      <w:pPr>
        <w:pStyle w:val="BodyText"/>
        <w:spacing w:before="18"/>
      </w:pPr>
      <w:r>
        <w:rPr>
          <w:w w:val="90"/>
        </w:rPr>
        <w:t>SDB_LIST_STORAGEUNITS</w:t>
      </w:r>
    </w:p>
    <w:p w:rsidR="00737AD2" w:rsidRDefault="00737AD2">
      <w:pPr>
        <w:spacing w:before="9" w:line="190" w:lineRule="exact"/>
        <w:rPr>
          <w:sz w:val="19"/>
          <w:szCs w:val="19"/>
        </w:rPr>
      </w:pPr>
    </w:p>
    <w:p w:rsidR="00737AD2" w:rsidRDefault="00737AD2">
      <w:pPr>
        <w:spacing w:before="4" w:line="180" w:lineRule="exact"/>
        <w:rPr>
          <w:sz w:val="18"/>
          <w:szCs w:val="18"/>
        </w:rPr>
      </w:pPr>
    </w:p>
    <w:p w:rsidR="00737AD2" w:rsidRDefault="00EC10B3">
      <w:pPr>
        <w:pStyle w:val="BodyText"/>
      </w:pPr>
      <w:r>
        <w:pict>
          <v:shape id="_x0000_s3539" type="#_x0000_t202" style="position:absolute;left:0;text-align:left;margin-left:81.2pt;margin-top:18.35pt;width:475.1pt;height:148pt;z-index:-25761;mso-position-horizontal-relative:page" filled="f" stroked="f">
            <v:textbox style="mso-next-textbox:#_x0000_s3539" inset="0,0,0,0">
              <w:txbxContent>
                <w:tbl>
                  <w:tblPr>
                    <w:tblW w:w="0" w:type="auto"/>
                    <w:tblLayout w:type="fixed"/>
                    <w:tblCellMar>
                      <w:left w:w="0" w:type="dxa"/>
                      <w:right w:w="0" w:type="dxa"/>
                    </w:tblCellMar>
                    <w:tblLook w:val="01E0"/>
                  </w:tblPr>
                  <w:tblGrid>
                    <w:gridCol w:w="2127"/>
                    <w:gridCol w:w="4188"/>
                    <w:gridCol w:w="3157"/>
                  </w:tblGrid>
                  <w:tr w:rsidR="00921398">
                    <w:trPr>
                      <w:trHeight w:hRule="exact" w:val="305"/>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108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ID</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该集合空间ID</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LogicalID</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集合空间逻辑ID，为递增顺序</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集合空间数据页大小</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Sequence</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序列号，当前版本中为1</w:t>
                        </w:r>
                      </w:p>
                    </w:tc>
                  </w:tr>
                  <w:tr w:rsidR="00921398">
                    <w:trPr>
                      <w:trHeight w:hRule="exact" w:val="300"/>
                    </w:trPr>
                    <w:tc>
                      <w:tcPr>
                        <w:tcW w:w="2127"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NumCollections</w:t>
                        </w:r>
                      </w:p>
                    </w:tc>
                    <w:tc>
                      <w:tcPr>
                        <w:tcW w:w="4188"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1080"/>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集合空间下的集合个数</w:t>
                        </w:r>
                      </w:p>
                    </w:tc>
                  </w:tr>
                  <w:tr w:rsidR="00921398">
                    <w:trPr>
                      <w:trHeight w:hRule="exact" w:val="260"/>
                    </w:trPr>
                    <w:tc>
                      <w:tcPr>
                        <w:tcW w:w="6315" w:type="dxa"/>
                        <w:gridSpan w:val="2"/>
                        <w:vMerge w:val="restart"/>
                        <w:tcBorders>
                          <w:top w:val="nil"/>
                          <w:left w:val="nil"/>
                          <w:right w:val="nil"/>
                        </w:tcBorders>
                      </w:tcPr>
                      <w:p w:rsidR="00921398" w:rsidRDefault="00921398">
                        <w:pPr>
                          <w:rPr>
                            <w:lang w:eastAsia="zh-CN"/>
                          </w:rPr>
                        </w:pPr>
                      </w:p>
                    </w:tc>
                    <w:tc>
                      <w:tcPr>
                        <w:tcW w:w="3157"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集合高水位，一般来说意味着该集合空间中总共</w:t>
                        </w:r>
                      </w:p>
                    </w:tc>
                  </w:tr>
                  <w:tr w:rsidR="00921398">
                    <w:trPr>
                      <w:trHeight w:hRule="exact" w:val="270"/>
                    </w:trPr>
                    <w:tc>
                      <w:tcPr>
                        <w:tcW w:w="6315" w:type="dxa"/>
                        <w:gridSpan w:val="2"/>
                        <w:vMerge/>
                        <w:tcBorders>
                          <w:left w:val="nil"/>
                          <w:right w:val="nil"/>
                        </w:tcBorders>
                      </w:tcPr>
                      <w:p w:rsidR="00921398" w:rsidRDefault="00921398">
                        <w:pPr>
                          <w:rPr>
                            <w:lang w:eastAsia="zh-CN"/>
                          </w:rPr>
                        </w:pPr>
                      </w:p>
                    </w:tc>
                    <w:tc>
                      <w:tcPr>
                        <w:tcW w:w="3157" w:type="dxa"/>
                        <w:tcBorders>
                          <w:top w:val="nil"/>
                          <w:left w:val="single" w:sz="8" w:space="0" w:color="000000"/>
                          <w:bottom w:val="nil"/>
                          <w:right w:val="single" w:sz="8" w:space="0" w:color="000000"/>
                        </w:tcBorders>
                      </w:tcPr>
                      <w:p w:rsidR="00921398" w:rsidRDefault="00921398">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创建过的集合数量（包括被删除的集合）</w:t>
                        </w:r>
                      </w:p>
                    </w:tc>
                  </w:tr>
                  <w:tr w:rsidR="00921398">
                    <w:trPr>
                      <w:trHeight w:hRule="exact" w:val="305"/>
                    </w:trPr>
                    <w:tc>
                      <w:tcPr>
                        <w:tcW w:w="6315" w:type="dxa"/>
                        <w:gridSpan w:val="2"/>
                        <w:vMerge/>
                        <w:tcBorders>
                          <w:left w:val="nil"/>
                          <w:bottom w:val="nil"/>
                          <w:right w:val="nil"/>
                        </w:tcBorders>
                      </w:tcPr>
                      <w:p w:rsidR="00921398" w:rsidRDefault="00921398">
                        <w:pPr>
                          <w:rPr>
                            <w:lang w:eastAsia="zh-CN"/>
                          </w:rPr>
                        </w:pP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存储单元大小（字节）</w:t>
                        </w:r>
                      </w:p>
                    </w:tc>
                  </w:tr>
                </w:tbl>
                <w:p w:rsidR="00921398" w:rsidRDefault="00921398">
                  <w:pPr>
                    <w:rPr>
                      <w:lang w:eastAsia="zh-CN"/>
                    </w:rPr>
                  </w:pPr>
                </w:p>
              </w:txbxContent>
            </v:textbox>
            <w10:wrap anchorx="page"/>
          </v:shape>
        </w:pict>
      </w:r>
      <w:r w:rsidR="007003A1">
        <w:t>字段信息</w:t>
      </w:r>
    </w:p>
    <w:p w:rsidR="00737AD2" w:rsidRDefault="00737AD2">
      <w:pPr>
        <w:spacing w:line="110" w:lineRule="exact"/>
        <w:rPr>
          <w:sz w:val="11"/>
          <w:szCs w:val="11"/>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tabs>
          <w:tab w:val="left" w:pos="4141"/>
        </w:tabs>
        <w:spacing w:before="9"/>
        <w:ind w:left="983"/>
        <w:rPr>
          <w:rFonts w:ascii="微软雅黑" w:eastAsia="微软雅黑" w:hAnsi="微软雅黑" w:cs="微软雅黑"/>
          <w:sz w:val="14"/>
          <w:szCs w:val="14"/>
        </w:rPr>
      </w:pPr>
      <w:r>
        <w:rPr>
          <w:rFonts w:ascii="微软雅黑" w:eastAsia="微软雅黑" w:hAnsi="微软雅黑" w:cs="微软雅黑"/>
          <w:w w:val="95"/>
          <w:sz w:val="14"/>
          <w:szCs w:val="14"/>
        </w:rPr>
        <w:t>CollectionHWM</w:t>
      </w:r>
      <w:r>
        <w:rPr>
          <w:rFonts w:ascii="微软雅黑" w:eastAsia="微软雅黑" w:hAnsi="微软雅黑" w:cs="微软雅黑"/>
          <w:w w:val="95"/>
          <w:sz w:val="14"/>
          <w:szCs w:val="14"/>
        </w:rPr>
        <w:tab/>
      </w:r>
      <w:r w:rsidR="00717265">
        <w:rPr>
          <w:rFonts w:ascii="微软雅黑" w:eastAsia="微软雅黑" w:hAnsi="微软雅黑" w:cs="微软雅黑"/>
          <w:w w:val="95"/>
          <w:sz w:val="14"/>
          <w:szCs w:val="14"/>
        </w:rPr>
        <w:t>整型</w:t>
      </w:r>
    </w:p>
    <w:p w:rsidR="00737AD2" w:rsidRDefault="00737AD2">
      <w:pPr>
        <w:spacing w:before="12" w:line="280" w:lineRule="exact"/>
        <w:rPr>
          <w:sz w:val="28"/>
          <w:szCs w:val="28"/>
        </w:rPr>
      </w:pPr>
    </w:p>
    <w:p w:rsidR="00737AD2" w:rsidRDefault="007003A1">
      <w:pPr>
        <w:tabs>
          <w:tab w:val="left" w:pos="4141"/>
        </w:tabs>
        <w:spacing w:before="9"/>
        <w:ind w:left="983"/>
        <w:rPr>
          <w:rFonts w:ascii="微软雅黑" w:eastAsia="微软雅黑" w:hAnsi="微软雅黑" w:cs="微软雅黑"/>
          <w:sz w:val="14"/>
          <w:szCs w:val="14"/>
        </w:rPr>
      </w:pPr>
      <w:r>
        <w:rPr>
          <w:rFonts w:ascii="微软雅黑" w:eastAsia="微软雅黑" w:hAnsi="微软雅黑" w:cs="微软雅黑"/>
          <w:w w:val="95"/>
          <w:sz w:val="14"/>
          <w:szCs w:val="14"/>
        </w:rPr>
        <w:t>Size</w:t>
      </w:r>
      <w:r>
        <w:rPr>
          <w:rFonts w:ascii="微软雅黑" w:eastAsia="微软雅黑" w:hAnsi="微软雅黑" w:cs="微软雅黑"/>
          <w:w w:val="95"/>
          <w:sz w:val="14"/>
          <w:szCs w:val="14"/>
        </w:rPr>
        <w:tab/>
        <w:t>长</w:t>
      </w:r>
      <w:r w:rsidR="00717265">
        <w:rPr>
          <w:rFonts w:ascii="微软雅黑" w:eastAsia="微软雅黑" w:hAnsi="微软雅黑" w:cs="微软雅黑"/>
          <w:w w:val="95"/>
          <w:sz w:val="14"/>
          <w:szCs w:val="14"/>
        </w:rPr>
        <w:t>整型</w:t>
      </w:r>
    </w:p>
    <w:p w:rsidR="00737AD2" w:rsidRDefault="00737AD2">
      <w:pPr>
        <w:spacing w:before="10" w:line="280" w:lineRule="exact"/>
        <w:rPr>
          <w:sz w:val="28"/>
          <w:szCs w:val="28"/>
        </w:rPr>
      </w:pPr>
    </w:p>
    <w:p w:rsidR="00737AD2" w:rsidRDefault="007003A1">
      <w:pPr>
        <w:pStyle w:val="BodyText"/>
        <w:spacing w:line="312" w:lineRule="exact"/>
      </w:pPr>
      <w:r>
        <w:t>示例</w:t>
      </w:r>
    </w:p>
    <w:p w:rsidR="00737AD2" w:rsidRDefault="00EC10B3">
      <w:pPr>
        <w:pStyle w:val="BodyText"/>
        <w:spacing w:before="6"/>
        <w:rPr>
          <w:rFonts w:ascii="仿宋" w:eastAsia="仿宋" w:hAnsi="仿宋" w:cs="仿宋"/>
        </w:rPr>
      </w:pPr>
      <w:r w:rsidRPr="00EC10B3">
        <w:pict>
          <v:group id="_x0000_s3537" style="position:absolute;left:0;text-align:left;margin-left:81.7pt;margin-top:4.75pt;width:473.6pt;height:222.6pt;z-index:-25762;mso-position-horizontal-relative:page" coordorigin="1634,95" coordsize="9472,4452">
            <v:shape id="_x0000_s3538" style="position:absolute;left:1634;top:95;width:9472;height:4452" coordorigin="1634,95" coordsize="9472,4452" path="m1634,95r9472,l11106,4547r-9472,l1634,95xe" fillcolor="#efefef" stroked="f">
              <v:path arrowok="t"/>
            </v:shape>
            <w10:wrap anchorx="page"/>
          </v:group>
        </w:pict>
      </w:r>
      <w:r w:rsidR="007003A1">
        <w:rPr>
          <w:rFonts w:ascii="仿宋" w:eastAsia="仿宋" w:hAnsi="仿宋" w:cs="仿宋"/>
        </w:rPr>
        <w:t>&gt; db.list(SDB_LIST_STORAGEUNITS)</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"testCS",</w:t>
      </w:r>
    </w:p>
    <w:p w:rsidR="00737AD2" w:rsidRDefault="007003A1">
      <w:pPr>
        <w:pStyle w:val="BodyText"/>
        <w:spacing w:line="212" w:lineRule="exact"/>
        <w:ind w:left="1133"/>
        <w:rPr>
          <w:rFonts w:ascii="仿宋" w:eastAsia="仿宋" w:hAnsi="仿宋" w:cs="仿宋"/>
        </w:rPr>
      </w:pPr>
      <w:r>
        <w:rPr>
          <w:rFonts w:ascii="仿宋" w:eastAsia="仿宋" w:hAnsi="仿宋" w:cs="仿宋"/>
        </w:rPr>
        <w:t>"ID": 4095,</w:t>
      </w:r>
    </w:p>
    <w:p w:rsidR="00737AD2" w:rsidRDefault="007003A1">
      <w:pPr>
        <w:pStyle w:val="BodyText"/>
        <w:spacing w:line="212" w:lineRule="exact"/>
        <w:ind w:left="1133"/>
        <w:rPr>
          <w:rFonts w:ascii="仿宋" w:eastAsia="仿宋" w:hAnsi="仿宋" w:cs="仿宋"/>
        </w:rPr>
      </w:pPr>
      <w:r>
        <w:rPr>
          <w:rFonts w:ascii="仿宋" w:eastAsia="仿宋" w:hAnsi="仿宋" w:cs="仿宋"/>
        </w:rPr>
        <w:t>"LogicalID": 0,</w:t>
      </w:r>
    </w:p>
    <w:p w:rsidR="00737AD2" w:rsidRDefault="007003A1">
      <w:pPr>
        <w:pStyle w:val="BodyText"/>
        <w:spacing w:line="212" w:lineRule="exact"/>
        <w:ind w:left="1133"/>
        <w:rPr>
          <w:rFonts w:ascii="仿宋" w:eastAsia="仿宋" w:hAnsi="仿宋" w:cs="仿宋"/>
        </w:rPr>
      </w:pPr>
      <w:r>
        <w:rPr>
          <w:rFonts w:ascii="仿宋" w:eastAsia="仿宋" w:hAnsi="仿宋" w:cs="仿宋"/>
        </w:rPr>
        <w:t>"PageSize": 4096,</w:t>
      </w:r>
    </w:p>
    <w:p w:rsidR="00737AD2" w:rsidRDefault="007003A1">
      <w:pPr>
        <w:pStyle w:val="BodyText"/>
        <w:spacing w:line="212" w:lineRule="exact"/>
        <w:ind w:left="1133"/>
        <w:rPr>
          <w:rFonts w:ascii="仿宋" w:eastAsia="仿宋" w:hAnsi="仿宋" w:cs="仿宋"/>
        </w:rPr>
      </w:pPr>
      <w:r>
        <w:rPr>
          <w:rFonts w:ascii="仿宋" w:eastAsia="仿宋" w:hAnsi="仿宋" w:cs="仿宋"/>
        </w:rPr>
        <w:t>"Sequence": 1,</w:t>
      </w:r>
    </w:p>
    <w:p w:rsidR="00737AD2" w:rsidRDefault="007003A1">
      <w:pPr>
        <w:pStyle w:val="BodyText"/>
        <w:spacing w:line="212" w:lineRule="exact"/>
        <w:ind w:left="1133"/>
        <w:rPr>
          <w:rFonts w:ascii="仿宋" w:eastAsia="仿宋" w:hAnsi="仿宋" w:cs="仿宋"/>
        </w:rPr>
      </w:pPr>
      <w:r>
        <w:rPr>
          <w:rFonts w:ascii="仿宋" w:eastAsia="仿宋" w:hAnsi="仿宋" w:cs="仿宋"/>
        </w:rPr>
        <w:t>"NumCollections": 1,</w:t>
      </w:r>
    </w:p>
    <w:p w:rsidR="00737AD2" w:rsidRDefault="007003A1">
      <w:pPr>
        <w:pStyle w:val="BodyText"/>
        <w:spacing w:line="212" w:lineRule="exact"/>
        <w:ind w:left="1133"/>
        <w:rPr>
          <w:rFonts w:ascii="仿宋" w:eastAsia="仿宋" w:hAnsi="仿宋" w:cs="仿宋"/>
        </w:rPr>
      </w:pPr>
      <w:r>
        <w:rPr>
          <w:rFonts w:ascii="仿宋" w:eastAsia="仿宋" w:hAnsi="仿宋" w:cs="仿宋"/>
        </w:rPr>
        <w:t>"CollectionHWM": 1,</w:t>
      </w:r>
    </w:p>
    <w:p w:rsidR="00737AD2" w:rsidRDefault="007003A1">
      <w:pPr>
        <w:pStyle w:val="BodyText"/>
        <w:spacing w:line="212" w:lineRule="exact"/>
        <w:ind w:left="1133"/>
        <w:rPr>
          <w:rFonts w:ascii="仿宋" w:eastAsia="仿宋" w:hAnsi="仿宋" w:cs="仿宋"/>
        </w:rPr>
      </w:pPr>
      <w:r>
        <w:rPr>
          <w:rFonts w:ascii="仿宋" w:eastAsia="仿宋" w:hAnsi="仿宋" w:cs="仿宋"/>
        </w:rPr>
        <w:t>"Size": 172032000</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"Name": "foo",</w:t>
      </w:r>
    </w:p>
    <w:p w:rsidR="00737AD2" w:rsidRDefault="007003A1">
      <w:pPr>
        <w:pStyle w:val="BodyText"/>
        <w:spacing w:line="212" w:lineRule="exact"/>
        <w:ind w:left="1133"/>
        <w:rPr>
          <w:rFonts w:ascii="仿宋" w:eastAsia="仿宋" w:hAnsi="仿宋" w:cs="仿宋"/>
        </w:rPr>
      </w:pPr>
      <w:r>
        <w:rPr>
          <w:rFonts w:ascii="仿宋" w:eastAsia="仿宋" w:hAnsi="仿宋" w:cs="仿宋"/>
        </w:rPr>
        <w:t>"ID": 4094,</w:t>
      </w:r>
    </w:p>
    <w:p w:rsidR="00737AD2" w:rsidRDefault="007003A1">
      <w:pPr>
        <w:pStyle w:val="BodyText"/>
        <w:spacing w:line="212" w:lineRule="exact"/>
        <w:ind w:left="1133"/>
        <w:rPr>
          <w:rFonts w:ascii="仿宋" w:eastAsia="仿宋" w:hAnsi="仿宋" w:cs="仿宋"/>
        </w:rPr>
      </w:pPr>
      <w:r>
        <w:rPr>
          <w:rFonts w:ascii="仿宋" w:eastAsia="仿宋" w:hAnsi="仿宋" w:cs="仿宋"/>
        </w:rPr>
        <w:t>"LogicalID": 1,</w:t>
      </w:r>
    </w:p>
    <w:p w:rsidR="00737AD2" w:rsidRDefault="007003A1">
      <w:pPr>
        <w:pStyle w:val="BodyText"/>
        <w:spacing w:line="212" w:lineRule="exact"/>
        <w:ind w:left="1133"/>
        <w:rPr>
          <w:rFonts w:ascii="仿宋" w:eastAsia="仿宋" w:hAnsi="仿宋" w:cs="仿宋"/>
        </w:rPr>
      </w:pPr>
      <w:r>
        <w:rPr>
          <w:rFonts w:ascii="仿宋" w:eastAsia="仿宋" w:hAnsi="仿宋" w:cs="仿宋"/>
        </w:rPr>
        <w:t>"PageSize": 4096,</w:t>
      </w:r>
    </w:p>
    <w:p w:rsidR="00737AD2" w:rsidRDefault="007003A1">
      <w:pPr>
        <w:pStyle w:val="BodyText"/>
        <w:spacing w:line="212" w:lineRule="exact"/>
        <w:ind w:left="1133"/>
        <w:rPr>
          <w:rFonts w:ascii="仿宋" w:eastAsia="仿宋" w:hAnsi="仿宋" w:cs="仿宋"/>
        </w:rPr>
      </w:pPr>
      <w:r>
        <w:rPr>
          <w:rFonts w:ascii="仿宋" w:eastAsia="仿宋" w:hAnsi="仿宋" w:cs="仿宋"/>
        </w:rPr>
        <w:t>"Sequence": 1,</w:t>
      </w:r>
    </w:p>
    <w:p w:rsidR="00737AD2" w:rsidRDefault="007003A1">
      <w:pPr>
        <w:pStyle w:val="BodyText"/>
        <w:spacing w:line="212" w:lineRule="exact"/>
        <w:ind w:left="1133"/>
        <w:rPr>
          <w:rFonts w:ascii="仿宋" w:eastAsia="仿宋" w:hAnsi="仿宋" w:cs="仿宋"/>
        </w:rPr>
      </w:pPr>
      <w:r>
        <w:rPr>
          <w:rFonts w:ascii="仿宋" w:eastAsia="仿宋" w:hAnsi="仿宋" w:cs="仿宋"/>
        </w:rPr>
        <w:t>"NumCollections": 2,</w:t>
      </w:r>
    </w:p>
    <w:p w:rsidR="00737AD2" w:rsidRDefault="007003A1">
      <w:pPr>
        <w:pStyle w:val="BodyText"/>
        <w:spacing w:line="212" w:lineRule="exact"/>
        <w:ind w:left="1133"/>
        <w:rPr>
          <w:rFonts w:ascii="仿宋" w:eastAsia="仿宋" w:hAnsi="仿宋" w:cs="仿宋"/>
        </w:rPr>
      </w:pPr>
      <w:r>
        <w:rPr>
          <w:rFonts w:ascii="仿宋" w:eastAsia="仿宋" w:hAnsi="仿宋" w:cs="仿宋"/>
        </w:rPr>
        <w:t>"CollectionHWM": 3,</w:t>
      </w:r>
    </w:p>
    <w:p w:rsidR="00737AD2" w:rsidRDefault="007003A1">
      <w:pPr>
        <w:pStyle w:val="BodyText"/>
        <w:spacing w:line="212" w:lineRule="exact"/>
        <w:ind w:left="1133"/>
        <w:rPr>
          <w:rFonts w:ascii="仿宋" w:eastAsia="仿宋" w:hAnsi="仿宋" w:cs="仿宋"/>
        </w:rPr>
      </w:pPr>
      <w:r>
        <w:rPr>
          <w:rFonts w:ascii="仿宋" w:eastAsia="仿宋" w:hAnsi="仿宋" w:cs="仿宋"/>
        </w:rPr>
        <w:t>"Size": 172032000</w:t>
      </w:r>
    </w:p>
    <w:p w:rsidR="00737AD2" w:rsidRDefault="007003A1">
      <w:pPr>
        <w:pStyle w:val="BodyText"/>
        <w:spacing w:line="212" w:lineRule="exact"/>
        <w:rPr>
          <w:rFonts w:ascii="仿宋" w:eastAsia="仿宋" w:hAnsi="仿宋" w:cs="仿宋"/>
        </w:rPr>
      </w:pPr>
      <w:r>
        <w:rPr>
          <w:rFonts w:ascii="仿宋" w:eastAsia="仿宋" w:hAnsi="仿宋" w:cs="仿宋"/>
        </w:rPr>
        <w:t>}</w:t>
      </w:r>
    </w:p>
    <w:p w:rsidR="00737AD2" w:rsidRDefault="007003A1">
      <w:pPr>
        <w:pStyle w:val="BodyText"/>
        <w:spacing w:before="49"/>
        <w:ind w:left="986"/>
      </w:pPr>
      <w:bookmarkStart w:id="163" w:name="分区组列表"/>
      <w:bookmarkStart w:id="164" w:name="_bookmark76"/>
      <w:bookmarkEnd w:id="163"/>
      <w:bookmarkEnd w:id="164"/>
      <w:r>
        <w:t>分区组列表</w:t>
      </w:r>
    </w:p>
    <w:p w:rsidR="00737AD2" w:rsidRDefault="00737AD2">
      <w:pPr>
        <w:spacing w:before="9" w:line="190" w:lineRule="exact"/>
        <w:rPr>
          <w:sz w:val="19"/>
          <w:szCs w:val="19"/>
        </w:rPr>
      </w:pPr>
    </w:p>
    <w:p w:rsidR="00737AD2" w:rsidRDefault="007003A1">
      <w:pPr>
        <w:pStyle w:val="BodyText"/>
        <w:spacing w:line="253" w:lineRule="auto"/>
        <w:ind w:right="5407"/>
      </w:pPr>
      <w:r>
        <w:t>描述 分区组列表列出当前集群中的所有分区信息</w:t>
      </w:r>
      <w:r>
        <w:rPr>
          <w:spacing w:val="-7"/>
        </w:rPr>
        <w:t xml:space="preserve"> </w:t>
      </w:r>
      <w:r>
        <w:t>。</w:t>
      </w:r>
    </w:p>
    <w:p w:rsidR="00737AD2" w:rsidRDefault="00737AD2">
      <w:pPr>
        <w:spacing w:before="4" w:line="180" w:lineRule="exact"/>
        <w:rPr>
          <w:sz w:val="18"/>
          <w:szCs w:val="18"/>
        </w:rPr>
      </w:pPr>
    </w:p>
    <w:p w:rsidR="00737AD2" w:rsidRDefault="007003A1">
      <w:pPr>
        <w:pStyle w:val="BodyText"/>
        <w:spacing w:line="253" w:lineRule="auto"/>
        <w:ind w:right="7613"/>
      </w:pPr>
      <w:r>
        <w:rPr>
          <w:w w:val="95"/>
        </w:rPr>
        <w:t xml:space="preserve">标示 </w:t>
      </w:r>
      <w:r>
        <w:rPr>
          <w:w w:val="90"/>
        </w:rPr>
        <w:t>SDB_LIST_GROUPS</w:t>
      </w:r>
    </w:p>
    <w:p w:rsidR="00737AD2" w:rsidRDefault="00737AD2">
      <w:pPr>
        <w:spacing w:before="4" w:line="180" w:lineRule="exact"/>
        <w:rPr>
          <w:sz w:val="18"/>
          <w:szCs w:val="18"/>
        </w:rPr>
      </w:pPr>
    </w:p>
    <w:p w:rsidR="00737AD2" w:rsidRDefault="007003A1">
      <w:pPr>
        <w:pStyle w:val="BodyText"/>
        <w:spacing w:line="253" w:lineRule="auto"/>
        <w:ind w:right="8407"/>
      </w:pPr>
      <w:r>
        <w:t>适用节点 协调</w:t>
      </w:r>
    </w:p>
    <w:p w:rsidR="00737AD2" w:rsidRDefault="00737AD2">
      <w:pPr>
        <w:spacing w:line="253" w:lineRule="auto"/>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pPr>
      <w:r>
        <w:t>字段信息</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2277"/>
        <w:gridCol w:w="4038"/>
        <w:gridCol w:w="3157"/>
      </w:tblGrid>
      <w:tr w:rsidR="00737AD2">
        <w:trPr>
          <w:trHeight w:hRule="exact" w:val="305"/>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038"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93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Group.dbpath</w:t>
            </w:r>
          </w:p>
        </w:tc>
        <w:tc>
          <w:tcPr>
            <w:tcW w:w="403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3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分区组中节点的数据文件存放路径</w:t>
            </w:r>
          </w:p>
        </w:tc>
      </w:tr>
      <w:tr w:rsidR="00737AD2">
        <w:trPr>
          <w:trHeight w:hRule="exact" w:val="300"/>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Group.HostName</w:t>
            </w:r>
          </w:p>
        </w:tc>
        <w:tc>
          <w:tcPr>
            <w:tcW w:w="403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3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分区组中节点的主机名</w:t>
            </w:r>
          </w:p>
        </w:tc>
      </w:tr>
      <w:tr w:rsidR="00737AD2">
        <w:trPr>
          <w:trHeight w:hRule="exact" w:val="330"/>
        </w:trPr>
        <w:tc>
          <w:tcPr>
            <w:tcW w:w="2277"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Group.Service.Type</w:t>
            </w:r>
          </w:p>
        </w:tc>
        <w:tc>
          <w:tcPr>
            <w:tcW w:w="4038" w:type="dxa"/>
            <w:tcBorders>
              <w:top w:val="single" w:sz="8" w:space="0" w:color="000000"/>
              <w:left w:val="nil"/>
              <w:bottom w:val="nil"/>
              <w:right w:val="single" w:sz="8" w:space="0" w:color="000000"/>
            </w:tcBorders>
          </w:tcPr>
          <w:p w:rsidR="00737AD2" w:rsidRDefault="00717265">
            <w:pPr>
              <w:pStyle w:val="TableParagraph"/>
              <w:spacing w:line="208" w:lineRule="exact"/>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分区组中节点的服务类型</w:t>
            </w:r>
          </w:p>
        </w:tc>
      </w:tr>
      <w:tr w:rsidR="00737AD2">
        <w:trPr>
          <w:trHeight w:hRule="exact" w:val="334"/>
        </w:trPr>
        <w:tc>
          <w:tcPr>
            <w:tcW w:w="2277" w:type="dxa"/>
            <w:tcBorders>
              <w:top w:val="nil"/>
              <w:left w:val="single" w:sz="8" w:space="0" w:color="000000"/>
              <w:bottom w:val="nil"/>
              <w:right w:val="nil"/>
            </w:tcBorders>
          </w:tcPr>
          <w:p w:rsidR="00737AD2" w:rsidRDefault="00737AD2">
            <w:pPr>
              <w:rPr>
                <w:lang w:eastAsia="zh-CN"/>
              </w:rPr>
            </w:pPr>
          </w:p>
        </w:tc>
        <w:tc>
          <w:tcPr>
            <w:tcW w:w="403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0：直连服务，对应数据库参数svcname</w:t>
            </w:r>
          </w:p>
        </w:tc>
      </w:tr>
      <w:tr w:rsidR="00737AD2">
        <w:trPr>
          <w:trHeight w:hRule="exact" w:val="286"/>
        </w:trPr>
        <w:tc>
          <w:tcPr>
            <w:tcW w:w="2277" w:type="dxa"/>
            <w:tcBorders>
              <w:top w:val="nil"/>
              <w:left w:val="single" w:sz="8" w:space="0" w:color="000000"/>
              <w:bottom w:val="nil"/>
              <w:right w:val="nil"/>
            </w:tcBorders>
          </w:tcPr>
          <w:p w:rsidR="00737AD2" w:rsidRDefault="00737AD2">
            <w:pPr>
              <w:rPr>
                <w:lang w:eastAsia="zh-CN"/>
              </w:rPr>
            </w:pPr>
          </w:p>
        </w:tc>
        <w:tc>
          <w:tcPr>
            <w:tcW w:w="403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1：复制服务，对应数据库参数replname</w:t>
            </w:r>
          </w:p>
        </w:tc>
      </w:tr>
      <w:tr w:rsidR="00737AD2">
        <w:trPr>
          <w:trHeight w:hRule="exact" w:val="286"/>
        </w:trPr>
        <w:tc>
          <w:tcPr>
            <w:tcW w:w="2277" w:type="dxa"/>
            <w:tcBorders>
              <w:top w:val="nil"/>
              <w:left w:val="single" w:sz="8" w:space="0" w:color="000000"/>
              <w:bottom w:val="nil"/>
              <w:right w:val="nil"/>
            </w:tcBorders>
          </w:tcPr>
          <w:p w:rsidR="00737AD2" w:rsidRDefault="00737AD2">
            <w:pPr>
              <w:rPr>
                <w:lang w:eastAsia="zh-CN"/>
              </w:rPr>
            </w:pPr>
          </w:p>
        </w:tc>
        <w:tc>
          <w:tcPr>
            <w:tcW w:w="403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2：分区服务，对应数据库参数shardname</w:t>
            </w:r>
          </w:p>
        </w:tc>
      </w:tr>
      <w:tr w:rsidR="00737AD2">
        <w:trPr>
          <w:trHeight w:hRule="exact" w:val="361"/>
        </w:trPr>
        <w:tc>
          <w:tcPr>
            <w:tcW w:w="2277" w:type="dxa"/>
            <w:tcBorders>
              <w:top w:val="nil"/>
              <w:left w:val="single" w:sz="8" w:space="0" w:color="000000"/>
              <w:bottom w:val="nil"/>
              <w:right w:val="nil"/>
            </w:tcBorders>
          </w:tcPr>
          <w:p w:rsidR="00737AD2" w:rsidRDefault="00737AD2">
            <w:pPr>
              <w:rPr>
                <w:lang w:eastAsia="zh-CN"/>
              </w:rPr>
            </w:pPr>
          </w:p>
        </w:tc>
        <w:tc>
          <w:tcPr>
            <w:tcW w:w="403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3：编目服务，对应数据库参数catalogname</w:t>
            </w:r>
          </w:p>
        </w:tc>
      </w:tr>
      <w:tr w:rsidR="00737AD2">
        <w:trPr>
          <w:trHeight w:hRule="exact" w:val="337"/>
        </w:trPr>
        <w:tc>
          <w:tcPr>
            <w:tcW w:w="2277" w:type="dxa"/>
            <w:vMerge w:val="restart"/>
            <w:tcBorders>
              <w:top w:val="nil"/>
              <w:left w:val="single" w:sz="8" w:space="0" w:color="000000"/>
              <w:right w:val="nil"/>
            </w:tcBorders>
          </w:tcPr>
          <w:p w:rsidR="00737AD2" w:rsidRDefault="007003A1">
            <w:pPr>
              <w:pStyle w:val="TableParagraph"/>
              <w:spacing w:before="56"/>
              <w:ind w:left="40"/>
              <w:rPr>
                <w:rFonts w:ascii="微软雅黑" w:eastAsia="微软雅黑" w:hAnsi="微软雅黑" w:cs="微软雅黑"/>
                <w:sz w:val="14"/>
                <w:szCs w:val="14"/>
              </w:rPr>
            </w:pPr>
            <w:r>
              <w:rPr>
                <w:rFonts w:ascii="微软雅黑" w:eastAsia="微软雅黑" w:hAnsi="微软雅黑" w:cs="微软雅黑"/>
                <w:w w:val="95"/>
                <w:sz w:val="14"/>
                <w:szCs w:val="14"/>
              </w:rPr>
              <w:t>Group.Service.Name</w:t>
            </w:r>
          </w:p>
        </w:tc>
        <w:tc>
          <w:tcPr>
            <w:tcW w:w="4038" w:type="dxa"/>
            <w:vMerge w:val="restart"/>
            <w:tcBorders>
              <w:top w:val="nil"/>
              <w:left w:val="nil"/>
              <w:right w:val="single" w:sz="8" w:space="0" w:color="000000"/>
            </w:tcBorders>
          </w:tcPr>
          <w:p w:rsidR="00737AD2" w:rsidRDefault="007003A1">
            <w:pPr>
              <w:pStyle w:val="TableParagraph"/>
              <w:spacing w:before="56"/>
              <w:ind w:left="93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nil"/>
              <w:left w:val="single" w:sz="8" w:space="0" w:color="000000"/>
              <w:bottom w:val="nil"/>
              <w:right w:val="single" w:sz="8" w:space="0" w:color="000000"/>
            </w:tcBorders>
          </w:tcPr>
          <w:p w:rsidR="00737AD2" w:rsidRDefault="007003A1">
            <w:pPr>
              <w:pStyle w:val="TableParagraph"/>
              <w:spacing w:before="56"/>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分区组中节点的服务名，服务名可以为端口</w:t>
            </w:r>
          </w:p>
        </w:tc>
      </w:tr>
      <w:tr w:rsidR="00737AD2">
        <w:trPr>
          <w:trHeight w:hRule="exact" w:val="270"/>
        </w:trPr>
        <w:tc>
          <w:tcPr>
            <w:tcW w:w="2277" w:type="dxa"/>
            <w:vMerge/>
            <w:tcBorders>
              <w:left w:val="single" w:sz="8" w:space="0" w:color="000000"/>
              <w:bottom w:val="single" w:sz="8" w:space="0" w:color="000000"/>
              <w:right w:val="nil"/>
            </w:tcBorders>
          </w:tcPr>
          <w:p w:rsidR="00737AD2" w:rsidRDefault="00737AD2">
            <w:pPr>
              <w:rPr>
                <w:lang w:eastAsia="zh-CN"/>
              </w:rPr>
            </w:pPr>
          </w:p>
        </w:tc>
        <w:tc>
          <w:tcPr>
            <w:tcW w:w="4038" w:type="dxa"/>
            <w:vMerge/>
            <w:tcBorders>
              <w:left w:val="nil"/>
              <w:bottom w:val="single" w:sz="8" w:space="0" w:color="000000"/>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号，或services文件中的服务名</w:t>
            </w:r>
          </w:p>
        </w:tc>
      </w:tr>
      <w:tr w:rsidR="00737AD2">
        <w:trPr>
          <w:trHeight w:hRule="exact" w:val="300"/>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Group.NodeID</w:t>
            </w:r>
          </w:p>
        </w:tc>
        <w:tc>
          <w:tcPr>
            <w:tcW w:w="403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分区组中节点的ID</w:t>
            </w:r>
          </w:p>
        </w:tc>
      </w:tr>
      <w:tr w:rsidR="00737AD2">
        <w:trPr>
          <w:trHeight w:hRule="exact" w:val="300"/>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w:t>
            </w:r>
          </w:p>
        </w:tc>
        <w:tc>
          <w:tcPr>
            <w:tcW w:w="403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分区组ID</w:t>
            </w:r>
          </w:p>
        </w:tc>
      </w:tr>
      <w:tr w:rsidR="00737AD2">
        <w:trPr>
          <w:trHeight w:hRule="exact" w:val="300"/>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038"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3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分区组名称</w:t>
            </w:r>
          </w:p>
        </w:tc>
      </w:tr>
      <w:tr w:rsidR="00737AD2">
        <w:trPr>
          <w:trHeight w:hRule="exact" w:val="305"/>
        </w:trPr>
        <w:tc>
          <w:tcPr>
            <w:tcW w:w="227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PrimaryNode</w:t>
            </w:r>
          </w:p>
        </w:tc>
        <w:tc>
          <w:tcPr>
            <w:tcW w:w="4038" w:type="dxa"/>
            <w:tcBorders>
              <w:top w:val="single" w:sz="8" w:space="0" w:color="000000"/>
              <w:left w:val="nil"/>
              <w:bottom w:val="single" w:sz="8" w:space="0" w:color="000000"/>
              <w:right w:val="single" w:sz="8" w:space="0" w:color="000000"/>
            </w:tcBorders>
          </w:tcPr>
          <w:p w:rsidR="00737AD2" w:rsidRDefault="00717265">
            <w:pPr>
              <w:pStyle w:val="TableParagraph"/>
              <w:spacing w:line="218" w:lineRule="exact"/>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主节点ID</w:t>
            </w:r>
          </w:p>
        </w:tc>
      </w:tr>
      <w:tr w:rsidR="00737AD2">
        <w:trPr>
          <w:trHeight w:hRule="exact" w:val="335"/>
        </w:trPr>
        <w:tc>
          <w:tcPr>
            <w:tcW w:w="2277" w:type="dxa"/>
            <w:vMerge w:val="restart"/>
            <w:tcBorders>
              <w:top w:val="single" w:sz="8" w:space="0" w:color="000000"/>
              <w:left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Role</w:t>
            </w:r>
          </w:p>
        </w:tc>
        <w:tc>
          <w:tcPr>
            <w:tcW w:w="4038" w:type="dxa"/>
            <w:vMerge w:val="restart"/>
            <w:tcBorders>
              <w:top w:val="single" w:sz="8" w:space="0" w:color="000000"/>
              <w:left w:val="nil"/>
              <w:right w:val="single" w:sz="8" w:space="0" w:color="000000"/>
            </w:tcBorders>
          </w:tcPr>
          <w:p w:rsidR="00737AD2" w:rsidRDefault="00717265">
            <w:pPr>
              <w:pStyle w:val="TableParagraph"/>
              <w:spacing w:line="213" w:lineRule="exact"/>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分区组角色，可以为：</w:t>
            </w:r>
          </w:p>
        </w:tc>
      </w:tr>
      <w:tr w:rsidR="00737AD2">
        <w:trPr>
          <w:trHeight w:hRule="exact" w:val="334"/>
        </w:trPr>
        <w:tc>
          <w:tcPr>
            <w:tcW w:w="2277" w:type="dxa"/>
            <w:vMerge/>
            <w:tcBorders>
              <w:left w:val="single" w:sz="8" w:space="0" w:color="000000"/>
              <w:right w:val="nil"/>
            </w:tcBorders>
          </w:tcPr>
          <w:p w:rsidR="00737AD2" w:rsidRDefault="00737AD2">
            <w:pPr>
              <w:rPr>
                <w:lang w:eastAsia="zh-CN"/>
              </w:rPr>
            </w:pPr>
          </w:p>
        </w:tc>
        <w:tc>
          <w:tcPr>
            <w:tcW w:w="4038" w:type="dxa"/>
            <w:vMerge/>
            <w:tcBorders>
              <w:left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0：数据节点</w:t>
            </w:r>
          </w:p>
        </w:tc>
      </w:tr>
      <w:tr w:rsidR="00737AD2">
        <w:trPr>
          <w:trHeight w:hRule="exact" w:val="437"/>
        </w:trPr>
        <w:tc>
          <w:tcPr>
            <w:tcW w:w="2277" w:type="dxa"/>
            <w:vMerge/>
            <w:tcBorders>
              <w:left w:val="single" w:sz="8" w:space="0" w:color="000000"/>
              <w:bottom w:val="single" w:sz="8" w:space="0" w:color="000000"/>
              <w:right w:val="nil"/>
            </w:tcBorders>
          </w:tcPr>
          <w:p w:rsidR="00737AD2" w:rsidRDefault="00737AD2"/>
        </w:tc>
        <w:tc>
          <w:tcPr>
            <w:tcW w:w="4038" w:type="dxa"/>
            <w:vMerge/>
            <w:tcBorders>
              <w:left w:val="nil"/>
              <w:bottom w:val="single" w:sz="8" w:space="0" w:color="000000"/>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2：编目节点</w:t>
            </w:r>
          </w:p>
        </w:tc>
      </w:tr>
      <w:tr w:rsidR="00737AD2">
        <w:trPr>
          <w:trHeight w:hRule="exact" w:val="330"/>
        </w:trPr>
        <w:tc>
          <w:tcPr>
            <w:tcW w:w="2277"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Status</w:t>
            </w:r>
          </w:p>
        </w:tc>
        <w:tc>
          <w:tcPr>
            <w:tcW w:w="4038" w:type="dxa"/>
            <w:tcBorders>
              <w:top w:val="single" w:sz="8" w:space="0" w:color="000000"/>
              <w:left w:val="nil"/>
              <w:bottom w:val="nil"/>
              <w:right w:val="single" w:sz="8" w:space="0" w:color="000000"/>
            </w:tcBorders>
          </w:tcPr>
          <w:p w:rsidR="00737AD2" w:rsidRDefault="007003A1">
            <w:pPr>
              <w:pStyle w:val="TableParagraph"/>
              <w:spacing w:line="208" w:lineRule="exact"/>
              <w:ind w:left="930"/>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分区组状态</w:t>
            </w:r>
          </w:p>
        </w:tc>
      </w:tr>
      <w:tr w:rsidR="00737AD2">
        <w:trPr>
          <w:trHeight w:hRule="exact" w:val="334"/>
        </w:trPr>
        <w:tc>
          <w:tcPr>
            <w:tcW w:w="2277" w:type="dxa"/>
            <w:tcBorders>
              <w:top w:val="nil"/>
              <w:left w:val="single" w:sz="8" w:space="0" w:color="000000"/>
              <w:bottom w:val="nil"/>
              <w:right w:val="nil"/>
            </w:tcBorders>
          </w:tcPr>
          <w:p w:rsidR="00737AD2" w:rsidRDefault="00737AD2"/>
        </w:tc>
        <w:tc>
          <w:tcPr>
            <w:tcW w:w="4038"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before="33"/>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1：已激活分区组</w:t>
            </w:r>
          </w:p>
        </w:tc>
      </w:tr>
      <w:tr w:rsidR="00737AD2">
        <w:trPr>
          <w:trHeight w:hRule="exact" w:val="286"/>
        </w:trPr>
        <w:tc>
          <w:tcPr>
            <w:tcW w:w="2277" w:type="dxa"/>
            <w:tcBorders>
              <w:top w:val="nil"/>
              <w:left w:val="single" w:sz="8" w:space="0" w:color="000000"/>
              <w:bottom w:val="nil"/>
              <w:right w:val="nil"/>
            </w:tcBorders>
          </w:tcPr>
          <w:p w:rsidR="00737AD2" w:rsidRDefault="00737AD2"/>
        </w:tc>
        <w:tc>
          <w:tcPr>
            <w:tcW w:w="4038"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tabs>
                <w:tab w:val="left" w:pos="323"/>
              </w:tabs>
              <w:spacing w:line="224" w:lineRule="exact"/>
              <w:ind w:left="40"/>
              <w:rPr>
                <w:rFonts w:ascii="微软雅黑" w:eastAsia="微软雅黑" w:hAnsi="微软雅黑" w:cs="微软雅黑"/>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微软雅黑" w:eastAsia="微软雅黑" w:hAnsi="微软雅黑" w:cs="微软雅黑"/>
                <w:sz w:val="14"/>
                <w:szCs w:val="14"/>
              </w:rPr>
              <w:t>0：未激活分区组</w:t>
            </w:r>
          </w:p>
        </w:tc>
      </w:tr>
      <w:tr w:rsidR="00737AD2">
        <w:trPr>
          <w:trHeight w:hRule="exact" w:val="361"/>
        </w:trPr>
        <w:tc>
          <w:tcPr>
            <w:tcW w:w="2277" w:type="dxa"/>
            <w:tcBorders>
              <w:top w:val="nil"/>
              <w:left w:val="single" w:sz="8" w:space="0" w:color="000000"/>
              <w:bottom w:val="nil"/>
              <w:right w:val="nil"/>
            </w:tcBorders>
          </w:tcPr>
          <w:p w:rsidR="00737AD2" w:rsidRDefault="00737AD2"/>
        </w:tc>
        <w:tc>
          <w:tcPr>
            <w:tcW w:w="4038" w:type="dxa"/>
            <w:tcBorders>
              <w:top w:val="nil"/>
              <w:left w:val="nil"/>
              <w:bottom w:val="nil"/>
              <w:right w:val="single" w:sz="8" w:space="0" w:color="000000"/>
            </w:tcBorders>
          </w:tcPr>
          <w:p w:rsidR="00737AD2" w:rsidRDefault="00737AD2"/>
        </w:tc>
        <w:tc>
          <w:tcPr>
            <w:tcW w:w="3157" w:type="dxa"/>
            <w:vMerge w:val="restart"/>
            <w:tcBorders>
              <w:top w:val="nil"/>
              <w:left w:val="nil"/>
              <w:right w:val="nil"/>
            </w:tcBorders>
          </w:tcPr>
          <w:p w:rsidR="00737AD2" w:rsidRDefault="007003A1">
            <w:pPr>
              <w:pStyle w:val="TableParagraph"/>
              <w:tabs>
                <w:tab w:val="left" w:pos="333"/>
              </w:tabs>
              <w:spacing w:line="224" w:lineRule="exact"/>
              <w:ind w:left="50"/>
              <w:rPr>
                <w:rFonts w:ascii="微软雅黑" w:eastAsia="微软雅黑" w:hAnsi="微软雅黑" w:cs="微软雅黑"/>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微软雅黑" w:eastAsia="微软雅黑" w:hAnsi="微软雅黑" w:cs="微软雅黑"/>
                <w:sz w:val="14"/>
                <w:szCs w:val="14"/>
                <w:lang w:eastAsia="zh-CN"/>
              </w:rPr>
              <w:t>不存在：未激活分区组</w:t>
            </w:r>
          </w:p>
        </w:tc>
      </w:tr>
      <w:tr w:rsidR="00737AD2">
        <w:trPr>
          <w:trHeight w:hRule="exact" w:val="371"/>
        </w:trPr>
        <w:tc>
          <w:tcPr>
            <w:tcW w:w="2277" w:type="dxa"/>
            <w:tcBorders>
              <w:top w:val="nil"/>
              <w:left w:val="single" w:sz="8" w:space="0" w:color="000000"/>
              <w:bottom w:val="single" w:sz="8" w:space="0" w:color="000000"/>
              <w:right w:val="nil"/>
            </w:tcBorders>
          </w:tcPr>
          <w:p w:rsidR="00737AD2" w:rsidRDefault="007003A1">
            <w:pPr>
              <w:pStyle w:val="TableParagraph"/>
              <w:spacing w:before="56"/>
              <w:ind w:left="40"/>
              <w:rPr>
                <w:rFonts w:ascii="微软雅黑" w:eastAsia="微软雅黑" w:hAnsi="微软雅黑" w:cs="微软雅黑"/>
                <w:sz w:val="14"/>
                <w:szCs w:val="14"/>
              </w:rPr>
            </w:pPr>
            <w:r>
              <w:rPr>
                <w:rFonts w:ascii="微软雅黑" w:eastAsia="微软雅黑" w:hAnsi="微软雅黑" w:cs="微软雅黑"/>
                <w:w w:val="95"/>
                <w:sz w:val="14"/>
                <w:szCs w:val="14"/>
              </w:rPr>
              <w:t>Version</w:t>
            </w:r>
          </w:p>
        </w:tc>
        <w:tc>
          <w:tcPr>
            <w:tcW w:w="4038" w:type="dxa"/>
            <w:tcBorders>
              <w:top w:val="nil"/>
              <w:left w:val="nil"/>
              <w:bottom w:val="single" w:sz="8" w:space="0" w:color="000000"/>
              <w:right w:val="single" w:sz="8" w:space="0" w:color="000000"/>
            </w:tcBorders>
          </w:tcPr>
          <w:p w:rsidR="00737AD2" w:rsidRDefault="00717265">
            <w:pPr>
              <w:pStyle w:val="TableParagraph"/>
              <w:spacing w:before="56"/>
              <w:ind w:left="930"/>
              <w:rPr>
                <w:rFonts w:ascii="微软雅黑" w:eastAsia="微软雅黑" w:hAnsi="微软雅黑" w:cs="微软雅黑"/>
                <w:sz w:val="14"/>
                <w:szCs w:val="14"/>
              </w:rPr>
            </w:pPr>
            <w:r>
              <w:rPr>
                <w:rFonts w:ascii="微软雅黑" w:eastAsia="微软雅黑" w:hAnsi="微软雅黑" w:cs="微软雅黑"/>
                <w:sz w:val="14"/>
                <w:szCs w:val="14"/>
              </w:rPr>
              <w:t>整型</w:t>
            </w:r>
          </w:p>
        </w:tc>
        <w:tc>
          <w:tcPr>
            <w:tcW w:w="3157" w:type="dxa"/>
            <w:vMerge/>
            <w:tcBorders>
              <w:left w:val="nil"/>
              <w:bottom w:val="single" w:sz="8" w:space="0" w:color="000000"/>
              <w:right w:val="nil"/>
            </w:tcBorders>
          </w:tcPr>
          <w:p w:rsidR="00737AD2" w:rsidRDefault="00737AD2"/>
        </w:tc>
      </w:tr>
    </w:tbl>
    <w:p w:rsidR="00737AD2" w:rsidRDefault="00737AD2">
      <w:pPr>
        <w:spacing w:before="3" w:line="200" w:lineRule="exact"/>
        <w:rPr>
          <w:sz w:val="20"/>
          <w:szCs w:val="20"/>
        </w:rPr>
      </w:pPr>
    </w:p>
    <w:p w:rsidR="00737AD2" w:rsidRDefault="007003A1">
      <w:pPr>
        <w:pStyle w:val="BodyText"/>
        <w:spacing w:line="312" w:lineRule="exact"/>
        <w:ind w:left="113"/>
      </w:pPr>
      <w:r>
        <w:t>示例</w:t>
      </w:r>
    </w:p>
    <w:p w:rsidR="00737AD2" w:rsidRDefault="00EC10B3">
      <w:pPr>
        <w:pStyle w:val="BodyText"/>
        <w:spacing w:before="6"/>
        <w:ind w:left="113"/>
        <w:rPr>
          <w:rFonts w:ascii="仿宋" w:eastAsia="仿宋" w:hAnsi="仿宋" w:cs="仿宋"/>
        </w:rPr>
      </w:pPr>
      <w:r w:rsidRPr="00EC10B3">
        <w:pict>
          <v:group id="_x0000_s3535" style="position:absolute;left:0;text-align:left;margin-left:81.7pt;margin-top:4.75pt;width:473.6pt;height:275.6pt;z-index:-25760;mso-position-horizontal-relative:page" coordorigin="1634,95" coordsize="9472,5512">
            <v:shape id="_x0000_s3536" style="position:absolute;left:1634;top:95;width:9472;height:5512" coordorigin="1634,95" coordsize="9472,5512" path="m1634,95r9472,l11106,5607r-9472,l1634,95xe" fillcolor="#efefef" stroked="f">
              <v:path arrowok="t"/>
            </v:shape>
            <w10:wrap anchorx="page"/>
          </v:group>
        </w:pict>
      </w:r>
      <w:r w:rsidR="007003A1">
        <w:rPr>
          <w:rFonts w:ascii="仿宋" w:eastAsia="仿宋" w:hAnsi="仿宋" w:cs="仿宋"/>
        </w:rPr>
        <w:t>&gt; db.list(SDB_LIST_GROUPS)</w:t>
      </w:r>
    </w:p>
    <w:p w:rsidR="00737AD2" w:rsidRDefault="007003A1">
      <w:pPr>
        <w:pStyle w:val="BodyText"/>
        <w:spacing w:line="212" w:lineRule="exact"/>
        <w:ind w:left="113"/>
        <w:rPr>
          <w:rFonts w:ascii="仿宋" w:eastAsia="仿宋" w:hAnsi="仿宋" w:cs="仿宋"/>
        </w:rPr>
      </w:pPr>
      <w:r>
        <w:rPr>
          <w:rFonts w:ascii="仿宋" w:eastAsia="仿宋" w:hAnsi="仿宋" w:cs="仿宋"/>
        </w:rPr>
        <w:t>{</w:t>
      </w:r>
    </w:p>
    <w:p w:rsidR="00737AD2" w:rsidRDefault="007003A1">
      <w:pPr>
        <w:pStyle w:val="BodyText"/>
        <w:spacing w:line="212" w:lineRule="exact"/>
        <w:ind w:left="313"/>
        <w:rPr>
          <w:rFonts w:ascii="仿宋" w:eastAsia="仿宋" w:hAnsi="仿宋" w:cs="仿宋"/>
        </w:rPr>
      </w:pPr>
      <w:r>
        <w:rPr>
          <w:rFonts w:ascii="仿宋" w:eastAsia="仿宋" w:hAnsi="仿宋" w:cs="仿宋"/>
        </w:rPr>
        <w:t>"Group":[</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"dbpath": "/home/users/chenzichuan/sequoiadb/cata",</w:t>
      </w:r>
    </w:p>
    <w:p w:rsidR="00737AD2" w:rsidRDefault="007003A1">
      <w:pPr>
        <w:pStyle w:val="BodyText"/>
        <w:spacing w:line="212" w:lineRule="exact"/>
        <w:ind w:left="713"/>
        <w:rPr>
          <w:rFonts w:ascii="仿宋" w:eastAsia="仿宋" w:hAnsi="仿宋" w:cs="仿宋"/>
        </w:rPr>
      </w:pPr>
      <w:r>
        <w:rPr>
          <w:rFonts w:ascii="仿宋" w:eastAsia="仿宋" w:hAnsi="仿宋" w:cs="仿宋"/>
        </w:rPr>
        <w:t>"HostName": "ubuntu-dev2",</w:t>
      </w:r>
    </w:p>
    <w:p w:rsidR="00737AD2" w:rsidRDefault="007003A1">
      <w:pPr>
        <w:pStyle w:val="BodyText"/>
        <w:spacing w:line="212" w:lineRule="exact"/>
        <w:ind w:left="713"/>
        <w:rPr>
          <w:rFonts w:ascii="仿宋" w:eastAsia="仿宋" w:hAnsi="仿宋" w:cs="仿宋"/>
        </w:rPr>
      </w:pPr>
      <w:r>
        <w:rPr>
          <w:rFonts w:ascii="仿宋" w:eastAsia="仿宋" w:hAnsi="仿宋" w:cs="仿宋"/>
        </w:rPr>
        <w:t>"Service": [</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1113"/>
        <w:rPr>
          <w:rFonts w:ascii="仿宋" w:eastAsia="仿宋" w:hAnsi="仿宋" w:cs="仿宋"/>
        </w:rPr>
      </w:pPr>
      <w:r>
        <w:rPr>
          <w:rFonts w:ascii="仿宋" w:eastAsia="仿宋" w:hAnsi="仿宋" w:cs="仿宋"/>
        </w:rPr>
        <w:t>"Type": 0,</w:t>
      </w:r>
    </w:p>
    <w:p w:rsidR="00737AD2" w:rsidRDefault="007003A1">
      <w:pPr>
        <w:pStyle w:val="BodyText"/>
        <w:spacing w:line="212" w:lineRule="exact"/>
        <w:ind w:left="1113"/>
        <w:rPr>
          <w:rFonts w:ascii="仿宋" w:eastAsia="仿宋" w:hAnsi="仿宋" w:cs="仿宋"/>
        </w:rPr>
      </w:pPr>
      <w:r>
        <w:rPr>
          <w:rFonts w:ascii="仿宋" w:eastAsia="仿宋" w:hAnsi="仿宋" w:cs="仿宋"/>
        </w:rPr>
        <w:t>"Name": "11800"</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1113"/>
        <w:rPr>
          <w:rFonts w:ascii="仿宋" w:eastAsia="仿宋" w:hAnsi="仿宋" w:cs="仿宋"/>
        </w:rPr>
      </w:pPr>
      <w:r>
        <w:rPr>
          <w:rFonts w:ascii="仿宋" w:eastAsia="仿宋" w:hAnsi="仿宋" w:cs="仿宋"/>
        </w:rPr>
        <w:t>"Type": 1,</w:t>
      </w:r>
    </w:p>
    <w:p w:rsidR="00737AD2" w:rsidRDefault="007003A1">
      <w:pPr>
        <w:pStyle w:val="BodyText"/>
        <w:spacing w:line="212" w:lineRule="exact"/>
        <w:ind w:left="1113"/>
        <w:rPr>
          <w:rFonts w:ascii="仿宋" w:eastAsia="仿宋" w:hAnsi="仿宋" w:cs="仿宋"/>
        </w:rPr>
      </w:pPr>
      <w:r>
        <w:rPr>
          <w:rFonts w:ascii="仿宋" w:eastAsia="仿宋" w:hAnsi="仿宋" w:cs="仿宋"/>
        </w:rPr>
        <w:t>"Name": "11801"</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1113"/>
        <w:rPr>
          <w:rFonts w:ascii="仿宋" w:eastAsia="仿宋" w:hAnsi="仿宋" w:cs="仿宋"/>
        </w:rPr>
      </w:pPr>
      <w:r>
        <w:rPr>
          <w:rFonts w:ascii="仿宋" w:eastAsia="仿宋" w:hAnsi="仿宋" w:cs="仿宋"/>
        </w:rPr>
        <w:t>"Type": 2,</w:t>
      </w:r>
    </w:p>
    <w:p w:rsidR="00737AD2" w:rsidRDefault="007003A1">
      <w:pPr>
        <w:pStyle w:val="BodyText"/>
        <w:spacing w:line="212" w:lineRule="exact"/>
        <w:ind w:left="1113"/>
        <w:rPr>
          <w:rFonts w:ascii="仿宋" w:eastAsia="仿宋" w:hAnsi="仿宋" w:cs="仿宋"/>
        </w:rPr>
      </w:pPr>
      <w:r>
        <w:rPr>
          <w:rFonts w:ascii="仿宋" w:eastAsia="仿宋" w:hAnsi="仿宋" w:cs="仿宋"/>
        </w:rPr>
        <w:t>"Name": "11802"</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1113"/>
        <w:rPr>
          <w:rFonts w:ascii="仿宋" w:eastAsia="仿宋" w:hAnsi="仿宋" w:cs="仿宋"/>
        </w:rPr>
      </w:pPr>
      <w:r>
        <w:rPr>
          <w:rFonts w:ascii="仿宋" w:eastAsia="仿宋" w:hAnsi="仿宋" w:cs="仿宋"/>
        </w:rPr>
        <w:t>"Type": 3,</w:t>
      </w:r>
    </w:p>
    <w:p w:rsidR="00737AD2" w:rsidRDefault="007003A1">
      <w:pPr>
        <w:pStyle w:val="BodyText"/>
        <w:spacing w:line="212" w:lineRule="exact"/>
        <w:ind w:left="1113"/>
        <w:rPr>
          <w:rFonts w:ascii="仿宋" w:eastAsia="仿宋" w:hAnsi="仿宋" w:cs="仿宋"/>
        </w:rPr>
      </w:pPr>
      <w:r>
        <w:rPr>
          <w:rFonts w:ascii="仿宋" w:eastAsia="仿宋" w:hAnsi="仿宋" w:cs="仿宋"/>
        </w:rPr>
        <w:t>"Name": "11803"</w:t>
      </w:r>
    </w:p>
    <w:p w:rsidR="00737AD2" w:rsidRDefault="007003A1">
      <w:pPr>
        <w:pStyle w:val="BodyText"/>
        <w:spacing w:line="212" w:lineRule="exact"/>
        <w:ind w:left="9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"NodeID": 1</w:t>
      </w:r>
    </w:p>
    <w:p w:rsidR="00737AD2" w:rsidRDefault="007003A1">
      <w:pPr>
        <w:pStyle w:val="BodyText"/>
        <w:spacing w:line="212" w:lineRule="exact"/>
        <w:ind w:left="513"/>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133"/>
        <w:rPr>
          <w:rFonts w:ascii="仿宋" w:eastAsia="仿宋" w:hAnsi="仿宋" w:cs="仿宋"/>
        </w:rPr>
      </w:pPr>
      <w:r w:rsidRPr="00EC10B3">
        <w:pict>
          <v:group id="_x0000_s3533" style="position:absolute;left:0;text-align:left;margin-left:81.7pt;margin-top:4.7pt;width:473.6pt;height:116.6pt;z-index:-25759;mso-position-horizontal-relative:page" coordorigin="1634,94" coordsize="9472,2332">
            <v:shape id="_x0000_s3534" style="position:absolute;left:1634;top:94;width:9472;height:2332" coordorigin="1634,94" coordsize="9472,2332" path="m1634,94r9472,l11106,2426r-9472,l1634,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"GroupID": 1,</w:t>
      </w:r>
    </w:p>
    <w:p w:rsidR="00737AD2" w:rsidRDefault="007003A1">
      <w:pPr>
        <w:pStyle w:val="BodyText"/>
        <w:spacing w:line="212" w:lineRule="exact"/>
        <w:ind w:left="1133"/>
        <w:rPr>
          <w:rFonts w:ascii="仿宋" w:eastAsia="仿宋" w:hAnsi="仿宋" w:cs="仿宋"/>
        </w:rPr>
      </w:pPr>
      <w:r>
        <w:rPr>
          <w:rFonts w:ascii="仿宋" w:eastAsia="仿宋" w:hAnsi="仿宋" w:cs="仿宋"/>
        </w:rPr>
        <w:t>"GroupName": "SYSCatalogGroup",</w:t>
      </w:r>
    </w:p>
    <w:p w:rsidR="00737AD2" w:rsidRDefault="007003A1">
      <w:pPr>
        <w:pStyle w:val="BodyText"/>
        <w:spacing w:line="212" w:lineRule="exact"/>
        <w:ind w:left="1133"/>
        <w:rPr>
          <w:rFonts w:ascii="仿宋" w:eastAsia="仿宋" w:hAnsi="仿宋" w:cs="仿宋"/>
        </w:rPr>
      </w:pPr>
      <w:r>
        <w:rPr>
          <w:rFonts w:ascii="仿宋" w:eastAsia="仿宋" w:hAnsi="仿宋" w:cs="仿宋"/>
        </w:rPr>
        <w:t>"PrimaryNode": 1,</w:t>
      </w:r>
    </w:p>
    <w:p w:rsidR="00737AD2" w:rsidRDefault="007003A1">
      <w:pPr>
        <w:pStyle w:val="BodyText"/>
        <w:spacing w:line="212" w:lineRule="exact"/>
        <w:ind w:left="1133"/>
        <w:rPr>
          <w:rFonts w:ascii="仿宋" w:eastAsia="仿宋" w:hAnsi="仿宋" w:cs="仿宋"/>
        </w:rPr>
      </w:pPr>
      <w:r>
        <w:rPr>
          <w:rFonts w:ascii="仿宋" w:eastAsia="仿宋" w:hAnsi="仿宋" w:cs="仿宋"/>
        </w:rPr>
        <w:t>"Role": 2,</w:t>
      </w:r>
    </w:p>
    <w:p w:rsidR="00737AD2" w:rsidRDefault="007003A1">
      <w:pPr>
        <w:pStyle w:val="BodyText"/>
        <w:spacing w:line="212" w:lineRule="exact"/>
        <w:ind w:left="1133"/>
        <w:rPr>
          <w:rFonts w:ascii="仿宋" w:eastAsia="仿宋" w:hAnsi="仿宋" w:cs="仿宋"/>
        </w:rPr>
      </w:pPr>
      <w:r>
        <w:rPr>
          <w:rFonts w:ascii="仿宋" w:eastAsia="仿宋" w:hAnsi="仿宋" w:cs="仿宋"/>
        </w:rPr>
        <w:t>"Status": 1,</w:t>
      </w:r>
    </w:p>
    <w:p w:rsidR="00737AD2" w:rsidRDefault="007003A1">
      <w:pPr>
        <w:pStyle w:val="BodyText"/>
        <w:spacing w:line="212" w:lineRule="exact"/>
        <w:ind w:left="1133"/>
        <w:rPr>
          <w:rFonts w:ascii="仿宋" w:eastAsia="仿宋" w:hAnsi="仿宋" w:cs="仿宋"/>
        </w:rPr>
      </w:pPr>
      <w:r>
        <w:rPr>
          <w:rFonts w:ascii="仿宋" w:eastAsia="仿宋" w:hAnsi="仿宋" w:cs="仿宋"/>
        </w:rPr>
        <w:t>"Version": 1,</w:t>
      </w:r>
    </w:p>
    <w:p w:rsidR="00737AD2" w:rsidRDefault="007003A1">
      <w:pPr>
        <w:pStyle w:val="BodyText"/>
        <w:spacing w:line="212" w:lineRule="exact"/>
        <w:ind w:left="1133"/>
        <w:rPr>
          <w:rFonts w:ascii="仿宋" w:eastAsia="仿宋" w:hAnsi="仿宋" w:cs="仿宋"/>
        </w:rPr>
      </w:pPr>
      <w:r>
        <w:rPr>
          <w:rFonts w:ascii="仿宋" w:eastAsia="仿宋" w:hAnsi="仿宋" w:cs="仿宋"/>
        </w:rPr>
        <w:t>"_id": {</w:t>
      </w:r>
    </w:p>
    <w:p w:rsidR="00737AD2" w:rsidRDefault="007003A1">
      <w:pPr>
        <w:pStyle w:val="BodyText"/>
        <w:spacing w:line="212" w:lineRule="exact"/>
        <w:ind w:left="1333"/>
        <w:rPr>
          <w:rFonts w:ascii="仿宋" w:eastAsia="仿宋" w:hAnsi="仿宋" w:cs="仿宋"/>
          <w:lang w:eastAsia="zh-CN"/>
        </w:rPr>
      </w:pPr>
      <w:r>
        <w:rPr>
          <w:rFonts w:ascii="仿宋" w:eastAsia="仿宋" w:hAnsi="仿宋" w:cs="仿宋"/>
          <w:lang w:eastAsia="zh-CN"/>
        </w:rPr>
        <w:t>"$oid": "51710981d8cb8fbc163d6350"</w:t>
      </w:r>
    </w:p>
    <w:p w:rsidR="00737AD2" w:rsidRDefault="007003A1">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37AD2">
      <w:pPr>
        <w:spacing w:before="1" w:line="160" w:lineRule="exact"/>
        <w:rPr>
          <w:sz w:val="16"/>
          <w:szCs w:val="16"/>
          <w:lang w:eastAsia="zh-CN"/>
        </w:rPr>
      </w:pPr>
    </w:p>
    <w:p w:rsidR="00737AD2" w:rsidRDefault="007003A1">
      <w:pPr>
        <w:pStyle w:val="Heading3"/>
        <w:spacing w:line="354" w:lineRule="exact"/>
        <w:ind w:left="414" w:right="8626"/>
        <w:jc w:val="center"/>
        <w:rPr>
          <w:lang w:eastAsia="zh-CN"/>
        </w:rPr>
      </w:pPr>
      <w:bookmarkStart w:id="165" w:name="引擎调度单元"/>
      <w:bookmarkStart w:id="166" w:name="_bookmark77"/>
      <w:bookmarkEnd w:id="165"/>
      <w:bookmarkEnd w:id="166"/>
      <w:r>
        <w:rPr>
          <w:lang w:eastAsia="zh-CN"/>
        </w:rPr>
        <w:t>引擎调度单元</w:t>
      </w:r>
    </w:p>
    <w:p w:rsidR="00737AD2" w:rsidRDefault="00737AD2">
      <w:pPr>
        <w:spacing w:before="2" w:line="200" w:lineRule="exact"/>
        <w:rPr>
          <w:sz w:val="20"/>
          <w:szCs w:val="20"/>
          <w:lang w:eastAsia="zh-CN"/>
        </w:rPr>
      </w:pPr>
    </w:p>
    <w:p w:rsidR="00737AD2" w:rsidRDefault="007003A1">
      <w:pPr>
        <w:pStyle w:val="BodyText"/>
        <w:rPr>
          <w:lang w:eastAsia="zh-CN"/>
        </w:rPr>
      </w:pPr>
      <w:r>
        <w:rPr>
          <w:lang w:eastAsia="zh-CN"/>
        </w:rPr>
        <w:t>概念</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5"/>
          <w:lang w:eastAsia="zh-CN"/>
        </w:rPr>
        <w:t xml:space="preserve">引擎调度单元（Engine </w:t>
      </w:r>
      <w:r>
        <w:rPr>
          <w:spacing w:val="44"/>
          <w:w w:val="95"/>
          <w:lang w:eastAsia="zh-CN"/>
        </w:rPr>
        <w:t xml:space="preserve"> </w:t>
      </w:r>
      <w:r>
        <w:rPr>
          <w:w w:val="95"/>
          <w:lang w:eastAsia="zh-CN"/>
        </w:rPr>
        <w:t xml:space="preserve">Dispatchable </w:t>
      </w:r>
      <w:r>
        <w:rPr>
          <w:spacing w:val="44"/>
          <w:w w:val="95"/>
          <w:lang w:eastAsia="zh-CN"/>
        </w:rPr>
        <w:t xml:space="preserve"> </w:t>
      </w:r>
      <w:r>
        <w:rPr>
          <w:w w:val="95"/>
          <w:lang w:eastAsia="zh-CN"/>
        </w:rPr>
        <w:t>Unit）是SequoiaDB数据库中任务运行的载体，一般来说一个EDU意味</w:t>
      </w:r>
      <w:r>
        <w:rPr>
          <w:lang w:eastAsia="zh-CN"/>
        </w:rPr>
        <w:t xml:space="preserve"> </w:t>
      </w:r>
      <w:r>
        <w:rPr>
          <w:w w:val="95"/>
          <w:lang w:eastAsia="zh-CN"/>
        </w:rPr>
        <w:t>着一个单独的线程。</w:t>
      </w:r>
    </w:p>
    <w:p w:rsidR="00737AD2" w:rsidRDefault="007003A1">
      <w:pPr>
        <w:pStyle w:val="BodyText"/>
        <w:spacing w:before="34" w:line="253" w:lineRule="auto"/>
        <w:ind w:right="203"/>
        <w:rPr>
          <w:lang w:eastAsia="zh-CN"/>
        </w:rPr>
      </w:pPr>
      <w:r>
        <w:rPr>
          <w:lang w:eastAsia="zh-CN"/>
        </w:rPr>
        <w:t xml:space="preserve">每个EDU可以用来执行用户的请求，或者执行系统内部的维护任务。 </w:t>
      </w:r>
      <w:r>
        <w:rPr>
          <w:w w:val="95"/>
          <w:lang w:eastAsia="zh-CN"/>
        </w:rPr>
        <w:t>EDU之间相互独立，不同EDU单独负责不同的用户会话。一个用户会话与一个EDU，在一个数据节点中相互</w:t>
      </w:r>
    </w:p>
    <w:p w:rsidR="00737AD2" w:rsidRDefault="007003A1">
      <w:pPr>
        <w:pStyle w:val="BodyText"/>
        <w:spacing w:line="225" w:lineRule="exact"/>
        <w:rPr>
          <w:lang w:eastAsia="zh-CN"/>
        </w:rPr>
      </w:pPr>
      <w:r>
        <w:rPr>
          <w:lang w:eastAsia="zh-CN"/>
        </w:rPr>
        <w:t>绑定。</w:t>
      </w:r>
    </w:p>
    <w:p w:rsidR="00737AD2" w:rsidRDefault="007003A1">
      <w:pPr>
        <w:pStyle w:val="BodyText"/>
        <w:spacing w:before="18" w:line="253" w:lineRule="auto"/>
        <w:ind w:right="203"/>
        <w:rPr>
          <w:lang w:eastAsia="zh-CN"/>
        </w:rPr>
      </w:pPr>
      <w:r>
        <w:rPr>
          <w:w w:val="90"/>
          <w:lang w:eastAsia="zh-CN"/>
        </w:rPr>
        <w:t xml:space="preserve">每个EDU拥有一个进程内唯一的64位整数标示，称作“EDU    </w:t>
      </w:r>
      <w:r>
        <w:rPr>
          <w:spacing w:val="21"/>
          <w:w w:val="90"/>
          <w:lang w:eastAsia="zh-CN"/>
        </w:rPr>
        <w:t xml:space="preserve"> </w:t>
      </w:r>
      <w:r>
        <w:rPr>
          <w:w w:val="90"/>
          <w:lang w:eastAsia="zh-CN"/>
        </w:rPr>
        <w:t>ID”。</w:t>
      </w:r>
      <w:r>
        <w:rPr>
          <w:w w:val="68"/>
          <w:lang w:eastAsia="zh-CN"/>
        </w:rPr>
        <w:t xml:space="preserve"> </w:t>
      </w:r>
      <w:r>
        <w:rPr>
          <w:w w:val="90"/>
          <w:lang w:eastAsia="zh-CN"/>
        </w:rPr>
        <w:t>EDU可以分为用户EDU与系统EDU，分别代表执行用户任务的线程，与执行系统任务的线程。</w:t>
      </w:r>
    </w:p>
    <w:p w:rsidR="00737AD2" w:rsidRDefault="00737AD2">
      <w:pPr>
        <w:spacing w:before="4" w:line="180" w:lineRule="exact"/>
        <w:rPr>
          <w:sz w:val="18"/>
          <w:szCs w:val="18"/>
          <w:lang w:eastAsia="zh-CN"/>
        </w:rPr>
      </w:pPr>
    </w:p>
    <w:p w:rsidR="00737AD2" w:rsidRDefault="007003A1">
      <w:pPr>
        <w:pStyle w:val="BodyText"/>
        <w:spacing w:line="253" w:lineRule="auto"/>
        <w:ind w:right="3671"/>
      </w:pPr>
      <w:r>
        <w:rPr>
          <w:lang w:eastAsia="zh-CN"/>
        </w:rPr>
        <w:t>用户EDU</w:t>
      </w:r>
      <w:r>
        <w:rPr>
          <w:w w:val="92"/>
          <w:lang w:eastAsia="zh-CN"/>
        </w:rPr>
        <w:t xml:space="preserve"> </w:t>
      </w:r>
      <w:r>
        <w:rPr>
          <w:w w:val="95"/>
          <w:lang w:eastAsia="zh-CN"/>
        </w:rPr>
        <w:t>用户EDU为执行用户任务的线程，一般又叫作代理（Agent）线程。</w:t>
      </w:r>
      <w:r>
        <w:rPr>
          <w:lang w:eastAsia="zh-CN"/>
        </w:rPr>
        <w:t xml:space="preserve"> </w:t>
      </w:r>
      <w:r>
        <w:t>在SequoiaDB中，主要存在下列代理线程类型：</w:t>
      </w:r>
    </w:p>
    <w:p w:rsidR="00737AD2" w:rsidRDefault="00737AD2">
      <w:pPr>
        <w:spacing w:before="1" w:line="50" w:lineRule="exact"/>
        <w:rPr>
          <w:sz w:val="5"/>
          <w:szCs w:val="5"/>
        </w:rPr>
      </w:pPr>
    </w:p>
    <w:tbl>
      <w:tblPr>
        <w:tblW w:w="0" w:type="auto"/>
        <w:tblInd w:w="923" w:type="dxa"/>
        <w:tblLayout w:type="fixed"/>
        <w:tblCellMar>
          <w:left w:w="0" w:type="dxa"/>
          <w:right w:w="0" w:type="dxa"/>
        </w:tblCellMar>
        <w:tblLook w:val="01E0"/>
      </w:tblPr>
      <w:tblGrid>
        <w:gridCol w:w="2002"/>
        <w:gridCol w:w="4313"/>
        <w:gridCol w:w="3157"/>
      </w:tblGrid>
      <w:tr w:rsidR="00737AD2">
        <w:trPr>
          <w:trHeight w:hRule="exact" w:val="295"/>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名称</w:t>
            </w:r>
          </w:p>
        </w:tc>
        <w:tc>
          <w:tcPr>
            <w:tcW w:w="4313" w:type="dxa"/>
            <w:tcBorders>
              <w:top w:val="nil"/>
              <w:left w:val="nil"/>
              <w:bottom w:val="nil"/>
              <w:right w:val="single" w:sz="8" w:space="0" w:color="000000"/>
            </w:tcBorders>
          </w:tcPr>
          <w:p w:rsidR="00737AD2" w:rsidRDefault="007003A1">
            <w:pPr>
              <w:pStyle w:val="TableParagraph"/>
              <w:spacing w:line="223" w:lineRule="exact"/>
              <w:ind w:left="1205"/>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Agent</w:t>
            </w:r>
          </w:p>
        </w:tc>
        <w:tc>
          <w:tcPr>
            <w:tcW w:w="4313" w:type="dxa"/>
            <w:tcBorders>
              <w:top w:val="nil"/>
              <w:left w:val="nil"/>
              <w:bottom w:val="nil"/>
              <w:right w:val="single" w:sz="8" w:space="0" w:color="000000"/>
            </w:tcBorders>
          </w:tcPr>
          <w:p w:rsidR="00737AD2" w:rsidRDefault="007003A1">
            <w:pPr>
              <w:pStyle w:val="TableParagraph"/>
              <w:spacing w:line="228" w:lineRule="exact"/>
              <w:ind w:left="1205"/>
              <w:rPr>
                <w:rFonts w:ascii="微软雅黑" w:eastAsia="微软雅黑" w:hAnsi="微软雅黑" w:cs="微软雅黑"/>
                <w:sz w:val="14"/>
                <w:szCs w:val="14"/>
              </w:rPr>
            </w:pPr>
            <w:r>
              <w:rPr>
                <w:rFonts w:ascii="微软雅黑" w:eastAsia="微软雅黑" w:hAnsi="微软雅黑" w:cs="微软雅黑"/>
                <w:sz w:val="14"/>
                <w:szCs w:val="14"/>
              </w:rPr>
              <w:t>代理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代理线程负责由svcname服务传入的请求，一般</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来说该请求由用户直接传入</w:t>
            </w:r>
          </w:p>
        </w:tc>
      </w:tr>
      <w:tr w:rsidR="00737AD2">
        <w:trPr>
          <w:trHeight w:hRule="exact" w:val="540"/>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ShardAgent</w:t>
            </w:r>
          </w:p>
        </w:tc>
        <w:tc>
          <w:tcPr>
            <w:tcW w:w="4313" w:type="dxa"/>
            <w:tcBorders>
              <w:top w:val="nil"/>
              <w:left w:val="nil"/>
              <w:bottom w:val="nil"/>
              <w:right w:val="single" w:sz="8" w:space="0" w:color="000000"/>
            </w:tcBorders>
          </w:tcPr>
          <w:p w:rsidR="00737AD2" w:rsidRDefault="007003A1">
            <w:pPr>
              <w:pStyle w:val="TableParagraph"/>
              <w:spacing w:line="228" w:lineRule="exact"/>
              <w:ind w:left="1205"/>
              <w:rPr>
                <w:rFonts w:ascii="微软雅黑" w:eastAsia="微软雅黑" w:hAnsi="微软雅黑" w:cs="微软雅黑"/>
                <w:sz w:val="14"/>
                <w:szCs w:val="14"/>
              </w:rPr>
            </w:pPr>
            <w:r>
              <w:rPr>
                <w:rFonts w:ascii="微软雅黑" w:eastAsia="微软雅黑" w:hAnsi="微软雅黑" w:cs="微软雅黑"/>
                <w:sz w:val="14"/>
                <w:szCs w:val="14"/>
              </w:rPr>
              <w:t>分区代理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分区代理线程负责由shardname服务传入的请</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求，一般来说该请求由协调节点传入数据节点</w:t>
            </w:r>
          </w:p>
        </w:tc>
      </w:tr>
      <w:tr w:rsidR="00737AD2">
        <w:trPr>
          <w:trHeight w:hRule="exact" w:val="780"/>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CoordAgent</w:t>
            </w:r>
          </w:p>
        </w:tc>
        <w:tc>
          <w:tcPr>
            <w:tcW w:w="4313" w:type="dxa"/>
            <w:tcBorders>
              <w:top w:val="nil"/>
              <w:left w:val="nil"/>
              <w:bottom w:val="nil"/>
              <w:right w:val="single" w:sz="8" w:space="0" w:color="000000"/>
            </w:tcBorders>
          </w:tcPr>
          <w:p w:rsidR="00737AD2" w:rsidRDefault="007003A1">
            <w:pPr>
              <w:pStyle w:val="TableParagraph"/>
              <w:spacing w:line="228" w:lineRule="exact"/>
              <w:ind w:left="1205"/>
              <w:rPr>
                <w:rFonts w:ascii="微软雅黑" w:eastAsia="微软雅黑" w:hAnsi="微软雅黑" w:cs="微软雅黑"/>
                <w:sz w:val="14"/>
                <w:szCs w:val="14"/>
              </w:rPr>
            </w:pPr>
            <w:r>
              <w:rPr>
                <w:rFonts w:ascii="微软雅黑" w:eastAsia="微软雅黑" w:hAnsi="微软雅黑" w:cs="微软雅黑"/>
                <w:sz w:val="14"/>
                <w:szCs w:val="14"/>
              </w:rPr>
              <w:t>协调代理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协调代理线程负责由svcname服务传入的请</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求，一般来说该请求由用户直接传入，仅作用于 协调节点</w:t>
            </w:r>
          </w:p>
        </w:tc>
      </w:tr>
      <w:tr w:rsidR="00737AD2">
        <w:trPr>
          <w:trHeight w:hRule="exact" w:val="785"/>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ReplAgent</w:t>
            </w:r>
          </w:p>
        </w:tc>
        <w:tc>
          <w:tcPr>
            <w:tcW w:w="4313" w:type="dxa"/>
            <w:tcBorders>
              <w:top w:val="nil"/>
              <w:left w:val="nil"/>
              <w:bottom w:val="nil"/>
              <w:right w:val="single" w:sz="8" w:space="0" w:color="000000"/>
            </w:tcBorders>
          </w:tcPr>
          <w:p w:rsidR="00737AD2" w:rsidRDefault="007003A1">
            <w:pPr>
              <w:pStyle w:val="TableParagraph"/>
              <w:spacing w:line="228" w:lineRule="exact"/>
              <w:ind w:left="1205"/>
              <w:rPr>
                <w:rFonts w:ascii="微软雅黑" w:eastAsia="微软雅黑" w:hAnsi="微软雅黑" w:cs="微软雅黑"/>
                <w:sz w:val="14"/>
                <w:szCs w:val="14"/>
              </w:rPr>
            </w:pPr>
            <w:r>
              <w:rPr>
                <w:rFonts w:ascii="微软雅黑" w:eastAsia="微软雅黑" w:hAnsi="微软雅黑" w:cs="微软雅黑"/>
                <w:sz w:val="14"/>
                <w:szCs w:val="14"/>
              </w:rPr>
              <w:t>复制代理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复制代理线程负责由replname服务传入的请</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求，一般来说该请求由数据主节点传向从节 点，多作用于非协调节点</w:t>
            </w:r>
          </w:p>
        </w:tc>
      </w:tr>
      <w:tr w:rsidR="00737AD2">
        <w:trPr>
          <w:trHeight w:hRule="exact" w:val="540"/>
        </w:trPr>
        <w:tc>
          <w:tcPr>
            <w:tcW w:w="200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HTTPAgent</w:t>
            </w:r>
          </w:p>
        </w:tc>
        <w:tc>
          <w:tcPr>
            <w:tcW w:w="4313" w:type="dxa"/>
            <w:tcBorders>
              <w:top w:val="nil"/>
              <w:left w:val="nil"/>
              <w:bottom w:val="nil"/>
              <w:right w:val="single" w:sz="8" w:space="0" w:color="000000"/>
            </w:tcBorders>
          </w:tcPr>
          <w:p w:rsidR="00737AD2" w:rsidRDefault="007003A1">
            <w:pPr>
              <w:pStyle w:val="TableParagraph"/>
              <w:spacing w:line="223" w:lineRule="exact"/>
              <w:ind w:left="1205"/>
              <w:rPr>
                <w:rFonts w:ascii="微软雅黑" w:eastAsia="微软雅黑" w:hAnsi="微软雅黑" w:cs="微软雅黑"/>
                <w:sz w:val="14"/>
                <w:szCs w:val="14"/>
              </w:rPr>
            </w:pPr>
            <w:r>
              <w:rPr>
                <w:rFonts w:ascii="微软雅黑" w:eastAsia="微软雅黑" w:hAnsi="微软雅黑" w:cs="微软雅黑"/>
                <w:w w:val="95"/>
                <w:sz w:val="14"/>
                <w:szCs w:val="14"/>
              </w:rPr>
              <w:t>HTTP代理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HTTP代理线程负责由httpname服务传入</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的REST请求，一般来说该请求由用户直接传入</w:t>
            </w:r>
          </w:p>
        </w:tc>
      </w:tr>
    </w:tbl>
    <w:p w:rsidR="00737AD2" w:rsidRDefault="00737AD2">
      <w:pPr>
        <w:spacing w:before="3" w:line="200" w:lineRule="exact"/>
        <w:rPr>
          <w:sz w:val="20"/>
          <w:szCs w:val="20"/>
        </w:rPr>
      </w:pPr>
    </w:p>
    <w:p w:rsidR="00737AD2" w:rsidRDefault="007003A1">
      <w:pPr>
        <w:pStyle w:val="BodyText"/>
        <w:spacing w:line="312" w:lineRule="exact"/>
        <w:rPr>
          <w:lang w:eastAsia="zh-CN"/>
        </w:rPr>
      </w:pPr>
      <w:r>
        <w:rPr>
          <w:w w:val="95"/>
          <w:lang w:eastAsia="zh-CN"/>
        </w:rPr>
        <w:t>系统EDU</w:t>
      </w:r>
    </w:p>
    <w:p w:rsidR="00737AD2" w:rsidRDefault="007003A1">
      <w:pPr>
        <w:pStyle w:val="BodyText"/>
        <w:spacing w:before="18" w:line="253" w:lineRule="auto"/>
        <w:ind w:right="1313"/>
      </w:pPr>
      <w:r>
        <w:rPr>
          <w:w w:val="95"/>
          <w:lang w:eastAsia="zh-CN"/>
        </w:rPr>
        <w:t>系统EDU为系统内部维护数据结构及一致性的线程，一般来说对用户完全透明。</w:t>
      </w:r>
      <w:r>
        <w:rPr>
          <w:lang w:eastAsia="zh-CN"/>
        </w:rPr>
        <w:t xml:space="preserve"> </w:t>
      </w:r>
      <w:r>
        <w:t>在SequoiaDB中，存在但不局限于下列系统EDU：</w:t>
      </w:r>
    </w:p>
    <w:p w:rsidR="00737AD2" w:rsidRDefault="00737AD2">
      <w:pPr>
        <w:spacing w:before="1" w:line="50" w:lineRule="exact"/>
        <w:rPr>
          <w:sz w:val="5"/>
          <w:szCs w:val="5"/>
        </w:rPr>
      </w:pPr>
    </w:p>
    <w:tbl>
      <w:tblPr>
        <w:tblW w:w="0" w:type="auto"/>
        <w:tblInd w:w="923" w:type="dxa"/>
        <w:tblLayout w:type="fixed"/>
        <w:tblCellMar>
          <w:left w:w="0" w:type="dxa"/>
          <w:right w:w="0" w:type="dxa"/>
        </w:tblCellMar>
        <w:tblLook w:val="01E0"/>
      </w:tblPr>
      <w:tblGrid>
        <w:gridCol w:w="2043"/>
        <w:gridCol w:w="4272"/>
        <w:gridCol w:w="3157"/>
      </w:tblGrid>
      <w:tr w:rsidR="00737AD2">
        <w:trPr>
          <w:trHeight w:hRule="exact" w:val="305"/>
        </w:trPr>
        <w:tc>
          <w:tcPr>
            <w:tcW w:w="204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名称</w:t>
            </w:r>
          </w:p>
        </w:tc>
        <w:tc>
          <w:tcPr>
            <w:tcW w:w="4272" w:type="dxa"/>
            <w:tcBorders>
              <w:top w:val="nil"/>
              <w:left w:val="nil"/>
              <w:bottom w:val="nil"/>
              <w:right w:val="single" w:sz="8" w:space="0" w:color="000000"/>
            </w:tcBorders>
          </w:tcPr>
          <w:p w:rsidR="00737AD2" w:rsidRDefault="007003A1">
            <w:pPr>
              <w:pStyle w:val="TableParagraph"/>
              <w:spacing w:line="223" w:lineRule="exact"/>
              <w:ind w:left="1164"/>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04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TCPListener</w:t>
            </w:r>
          </w:p>
        </w:tc>
        <w:tc>
          <w:tcPr>
            <w:tcW w:w="4272" w:type="dxa"/>
            <w:tcBorders>
              <w:top w:val="nil"/>
              <w:left w:val="nil"/>
              <w:bottom w:val="nil"/>
              <w:right w:val="single" w:sz="8" w:space="0" w:color="000000"/>
            </w:tcBorders>
          </w:tcPr>
          <w:p w:rsidR="00737AD2" w:rsidRDefault="007003A1">
            <w:pPr>
              <w:pStyle w:val="TableParagraph"/>
              <w:spacing w:line="218" w:lineRule="exact"/>
              <w:ind w:left="1164"/>
              <w:rPr>
                <w:rFonts w:ascii="微软雅黑" w:eastAsia="微软雅黑" w:hAnsi="微软雅黑" w:cs="微软雅黑"/>
                <w:sz w:val="14"/>
                <w:szCs w:val="14"/>
              </w:rPr>
            </w:pPr>
            <w:r>
              <w:rPr>
                <w:rFonts w:ascii="微软雅黑" w:eastAsia="微软雅黑" w:hAnsi="微软雅黑" w:cs="微软雅黑"/>
                <w:sz w:val="14"/>
                <w:szCs w:val="14"/>
              </w:rPr>
              <w:t>服务监听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该线程负责监听svcname服务，并启动Agent代理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线程</w:t>
            </w:r>
          </w:p>
        </w:tc>
      </w:tr>
      <w:tr w:rsidR="00737AD2">
        <w:trPr>
          <w:trHeight w:hRule="exact" w:val="535"/>
        </w:trPr>
        <w:tc>
          <w:tcPr>
            <w:tcW w:w="204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HTTPListener</w:t>
            </w:r>
          </w:p>
        </w:tc>
        <w:tc>
          <w:tcPr>
            <w:tcW w:w="4272" w:type="dxa"/>
            <w:tcBorders>
              <w:top w:val="nil"/>
              <w:left w:val="nil"/>
              <w:bottom w:val="nil"/>
              <w:right w:val="single" w:sz="8" w:space="0" w:color="000000"/>
            </w:tcBorders>
          </w:tcPr>
          <w:p w:rsidR="00737AD2" w:rsidRDefault="007003A1">
            <w:pPr>
              <w:pStyle w:val="TableParagraph"/>
              <w:spacing w:line="218" w:lineRule="exact"/>
              <w:ind w:left="1164"/>
              <w:rPr>
                <w:rFonts w:ascii="微软雅黑" w:eastAsia="微软雅黑" w:hAnsi="微软雅黑" w:cs="微软雅黑"/>
                <w:sz w:val="14"/>
                <w:szCs w:val="14"/>
              </w:rPr>
            </w:pPr>
            <w:r>
              <w:rPr>
                <w:rFonts w:ascii="微软雅黑" w:eastAsia="微软雅黑" w:hAnsi="微软雅黑" w:cs="微软雅黑"/>
                <w:w w:val="95"/>
                <w:sz w:val="14"/>
                <w:szCs w:val="14"/>
              </w:rPr>
              <w:t>HTTP监听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该线程负责监听httpname服务，并启动Agent代</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理线程</w:t>
            </w:r>
          </w:p>
        </w:tc>
      </w:tr>
    </w:tbl>
    <w:p w:rsidR="00737AD2" w:rsidRDefault="00737AD2">
      <w:pPr>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603" w:type="dxa"/>
        <w:tblLayout w:type="fixed"/>
        <w:tblCellMar>
          <w:left w:w="0" w:type="dxa"/>
          <w:right w:w="0" w:type="dxa"/>
        </w:tblCellMar>
        <w:tblLook w:val="01E0"/>
      </w:tblPr>
      <w:tblGrid>
        <w:gridCol w:w="2167"/>
        <w:gridCol w:w="4148"/>
        <w:gridCol w:w="3157"/>
      </w:tblGrid>
      <w:tr w:rsidR="00737AD2">
        <w:trPr>
          <w:trHeight w:hRule="exact" w:val="305"/>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名称</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40"/>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Cluster</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集群管理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集群管理线程用于维护集群的基本框架，启</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动ReplReader与ShardReader线程</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ReplReader</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复制监听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复制监听线程负责由replname服务传入的请</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求，并启动ReplAgent代理线程</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ShardReader</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分区监听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分区监听线程负责由shardname服务传入的请</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求，并启动ShardAgent代理线程</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LogWriter</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日志写</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日志写线程用于将日志缓冲区中的数据写入日志</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文件</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WindowsListener</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w w:val="95"/>
                <w:sz w:val="14"/>
                <w:szCs w:val="14"/>
              </w:rPr>
              <w:t>Windows事件监听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Windows环境特有，用于监</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听Windows中SequoiaDB定义事件</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Task</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后台任务处理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后台任务处理线程，一般来说用于处理后台任务</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请求，例如</w:t>
            </w:r>
            <w:hyperlink w:anchor="_bookmark35" w:history="1">
              <w:r>
                <w:rPr>
                  <w:rFonts w:ascii="微软雅黑" w:eastAsia="微软雅黑" w:hAnsi="微软雅黑" w:cs="微软雅黑"/>
                  <w:color w:val="0000FF"/>
                  <w:sz w:val="14"/>
                  <w:szCs w:val="14"/>
                </w:rPr>
                <w:t>数据切分</w:t>
              </w:r>
            </w:hyperlink>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CatalogMC</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编目主控</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编目主控线程用于接收和分发编目节点接收到的</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请求</w:t>
            </w:r>
          </w:p>
        </w:tc>
      </w:tr>
      <w:tr w:rsidR="00737AD2">
        <w:trPr>
          <w:trHeight w:hRule="exact" w:val="260"/>
        </w:trPr>
        <w:tc>
          <w:tcPr>
            <w:tcW w:w="2167"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CatalogNM</w:t>
            </w:r>
          </w:p>
        </w:tc>
        <w:tc>
          <w:tcPr>
            <w:tcW w:w="4148" w:type="dxa"/>
            <w:tcBorders>
              <w:top w:val="single" w:sz="8" w:space="0" w:color="000000"/>
              <w:left w:val="nil"/>
              <w:bottom w:val="nil"/>
              <w:right w:val="single" w:sz="8" w:space="0" w:color="000000"/>
            </w:tcBorders>
          </w:tcPr>
          <w:p w:rsidR="00737AD2" w:rsidRDefault="007003A1">
            <w:pPr>
              <w:pStyle w:val="TableParagraph"/>
              <w:spacing w:line="208" w:lineRule="exact"/>
              <w:ind w:left="1040"/>
              <w:rPr>
                <w:rFonts w:ascii="微软雅黑" w:eastAsia="微软雅黑" w:hAnsi="微软雅黑" w:cs="微软雅黑"/>
                <w:sz w:val="14"/>
                <w:szCs w:val="14"/>
              </w:rPr>
            </w:pPr>
            <w:r>
              <w:rPr>
                <w:rFonts w:ascii="微软雅黑" w:eastAsia="微软雅黑" w:hAnsi="微软雅黑" w:cs="微软雅黑"/>
                <w:sz w:val="14"/>
                <w:szCs w:val="14"/>
              </w:rPr>
              <w:t>编目节点控制</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编目节点控制线程用于处理编目节点内部集群信</w:t>
            </w:r>
          </w:p>
        </w:tc>
      </w:tr>
      <w:tr w:rsidR="00737AD2">
        <w:trPr>
          <w:trHeight w:hRule="exact" w:val="270"/>
        </w:trPr>
        <w:tc>
          <w:tcPr>
            <w:tcW w:w="2167" w:type="dxa"/>
            <w:tcBorders>
              <w:top w:val="nil"/>
              <w:left w:val="single" w:sz="8" w:space="0" w:color="000000"/>
              <w:bottom w:val="nil"/>
              <w:right w:val="nil"/>
            </w:tcBorders>
          </w:tcPr>
          <w:p w:rsidR="00737AD2" w:rsidRDefault="00737AD2">
            <w:pPr>
              <w:rPr>
                <w:lang w:eastAsia="zh-CN"/>
              </w:rPr>
            </w:pPr>
          </w:p>
        </w:tc>
        <w:tc>
          <w:tcPr>
            <w:tcW w:w="4148" w:type="dxa"/>
            <w:tcBorders>
              <w:top w:val="nil"/>
              <w:left w:val="nil"/>
              <w:bottom w:val="nil"/>
              <w:right w:val="single" w:sz="8" w:space="0" w:color="000000"/>
            </w:tcBorders>
          </w:tcPr>
          <w:p w:rsidR="00737AD2" w:rsidRDefault="00737AD2">
            <w:pPr>
              <w:rPr>
                <w:lang w:eastAsia="zh-CN"/>
              </w:rPr>
            </w:pP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息相关的请求</w:t>
            </w:r>
          </w:p>
        </w:tc>
      </w:tr>
      <w:tr w:rsidR="00737AD2">
        <w:trPr>
          <w:trHeight w:hRule="exact" w:val="270"/>
        </w:trPr>
        <w:tc>
          <w:tcPr>
            <w:tcW w:w="2167" w:type="dxa"/>
            <w:vMerge w:val="restart"/>
            <w:tcBorders>
              <w:top w:val="nil"/>
              <w:left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CatalogManager</w:t>
            </w:r>
          </w:p>
        </w:tc>
        <w:tc>
          <w:tcPr>
            <w:tcW w:w="4148" w:type="dxa"/>
            <w:vMerge w:val="restart"/>
            <w:tcBorders>
              <w:top w:val="nil"/>
              <w:left w:val="nil"/>
              <w:right w:val="single" w:sz="8" w:space="0" w:color="000000"/>
            </w:tcBorders>
          </w:tcPr>
          <w:p w:rsidR="00737AD2" w:rsidRDefault="007003A1">
            <w:pPr>
              <w:pStyle w:val="TableParagraph"/>
              <w:spacing w:line="228" w:lineRule="exact"/>
              <w:ind w:left="1040"/>
              <w:rPr>
                <w:rFonts w:ascii="微软雅黑" w:eastAsia="微软雅黑" w:hAnsi="微软雅黑" w:cs="微软雅黑"/>
                <w:sz w:val="14"/>
                <w:szCs w:val="14"/>
              </w:rPr>
            </w:pPr>
            <w:r>
              <w:rPr>
                <w:rFonts w:ascii="微软雅黑" w:eastAsia="微软雅黑" w:hAnsi="微软雅黑" w:cs="微软雅黑"/>
                <w:sz w:val="14"/>
                <w:szCs w:val="14"/>
              </w:rPr>
              <w:t>编目控制</w:t>
            </w:r>
          </w:p>
        </w:tc>
        <w:tc>
          <w:tcPr>
            <w:tcW w:w="3157" w:type="dxa"/>
            <w:tcBorders>
              <w:top w:val="nil"/>
              <w:left w:val="single" w:sz="8" w:space="0" w:color="000000"/>
              <w:bottom w:val="nil"/>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编目控制线程用于处理编目节点内部元数据相关</w:t>
            </w:r>
          </w:p>
        </w:tc>
      </w:tr>
      <w:tr w:rsidR="00737AD2">
        <w:trPr>
          <w:trHeight w:hRule="exact" w:val="270"/>
        </w:trPr>
        <w:tc>
          <w:tcPr>
            <w:tcW w:w="2167" w:type="dxa"/>
            <w:vMerge/>
            <w:tcBorders>
              <w:left w:val="single" w:sz="8" w:space="0" w:color="000000"/>
              <w:bottom w:val="single" w:sz="8" w:space="0" w:color="000000"/>
              <w:right w:val="nil"/>
            </w:tcBorders>
          </w:tcPr>
          <w:p w:rsidR="00737AD2" w:rsidRDefault="00737AD2">
            <w:pPr>
              <w:rPr>
                <w:lang w:eastAsia="zh-CN"/>
              </w:rPr>
            </w:pPr>
          </w:p>
        </w:tc>
        <w:tc>
          <w:tcPr>
            <w:tcW w:w="4148" w:type="dxa"/>
            <w:vMerge/>
            <w:tcBorders>
              <w:left w:val="nil"/>
              <w:bottom w:val="single" w:sz="8" w:space="0" w:color="000000"/>
              <w:right w:val="single" w:sz="8" w:space="0" w:color="000000"/>
            </w:tcBorders>
          </w:tcPr>
          <w:p w:rsidR="00737AD2" w:rsidRDefault="00737AD2">
            <w:pPr>
              <w:rPr>
                <w:lang w:eastAsia="zh-CN"/>
              </w:rPr>
            </w:pPr>
          </w:p>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的请求</w:t>
            </w:r>
          </w:p>
        </w:tc>
      </w:tr>
      <w:tr w:rsidR="00737AD2">
        <w:trPr>
          <w:trHeight w:hRule="exact" w:val="540"/>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CatalogNetwork</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40"/>
              <w:rPr>
                <w:rFonts w:ascii="微软雅黑" w:eastAsia="微软雅黑" w:hAnsi="微软雅黑" w:cs="微软雅黑"/>
                <w:sz w:val="14"/>
                <w:szCs w:val="14"/>
              </w:rPr>
            </w:pPr>
            <w:r>
              <w:rPr>
                <w:rFonts w:ascii="微软雅黑" w:eastAsia="微软雅黑" w:hAnsi="微软雅黑" w:cs="微软雅黑"/>
                <w:sz w:val="14"/>
                <w:szCs w:val="14"/>
              </w:rPr>
              <w:t>编目网络监听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编目网络监听线程用于监听编目服</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务catalogname下的请求</w:t>
            </w:r>
          </w:p>
        </w:tc>
      </w:tr>
      <w:tr w:rsidR="00737AD2">
        <w:trPr>
          <w:trHeight w:hRule="exact" w:val="305"/>
        </w:trPr>
        <w:tc>
          <w:tcPr>
            <w:tcW w:w="2167"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CoordNetwork</w:t>
            </w:r>
          </w:p>
        </w:tc>
        <w:tc>
          <w:tcPr>
            <w:tcW w:w="4148"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40"/>
              <w:rPr>
                <w:rFonts w:ascii="微软雅黑" w:eastAsia="微软雅黑" w:hAnsi="微软雅黑" w:cs="微软雅黑"/>
                <w:sz w:val="14"/>
                <w:szCs w:val="14"/>
              </w:rPr>
            </w:pPr>
            <w:r>
              <w:rPr>
                <w:rFonts w:ascii="微软雅黑" w:eastAsia="微软雅黑" w:hAnsi="微软雅黑" w:cs="微软雅黑"/>
                <w:sz w:val="14"/>
                <w:szCs w:val="14"/>
              </w:rPr>
              <w:t>协调网络监听</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协调网络监听线程用于监听分区的请求</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613"/>
        <w:rPr>
          <w:lang w:eastAsia="zh-CN"/>
        </w:rPr>
      </w:pPr>
      <w:r>
        <w:rPr>
          <w:lang w:eastAsia="zh-CN"/>
        </w:rPr>
        <w:t>监控</w:t>
      </w:r>
    </w:p>
    <w:p w:rsidR="00737AD2" w:rsidRDefault="007003A1">
      <w:pPr>
        <w:pStyle w:val="BodyText"/>
        <w:spacing w:before="18"/>
        <w:ind w:left="613"/>
        <w:rPr>
          <w:lang w:eastAsia="zh-CN"/>
        </w:rPr>
      </w:pPr>
      <w:r>
        <w:rPr>
          <w:lang w:eastAsia="zh-CN"/>
        </w:rPr>
        <w:t>用户可以使用</w:t>
      </w:r>
      <w:hyperlink w:anchor="_bookmark62" w:history="1">
        <w:r>
          <w:rPr>
            <w:color w:val="0000FF"/>
            <w:lang w:eastAsia="zh-CN"/>
          </w:rPr>
          <w:t>会话快照</w:t>
        </w:r>
      </w:hyperlink>
      <w:r>
        <w:rPr>
          <w:color w:val="000000"/>
          <w:lang w:eastAsia="zh-CN"/>
        </w:rPr>
        <w:t>监控系统与用户EDU。</w:t>
      </w:r>
    </w:p>
    <w:p w:rsidR="00737AD2" w:rsidRDefault="00737AD2">
      <w:pPr>
        <w:spacing w:before="1" w:line="170" w:lineRule="exact"/>
        <w:rPr>
          <w:sz w:val="17"/>
          <w:szCs w:val="17"/>
          <w:lang w:eastAsia="zh-CN"/>
        </w:rPr>
      </w:pPr>
    </w:p>
    <w:p w:rsidR="00737AD2" w:rsidRDefault="007003A1">
      <w:pPr>
        <w:pStyle w:val="Heading3"/>
        <w:spacing w:line="354" w:lineRule="exact"/>
      </w:pPr>
      <w:bookmarkStart w:id="167" w:name="日志"/>
      <w:bookmarkStart w:id="168" w:name="_bookmark78"/>
      <w:bookmarkEnd w:id="167"/>
      <w:bookmarkEnd w:id="168"/>
      <w:r>
        <w:t>日志</w:t>
      </w:r>
    </w:p>
    <w:p w:rsidR="00737AD2" w:rsidRDefault="00EC10B3">
      <w:pPr>
        <w:pStyle w:val="BodyText"/>
        <w:spacing w:before="21"/>
        <w:ind w:left="613"/>
      </w:pPr>
      <w:hyperlink w:anchor="_bookmark79" w:history="1">
        <w:r w:rsidR="007003A1">
          <w:rPr>
            <w:color w:val="0000FF"/>
          </w:rPr>
          <w:t>同步日志</w:t>
        </w:r>
      </w:hyperlink>
    </w:p>
    <w:p w:rsidR="00737AD2" w:rsidRDefault="007003A1">
      <w:pPr>
        <w:pStyle w:val="BodyText"/>
        <w:spacing w:before="98"/>
        <w:ind w:left="613"/>
      </w:pPr>
      <w:bookmarkStart w:id="169" w:name="同步日志"/>
      <w:bookmarkStart w:id="170" w:name="_bookmark79"/>
      <w:bookmarkEnd w:id="169"/>
      <w:bookmarkEnd w:id="170"/>
      <w:r>
        <w:t>同步日志</w:t>
      </w:r>
    </w:p>
    <w:p w:rsidR="00737AD2" w:rsidRDefault="00737AD2">
      <w:pPr>
        <w:spacing w:before="9" w:line="190" w:lineRule="exact"/>
        <w:rPr>
          <w:sz w:val="19"/>
          <w:szCs w:val="19"/>
        </w:rPr>
      </w:pPr>
    </w:p>
    <w:p w:rsidR="00737AD2" w:rsidRDefault="007003A1">
      <w:pPr>
        <w:pStyle w:val="BodyText"/>
        <w:spacing w:line="253" w:lineRule="auto"/>
        <w:ind w:left="613" w:right="317"/>
      </w:pPr>
      <w:r>
        <w:t xml:space="preserve">日志文件 </w:t>
      </w:r>
      <w:r>
        <w:rPr>
          <w:w w:val="95"/>
        </w:rPr>
        <w:t>SequoiaDB采用日志方式进行副本间的数据同步。日志文件存在于replicalog目录中。文件大小和个数可以</w:t>
      </w:r>
    </w:p>
    <w:p w:rsidR="00737AD2" w:rsidRDefault="007003A1">
      <w:pPr>
        <w:pStyle w:val="BodyText"/>
        <w:spacing w:line="225" w:lineRule="exact"/>
        <w:ind w:left="613"/>
        <w:rPr>
          <w:lang w:eastAsia="zh-CN"/>
        </w:rPr>
      </w:pPr>
      <w:r>
        <w:rPr>
          <w:w w:val="95"/>
        </w:rPr>
        <w:t xml:space="preserve">分别通过logfilesz和logfilenum参数进行设置。默认分别为64M（不包含头大小）和20。    </w:t>
      </w:r>
      <w:r>
        <w:rPr>
          <w:spacing w:val="47"/>
          <w:w w:val="95"/>
        </w:rPr>
        <w:t xml:space="preserve"> </w:t>
      </w:r>
      <w:r>
        <w:rPr>
          <w:w w:val="95"/>
          <w:lang w:eastAsia="zh-CN"/>
        </w:rPr>
        <w:t>参数生效后无法修</w:t>
      </w:r>
    </w:p>
    <w:p w:rsidR="00737AD2" w:rsidRDefault="007003A1">
      <w:pPr>
        <w:pStyle w:val="BodyText"/>
        <w:spacing w:line="240" w:lineRule="exact"/>
        <w:ind w:left="613"/>
        <w:rPr>
          <w:lang w:eastAsia="zh-CN"/>
        </w:rPr>
      </w:pPr>
      <w:r>
        <w:rPr>
          <w:lang w:eastAsia="zh-CN"/>
        </w:rPr>
        <w:t>改。（如果要修改必须离线删除全部日志文件，重新配置参数并启动SequoiaDB。但此举通常会引起全量同</w:t>
      </w:r>
    </w:p>
    <w:p w:rsidR="00737AD2" w:rsidRDefault="007003A1">
      <w:pPr>
        <w:pStyle w:val="BodyText"/>
        <w:spacing w:line="240" w:lineRule="exact"/>
        <w:ind w:left="613"/>
        <w:rPr>
          <w:lang w:eastAsia="zh-CN"/>
        </w:rPr>
      </w:pPr>
      <w:r>
        <w:rPr>
          <w:lang w:eastAsia="zh-CN"/>
        </w:rPr>
        <w:t>步。）</w:t>
      </w:r>
    </w:p>
    <w:p w:rsidR="00737AD2" w:rsidRDefault="00737AD2">
      <w:pPr>
        <w:spacing w:before="9" w:line="190" w:lineRule="exact"/>
        <w:rPr>
          <w:sz w:val="19"/>
          <w:szCs w:val="19"/>
          <w:lang w:eastAsia="zh-CN"/>
        </w:rPr>
      </w:pPr>
    </w:p>
    <w:p w:rsidR="00737AD2" w:rsidRDefault="007003A1">
      <w:pPr>
        <w:pStyle w:val="BodyText"/>
        <w:spacing w:line="253" w:lineRule="auto"/>
        <w:ind w:left="613" w:right="268"/>
        <w:rPr>
          <w:lang w:eastAsia="zh-CN"/>
        </w:rPr>
      </w:pPr>
      <w:r>
        <w:rPr>
          <w:lang w:eastAsia="zh-CN"/>
        </w:rPr>
        <w:t>同步 数据组内所有备节点会定期将其他数据节点日志打包下载到本地进行日志回放。同步源并不限于主节点。因</w:t>
      </w:r>
    </w:p>
    <w:p w:rsidR="00737AD2" w:rsidRDefault="007003A1">
      <w:pPr>
        <w:pStyle w:val="BodyText"/>
        <w:spacing w:line="225" w:lineRule="exact"/>
        <w:ind w:left="613"/>
        <w:rPr>
          <w:lang w:eastAsia="zh-CN"/>
        </w:rPr>
      </w:pPr>
      <w:r>
        <w:rPr>
          <w:lang w:eastAsia="zh-CN"/>
        </w:rPr>
        <w:t>为我们期望所有节点的数据版本差距在一个很小的窗口内。当处于这个窗口内时，所有</w:t>
      </w:r>
      <w:r>
        <w:rPr>
          <w:spacing w:val="-7"/>
          <w:lang w:eastAsia="zh-CN"/>
        </w:rPr>
        <w:t xml:space="preserve"> </w:t>
      </w:r>
      <w:r>
        <w:rPr>
          <w:lang w:eastAsia="zh-CN"/>
        </w:rPr>
        <w:t>备节点向主节点同</w:t>
      </w:r>
    </w:p>
    <w:p w:rsidR="00737AD2" w:rsidRDefault="007003A1">
      <w:pPr>
        <w:pStyle w:val="BodyText"/>
        <w:spacing w:line="240" w:lineRule="exact"/>
        <w:ind w:left="613"/>
        <w:rPr>
          <w:lang w:eastAsia="zh-CN"/>
        </w:rPr>
      </w:pPr>
      <w:r>
        <w:rPr>
          <w:lang w:eastAsia="zh-CN"/>
        </w:rPr>
        <w:t>步数据。但是当某些节点的数据版本与主节点相差过大时，则选择其他备节点进行同步。当发生版本冲突</w:t>
      </w:r>
    </w:p>
    <w:p w:rsidR="00737AD2" w:rsidRDefault="007003A1">
      <w:pPr>
        <w:pStyle w:val="BodyText"/>
        <w:spacing w:line="240" w:lineRule="exact"/>
        <w:ind w:left="613"/>
        <w:rPr>
          <w:lang w:eastAsia="zh-CN"/>
        </w:rPr>
      </w:pPr>
      <w:r>
        <w:rPr>
          <w:lang w:eastAsia="zh-CN"/>
        </w:rPr>
        <w:t>时，以当前主节点数据版本为准。如果冲突不能解决则进入全量同步。当组内不存在主节点时，同步无法进</w:t>
      </w:r>
    </w:p>
    <w:p w:rsidR="00737AD2" w:rsidRDefault="007003A1">
      <w:pPr>
        <w:pStyle w:val="BodyText"/>
        <w:spacing w:line="240" w:lineRule="exact"/>
        <w:ind w:left="613"/>
        <w:rPr>
          <w:lang w:eastAsia="zh-CN"/>
        </w:rPr>
      </w:pPr>
      <w:r>
        <w:rPr>
          <w:lang w:eastAsia="zh-CN"/>
        </w:rPr>
        <w:t>行。</w:t>
      </w:r>
    </w:p>
    <w:p w:rsidR="00737AD2" w:rsidRDefault="00737AD2">
      <w:pPr>
        <w:spacing w:before="9" w:line="190" w:lineRule="exact"/>
        <w:rPr>
          <w:sz w:val="19"/>
          <w:szCs w:val="19"/>
          <w:lang w:eastAsia="zh-CN"/>
        </w:rPr>
      </w:pPr>
    </w:p>
    <w:p w:rsidR="00737AD2" w:rsidRDefault="007003A1">
      <w:pPr>
        <w:pStyle w:val="BodyText"/>
        <w:spacing w:line="253" w:lineRule="auto"/>
        <w:ind w:left="613" w:right="7394"/>
        <w:rPr>
          <w:lang w:eastAsia="zh-CN"/>
        </w:rPr>
      </w:pPr>
      <w:r>
        <w:rPr>
          <w:lang w:eastAsia="zh-CN"/>
        </w:rPr>
        <w:t>全量同步 触发全量同步的原因有： 1.宕机重启。</w:t>
      </w:r>
    </w:p>
    <w:p w:rsidR="00737AD2" w:rsidRDefault="007003A1">
      <w:pPr>
        <w:pStyle w:val="BodyText"/>
        <w:spacing w:before="4"/>
        <w:ind w:left="613"/>
        <w:rPr>
          <w:lang w:eastAsia="zh-CN"/>
        </w:rPr>
      </w:pPr>
      <w:r>
        <w:rPr>
          <w:lang w:eastAsia="zh-CN"/>
        </w:rPr>
        <w:t>2.节点数据版本与其他节点相差过大。</w:t>
      </w:r>
    </w:p>
    <w:p w:rsidR="00737AD2" w:rsidRDefault="00737AD2">
      <w:pPr>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3.数据不一致并且无法修复。</w:t>
      </w:r>
    </w:p>
    <w:p w:rsidR="00737AD2" w:rsidRDefault="00EC10B3">
      <w:pPr>
        <w:pStyle w:val="BodyText"/>
        <w:spacing w:before="18" w:line="267" w:lineRule="auto"/>
        <w:ind w:right="133"/>
        <w:rPr>
          <w:lang w:eastAsia="zh-CN"/>
        </w:rPr>
      </w:pPr>
      <w:r>
        <w:pict>
          <v:shape id="_x0000_i1068"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正常重启后，如果数据版本仍在可同步范围内则不会触发全量同步。 发生全量同步的节点会清空本地所有数据及日志，同时将组内另一个节点（不限于主节点）的数据全部复制</w:t>
      </w:r>
    </w:p>
    <w:p w:rsidR="00737AD2" w:rsidRDefault="007003A1">
      <w:pPr>
        <w:pStyle w:val="BodyText"/>
        <w:spacing w:line="210" w:lineRule="exact"/>
        <w:rPr>
          <w:lang w:eastAsia="zh-CN"/>
        </w:rPr>
      </w:pPr>
      <w:r>
        <w:rPr>
          <w:lang w:eastAsia="zh-CN"/>
        </w:rPr>
        <w:t>到本地。期间同步源发生的数据改变同样会被复制到本地。全量同步期间本节点对外不提供服务。当组内不</w:t>
      </w:r>
    </w:p>
    <w:p w:rsidR="00737AD2" w:rsidRDefault="007003A1">
      <w:pPr>
        <w:pStyle w:val="BodyText"/>
        <w:spacing w:line="240" w:lineRule="exact"/>
        <w:rPr>
          <w:lang w:eastAsia="zh-CN"/>
        </w:rPr>
      </w:pPr>
      <w:r>
        <w:rPr>
          <w:lang w:eastAsia="zh-CN"/>
        </w:rPr>
        <w:t>存在主节点时，全量同步无法进行。全量同步会极大地影响整个组的性能，甚至导致其他备节点同步性能降</w:t>
      </w:r>
    </w:p>
    <w:p w:rsidR="00737AD2" w:rsidRDefault="007003A1">
      <w:pPr>
        <w:pStyle w:val="BodyText"/>
        <w:spacing w:line="240" w:lineRule="exact"/>
        <w:rPr>
          <w:lang w:eastAsia="zh-CN"/>
        </w:rPr>
      </w:pPr>
      <w:r>
        <w:rPr>
          <w:lang w:eastAsia="zh-CN"/>
        </w:rPr>
        <w:t>低。建议通过增加分区及日志容量来避免全量同步。</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171" w:name="数据库工具"/>
      <w:bookmarkStart w:id="172" w:name="_bookmark80"/>
      <w:bookmarkEnd w:id="171"/>
      <w:bookmarkEnd w:id="172"/>
      <w:r>
        <w:rPr>
          <w:lang w:eastAsia="zh-CN"/>
        </w:rPr>
        <w:t>数据库工具</w:t>
      </w:r>
    </w:p>
    <w:p w:rsidR="00737AD2" w:rsidRDefault="007003A1">
      <w:pPr>
        <w:pStyle w:val="BodyText"/>
        <w:spacing w:before="21"/>
        <w:rPr>
          <w:lang w:eastAsia="zh-CN"/>
        </w:rPr>
      </w:pPr>
      <w:r>
        <w:rPr>
          <w:lang w:eastAsia="zh-CN"/>
        </w:rPr>
        <w:t>目录：</w:t>
      </w:r>
    </w:p>
    <w:p w:rsidR="00737AD2" w:rsidRDefault="00EC10B3">
      <w:pPr>
        <w:pStyle w:val="BodyText"/>
        <w:spacing w:before="18" w:line="253" w:lineRule="auto"/>
        <w:ind w:right="7628"/>
        <w:rPr>
          <w:lang w:eastAsia="zh-CN"/>
        </w:rPr>
      </w:pPr>
      <w:hyperlink w:anchor="_bookmark81" w:history="1">
        <w:r w:rsidR="007003A1">
          <w:rPr>
            <w:color w:val="0000FF"/>
            <w:lang w:eastAsia="zh-CN"/>
          </w:rPr>
          <w:t>数据迁移</w:t>
        </w:r>
        <w:r w:rsidR="007003A1">
          <w:rPr>
            <w:color w:val="0000FF"/>
            <w:spacing w:val="-16"/>
            <w:lang w:eastAsia="zh-CN"/>
          </w:rPr>
          <w:t xml:space="preserve"> </w:t>
        </w:r>
        <w:r w:rsidR="007003A1">
          <w:rPr>
            <w:color w:val="0000FF"/>
            <w:lang w:eastAsia="zh-CN"/>
          </w:rPr>
          <w:t>—</w:t>
        </w:r>
        <w:r w:rsidR="007003A1">
          <w:rPr>
            <w:color w:val="0000FF"/>
            <w:spacing w:val="-16"/>
            <w:lang w:eastAsia="zh-CN"/>
          </w:rPr>
          <w:t xml:space="preserve"> </w:t>
        </w:r>
        <w:r w:rsidR="007003A1">
          <w:rPr>
            <w:color w:val="0000FF"/>
            <w:lang w:eastAsia="zh-CN"/>
          </w:rPr>
          <w:t>导入</w:t>
        </w:r>
      </w:hyperlink>
      <w:r w:rsidR="007003A1">
        <w:rPr>
          <w:color w:val="0000FF"/>
          <w:lang w:eastAsia="zh-CN"/>
        </w:rPr>
        <w:t xml:space="preserve"> </w:t>
      </w:r>
      <w:hyperlink w:anchor="_bookmark82" w:history="1">
        <w:r w:rsidR="007003A1">
          <w:rPr>
            <w:color w:val="0000FF"/>
            <w:lang w:eastAsia="zh-CN"/>
          </w:rPr>
          <w:t>数据迁移</w:t>
        </w:r>
        <w:r w:rsidR="007003A1">
          <w:rPr>
            <w:color w:val="0000FF"/>
            <w:spacing w:val="-16"/>
            <w:lang w:eastAsia="zh-CN"/>
          </w:rPr>
          <w:t xml:space="preserve"> </w:t>
        </w:r>
        <w:r w:rsidR="007003A1">
          <w:rPr>
            <w:color w:val="0000FF"/>
            <w:lang w:eastAsia="zh-CN"/>
          </w:rPr>
          <w:t>—</w:t>
        </w:r>
        <w:r w:rsidR="007003A1">
          <w:rPr>
            <w:color w:val="0000FF"/>
            <w:spacing w:val="-16"/>
            <w:lang w:eastAsia="zh-CN"/>
          </w:rPr>
          <w:t xml:space="preserve"> </w:t>
        </w:r>
        <w:r w:rsidR="007003A1">
          <w:rPr>
            <w:color w:val="0000FF"/>
            <w:lang w:eastAsia="zh-CN"/>
          </w:rPr>
          <w:t>导出</w:t>
        </w:r>
      </w:hyperlink>
    </w:p>
    <w:p w:rsidR="00737AD2" w:rsidRDefault="00EC10B3">
      <w:pPr>
        <w:pStyle w:val="BodyText"/>
        <w:spacing w:before="4"/>
        <w:rPr>
          <w:rFonts w:hint="eastAsia"/>
          <w:lang w:eastAsia="zh-CN"/>
        </w:rPr>
      </w:pPr>
      <w:del w:id="173" w:author="Zhen Liu" w:date="2014-08-11T11:31:00Z">
        <w:r w:rsidDel="004E7BF8">
          <w:fldChar w:fldCharType="begin"/>
        </w:r>
        <w:r w:rsidDel="004E7BF8">
          <w:rPr>
            <w:lang w:eastAsia="zh-CN"/>
          </w:rPr>
          <w:delInstrText>HYPERLINK \l "_bookmark83"</w:delInstrText>
        </w:r>
        <w:r w:rsidDel="004E7BF8">
          <w:fldChar w:fldCharType="separate"/>
        </w:r>
        <w:r w:rsidR="007003A1" w:rsidDel="004E7BF8">
          <w:rPr>
            <w:color w:val="0000FF"/>
            <w:w w:val="95"/>
            <w:lang w:eastAsia="zh-CN"/>
          </w:rPr>
          <w:delText>数据库检测工具</w:delText>
        </w:r>
        <w:r w:rsidR="007003A1" w:rsidDel="004E7BF8">
          <w:rPr>
            <w:color w:val="0000FF"/>
            <w:spacing w:val="19"/>
            <w:w w:val="95"/>
            <w:lang w:eastAsia="zh-CN"/>
          </w:rPr>
          <w:delText xml:space="preserve"> </w:delText>
        </w:r>
        <w:r w:rsidR="007003A1" w:rsidDel="004E7BF8">
          <w:rPr>
            <w:color w:val="0000FF"/>
            <w:w w:val="95"/>
            <w:lang w:eastAsia="zh-CN"/>
          </w:rPr>
          <w:delText>—</w:delText>
        </w:r>
        <w:r w:rsidR="007003A1" w:rsidDel="004E7BF8">
          <w:rPr>
            <w:color w:val="0000FF"/>
            <w:spacing w:val="20"/>
            <w:w w:val="95"/>
            <w:lang w:eastAsia="zh-CN"/>
          </w:rPr>
          <w:delText xml:space="preserve"> </w:delText>
        </w:r>
        <w:r w:rsidR="007003A1" w:rsidDel="004E7BF8">
          <w:rPr>
            <w:color w:val="0000FF"/>
            <w:w w:val="95"/>
            <w:lang w:eastAsia="zh-CN"/>
          </w:rPr>
          <w:delText>sdbinspt</w:delText>
        </w:r>
        <w:r w:rsidDel="004E7BF8">
          <w:fldChar w:fldCharType="end"/>
        </w:r>
      </w:del>
      <w:ins w:id="174" w:author="Zhen Liu" w:date="2014-08-11T11:31:00Z">
        <w:r w:rsidR="004E7BF8">
          <w:fldChar w:fldCharType="begin"/>
        </w:r>
        <w:r w:rsidR="004E7BF8">
          <w:rPr>
            <w:lang w:eastAsia="zh-CN"/>
          </w:rPr>
          <w:instrText>HYPERLINK \l "_bookmark83"</w:instrText>
        </w:r>
        <w:r w:rsidR="004E7BF8">
          <w:fldChar w:fldCharType="separate"/>
        </w:r>
        <w:r w:rsidR="004E7BF8">
          <w:rPr>
            <w:color w:val="0000FF"/>
            <w:w w:val="95"/>
            <w:lang w:eastAsia="zh-CN"/>
          </w:rPr>
          <w:t>数据库检测工具</w:t>
        </w:r>
        <w:r w:rsidR="004E7BF8">
          <w:rPr>
            <w:color w:val="0000FF"/>
            <w:spacing w:val="19"/>
            <w:w w:val="95"/>
            <w:lang w:eastAsia="zh-CN"/>
          </w:rPr>
          <w:t xml:space="preserve"> </w:t>
        </w:r>
        <w:r w:rsidR="004E7BF8">
          <w:rPr>
            <w:color w:val="0000FF"/>
            <w:w w:val="95"/>
            <w:lang w:eastAsia="zh-CN"/>
          </w:rPr>
          <w:t>—</w:t>
        </w:r>
        <w:r w:rsidR="004E7BF8">
          <w:rPr>
            <w:color w:val="0000FF"/>
            <w:spacing w:val="20"/>
            <w:w w:val="95"/>
            <w:lang w:eastAsia="zh-CN"/>
          </w:rPr>
          <w:t xml:space="preserve"> </w:t>
        </w:r>
        <w:r w:rsidR="004E7BF8">
          <w:rPr>
            <w:color w:val="0000FF"/>
            <w:w w:val="95"/>
            <w:lang w:eastAsia="zh-CN"/>
          </w:rPr>
          <w:t>sdb</w:t>
        </w:r>
        <w:r w:rsidR="004E7BF8">
          <w:rPr>
            <w:rFonts w:hint="eastAsia"/>
            <w:color w:val="0000FF"/>
            <w:w w:val="95"/>
            <w:lang w:eastAsia="zh-CN"/>
          </w:rPr>
          <w:t>dmsdump</w:t>
        </w:r>
        <w:r w:rsidR="004E7BF8">
          <w:fldChar w:fldCharType="end"/>
        </w:r>
      </w:ins>
    </w:p>
    <w:p w:rsidR="009875F8" w:rsidRDefault="009875F8">
      <w:pPr>
        <w:pStyle w:val="BodyText"/>
        <w:spacing w:before="4"/>
        <w:rPr>
          <w:ins w:id="175" w:author="Zhen Liu" w:date="2014-08-11T10:52:00Z"/>
          <w:rFonts w:hint="eastAsia"/>
          <w:lang w:eastAsia="zh-CN"/>
        </w:rPr>
      </w:pPr>
      <w:r>
        <w:rPr>
          <w:rFonts w:hint="eastAsia"/>
          <w:lang w:eastAsia="zh-CN"/>
        </w:rPr>
        <w:t>数据库性能监控工具</w:t>
      </w:r>
      <w:r w:rsidRPr="009875F8">
        <w:rPr>
          <w:lang w:eastAsia="zh-CN"/>
        </w:rPr>
        <w:t>—</w:t>
      </w:r>
      <w:r>
        <w:rPr>
          <w:rFonts w:hint="eastAsia"/>
          <w:lang w:eastAsia="zh-CN"/>
        </w:rPr>
        <w:t xml:space="preserve"> sdbtop</w:t>
      </w:r>
    </w:p>
    <w:p w:rsidR="00921398" w:rsidRDefault="00921398">
      <w:pPr>
        <w:pStyle w:val="BodyText"/>
        <w:spacing w:before="4"/>
        <w:rPr>
          <w:lang w:eastAsia="zh-CN"/>
        </w:rPr>
      </w:pPr>
      <w:ins w:id="176" w:author="Zhen Liu" w:date="2014-08-11T10:52:00Z">
        <w:r>
          <w:rPr>
            <w:rFonts w:hint="eastAsia"/>
            <w:lang w:eastAsia="zh-CN"/>
          </w:rPr>
          <w:t>数据库集群节点数据一致性</w:t>
        </w:r>
      </w:ins>
      <w:ins w:id="177" w:author="Zhen Liu" w:date="2014-08-11T10:53:00Z">
        <w:r>
          <w:rPr>
            <w:rFonts w:hint="eastAsia"/>
            <w:lang w:eastAsia="zh-CN"/>
          </w:rPr>
          <w:t>检测工具，sdbinspect</w:t>
        </w:r>
      </w:ins>
    </w:p>
    <w:p w:rsidR="00737AD2" w:rsidRDefault="007003A1">
      <w:pPr>
        <w:pStyle w:val="BodyText"/>
        <w:spacing w:before="98"/>
        <w:rPr>
          <w:lang w:eastAsia="zh-CN"/>
        </w:rPr>
      </w:pPr>
      <w:bookmarkStart w:id="178" w:name="数据迁移_—_导入"/>
      <w:bookmarkStart w:id="179" w:name="_bookmark81"/>
      <w:bookmarkEnd w:id="178"/>
      <w:bookmarkEnd w:id="179"/>
      <w:r>
        <w:rPr>
          <w:lang w:eastAsia="zh-CN"/>
        </w:rPr>
        <w:t>数据迁移</w:t>
      </w:r>
      <w:r>
        <w:rPr>
          <w:spacing w:val="-16"/>
          <w:lang w:eastAsia="zh-CN"/>
        </w:rPr>
        <w:t xml:space="preserve"> </w:t>
      </w:r>
      <w:r>
        <w:rPr>
          <w:lang w:eastAsia="zh-CN"/>
        </w:rPr>
        <w:t>—</w:t>
      </w:r>
      <w:r>
        <w:rPr>
          <w:spacing w:val="-16"/>
          <w:lang w:eastAsia="zh-CN"/>
        </w:rPr>
        <w:t xml:space="preserve"> </w:t>
      </w:r>
      <w:r>
        <w:rPr>
          <w:lang w:eastAsia="zh-CN"/>
        </w:rPr>
        <w:t>导入</w:t>
      </w:r>
    </w:p>
    <w:p w:rsidR="00737AD2" w:rsidRDefault="00737AD2">
      <w:pPr>
        <w:spacing w:before="9" w:line="190" w:lineRule="exact"/>
        <w:rPr>
          <w:sz w:val="19"/>
          <w:szCs w:val="19"/>
          <w:lang w:eastAsia="zh-CN"/>
        </w:rPr>
      </w:pPr>
    </w:p>
    <w:p w:rsidR="00737AD2" w:rsidRDefault="007003A1">
      <w:pPr>
        <w:pStyle w:val="BodyText"/>
        <w:spacing w:line="253" w:lineRule="auto"/>
        <w:ind w:right="783"/>
        <w:rPr>
          <w:lang w:eastAsia="zh-CN"/>
        </w:rPr>
      </w:pPr>
      <w:r>
        <w:rPr>
          <w:w w:val="95"/>
          <w:lang w:eastAsia="zh-CN"/>
        </w:rPr>
        <w:t>sdbimprt</w:t>
      </w:r>
      <w:r>
        <w:rPr>
          <w:w w:val="94"/>
          <w:lang w:eastAsia="zh-CN"/>
        </w:rPr>
        <w:t xml:space="preserve"> </w:t>
      </w:r>
      <w:r>
        <w:rPr>
          <w:w w:val="95"/>
          <w:lang w:eastAsia="zh-CN"/>
        </w:rPr>
        <w:t>sdbimprt是一个SequoiaDB数据库导入工具，它可以实现从JSON格式或CSV格式的数据存储文件导入</w:t>
      </w:r>
    </w:p>
    <w:p w:rsidR="00737AD2" w:rsidRDefault="007003A1">
      <w:pPr>
        <w:pStyle w:val="BodyText"/>
        <w:spacing w:line="225" w:lineRule="exact"/>
        <w:rPr>
          <w:lang w:eastAsia="zh-CN"/>
        </w:rPr>
      </w:pPr>
      <w:r>
        <w:rPr>
          <w:w w:val="95"/>
          <w:lang w:eastAsia="zh-CN"/>
        </w:rPr>
        <w:t>到SequoiaDB数据库。</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5"/>
          <w:lang w:eastAsia="zh-CN"/>
        </w:rPr>
        <w:t>JSON格式的记录必须符合Json的定义，以左右花括号作为记录的分界符，并且字符串类型的数据必须包含在</w:t>
      </w:r>
      <w:r>
        <w:rPr>
          <w:lang w:eastAsia="zh-CN"/>
        </w:rPr>
        <w:t xml:space="preserve"> 两个双引号之间，转义字符定义为反斜杠。</w:t>
      </w:r>
    </w:p>
    <w:p w:rsidR="00737AD2" w:rsidRDefault="00737AD2">
      <w:pPr>
        <w:spacing w:line="120" w:lineRule="exact"/>
        <w:rPr>
          <w:sz w:val="12"/>
          <w:szCs w:val="12"/>
          <w:lang w:eastAsia="zh-CN"/>
        </w:rPr>
      </w:pPr>
    </w:p>
    <w:p w:rsidR="00737AD2" w:rsidRDefault="007003A1">
      <w:pPr>
        <w:pStyle w:val="BodyText"/>
        <w:spacing w:line="168" w:lineRule="auto"/>
      </w:pPr>
      <w:r>
        <w:rPr>
          <w:w w:val="95"/>
        </w:rPr>
        <w:t xml:space="preserve">CSV为Comma-Separated   </w:t>
      </w:r>
      <w:r>
        <w:rPr>
          <w:spacing w:val="36"/>
          <w:w w:val="95"/>
        </w:rPr>
        <w:t xml:space="preserve"> </w:t>
      </w:r>
      <w:r>
        <w:rPr>
          <w:w w:val="95"/>
        </w:rPr>
        <w:t>Value格式，为逗号分割数值。默认情况下每条记录以0x0D分割，字段之间以逗号</w:t>
      </w:r>
      <w:r>
        <w:t xml:space="preserve"> 分割。用户能够指定字段之间的分隔符与记录之间的分隔符。</w:t>
      </w:r>
    </w:p>
    <w:p w:rsidR="00737AD2" w:rsidRDefault="007003A1">
      <w:pPr>
        <w:pStyle w:val="BodyText"/>
        <w:spacing w:before="34"/>
      </w:pPr>
      <w:r>
        <w:t>分隔符定义（只支持ASCII字符）：</w:t>
      </w:r>
    </w:p>
    <w:p w:rsidR="00737AD2" w:rsidRDefault="00737AD2">
      <w:pPr>
        <w:spacing w:before="5" w:line="120" w:lineRule="exact"/>
        <w:rPr>
          <w:sz w:val="12"/>
          <w:szCs w:val="12"/>
        </w:rPr>
      </w:pPr>
    </w:p>
    <w:tbl>
      <w:tblPr>
        <w:tblW w:w="0" w:type="auto"/>
        <w:tblInd w:w="923" w:type="dxa"/>
        <w:tblLayout w:type="fixed"/>
        <w:tblCellMar>
          <w:left w:w="0" w:type="dxa"/>
          <w:right w:w="0" w:type="dxa"/>
        </w:tblCellMar>
        <w:tblLook w:val="01E0"/>
      </w:tblPr>
      <w:tblGrid>
        <w:gridCol w:w="2049"/>
        <w:gridCol w:w="4266"/>
        <w:gridCol w:w="3157"/>
      </w:tblGrid>
      <w:tr w:rsidR="00737AD2">
        <w:trPr>
          <w:trHeight w:hRule="exact" w:val="295"/>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用途</w:t>
            </w:r>
          </w:p>
        </w:tc>
        <w:tc>
          <w:tcPr>
            <w:tcW w:w="4266" w:type="dxa"/>
            <w:tcBorders>
              <w:top w:val="nil"/>
              <w:left w:val="nil"/>
              <w:bottom w:val="nil"/>
              <w:right w:val="single" w:sz="8" w:space="0" w:color="000000"/>
            </w:tcBorders>
          </w:tcPr>
          <w:p w:rsidR="00737AD2" w:rsidRDefault="007003A1">
            <w:pPr>
              <w:pStyle w:val="TableParagraph"/>
              <w:spacing w:line="223" w:lineRule="exact"/>
              <w:ind w:left="1158"/>
              <w:rPr>
                <w:rFonts w:ascii="微软雅黑" w:eastAsia="微软雅黑" w:hAnsi="微软雅黑" w:cs="微软雅黑"/>
                <w:sz w:val="14"/>
                <w:szCs w:val="14"/>
              </w:rPr>
            </w:pPr>
            <w:r>
              <w:rPr>
                <w:rFonts w:ascii="微软雅黑" w:eastAsia="微软雅黑" w:hAnsi="微软雅黑" w:cs="微软雅黑"/>
                <w:sz w:val="14"/>
                <w:szCs w:val="14"/>
              </w:rPr>
              <w:t>默认</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可配</w:t>
            </w:r>
          </w:p>
        </w:tc>
      </w:tr>
      <w:tr w:rsidR="00737AD2">
        <w:trPr>
          <w:trHeight w:hRule="exact" w:val="300"/>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字符串分隔符</w:t>
            </w:r>
          </w:p>
        </w:tc>
        <w:tc>
          <w:tcPr>
            <w:tcW w:w="4266" w:type="dxa"/>
            <w:tcBorders>
              <w:top w:val="nil"/>
              <w:left w:val="nil"/>
              <w:bottom w:val="nil"/>
              <w:right w:val="single" w:sz="8" w:space="0" w:color="000000"/>
            </w:tcBorders>
          </w:tcPr>
          <w:p w:rsidR="00737AD2" w:rsidRDefault="007003A1">
            <w:pPr>
              <w:pStyle w:val="TableParagraph"/>
              <w:spacing w:line="228" w:lineRule="exact"/>
              <w:ind w:left="1158"/>
              <w:rPr>
                <w:rFonts w:ascii="微软雅黑" w:eastAsia="微软雅黑" w:hAnsi="微软雅黑" w:cs="微软雅黑"/>
                <w:sz w:val="14"/>
                <w:szCs w:val="14"/>
              </w:rPr>
            </w:pPr>
            <w:r>
              <w:rPr>
                <w:rFonts w:ascii="微软雅黑" w:eastAsia="微软雅黑" w:hAnsi="微软雅黑" w:cs="微软雅黑"/>
                <w:w w:val="90"/>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字符分隔符</w:t>
            </w:r>
          </w:p>
        </w:tc>
        <w:tc>
          <w:tcPr>
            <w:tcW w:w="4266" w:type="dxa"/>
            <w:tcBorders>
              <w:top w:val="nil"/>
              <w:left w:val="nil"/>
              <w:bottom w:val="nil"/>
              <w:right w:val="single" w:sz="8" w:space="0" w:color="000000"/>
            </w:tcBorders>
          </w:tcPr>
          <w:p w:rsidR="00737AD2" w:rsidRDefault="007003A1">
            <w:pPr>
              <w:pStyle w:val="TableParagraph"/>
              <w:spacing w:line="228" w:lineRule="exact"/>
              <w:ind w:left="1158"/>
              <w:rPr>
                <w:rFonts w:ascii="微软雅黑" w:eastAsia="微软雅黑" w:hAnsi="微软雅黑" w:cs="微软雅黑"/>
                <w:sz w:val="14"/>
                <w:szCs w:val="14"/>
              </w:rPr>
            </w:pPr>
            <w:r>
              <w:rPr>
                <w:rFonts w:ascii="微软雅黑" w:eastAsia="微软雅黑" w:hAnsi="微软雅黑" w:cs="微软雅黑"/>
                <w:w w:val="105"/>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5"/>
        </w:trPr>
        <w:tc>
          <w:tcPr>
            <w:tcW w:w="204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记录分割符</w:t>
            </w:r>
          </w:p>
        </w:tc>
        <w:tc>
          <w:tcPr>
            <w:tcW w:w="4266" w:type="dxa"/>
            <w:tcBorders>
              <w:top w:val="nil"/>
              <w:left w:val="nil"/>
              <w:bottom w:val="nil"/>
              <w:right w:val="single" w:sz="8" w:space="0" w:color="000000"/>
            </w:tcBorders>
          </w:tcPr>
          <w:p w:rsidR="00737AD2" w:rsidRDefault="007003A1">
            <w:pPr>
              <w:pStyle w:val="TableParagraph"/>
              <w:spacing w:line="228" w:lineRule="exact"/>
              <w:ind w:left="1158"/>
              <w:rPr>
                <w:rFonts w:ascii="微软雅黑" w:eastAsia="微软雅黑" w:hAnsi="微软雅黑" w:cs="微软雅黑"/>
                <w:sz w:val="14"/>
                <w:szCs w:val="14"/>
              </w:rPr>
            </w:pPr>
            <w:r>
              <w:rPr>
                <w:rFonts w:ascii="微软雅黑" w:eastAsia="微软雅黑" w:hAnsi="微软雅黑" w:cs="微软雅黑"/>
                <w:w w:val="105"/>
                <w:sz w:val="14"/>
                <w:szCs w:val="14"/>
              </w:rPr>
              <w:t>'\n'（0X0D）</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选项</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--help,-h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返回基本帮助和用法文本。</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--version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返回版本信息。</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--hostname,-s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从指定主机名的SequoiaDB中导入数据。默认情况下sdbimprt尝试连接到本</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地主机。</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--svcname,-p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指定的端口号。默认情况下sdbimprt尝试连接到端口号11810的主机。</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--user,-u</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数据库用户名。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--password,-w</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数据库密码。</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--delchar,-a</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指定字符分隔符。默认是（"），</w:t>
            </w:r>
            <w:r>
              <w:rPr>
                <w:rFonts w:ascii="微软雅黑" w:eastAsia="微软雅黑" w:hAnsi="微软雅黑" w:cs="微软雅黑"/>
                <w:spacing w:val="-25"/>
                <w:sz w:val="14"/>
                <w:szCs w:val="14"/>
                <w:lang w:eastAsia="zh-CN"/>
              </w:rPr>
              <w:t xml:space="preserve"> </w:t>
            </w:r>
            <w:r>
              <w:rPr>
                <w:rFonts w:ascii="微软雅黑" w:eastAsia="微软雅黑" w:hAnsi="微软雅黑" w:cs="微软雅黑"/>
                <w:sz w:val="14"/>
                <w:szCs w:val="14"/>
                <w:lang w:eastAsia="zh-CN"/>
              </w:rPr>
              <w:t>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--delfield,-e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指定字段分隔符。默认是（,），csv格式有效。</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--delrecord,-r</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指定记录分隔符。默认是（\n），csv格式有效。</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--csname,-c</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指定导入数据的集合空间名。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--clname,-l</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指定导入数据的集合名。</w:t>
            </w:r>
          </w:p>
        </w:tc>
      </w:tr>
      <w:tr w:rsidR="00737AD2">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--insertnum,-n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批量导入记录，如果设置1，使用普通方式导入，如果大于1，则使用批量方</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w w:val="95"/>
                <w:sz w:val="14"/>
                <w:szCs w:val="14"/>
              </w:rPr>
              <w:t>式，设置范围是1—100000。</w:t>
            </w:r>
          </w:p>
        </w:tc>
      </w:tr>
    </w:tbl>
    <w:p w:rsidR="00737AD2" w:rsidRDefault="00737AD2">
      <w:pPr>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--file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指定要导入的文件名。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--type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指定的导入数据格式。默认csv，数据格式可以是csv或是json。</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--fields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lang w:eastAsia="zh-CN"/>
              </w:rPr>
              <w:t>指定导入数据的字段名。</w:t>
            </w:r>
            <w:r>
              <w:rPr>
                <w:rFonts w:ascii="微软雅黑" w:eastAsia="微软雅黑" w:hAnsi="微软雅黑" w:cs="微软雅黑"/>
                <w:sz w:val="14"/>
                <w:szCs w:val="14"/>
              </w:rPr>
              <w:t>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--headerline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指定导入数据首行是否作为字段名，默认false，csv格式有效。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--sparse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指定导入数据时，自动添加字段名，默认true，csv格式有效。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--extra</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指定导入数据时，自动添加值，默认false，csv格式有效。</w:t>
            </w:r>
          </w:p>
        </w:tc>
      </w:tr>
      <w:tr w:rsidR="00737AD2">
        <w:trPr>
          <w:trHeight w:hRule="exact" w:val="78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--linepriority</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当前分隔符默认的优先级为：记录分隔符，字符分隔符，字段分隔符，默认</w:t>
            </w:r>
          </w:p>
          <w:p w:rsidR="00737AD2" w:rsidRDefault="007003A1">
            <w:pPr>
              <w:pStyle w:val="TableParagraph"/>
              <w:spacing w:before="1" w:line="241" w:lineRule="auto"/>
              <w:ind w:left="35" w:right="61"/>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值是true；如果设置为false，那么分隔符的优先级为：字符分隔符，记录分</w:t>
            </w:r>
            <w:r>
              <w:rPr>
                <w:rFonts w:ascii="微软雅黑" w:eastAsia="微软雅黑" w:hAnsi="微软雅黑" w:cs="微软雅黑"/>
                <w:sz w:val="14"/>
                <w:szCs w:val="14"/>
                <w:lang w:eastAsia="zh-CN"/>
              </w:rPr>
              <w:t xml:space="preserve"> 隔符，字段分隔符。</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--force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如果数据中有非utf8的数据，强制导入数据，默认false。</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--errorstop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如果遇到错误就停止。默认false。</w:t>
            </w:r>
          </w:p>
        </w:tc>
      </w:tr>
    </w:tbl>
    <w:p w:rsidR="00737AD2" w:rsidRDefault="00EC10B3">
      <w:pPr>
        <w:pStyle w:val="BodyText"/>
        <w:spacing w:before="79" w:line="168" w:lineRule="auto"/>
        <w:ind w:left="753" w:right="143"/>
        <w:rPr>
          <w:lang w:eastAsia="zh-CN"/>
        </w:rPr>
      </w:pPr>
      <w:r>
        <w:pict>
          <v:shape id="_x0000_s3531" type="#_x0000_t75" style="position:absolute;left:0;text-align:left;margin-left:81.7pt;margin-top:6.5pt;width:24pt;height:24pt;z-index:-25758;mso-position-horizontal-relative:page;mso-position-vertical-relative:text">
            <v:imagedata r:id="rId21" o:title=""/>
            <w10:wrap anchorx="page"/>
          </v:shape>
        </w:pict>
      </w:r>
      <w:r w:rsidR="007003A1">
        <w:rPr>
          <w:w w:val="95"/>
          <w:lang w:eastAsia="zh-CN"/>
        </w:rPr>
        <w:t xml:space="preserve">注:    </w:t>
      </w:r>
      <w:r w:rsidR="007003A1">
        <w:rPr>
          <w:spacing w:val="50"/>
          <w:w w:val="95"/>
          <w:lang w:eastAsia="zh-CN"/>
        </w:rPr>
        <w:t xml:space="preserve"> </w:t>
      </w:r>
      <w:r w:rsidR="007003A1">
        <w:rPr>
          <w:w w:val="95"/>
          <w:lang w:eastAsia="zh-CN"/>
        </w:rPr>
        <w:t>Linepriority参数需要被特别关注，如果设置不当，可能会导入数据失败。当记录中包含“记录分</w:t>
      </w:r>
      <w:r w:rsidR="007003A1">
        <w:rPr>
          <w:w w:val="96"/>
          <w:lang w:eastAsia="zh-CN"/>
        </w:rPr>
        <w:t xml:space="preserve"> </w:t>
      </w:r>
      <w:r w:rsidR="007003A1">
        <w:rPr>
          <w:w w:val="95"/>
          <w:lang w:eastAsia="zh-CN"/>
        </w:rPr>
        <w:t>隔符”并且linepriority为true时，工具会优先按照“记录分隔符”解析，而导致导入失败。比如：如果记</w:t>
      </w:r>
      <w:r w:rsidR="007003A1">
        <w:rPr>
          <w:lang w:eastAsia="zh-CN"/>
        </w:rPr>
        <w:t xml:space="preserve"> 录为</w:t>
      </w:r>
      <w:r w:rsidR="007003A1">
        <w:rPr>
          <w:spacing w:val="-33"/>
          <w:lang w:eastAsia="zh-CN"/>
        </w:rPr>
        <w:t xml:space="preserve"> </w:t>
      </w:r>
      <w:r w:rsidR="007003A1">
        <w:rPr>
          <w:lang w:eastAsia="zh-CN"/>
        </w:rPr>
        <w:t>{"name":</w:t>
      </w:r>
      <w:r w:rsidR="007003A1">
        <w:rPr>
          <w:spacing w:val="-32"/>
          <w:lang w:eastAsia="zh-CN"/>
        </w:rPr>
        <w:t xml:space="preserve"> </w:t>
      </w:r>
      <w:r w:rsidR="007003A1">
        <w:rPr>
          <w:lang w:eastAsia="zh-CN"/>
        </w:rPr>
        <w:t>"Mike\n"}，应当选择linepriority为false模式。</w:t>
      </w:r>
    </w:p>
    <w:p w:rsidR="00737AD2" w:rsidRDefault="00737AD2">
      <w:pPr>
        <w:spacing w:before="4" w:line="240" w:lineRule="exact"/>
        <w:rPr>
          <w:sz w:val="24"/>
          <w:szCs w:val="24"/>
          <w:lang w:eastAsia="zh-CN"/>
        </w:rPr>
      </w:pPr>
    </w:p>
    <w:p w:rsidR="00737AD2" w:rsidRDefault="007003A1">
      <w:pPr>
        <w:pStyle w:val="BodyText"/>
        <w:spacing w:line="312" w:lineRule="exact"/>
        <w:ind w:left="113"/>
        <w:rPr>
          <w:lang w:eastAsia="zh-CN"/>
        </w:rPr>
      </w:pPr>
      <w:r>
        <w:rPr>
          <w:lang w:eastAsia="zh-CN"/>
        </w:rPr>
        <w:t>用法</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5"/>
          <w:lang w:eastAsia="zh-CN"/>
        </w:rPr>
        <w:t>在下面的例子，sdbimprt将数据导入到本地数据库端口11810中对应集合空间foo和集合bar，导入类型</w:t>
      </w:r>
      <w:r>
        <w:rPr>
          <w:lang w:eastAsia="zh-CN"/>
        </w:rPr>
        <w:t xml:space="preserve"> 是csv，导入文件为test.csv</w:t>
      </w:r>
    </w:p>
    <w:p w:rsidR="00737AD2" w:rsidRDefault="00EC10B3">
      <w:pPr>
        <w:pStyle w:val="BodyText"/>
        <w:spacing w:before="22"/>
        <w:ind w:left="113"/>
        <w:rPr>
          <w:rFonts w:ascii="仿宋" w:eastAsia="仿宋" w:hAnsi="仿宋" w:cs="仿宋"/>
        </w:rPr>
      </w:pPr>
      <w:r w:rsidRPr="00EC10B3">
        <w:pict>
          <v:group id="_x0000_s3529" style="position:absolute;left:0;text-align:left;margin-left:81.7pt;margin-top:5.55pt;width:473.6pt;height:10.6pt;z-index:-25757;mso-position-horizontal-relative:page" coordorigin="1634,111" coordsize="9472,212">
            <v:shape id="_x0000_s3530"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sdbimprt -s localhost -p 11810 --type csv --file test.csv -c foo -l bar</w:t>
      </w:r>
    </w:p>
    <w:p w:rsidR="00737AD2" w:rsidRDefault="00737AD2">
      <w:pPr>
        <w:spacing w:before="9" w:line="180" w:lineRule="exact"/>
        <w:rPr>
          <w:sz w:val="18"/>
          <w:szCs w:val="18"/>
        </w:rPr>
      </w:pPr>
    </w:p>
    <w:p w:rsidR="00737AD2" w:rsidRDefault="007003A1">
      <w:pPr>
        <w:pStyle w:val="BodyText"/>
        <w:ind w:left="113"/>
        <w:rPr>
          <w:lang w:eastAsia="zh-CN"/>
        </w:rPr>
      </w:pPr>
      <w:r>
        <w:rPr>
          <w:lang w:eastAsia="zh-CN"/>
        </w:rPr>
        <w:t>sdbimprt自动判断的类型：</w:t>
      </w:r>
    </w:p>
    <w:p w:rsidR="00737AD2" w:rsidRDefault="00737AD2">
      <w:pPr>
        <w:spacing w:before="5" w:line="20" w:lineRule="exact"/>
        <w:rPr>
          <w:sz w:val="4"/>
          <w:szCs w:val="4"/>
          <w:lang w:eastAsia="zh-CN"/>
        </w:rPr>
      </w:pPr>
    </w:p>
    <w:tbl>
      <w:tblPr>
        <w:tblW w:w="0" w:type="auto"/>
        <w:tblInd w:w="103" w:type="dxa"/>
        <w:tblLayout w:type="fixed"/>
        <w:tblCellMar>
          <w:left w:w="0" w:type="dxa"/>
          <w:right w:w="0" w:type="dxa"/>
        </w:tblCellMar>
        <w:tblLook w:val="01E0"/>
      </w:tblPr>
      <w:tblGrid>
        <w:gridCol w:w="6315"/>
        <w:gridCol w:w="3157"/>
      </w:tblGrid>
      <w:tr w:rsidR="00737AD2">
        <w:trPr>
          <w:trHeight w:hRule="exact" w:val="295"/>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3" w:lineRule="exact"/>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csv数据</w:t>
            </w:r>
            <w:r>
              <w:rPr>
                <w:rFonts w:ascii="微软雅黑" w:eastAsia="微软雅黑" w:hAnsi="微软雅黑" w:cs="微软雅黑"/>
                <w:w w:val="95"/>
                <w:sz w:val="14"/>
                <w:szCs w:val="14"/>
                <w:lang w:eastAsia="zh-CN"/>
              </w:rPr>
              <w:tab/>
              <w:t>sdbimprt自动判断的类型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实际数据</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sz w:val="14"/>
                <w:szCs w:val="14"/>
              </w:rPr>
              <w:t>123.1</w:t>
            </w:r>
            <w:r>
              <w:rPr>
                <w:rFonts w:ascii="微软雅黑" w:eastAsia="微软雅黑" w:hAnsi="微软雅黑" w:cs="微软雅黑"/>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123.1</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-123</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2E+2</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200</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-2E+2</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-200</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0123</w:t>
            </w:r>
            <w:r>
              <w:rPr>
                <w:rFonts w:ascii="微软雅黑" w:eastAsia="微软雅黑" w:hAnsi="微软雅黑" w:cs="微软雅黑"/>
                <w:w w:val="95"/>
                <w:sz w:val="14"/>
                <w:szCs w:val="14"/>
              </w:rPr>
              <w:tab/>
              <w:t>数值</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123a</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123a</w:t>
            </w:r>
          </w:p>
        </w:tc>
      </w:tr>
      <w:tr w:rsidR="00737AD2">
        <w:trPr>
          <w:trHeight w:hRule="exact" w:val="305"/>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"ab""c"</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ab"c</w:t>
            </w:r>
          </w:p>
        </w:tc>
      </w:tr>
      <w:tr w:rsidR="00737AD2">
        <w:trPr>
          <w:trHeight w:hRule="exact" w:val="305"/>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3" w:lineRule="exact"/>
              <w:ind w:left="40"/>
              <w:rPr>
                <w:rFonts w:ascii="微软雅黑" w:eastAsia="微软雅黑" w:hAnsi="微软雅黑" w:cs="微软雅黑"/>
                <w:sz w:val="14"/>
                <w:szCs w:val="14"/>
              </w:rPr>
            </w:pPr>
            <w:r>
              <w:rPr>
                <w:rFonts w:ascii="微软雅黑" w:eastAsia="微软雅黑" w:hAnsi="微软雅黑" w:cs="微软雅黑"/>
                <w:sz w:val="14"/>
                <w:szCs w:val="14"/>
              </w:rPr>
              <w:t>"{a:1}"</w:t>
            </w:r>
            <w:r>
              <w:rPr>
                <w:rFonts w:ascii="微软雅黑" w:eastAsia="微软雅黑" w:hAnsi="微软雅黑" w:cs="微软雅黑"/>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{a:1}</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"true"</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true</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"false"</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false</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"null"</w:t>
            </w:r>
            <w:r>
              <w:rPr>
                <w:rFonts w:ascii="微软雅黑" w:eastAsia="微软雅黑" w:hAnsi="微软雅黑" w:cs="微软雅黑"/>
                <w:w w:val="95"/>
                <w:sz w:val="14"/>
                <w:szCs w:val="14"/>
              </w:rPr>
              <w:tab/>
              <w:t>字符串</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null</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true</w:t>
            </w:r>
            <w:r>
              <w:rPr>
                <w:rFonts w:ascii="微软雅黑" w:eastAsia="微软雅黑" w:hAnsi="微软雅黑" w:cs="微软雅黑"/>
                <w:sz w:val="14"/>
                <w:szCs w:val="14"/>
              </w:rPr>
              <w:tab/>
              <w:t>布尔</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true</w:t>
            </w:r>
          </w:p>
        </w:tc>
      </w:tr>
      <w:tr w:rsidR="00737AD2">
        <w:trPr>
          <w:trHeight w:hRule="exact" w:val="300"/>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false</w:t>
            </w:r>
            <w:r>
              <w:rPr>
                <w:rFonts w:ascii="微软雅黑" w:eastAsia="微软雅黑" w:hAnsi="微软雅黑" w:cs="微软雅黑"/>
                <w:sz w:val="14"/>
                <w:szCs w:val="14"/>
              </w:rPr>
              <w:tab/>
              <w:t>布尔</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false</w:t>
            </w:r>
          </w:p>
        </w:tc>
      </w:tr>
      <w:tr w:rsidR="00737AD2">
        <w:trPr>
          <w:trHeight w:hRule="exact" w:val="295"/>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null</w:t>
            </w:r>
            <w:r>
              <w:rPr>
                <w:rFonts w:ascii="微软雅黑" w:eastAsia="微软雅黑" w:hAnsi="微软雅黑" w:cs="微软雅黑"/>
                <w:sz w:val="14"/>
                <w:szCs w:val="14"/>
              </w:rPr>
              <w:tab/>
              <w:t>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null</w:t>
            </w:r>
          </w:p>
        </w:tc>
      </w:tr>
    </w:tbl>
    <w:p w:rsidR="00737AD2" w:rsidRDefault="007003A1">
      <w:pPr>
        <w:pStyle w:val="BodyText"/>
        <w:spacing w:line="335" w:lineRule="exact"/>
        <w:ind w:left="113"/>
        <w:rPr>
          <w:lang w:eastAsia="zh-CN"/>
        </w:rPr>
      </w:pPr>
      <w:r>
        <w:rPr>
          <w:lang w:eastAsia="zh-CN"/>
        </w:rPr>
        <w:t>从1.8版本开始支持指定类型和默认值：</w:t>
      </w:r>
    </w:p>
    <w:p w:rsidR="00737AD2" w:rsidRDefault="007003A1">
      <w:pPr>
        <w:pStyle w:val="BodyText"/>
        <w:spacing w:before="18"/>
        <w:ind w:left="113"/>
      </w:pPr>
      <w:r>
        <w:rPr>
          <w:w w:val="95"/>
        </w:rPr>
        <w:t>语法：field</w:t>
      </w:r>
      <w:r>
        <w:rPr>
          <w:spacing w:val="-17"/>
          <w:w w:val="95"/>
        </w:rPr>
        <w:t xml:space="preserve"> </w:t>
      </w:r>
      <w:r>
        <w:rPr>
          <w:w w:val="95"/>
        </w:rPr>
        <w:t>[type]</w:t>
      </w:r>
      <w:r>
        <w:rPr>
          <w:spacing w:val="-16"/>
          <w:w w:val="95"/>
        </w:rPr>
        <w:t xml:space="preserve"> </w:t>
      </w:r>
      <w:r>
        <w:rPr>
          <w:w w:val="95"/>
        </w:rPr>
        <w:t>[default</w:t>
      </w:r>
      <w:r>
        <w:rPr>
          <w:spacing w:val="-16"/>
          <w:w w:val="95"/>
        </w:rPr>
        <w:t xml:space="preserve"> </w:t>
      </w:r>
      <w:r>
        <w:rPr>
          <w:w w:val="95"/>
        </w:rPr>
        <w:t>&lt;default</w:t>
      </w:r>
      <w:r>
        <w:rPr>
          <w:spacing w:val="-16"/>
          <w:w w:val="95"/>
        </w:rPr>
        <w:t xml:space="preserve"> </w:t>
      </w:r>
      <w:r>
        <w:rPr>
          <w:w w:val="95"/>
        </w:rPr>
        <w:t>value</w:t>
      </w:r>
      <w:r>
        <w:rPr>
          <w:spacing w:val="-16"/>
          <w:w w:val="95"/>
        </w:rPr>
        <w:t xml:space="preserve"> </w:t>
      </w:r>
      <w:r>
        <w:rPr>
          <w:w w:val="95"/>
        </w:rPr>
        <w:t>]</w:t>
      </w:r>
    </w:p>
    <w:p w:rsidR="00737AD2" w:rsidRDefault="007003A1">
      <w:pPr>
        <w:pStyle w:val="BodyText"/>
        <w:spacing w:before="18" w:line="253" w:lineRule="auto"/>
        <w:ind w:left="113" w:right="501"/>
      </w:pPr>
      <w:r>
        <w:rPr>
          <w:w w:val="95"/>
        </w:rPr>
        <w:t>支援数据类型（type）：</w:t>
      </w:r>
      <w:r>
        <w:rPr>
          <w:spacing w:val="-4"/>
          <w:w w:val="95"/>
        </w:rPr>
        <w:t xml:space="preserve"> </w:t>
      </w:r>
      <w:r>
        <w:rPr>
          <w:w w:val="95"/>
        </w:rPr>
        <w:t>int(integer)，</w:t>
      </w:r>
      <w:r>
        <w:rPr>
          <w:spacing w:val="-3"/>
          <w:w w:val="95"/>
        </w:rPr>
        <w:t xml:space="preserve"> </w:t>
      </w:r>
      <w:r>
        <w:rPr>
          <w:w w:val="95"/>
        </w:rPr>
        <w:t>long，</w:t>
      </w:r>
      <w:r>
        <w:rPr>
          <w:spacing w:val="-3"/>
          <w:w w:val="95"/>
        </w:rPr>
        <w:t xml:space="preserve"> </w:t>
      </w:r>
      <w:r>
        <w:rPr>
          <w:w w:val="95"/>
        </w:rPr>
        <w:t>bool(boolean)，</w:t>
      </w:r>
      <w:r>
        <w:rPr>
          <w:spacing w:val="-3"/>
          <w:w w:val="95"/>
        </w:rPr>
        <w:t xml:space="preserve"> </w:t>
      </w:r>
      <w:r>
        <w:rPr>
          <w:w w:val="95"/>
        </w:rPr>
        <w:t>double，</w:t>
      </w:r>
      <w:r>
        <w:rPr>
          <w:spacing w:val="-3"/>
          <w:w w:val="95"/>
        </w:rPr>
        <w:t xml:space="preserve"> </w:t>
      </w:r>
      <w:r>
        <w:rPr>
          <w:w w:val="95"/>
        </w:rPr>
        <w:t>string，</w:t>
      </w:r>
      <w:r>
        <w:rPr>
          <w:spacing w:val="-4"/>
          <w:w w:val="95"/>
        </w:rPr>
        <w:t xml:space="preserve"> </w:t>
      </w:r>
      <w:r>
        <w:rPr>
          <w:w w:val="95"/>
        </w:rPr>
        <w:t xml:space="preserve">null 支援特殊数据类型：timestamp， </w:t>
      </w:r>
      <w:r>
        <w:rPr>
          <w:spacing w:val="25"/>
          <w:w w:val="95"/>
        </w:rPr>
        <w:t xml:space="preserve"> </w:t>
      </w:r>
      <w:r>
        <w:rPr>
          <w:w w:val="95"/>
        </w:rPr>
        <w:t>date</w:t>
      </w:r>
    </w:p>
    <w:p w:rsidR="00737AD2" w:rsidRDefault="00737AD2">
      <w:pPr>
        <w:spacing w:line="253"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例子：</w:t>
      </w:r>
    </w:p>
    <w:p w:rsidR="00737AD2" w:rsidRDefault="00EC10B3">
      <w:pPr>
        <w:pStyle w:val="BodyText"/>
        <w:spacing w:before="6"/>
        <w:rPr>
          <w:rFonts w:ascii="仿宋" w:eastAsia="仿宋" w:hAnsi="仿宋" w:cs="仿宋"/>
        </w:rPr>
      </w:pPr>
      <w:r w:rsidRPr="00EC10B3">
        <w:pict>
          <v:group id="_x0000_s3527" style="position:absolute;left:0;text-align:left;margin-left:81.7pt;margin-top:4.75pt;width:473.6pt;height:10.6pt;z-index:-25756;mso-position-horizontal-relative:page" coordorigin="1634,95" coordsize="9472,212">
            <v:shape id="_x0000_s3528"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name string default "Jack", age int default 18, phone string</w:t>
      </w:r>
    </w:p>
    <w:p w:rsidR="00737AD2" w:rsidRDefault="007003A1">
      <w:pPr>
        <w:pStyle w:val="BodyText"/>
        <w:spacing w:before="49"/>
        <w:rPr>
          <w:lang w:eastAsia="zh-CN"/>
        </w:rPr>
      </w:pPr>
      <w:r>
        <w:rPr>
          <w:lang w:eastAsia="zh-CN"/>
        </w:rPr>
        <w:t>数据类型是可选的，不填则程序自动判断类型，判断以上面表格为准。</w:t>
      </w:r>
    </w:p>
    <w:p w:rsidR="00737AD2" w:rsidRDefault="00737AD2">
      <w:pPr>
        <w:spacing w:before="9" w:line="190" w:lineRule="exact"/>
        <w:rPr>
          <w:sz w:val="19"/>
          <w:szCs w:val="19"/>
          <w:lang w:eastAsia="zh-CN"/>
        </w:rPr>
      </w:pPr>
    </w:p>
    <w:p w:rsidR="00737AD2" w:rsidRDefault="007003A1">
      <w:pPr>
        <w:pStyle w:val="BodyText"/>
        <w:spacing w:line="253" w:lineRule="auto"/>
        <w:ind w:right="1637"/>
        <w:rPr>
          <w:lang w:eastAsia="zh-CN"/>
        </w:rPr>
      </w:pPr>
      <w:r>
        <w:rPr>
          <w:lang w:eastAsia="zh-CN"/>
        </w:rPr>
        <w:t xml:space="preserve">用法 </w:t>
      </w:r>
      <w:r>
        <w:rPr>
          <w:w w:val="95"/>
          <w:lang w:eastAsia="zh-CN"/>
        </w:rPr>
        <w:t>在下面的例子，sdbimprt将数据导入到本地数据库端口11810中对应集合空间foo和集合bar，导入类型</w:t>
      </w:r>
    </w:p>
    <w:p w:rsidR="00737AD2" w:rsidRDefault="007003A1">
      <w:pPr>
        <w:pStyle w:val="BodyText"/>
        <w:spacing w:line="225" w:lineRule="exact"/>
        <w:rPr>
          <w:lang w:eastAsia="zh-CN"/>
        </w:rPr>
      </w:pPr>
      <w:r>
        <w:rPr>
          <w:lang w:eastAsia="zh-CN"/>
        </w:rPr>
        <w:t>是csv，导入文件为test.csv。</w:t>
      </w:r>
    </w:p>
    <w:p w:rsidR="00737AD2" w:rsidRDefault="00EC10B3">
      <w:pPr>
        <w:pStyle w:val="BodyText"/>
        <w:spacing w:before="81" w:line="172" w:lineRule="auto"/>
        <w:ind w:left="1033" w:right="1143" w:hanging="100"/>
        <w:rPr>
          <w:rFonts w:ascii="仿宋" w:eastAsia="仿宋" w:hAnsi="仿宋" w:cs="仿宋"/>
        </w:rPr>
      </w:pPr>
      <w:r w:rsidRPr="00EC10B3">
        <w:pict>
          <v:group id="_x0000_s3525" style="position:absolute;left:0;text-align:left;margin-left:81.7pt;margin-top:4.75pt;width:473.6pt;height:21.2pt;z-index:-25755;mso-position-horizontal-relative:page" coordorigin="1634,95" coordsize="9472,424">
            <v:shape id="_x0000_s3526" style="position:absolute;left:1634;top:95;width:9472;height:424" coordorigin="1634,95" coordsize="9472,424" path="m1634,95r9472,l11106,519r-9472,l1634,95xe" fillcolor="#efefef" stroked="f">
              <v:path arrowok="t"/>
            </v:shape>
            <w10:wrap anchorx="page"/>
          </v:group>
        </w:pict>
      </w:r>
      <w:r w:rsidR="007003A1">
        <w:rPr>
          <w:rFonts w:ascii="仿宋" w:eastAsia="仿宋" w:hAnsi="仿宋" w:cs="仿宋"/>
        </w:rPr>
        <w:t>sdbimprt -s localhost -p 11810 --type csv --file test.csv -c foo -l bar --fields 'name string default "Jack", age int default 18, phone string'</w:t>
      </w:r>
    </w:p>
    <w:p w:rsidR="00737AD2" w:rsidRDefault="00737AD2">
      <w:pPr>
        <w:spacing w:before="3" w:line="140" w:lineRule="exact"/>
        <w:rPr>
          <w:sz w:val="14"/>
          <w:szCs w:val="14"/>
        </w:rPr>
      </w:pPr>
    </w:p>
    <w:p w:rsidR="00737AD2" w:rsidRDefault="00EC10B3">
      <w:pPr>
        <w:pStyle w:val="BodyText"/>
        <w:spacing w:line="168" w:lineRule="auto"/>
        <w:ind w:left="1573" w:right="1468"/>
        <w:rPr>
          <w:lang w:eastAsia="zh-CN"/>
        </w:rPr>
      </w:pPr>
      <w:r>
        <w:pict>
          <v:shape id="_x0000_s3524" type="#_x0000_t75" style="position:absolute;left:0;text-align:left;margin-left:81.7pt;margin-top:2.55pt;width:24pt;height:24pt;z-index:-25754;mso-position-horizontal-relative:page">
            <v:imagedata r:id="rId21" o:title=""/>
            <w10:wrap anchorx="page"/>
          </v:shape>
        </w:pict>
      </w:r>
      <w:r w:rsidR="007003A1">
        <w:rPr>
          <w:w w:val="95"/>
          <w:lang w:eastAsia="zh-CN"/>
        </w:rPr>
        <w:t xml:space="preserve">注:      </w:t>
      </w:r>
      <w:r w:rsidR="007003A1">
        <w:rPr>
          <w:spacing w:val="14"/>
          <w:w w:val="95"/>
          <w:lang w:eastAsia="zh-CN"/>
        </w:rPr>
        <w:t xml:space="preserve"> </w:t>
      </w:r>
      <w:r w:rsidR="007003A1">
        <w:rPr>
          <w:w w:val="95"/>
          <w:lang w:eastAsia="zh-CN"/>
        </w:rPr>
        <w:t>指定字段可以用命令行指定，也可以在导入文件的首行指定。如果在命令行指定了--fields，--</w:t>
      </w:r>
      <w:r w:rsidR="007003A1">
        <w:rPr>
          <w:w w:val="88"/>
          <w:lang w:eastAsia="zh-CN"/>
        </w:rPr>
        <w:t xml:space="preserve"> </w:t>
      </w:r>
      <w:r w:rsidR="007003A1">
        <w:rPr>
          <w:lang w:eastAsia="zh-CN"/>
        </w:rPr>
        <w:t>headerline设为true，导入工具将会优先使用命令行的指定字段并且跳过导入文件的首行。</w:t>
      </w:r>
    </w:p>
    <w:p w:rsidR="00737AD2" w:rsidRDefault="00737AD2">
      <w:pPr>
        <w:spacing w:before="8" w:line="130" w:lineRule="exact"/>
        <w:rPr>
          <w:sz w:val="13"/>
          <w:szCs w:val="13"/>
          <w:lang w:eastAsia="zh-CN"/>
        </w:rPr>
      </w:pPr>
    </w:p>
    <w:p w:rsidR="00737AD2" w:rsidRDefault="007003A1">
      <w:pPr>
        <w:pStyle w:val="BodyText"/>
        <w:tabs>
          <w:tab w:val="left" w:pos="1217"/>
        </w:tabs>
        <w:spacing w:line="255" w:lineRule="auto"/>
        <w:ind w:left="1217" w:right="3377"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例子一：导入文件是csv，文件名是test.csv，导入至集合空间foo的集合bar中。</w:t>
      </w:r>
      <w:r>
        <w:rPr>
          <w:position w:val="1"/>
          <w:lang w:eastAsia="zh-CN"/>
        </w:rPr>
        <w:t xml:space="preserve"> </w:t>
      </w:r>
      <w:r>
        <w:rPr>
          <w:lang w:eastAsia="zh-CN"/>
        </w:rPr>
        <w:t>以下是导入文件的内容：</w:t>
      </w:r>
    </w:p>
    <w:p w:rsidR="00737AD2" w:rsidRDefault="00EC10B3">
      <w:pPr>
        <w:pStyle w:val="BodyText"/>
        <w:spacing w:line="284" w:lineRule="exact"/>
        <w:ind w:left="1217"/>
        <w:rPr>
          <w:rFonts w:ascii="仿宋" w:eastAsia="仿宋" w:hAnsi="仿宋" w:cs="仿宋"/>
        </w:rPr>
      </w:pPr>
      <w:r w:rsidRPr="00EC10B3">
        <w:pict>
          <v:group id="_x0000_s3522" style="position:absolute;left:0;text-align:left;margin-left:95.85pt;margin-top:3.9pt;width:459.45pt;height:21.2pt;z-index:-25753;mso-position-horizontal-relative:page" coordorigin="1917,78" coordsize="9189,424">
            <v:shape id="_x0000_s3523" style="position:absolute;left:1917;top:78;width:9189;height:424" coordorigin="1917,78" coordsize="9189,424" path="m1917,78r9189,l11106,502r-9189,l1917,78xe" fillcolor="#efefef" stroked="f">
              <v:path arrowok="t"/>
            </v:shape>
            <w10:wrap anchorx="page"/>
          </v:group>
        </w:pict>
      </w:r>
      <w:r w:rsidR="007003A1">
        <w:rPr>
          <w:rFonts w:ascii="仿宋" w:eastAsia="仿宋" w:hAnsi="仿宋" w:cs="仿宋"/>
        </w:rPr>
        <w:t>"Jack",18,"China"</w:t>
      </w:r>
    </w:p>
    <w:p w:rsidR="00737AD2" w:rsidRDefault="007003A1">
      <w:pPr>
        <w:pStyle w:val="BodyText"/>
        <w:spacing w:line="212" w:lineRule="exact"/>
        <w:ind w:left="1217"/>
        <w:rPr>
          <w:rFonts w:ascii="仿宋" w:eastAsia="仿宋" w:hAnsi="仿宋" w:cs="仿宋"/>
        </w:rPr>
      </w:pPr>
      <w:r>
        <w:rPr>
          <w:rFonts w:ascii="仿宋" w:eastAsia="仿宋" w:hAnsi="仿宋" w:cs="仿宋"/>
        </w:rPr>
        <w:t>"Mike",20,"USA"</w:t>
      </w:r>
    </w:p>
    <w:p w:rsidR="00737AD2" w:rsidRDefault="007003A1">
      <w:pPr>
        <w:pStyle w:val="BodyText"/>
        <w:spacing w:before="49"/>
        <w:ind w:left="1217"/>
      </w:pPr>
      <w:r>
        <w:t>导入命令：</w:t>
      </w:r>
    </w:p>
    <w:p w:rsidR="00737AD2" w:rsidRDefault="00EC10B3">
      <w:pPr>
        <w:pStyle w:val="BodyText"/>
        <w:spacing w:before="81" w:line="172" w:lineRule="auto"/>
        <w:ind w:left="1317" w:right="1143" w:hanging="100"/>
        <w:rPr>
          <w:rFonts w:ascii="仿宋" w:eastAsia="仿宋" w:hAnsi="仿宋" w:cs="仿宋"/>
        </w:rPr>
      </w:pPr>
      <w:r w:rsidRPr="00EC10B3">
        <w:pict>
          <v:group id="_x0000_s3520" style="position:absolute;left:0;text-align:left;margin-left:95.85pt;margin-top:4.75pt;width:459.45pt;height:21.2pt;z-index:-25752;mso-position-horizontal-relative:page" coordorigin="1917,95" coordsize="9189,424">
            <v:shape id="_x0000_s3521"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sdbimprt -s localhost -p 11810 --type csv --file test.csv -c foo -l bar --fields 'name string default "Anonymous", age int, country'</w:t>
      </w:r>
    </w:p>
    <w:p w:rsidR="00737AD2" w:rsidRDefault="007003A1">
      <w:pPr>
        <w:pStyle w:val="BodyText"/>
        <w:tabs>
          <w:tab w:val="left" w:pos="1217"/>
        </w:tabs>
        <w:spacing w:line="265"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例子二：导入文件是csv，文件名是test.csv，导入至集合空间foo的集合bar中。</w:t>
      </w:r>
    </w:p>
    <w:p w:rsidR="00737AD2" w:rsidRDefault="007003A1">
      <w:pPr>
        <w:pStyle w:val="BodyText"/>
        <w:spacing w:before="22"/>
        <w:ind w:left="1217"/>
        <w:rPr>
          <w:lang w:eastAsia="zh-CN"/>
        </w:rPr>
      </w:pPr>
      <w:r>
        <w:rPr>
          <w:lang w:eastAsia="zh-CN"/>
        </w:rPr>
        <w:t>以下是导入文件的内容：</w:t>
      </w:r>
    </w:p>
    <w:p w:rsidR="00737AD2" w:rsidRDefault="00EC10B3">
      <w:pPr>
        <w:pStyle w:val="BodyText"/>
        <w:spacing w:before="81" w:line="172" w:lineRule="auto"/>
        <w:ind w:left="1217" w:right="8227"/>
        <w:rPr>
          <w:rFonts w:ascii="仿宋" w:eastAsia="仿宋" w:hAnsi="仿宋" w:cs="仿宋"/>
        </w:rPr>
      </w:pPr>
      <w:r w:rsidRPr="00EC10B3">
        <w:pict>
          <v:group id="_x0000_s3518" style="position:absolute;left:0;text-align:left;margin-left:95.85pt;margin-top:4.75pt;width:459.45pt;height:31.8pt;z-index:-25751;mso-position-horizontal-relative:page" coordorigin="1917,95" coordsize="9189,636">
            <v:shape id="_x0000_s3519"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name, age, country "Jack",18,"China"</w:t>
      </w:r>
    </w:p>
    <w:p w:rsidR="00737AD2" w:rsidRDefault="007003A1">
      <w:pPr>
        <w:pStyle w:val="BodyText"/>
        <w:spacing w:line="220" w:lineRule="exact"/>
        <w:ind w:left="1217"/>
        <w:rPr>
          <w:rFonts w:ascii="仿宋" w:eastAsia="仿宋" w:hAnsi="仿宋" w:cs="仿宋"/>
        </w:rPr>
      </w:pPr>
      <w:r>
        <w:rPr>
          <w:rFonts w:ascii="仿宋" w:eastAsia="仿宋" w:hAnsi="仿宋" w:cs="仿宋"/>
        </w:rPr>
        <w:t>"Mike",20,"USA"</w:t>
      </w:r>
    </w:p>
    <w:p w:rsidR="00737AD2" w:rsidRDefault="007003A1">
      <w:pPr>
        <w:pStyle w:val="BodyText"/>
        <w:spacing w:before="49"/>
        <w:ind w:left="1217"/>
      </w:pPr>
      <w:r>
        <w:t>导入命令：</w:t>
      </w:r>
    </w:p>
    <w:p w:rsidR="00737AD2" w:rsidRDefault="00EC10B3">
      <w:pPr>
        <w:pStyle w:val="BodyText"/>
        <w:spacing w:before="81" w:line="172" w:lineRule="auto"/>
        <w:ind w:left="1317" w:right="1143" w:hanging="100"/>
        <w:rPr>
          <w:rFonts w:ascii="仿宋" w:eastAsia="仿宋" w:hAnsi="仿宋" w:cs="仿宋"/>
        </w:rPr>
      </w:pPr>
      <w:r w:rsidRPr="00EC10B3">
        <w:pict>
          <v:group id="_x0000_s3516" style="position:absolute;left:0;text-align:left;margin-left:95.85pt;margin-top:4.75pt;width:459.45pt;height:21.2pt;z-index:-25750;mso-position-horizontal-relative:page" coordorigin="1917,95" coordsize="9189,424">
            <v:shape id="_x0000_s3517"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sdbimprt -s localhost -p 11810 --type csv --file test.csv -c foo -l bar --fields 'name string default "Anonymous", age int, country' --headerline true</w:t>
      </w:r>
    </w:p>
    <w:p w:rsidR="00737AD2" w:rsidRDefault="00921398">
      <w:pPr>
        <w:pStyle w:val="BodyText"/>
        <w:spacing w:before="37" w:line="553" w:lineRule="exact"/>
      </w:pPr>
      <w:r>
        <w:pict>
          <v:shape id="_x0000_i1069"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spacing w:line="148" w:lineRule="exact"/>
        <w:ind w:left="1573"/>
      </w:pPr>
      <w:r>
        <w:rPr>
          <w:w w:val="95"/>
        </w:rPr>
        <w:t xml:space="preserve">由于例子二首行已经指定字段，但是要重新指定字段，那么在命令行中设置--headerline     </w:t>
      </w:r>
      <w:r>
        <w:rPr>
          <w:spacing w:val="41"/>
          <w:w w:val="95"/>
        </w:rPr>
        <w:t xml:space="preserve"> </w:t>
      </w:r>
      <w:r>
        <w:rPr>
          <w:w w:val="95"/>
        </w:rPr>
        <w:t>true，并且</w:t>
      </w:r>
    </w:p>
    <w:p w:rsidR="00737AD2" w:rsidRDefault="007003A1">
      <w:pPr>
        <w:pStyle w:val="BodyText"/>
        <w:spacing w:line="240" w:lineRule="exact"/>
        <w:ind w:left="1573"/>
      </w:pPr>
      <w:r>
        <w:rPr>
          <w:w w:val="95"/>
        </w:rPr>
        <w:t>设置--fields</w:t>
      </w:r>
      <w:r>
        <w:rPr>
          <w:spacing w:val="-7"/>
          <w:w w:val="95"/>
        </w:rPr>
        <w:t xml:space="preserve"> </w:t>
      </w:r>
      <w:r>
        <w:rPr>
          <w:w w:val="95"/>
        </w:rPr>
        <w:t>'name</w:t>
      </w:r>
      <w:r>
        <w:rPr>
          <w:spacing w:val="-7"/>
          <w:w w:val="95"/>
        </w:rPr>
        <w:t xml:space="preserve"> </w:t>
      </w:r>
      <w:r>
        <w:rPr>
          <w:w w:val="95"/>
        </w:rPr>
        <w:t>string</w:t>
      </w:r>
      <w:r>
        <w:rPr>
          <w:spacing w:val="-7"/>
          <w:w w:val="95"/>
        </w:rPr>
        <w:t xml:space="preserve"> </w:t>
      </w:r>
      <w:r>
        <w:rPr>
          <w:w w:val="95"/>
        </w:rPr>
        <w:t>default</w:t>
      </w:r>
      <w:r>
        <w:rPr>
          <w:spacing w:val="-7"/>
          <w:w w:val="95"/>
        </w:rPr>
        <w:t xml:space="preserve"> </w:t>
      </w:r>
      <w:r>
        <w:rPr>
          <w:w w:val="95"/>
        </w:rPr>
        <w:t>"Anonymous",</w:t>
      </w:r>
      <w:r>
        <w:rPr>
          <w:spacing w:val="-7"/>
          <w:w w:val="95"/>
        </w:rPr>
        <w:t xml:space="preserve"> </w:t>
      </w:r>
      <w:r>
        <w:rPr>
          <w:w w:val="95"/>
        </w:rPr>
        <w:t>age</w:t>
      </w:r>
      <w:r>
        <w:rPr>
          <w:spacing w:val="-7"/>
          <w:w w:val="95"/>
        </w:rPr>
        <w:t xml:space="preserve"> </w:t>
      </w:r>
      <w:r>
        <w:rPr>
          <w:w w:val="95"/>
        </w:rPr>
        <w:t>int,</w:t>
      </w:r>
      <w:r>
        <w:rPr>
          <w:spacing w:val="-7"/>
          <w:w w:val="95"/>
        </w:rPr>
        <w:t xml:space="preserve"> </w:t>
      </w:r>
      <w:r>
        <w:rPr>
          <w:w w:val="95"/>
        </w:rPr>
        <w:t>country'，那么导入工具会使用--fields为指</w:t>
      </w:r>
    </w:p>
    <w:p w:rsidR="00737AD2" w:rsidRDefault="007003A1">
      <w:pPr>
        <w:pStyle w:val="BodyText"/>
        <w:spacing w:line="240" w:lineRule="exact"/>
        <w:ind w:left="1573"/>
        <w:rPr>
          <w:lang w:eastAsia="zh-CN"/>
        </w:rPr>
      </w:pPr>
      <w:r>
        <w:rPr>
          <w:lang w:eastAsia="zh-CN"/>
        </w:rPr>
        <w:t>定字段并忽略文件首行的字段了。</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指定的类型与数据：</w:t>
      </w:r>
    </w:p>
    <w:p w:rsidR="00737AD2" w:rsidRDefault="00EC10B3">
      <w:pPr>
        <w:tabs>
          <w:tab w:val="left" w:pos="4141"/>
        </w:tabs>
        <w:spacing w:before="19"/>
        <w:ind w:left="983"/>
        <w:rPr>
          <w:rFonts w:ascii="微软雅黑" w:eastAsia="微软雅黑" w:hAnsi="微软雅黑" w:cs="微软雅黑"/>
          <w:sz w:val="14"/>
          <w:szCs w:val="14"/>
          <w:lang w:eastAsia="zh-CN"/>
        </w:rPr>
      </w:pPr>
      <w:r w:rsidRPr="00EC10B3">
        <w:rPr>
          <w:rFonts w:eastAsiaTheme="minorHAnsi"/>
        </w:rPr>
        <w:pict>
          <v:shape id="_x0000_s3514" type="#_x0000_t202" style="position:absolute;left:0;text-align:left;margin-left:81.2pt;margin-top:1.25pt;width:475.1pt;height:193pt;z-index:-25749;mso-position-horizontal-relative:page" filled="f" stroked="f">
            <v:textbox style="mso-next-textbox:#_x0000_s3514" inset="0,0,0,0">
              <w:txbxContent>
                <w:tbl>
                  <w:tblPr>
                    <w:tblW w:w="0" w:type="auto"/>
                    <w:tblLayout w:type="fixed"/>
                    <w:tblCellMar>
                      <w:left w:w="0" w:type="dxa"/>
                      <w:right w:w="0" w:type="dxa"/>
                    </w:tblCellMar>
                    <w:tblLook w:val="01E0"/>
                  </w:tblPr>
                  <w:tblGrid>
                    <w:gridCol w:w="2066"/>
                    <w:gridCol w:w="4254"/>
                    <w:gridCol w:w="3152"/>
                  </w:tblGrid>
                  <w:tr w:rsidR="00921398">
                    <w:trPr>
                      <w:trHeight w:hRule="exact" w:val="595"/>
                    </w:trPr>
                    <w:tc>
                      <w:tcPr>
                        <w:tcW w:w="6320" w:type="dxa"/>
                        <w:gridSpan w:val="2"/>
                        <w:tcBorders>
                          <w:top w:val="nil"/>
                          <w:left w:val="nil"/>
                          <w:bottom w:val="nil"/>
                          <w:right w:val="nil"/>
                        </w:tcBorders>
                      </w:tcPr>
                      <w:p w:rsidR="00921398" w:rsidRDefault="00921398"/>
                    </w:tc>
                    <w:tc>
                      <w:tcPr>
                        <w:tcW w:w="3152" w:type="dxa"/>
                        <w:tcBorders>
                          <w:top w:val="single" w:sz="8" w:space="0" w:color="000000"/>
                          <w:left w:val="nil"/>
                          <w:bottom w:val="single" w:sz="8" w:space="0" w:color="000000"/>
                          <w:right w:val="nil"/>
                        </w:tcBorders>
                      </w:tcPr>
                      <w:p w:rsidR="00921398" w:rsidRDefault="00921398">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注意</w:t>
                        </w:r>
                      </w:p>
                      <w:p w:rsidR="00921398" w:rsidRDefault="00921398">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bool类型，true转换1，false转换0</w:t>
                        </w:r>
                      </w:p>
                    </w:tc>
                  </w:tr>
                  <w:tr w:rsidR="00921398">
                    <w:trPr>
                      <w:trHeight w:hRule="exact" w:val="300"/>
                    </w:trPr>
                    <w:tc>
                      <w:tcPr>
                        <w:tcW w:w="2066"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long</w:t>
                        </w:r>
                      </w:p>
                    </w:tc>
                    <w:tc>
                      <w:tcPr>
                        <w:tcW w:w="4254" w:type="dxa"/>
                        <w:tcBorders>
                          <w:top w:val="nil"/>
                          <w:left w:val="nil"/>
                          <w:bottom w:val="nil"/>
                          <w:right w:val="single" w:sz="8" w:space="0" w:color="000000"/>
                        </w:tcBorders>
                      </w:tcPr>
                      <w:p w:rsidR="00921398" w:rsidRDefault="00921398">
                        <w:pPr>
                          <w:pStyle w:val="TableParagraph"/>
                          <w:spacing w:line="228" w:lineRule="exact"/>
                          <w:ind w:left="1141"/>
                          <w:rPr>
                            <w:rFonts w:ascii="微软雅黑" w:eastAsia="微软雅黑" w:hAnsi="微软雅黑" w:cs="微软雅黑"/>
                            <w:sz w:val="14"/>
                            <w:szCs w:val="14"/>
                          </w:rPr>
                        </w:pPr>
                        <w:r>
                          <w:rPr>
                            <w:rFonts w:ascii="微软雅黑" w:eastAsia="微软雅黑" w:hAnsi="微软雅黑" w:cs="微软雅黑"/>
                            <w:w w:val="95"/>
                            <w:sz w:val="14"/>
                            <w:szCs w:val="14"/>
                          </w:rPr>
                          <w:t>long，string，int，bool</w:t>
                        </w:r>
                      </w:p>
                    </w:tc>
                    <w:tc>
                      <w:tcPr>
                        <w:tcW w:w="3152"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bool类型，true转换1，false转换0</w:t>
                        </w:r>
                      </w:p>
                    </w:tc>
                  </w:tr>
                  <w:tr w:rsidR="00921398">
                    <w:trPr>
                      <w:trHeight w:hRule="exact" w:val="300"/>
                    </w:trPr>
                    <w:tc>
                      <w:tcPr>
                        <w:tcW w:w="2066"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bool(boolean)</w:t>
                        </w:r>
                      </w:p>
                    </w:tc>
                    <w:tc>
                      <w:tcPr>
                        <w:tcW w:w="4254" w:type="dxa"/>
                        <w:tcBorders>
                          <w:top w:val="nil"/>
                          <w:left w:val="nil"/>
                          <w:bottom w:val="nil"/>
                          <w:right w:val="single" w:sz="8" w:space="0" w:color="000000"/>
                        </w:tcBorders>
                      </w:tcPr>
                      <w:p w:rsidR="00921398" w:rsidRDefault="00921398">
                        <w:pPr>
                          <w:pStyle w:val="TableParagraph"/>
                          <w:spacing w:line="228" w:lineRule="exact"/>
                          <w:ind w:left="1141"/>
                          <w:rPr>
                            <w:rFonts w:ascii="微软雅黑" w:eastAsia="微软雅黑" w:hAnsi="微软雅黑" w:cs="微软雅黑"/>
                            <w:sz w:val="14"/>
                            <w:szCs w:val="14"/>
                          </w:rPr>
                        </w:pPr>
                        <w:r>
                          <w:rPr>
                            <w:rFonts w:ascii="微软雅黑" w:eastAsia="微软雅黑" w:hAnsi="微软雅黑" w:cs="微软雅黑"/>
                            <w:w w:val="95"/>
                            <w:sz w:val="14"/>
                            <w:szCs w:val="14"/>
                          </w:rPr>
                          <w:t>bool，string，int，long</w:t>
                        </w:r>
                      </w:p>
                    </w:tc>
                    <w:tc>
                      <w:tcPr>
                        <w:tcW w:w="3152"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int和long类型，0转换false，不等于0转换true</w:t>
                        </w:r>
                      </w:p>
                    </w:tc>
                  </w:tr>
                  <w:tr w:rsidR="00921398">
                    <w:trPr>
                      <w:trHeight w:hRule="exact" w:val="300"/>
                    </w:trPr>
                    <w:tc>
                      <w:tcPr>
                        <w:tcW w:w="2066"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double</w:t>
                        </w:r>
                      </w:p>
                    </w:tc>
                    <w:tc>
                      <w:tcPr>
                        <w:tcW w:w="4254" w:type="dxa"/>
                        <w:tcBorders>
                          <w:top w:val="nil"/>
                          <w:left w:val="nil"/>
                          <w:bottom w:val="nil"/>
                          <w:right w:val="single" w:sz="8" w:space="0" w:color="000000"/>
                        </w:tcBorders>
                      </w:tcPr>
                      <w:p w:rsidR="00921398" w:rsidRDefault="00921398">
                        <w:pPr>
                          <w:pStyle w:val="TableParagraph"/>
                          <w:spacing w:line="228" w:lineRule="exact"/>
                          <w:ind w:left="1141"/>
                          <w:rPr>
                            <w:rFonts w:ascii="微软雅黑" w:eastAsia="微软雅黑" w:hAnsi="微软雅黑" w:cs="微软雅黑"/>
                            <w:sz w:val="14"/>
                            <w:szCs w:val="14"/>
                          </w:rPr>
                        </w:pPr>
                        <w:r>
                          <w:rPr>
                            <w:rFonts w:ascii="微软雅黑" w:eastAsia="微软雅黑" w:hAnsi="微软雅黑" w:cs="微软雅黑"/>
                            <w:w w:val="95"/>
                            <w:sz w:val="14"/>
                            <w:szCs w:val="14"/>
                          </w:rPr>
                          <w:t>double，string，int</w:t>
                        </w:r>
                      </w:p>
                    </w:tc>
                    <w:tc>
                      <w:tcPr>
                        <w:tcW w:w="3152" w:type="dxa"/>
                        <w:tcBorders>
                          <w:top w:val="single" w:sz="8" w:space="0" w:color="000000"/>
                          <w:left w:val="single" w:sz="8" w:space="0" w:color="000000"/>
                          <w:bottom w:val="single" w:sz="8" w:space="0" w:color="000000"/>
                          <w:right w:val="single" w:sz="8" w:space="0" w:color="000000"/>
                        </w:tcBorders>
                      </w:tcPr>
                      <w:p w:rsidR="00921398" w:rsidRDefault="00921398"/>
                    </w:tc>
                  </w:tr>
                  <w:tr w:rsidR="00921398">
                    <w:trPr>
                      <w:trHeight w:hRule="exact" w:val="300"/>
                    </w:trPr>
                    <w:tc>
                      <w:tcPr>
                        <w:tcW w:w="2066"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4254" w:type="dxa"/>
                        <w:tcBorders>
                          <w:top w:val="nil"/>
                          <w:left w:val="nil"/>
                          <w:bottom w:val="nil"/>
                          <w:right w:val="single" w:sz="8" w:space="0" w:color="000000"/>
                        </w:tcBorders>
                      </w:tcPr>
                      <w:p w:rsidR="00921398" w:rsidRDefault="00921398">
                        <w:pPr>
                          <w:pStyle w:val="TableParagraph"/>
                          <w:spacing w:line="228" w:lineRule="exact"/>
                          <w:ind w:left="1141" w:right="-9"/>
                          <w:rPr>
                            <w:rFonts w:ascii="微软雅黑" w:eastAsia="微软雅黑" w:hAnsi="微软雅黑" w:cs="微软雅黑"/>
                            <w:sz w:val="14"/>
                            <w:szCs w:val="14"/>
                          </w:rPr>
                        </w:pPr>
                        <w:r>
                          <w:rPr>
                            <w:rFonts w:ascii="微软雅黑" w:eastAsia="微软雅黑" w:hAnsi="微软雅黑" w:cs="微软雅黑"/>
                            <w:w w:val="90"/>
                            <w:sz w:val="14"/>
                            <w:szCs w:val="14"/>
                          </w:rPr>
                          <w:t>int，long，bool，double，string，timestamp，d</w:t>
                        </w:r>
                      </w:p>
                    </w:tc>
                    <w:tc>
                      <w:tcPr>
                        <w:tcW w:w="3152"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12"/>
                          <w:rPr>
                            <w:rFonts w:ascii="微软雅黑" w:eastAsia="微软雅黑" w:hAnsi="微软雅黑" w:cs="微软雅黑"/>
                            <w:sz w:val="14"/>
                            <w:szCs w:val="14"/>
                          </w:rPr>
                        </w:pPr>
                        <w:r>
                          <w:rPr>
                            <w:rFonts w:ascii="微软雅黑" w:eastAsia="微软雅黑" w:hAnsi="微软雅黑" w:cs="微软雅黑"/>
                            <w:w w:val="95"/>
                            <w:sz w:val="14"/>
                            <w:szCs w:val="14"/>
                          </w:rPr>
                          <w:t>ate，null</w:t>
                        </w:r>
                      </w:p>
                    </w:tc>
                  </w:tr>
                  <w:tr w:rsidR="00921398">
                    <w:trPr>
                      <w:trHeight w:hRule="exact" w:val="270"/>
                    </w:trPr>
                    <w:tc>
                      <w:tcPr>
                        <w:tcW w:w="2066" w:type="dxa"/>
                        <w:vMerge w:val="restart"/>
                        <w:tcBorders>
                          <w:top w:val="single" w:sz="8" w:space="0" w:color="000000"/>
                          <w:left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timestamp</w:t>
                        </w:r>
                      </w:p>
                    </w:tc>
                    <w:tc>
                      <w:tcPr>
                        <w:tcW w:w="4254" w:type="dxa"/>
                        <w:vMerge w:val="restart"/>
                        <w:tcBorders>
                          <w:top w:val="nil"/>
                          <w:left w:val="nil"/>
                          <w:right w:val="single" w:sz="8" w:space="0" w:color="000000"/>
                        </w:tcBorders>
                      </w:tcPr>
                      <w:p w:rsidR="00921398" w:rsidRDefault="00921398">
                        <w:pPr>
                          <w:pStyle w:val="TableParagraph"/>
                          <w:spacing w:line="228" w:lineRule="exact"/>
                          <w:ind w:left="1141"/>
                          <w:rPr>
                            <w:rFonts w:ascii="微软雅黑" w:eastAsia="微软雅黑" w:hAnsi="微软雅黑" w:cs="微软雅黑"/>
                            <w:sz w:val="14"/>
                            <w:szCs w:val="14"/>
                          </w:rPr>
                        </w:pPr>
                        <w:r>
                          <w:rPr>
                            <w:rFonts w:ascii="微软雅黑" w:eastAsia="微软雅黑" w:hAnsi="微软雅黑" w:cs="微软雅黑"/>
                            <w:w w:val="95"/>
                            <w:sz w:val="14"/>
                            <w:szCs w:val="14"/>
                          </w:rPr>
                          <w:t>string，long</w:t>
                        </w:r>
                      </w:p>
                    </w:tc>
                    <w:tc>
                      <w:tcPr>
                        <w:tcW w:w="3152" w:type="dxa"/>
                        <w:tcBorders>
                          <w:top w:val="single" w:sz="8" w:space="0" w:color="000000"/>
                          <w:left w:val="single" w:sz="8" w:space="0" w:color="000000"/>
                          <w:bottom w:val="nil"/>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如果数据</w:t>
                        </w:r>
                      </w:p>
                    </w:tc>
                  </w:tr>
                  <w:tr w:rsidR="00921398">
                    <w:trPr>
                      <w:trHeight w:hRule="exact" w:val="240"/>
                    </w:trPr>
                    <w:tc>
                      <w:tcPr>
                        <w:tcW w:w="2066" w:type="dxa"/>
                        <w:vMerge/>
                        <w:tcBorders>
                          <w:left w:val="single" w:sz="8" w:space="0" w:color="000000"/>
                          <w:right w:val="nil"/>
                        </w:tcBorders>
                      </w:tcPr>
                      <w:p w:rsidR="00921398" w:rsidRDefault="00921398"/>
                    </w:tc>
                    <w:tc>
                      <w:tcPr>
                        <w:tcW w:w="4254" w:type="dxa"/>
                        <w:vMerge/>
                        <w:tcBorders>
                          <w:left w:val="nil"/>
                          <w:right w:val="single" w:sz="8" w:space="0" w:color="000000"/>
                        </w:tcBorders>
                      </w:tcPr>
                      <w:p w:rsidR="00921398" w:rsidRDefault="00921398"/>
                    </w:tc>
                    <w:tc>
                      <w:tcPr>
                        <w:tcW w:w="3152" w:type="dxa"/>
                        <w:tcBorders>
                          <w:top w:val="nil"/>
                          <w:left w:val="single" w:sz="8" w:space="0" w:color="000000"/>
                          <w:bottom w:val="nil"/>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是string，如“2014-01-01-10.30.00.000000”，“138</w:t>
                        </w:r>
                      </w:p>
                    </w:tc>
                  </w:tr>
                  <w:tr w:rsidR="00921398">
                    <w:trPr>
                      <w:trHeight w:hRule="exact" w:val="240"/>
                    </w:trPr>
                    <w:tc>
                      <w:tcPr>
                        <w:tcW w:w="2066" w:type="dxa"/>
                        <w:vMerge/>
                        <w:tcBorders>
                          <w:left w:val="single" w:sz="8" w:space="0" w:color="000000"/>
                          <w:right w:val="nil"/>
                        </w:tcBorders>
                      </w:tcPr>
                      <w:p w:rsidR="00921398" w:rsidRDefault="00921398"/>
                    </w:tc>
                    <w:tc>
                      <w:tcPr>
                        <w:tcW w:w="4254" w:type="dxa"/>
                        <w:vMerge/>
                        <w:tcBorders>
                          <w:left w:val="nil"/>
                          <w:right w:val="single" w:sz="8" w:space="0" w:color="000000"/>
                        </w:tcBorders>
                      </w:tcPr>
                      <w:p w:rsidR="00921398" w:rsidRDefault="00921398"/>
                    </w:tc>
                    <w:tc>
                      <w:tcPr>
                        <w:tcW w:w="3152" w:type="dxa"/>
                        <w:tcBorders>
                          <w:top w:val="nil"/>
                          <w:left w:val="single" w:sz="8" w:space="0" w:color="000000"/>
                          <w:bottom w:val="nil"/>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果是long，如1388543400000，这两种格式是正</w:t>
                        </w:r>
                      </w:p>
                    </w:tc>
                  </w:tr>
                  <w:tr w:rsidR="00921398">
                    <w:trPr>
                      <w:trHeight w:hRule="exact" w:val="270"/>
                    </w:trPr>
                    <w:tc>
                      <w:tcPr>
                        <w:tcW w:w="2066" w:type="dxa"/>
                        <w:vMerge/>
                        <w:tcBorders>
                          <w:left w:val="single" w:sz="8" w:space="0" w:color="000000"/>
                          <w:bottom w:val="single" w:sz="8" w:space="0" w:color="000000"/>
                          <w:right w:val="nil"/>
                        </w:tcBorders>
                      </w:tcPr>
                      <w:p w:rsidR="00921398" w:rsidRDefault="00921398">
                        <w:pPr>
                          <w:rPr>
                            <w:lang w:eastAsia="zh-CN"/>
                          </w:rPr>
                        </w:pPr>
                      </w:p>
                    </w:tc>
                    <w:tc>
                      <w:tcPr>
                        <w:tcW w:w="4254" w:type="dxa"/>
                        <w:vMerge/>
                        <w:tcBorders>
                          <w:left w:val="nil"/>
                          <w:bottom w:val="nil"/>
                          <w:right w:val="single" w:sz="8" w:space="0" w:color="000000"/>
                        </w:tcBorders>
                      </w:tcPr>
                      <w:p w:rsidR="00921398" w:rsidRDefault="00921398">
                        <w:pPr>
                          <w:rPr>
                            <w:lang w:eastAsia="zh-CN"/>
                          </w:rPr>
                        </w:pPr>
                      </w:p>
                    </w:tc>
                    <w:tc>
                      <w:tcPr>
                        <w:tcW w:w="3152"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确的，数值代表的是毫秒单位</w:t>
                        </w:r>
                      </w:p>
                    </w:tc>
                  </w:tr>
                  <w:tr w:rsidR="00921398">
                    <w:trPr>
                      <w:trHeight w:hRule="exact" w:val="270"/>
                    </w:trPr>
                    <w:tc>
                      <w:tcPr>
                        <w:tcW w:w="2066" w:type="dxa"/>
                        <w:vMerge w:val="restart"/>
                        <w:tcBorders>
                          <w:top w:val="single" w:sz="8" w:space="0" w:color="000000"/>
                          <w:left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date</w:t>
                        </w:r>
                      </w:p>
                    </w:tc>
                    <w:tc>
                      <w:tcPr>
                        <w:tcW w:w="4254" w:type="dxa"/>
                        <w:vMerge w:val="restart"/>
                        <w:tcBorders>
                          <w:top w:val="nil"/>
                          <w:left w:val="nil"/>
                          <w:right w:val="single" w:sz="8" w:space="0" w:color="000000"/>
                        </w:tcBorders>
                      </w:tcPr>
                      <w:p w:rsidR="00921398" w:rsidRDefault="00921398">
                        <w:pPr>
                          <w:pStyle w:val="TableParagraph"/>
                          <w:spacing w:line="228" w:lineRule="exact"/>
                          <w:ind w:left="1141"/>
                          <w:rPr>
                            <w:rFonts w:ascii="微软雅黑" w:eastAsia="微软雅黑" w:hAnsi="微软雅黑" w:cs="微软雅黑"/>
                            <w:sz w:val="14"/>
                            <w:szCs w:val="14"/>
                          </w:rPr>
                        </w:pPr>
                        <w:r>
                          <w:rPr>
                            <w:rFonts w:ascii="微软雅黑" w:eastAsia="微软雅黑" w:hAnsi="微软雅黑" w:cs="微软雅黑"/>
                            <w:w w:val="95"/>
                            <w:sz w:val="14"/>
                            <w:szCs w:val="14"/>
                          </w:rPr>
                          <w:t>string，long</w:t>
                        </w:r>
                      </w:p>
                    </w:tc>
                    <w:tc>
                      <w:tcPr>
                        <w:tcW w:w="3152" w:type="dxa"/>
                        <w:tcBorders>
                          <w:top w:val="single" w:sz="8" w:space="0" w:color="000000"/>
                          <w:left w:val="single" w:sz="8" w:space="0" w:color="000000"/>
                          <w:bottom w:val="nil"/>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如果数据</w:t>
                        </w:r>
                      </w:p>
                    </w:tc>
                  </w:tr>
                  <w:tr w:rsidR="00921398">
                    <w:trPr>
                      <w:trHeight w:hRule="exact" w:val="240"/>
                    </w:trPr>
                    <w:tc>
                      <w:tcPr>
                        <w:tcW w:w="2066" w:type="dxa"/>
                        <w:vMerge/>
                        <w:tcBorders>
                          <w:left w:val="single" w:sz="8" w:space="0" w:color="000000"/>
                          <w:right w:val="nil"/>
                        </w:tcBorders>
                      </w:tcPr>
                      <w:p w:rsidR="00921398" w:rsidRDefault="00921398"/>
                    </w:tc>
                    <w:tc>
                      <w:tcPr>
                        <w:tcW w:w="4254" w:type="dxa"/>
                        <w:vMerge/>
                        <w:tcBorders>
                          <w:left w:val="nil"/>
                          <w:right w:val="single" w:sz="8" w:space="0" w:color="000000"/>
                        </w:tcBorders>
                      </w:tcPr>
                      <w:p w:rsidR="00921398" w:rsidRDefault="00921398"/>
                    </w:tc>
                    <w:tc>
                      <w:tcPr>
                        <w:tcW w:w="3152" w:type="dxa"/>
                        <w:tcBorders>
                          <w:top w:val="nil"/>
                          <w:left w:val="single" w:sz="8" w:space="0" w:color="000000"/>
                          <w:bottom w:val="nil"/>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是string，如“2014-01-01”，“1388543400”，如</w:t>
                        </w:r>
                      </w:p>
                    </w:tc>
                  </w:tr>
                  <w:tr w:rsidR="00921398">
                    <w:trPr>
                      <w:trHeight w:hRule="exact" w:val="240"/>
                    </w:trPr>
                    <w:tc>
                      <w:tcPr>
                        <w:tcW w:w="2066" w:type="dxa"/>
                        <w:vMerge/>
                        <w:tcBorders>
                          <w:left w:val="single" w:sz="8" w:space="0" w:color="000000"/>
                          <w:right w:val="nil"/>
                        </w:tcBorders>
                      </w:tcPr>
                      <w:p w:rsidR="00921398" w:rsidRDefault="00921398"/>
                    </w:tc>
                    <w:tc>
                      <w:tcPr>
                        <w:tcW w:w="4254" w:type="dxa"/>
                        <w:vMerge/>
                        <w:tcBorders>
                          <w:left w:val="nil"/>
                          <w:right w:val="single" w:sz="8" w:space="0" w:color="000000"/>
                        </w:tcBorders>
                      </w:tcPr>
                      <w:p w:rsidR="00921398" w:rsidRDefault="00921398"/>
                    </w:tc>
                    <w:tc>
                      <w:tcPr>
                        <w:tcW w:w="3152" w:type="dxa"/>
                        <w:tcBorders>
                          <w:top w:val="nil"/>
                          <w:left w:val="single" w:sz="8" w:space="0" w:color="000000"/>
                          <w:bottom w:val="nil"/>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果是long，如1388543400，这两种格式是正确</w:t>
                        </w:r>
                      </w:p>
                    </w:tc>
                  </w:tr>
                  <w:tr w:rsidR="00921398">
                    <w:trPr>
                      <w:trHeight w:hRule="exact" w:val="275"/>
                    </w:trPr>
                    <w:tc>
                      <w:tcPr>
                        <w:tcW w:w="2066" w:type="dxa"/>
                        <w:vMerge/>
                        <w:tcBorders>
                          <w:left w:val="single" w:sz="8" w:space="0" w:color="000000"/>
                          <w:bottom w:val="single" w:sz="8" w:space="0" w:color="000000"/>
                          <w:right w:val="nil"/>
                        </w:tcBorders>
                      </w:tcPr>
                      <w:p w:rsidR="00921398" w:rsidRDefault="00921398">
                        <w:pPr>
                          <w:rPr>
                            <w:lang w:eastAsia="zh-CN"/>
                          </w:rPr>
                        </w:pPr>
                      </w:p>
                    </w:tc>
                    <w:tc>
                      <w:tcPr>
                        <w:tcW w:w="4254" w:type="dxa"/>
                        <w:vMerge/>
                        <w:tcBorders>
                          <w:left w:val="nil"/>
                          <w:bottom w:val="nil"/>
                          <w:right w:val="single" w:sz="8" w:space="0" w:color="000000"/>
                        </w:tcBorders>
                      </w:tcPr>
                      <w:p w:rsidR="00921398" w:rsidRDefault="00921398">
                        <w:pPr>
                          <w:rPr>
                            <w:lang w:eastAsia="zh-CN"/>
                          </w:rPr>
                        </w:pPr>
                      </w:p>
                    </w:tc>
                    <w:tc>
                      <w:tcPr>
                        <w:tcW w:w="3152" w:type="dxa"/>
                        <w:tcBorders>
                          <w:top w:val="nil"/>
                          <w:left w:val="single" w:sz="8" w:space="0" w:color="000000"/>
                          <w:bottom w:val="single" w:sz="8" w:space="0" w:color="000000"/>
                          <w:right w:val="single" w:sz="8" w:space="0" w:color="000000"/>
                        </w:tcBorders>
                      </w:tcPr>
                      <w:p w:rsidR="00921398" w:rsidRDefault="00921398">
                        <w:pPr>
                          <w:pStyle w:val="TableParagraph"/>
                          <w:spacing w:line="19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的，数值代表的秒单位</w:t>
                        </w:r>
                      </w:p>
                    </w:tc>
                  </w:tr>
                </w:tbl>
                <w:p w:rsidR="00921398" w:rsidRDefault="00921398">
                  <w:pPr>
                    <w:rPr>
                      <w:lang w:eastAsia="zh-CN"/>
                    </w:rPr>
                  </w:pPr>
                </w:p>
              </w:txbxContent>
            </v:textbox>
            <w10:wrap anchorx="page"/>
          </v:shape>
        </w:pict>
      </w:r>
      <w:r w:rsidR="007003A1">
        <w:rPr>
          <w:rFonts w:ascii="微软雅黑" w:eastAsia="微软雅黑" w:hAnsi="微软雅黑" w:cs="微软雅黑"/>
          <w:sz w:val="14"/>
          <w:szCs w:val="14"/>
          <w:lang w:eastAsia="zh-CN"/>
        </w:rPr>
        <w:t>指定的类型</w:t>
      </w:r>
      <w:r w:rsidR="007003A1">
        <w:rPr>
          <w:rFonts w:ascii="微软雅黑" w:eastAsia="微软雅黑" w:hAnsi="微软雅黑" w:cs="微软雅黑"/>
          <w:sz w:val="14"/>
          <w:szCs w:val="14"/>
          <w:lang w:eastAsia="zh-CN"/>
        </w:rPr>
        <w:tab/>
        <w:t>支援的数据类型</w:t>
      </w:r>
    </w:p>
    <w:p w:rsidR="00737AD2" w:rsidRDefault="007003A1">
      <w:pPr>
        <w:tabs>
          <w:tab w:val="left" w:pos="4141"/>
        </w:tabs>
        <w:spacing w:before="61"/>
        <w:ind w:left="983"/>
        <w:rPr>
          <w:rFonts w:ascii="微软雅黑" w:eastAsia="微软雅黑" w:hAnsi="微软雅黑" w:cs="微软雅黑"/>
          <w:sz w:val="14"/>
          <w:szCs w:val="14"/>
        </w:rPr>
      </w:pPr>
      <w:r>
        <w:rPr>
          <w:rFonts w:ascii="微软雅黑" w:eastAsia="微软雅黑" w:hAnsi="微软雅黑" w:cs="微软雅黑"/>
          <w:w w:val="95"/>
          <w:sz w:val="14"/>
          <w:szCs w:val="14"/>
        </w:rPr>
        <w:t>int(integer)</w:t>
      </w:r>
      <w:r>
        <w:rPr>
          <w:rFonts w:ascii="微软雅黑" w:eastAsia="微软雅黑" w:hAnsi="微软雅黑" w:cs="微软雅黑"/>
          <w:w w:val="95"/>
          <w:sz w:val="14"/>
          <w:szCs w:val="14"/>
        </w:rPr>
        <w:tab/>
        <w:t>int，string，bool</w: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12" w:line="280" w:lineRule="exact"/>
        <w:rPr>
          <w:sz w:val="28"/>
          <w:szCs w:val="28"/>
        </w:rPr>
      </w:pPr>
    </w:p>
    <w:p w:rsidR="00737AD2" w:rsidRDefault="007003A1">
      <w:pPr>
        <w:spacing w:before="9"/>
        <w:ind w:right="51"/>
        <w:jc w:val="right"/>
        <w:rPr>
          <w:rFonts w:ascii="微软雅黑" w:eastAsia="微软雅黑" w:hAnsi="微软雅黑" w:cs="微软雅黑"/>
          <w:sz w:val="14"/>
          <w:szCs w:val="14"/>
        </w:rPr>
      </w:pPr>
      <w:r>
        <w:rPr>
          <w:rFonts w:ascii="微软雅黑" w:eastAsia="微软雅黑" w:hAnsi="微软雅黑" w:cs="微软雅黑"/>
          <w:w w:val="85"/>
          <w:sz w:val="14"/>
          <w:szCs w:val="14"/>
        </w:rPr>
        <w:t>8543400000”，如</w:t>
      </w:r>
    </w:p>
    <w:p w:rsidR="00737AD2" w:rsidRDefault="00737AD2">
      <w:pPr>
        <w:jc w:val="right"/>
        <w:rPr>
          <w:rFonts w:ascii="微软雅黑" w:eastAsia="微软雅黑" w:hAnsi="微软雅黑" w:cs="微软雅黑"/>
          <w:sz w:val="14"/>
          <w:szCs w:val="14"/>
        </w:rPr>
        <w:sectPr w:rsidR="00737AD2">
          <w:pgSz w:w="12240" w:h="15840"/>
          <w:pgMar w:top="900" w:right="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6315"/>
        <w:gridCol w:w="3157"/>
      </w:tblGrid>
      <w:tr w:rsidR="00737AD2">
        <w:trPr>
          <w:trHeight w:hRule="exact" w:val="305"/>
        </w:trPr>
        <w:tc>
          <w:tcPr>
            <w:tcW w:w="6315" w:type="dxa"/>
            <w:tcBorders>
              <w:top w:val="nil"/>
              <w:left w:val="single" w:sz="8" w:space="0" w:color="000000"/>
              <w:bottom w:val="nil"/>
              <w:right w:val="single" w:sz="8" w:space="0" w:color="000000"/>
            </w:tcBorders>
          </w:tcPr>
          <w:p w:rsidR="00737AD2" w:rsidRDefault="007003A1">
            <w:pPr>
              <w:pStyle w:val="TableParagraph"/>
              <w:tabs>
                <w:tab w:val="left" w:pos="3197"/>
              </w:tabs>
              <w:spacing w:line="223"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指定的类型</w:t>
            </w:r>
            <w:r>
              <w:rPr>
                <w:rFonts w:ascii="微软雅黑" w:eastAsia="微软雅黑" w:hAnsi="微软雅黑" w:cs="微软雅黑"/>
                <w:sz w:val="14"/>
                <w:szCs w:val="14"/>
                <w:lang w:eastAsia="zh-CN"/>
              </w:rPr>
              <w:tab/>
              <w:t>支援的数据类型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注意</w:t>
            </w:r>
          </w:p>
        </w:tc>
      </w:tr>
      <w:tr w:rsidR="00737AD2">
        <w:trPr>
          <w:trHeight w:hRule="exact" w:val="535"/>
        </w:trPr>
        <w:tc>
          <w:tcPr>
            <w:tcW w:w="6315" w:type="dxa"/>
            <w:tcBorders>
              <w:top w:val="nil"/>
              <w:left w:val="single" w:sz="8" w:space="0" w:color="000000"/>
              <w:bottom w:val="nil"/>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指定了数据类型为null，那么无论数据是什么，都</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是null</w:t>
            </w:r>
          </w:p>
        </w:tc>
      </w:tr>
    </w:tbl>
    <w:p w:rsidR="00737AD2" w:rsidRDefault="007003A1">
      <w:pPr>
        <w:pStyle w:val="BodyText"/>
        <w:spacing w:line="335" w:lineRule="exact"/>
        <w:ind w:left="113"/>
      </w:pPr>
      <w:r>
        <w:t>数据类型优先级：</w:t>
      </w:r>
    </w:p>
    <w:p w:rsidR="00737AD2" w:rsidRDefault="007003A1">
      <w:pPr>
        <w:pStyle w:val="BodyText"/>
        <w:numPr>
          <w:ilvl w:val="0"/>
          <w:numId w:val="12"/>
        </w:numPr>
        <w:tabs>
          <w:tab w:val="left" w:pos="223"/>
        </w:tabs>
        <w:spacing w:before="18"/>
        <w:ind w:left="113" w:firstLine="0"/>
      </w:pPr>
      <w:r>
        <w:rPr>
          <w:w w:val="90"/>
        </w:rPr>
        <w:t xml:space="preserve">.不指定数据类型（不支援特殊数据类型）：程序自动判断类型，优先级是null </w:t>
      </w:r>
      <w:r>
        <w:rPr>
          <w:spacing w:val="20"/>
          <w:w w:val="90"/>
        </w:rPr>
        <w:t xml:space="preserve"> </w:t>
      </w:r>
      <w:r>
        <w:rPr>
          <w:w w:val="90"/>
        </w:rPr>
        <w:t xml:space="preserve">&gt; </w:t>
      </w:r>
      <w:r>
        <w:rPr>
          <w:spacing w:val="21"/>
          <w:w w:val="90"/>
        </w:rPr>
        <w:t xml:space="preserve"> </w:t>
      </w:r>
      <w:r>
        <w:rPr>
          <w:w w:val="90"/>
        </w:rPr>
        <w:t xml:space="preserve">bool </w:t>
      </w:r>
      <w:r>
        <w:rPr>
          <w:spacing w:val="21"/>
          <w:w w:val="90"/>
        </w:rPr>
        <w:t xml:space="preserve"> </w:t>
      </w:r>
      <w:r>
        <w:rPr>
          <w:w w:val="90"/>
        </w:rPr>
        <w:t xml:space="preserve">&gt; </w:t>
      </w:r>
      <w:r>
        <w:rPr>
          <w:spacing w:val="21"/>
          <w:w w:val="90"/>
        </w:rPr>
        <w:t xml:space="preserve"> </w:t>
      </w:r>
      <w:r>
        <w:rPr>
          <w:w w:val="90"/>
        </w:rPr>
        <w:t xml:space="preserve">int </w:t>
      </w:r>
      <w:r>
        <w:rPr>
          <w:spacing w:val="21"/>
          <w:w w:val="90"/>
        </w:rPr>
        <w:t xml:space="preserve"> </w:t>
      </w:r>
      <w:r>
        <w:rPr>
          <w:w w:val="90"/>
        </w:rPr>
        <w:t xml:space="preserve">&gt; </w:t>
      </w:r>
      <w:r>
        <w:rPr>
          <w:spacing w:val="21"/>
          <w:w w:val="90"/>
        </w:rPr>
        <w:t xml:space="preserve"> </w:t>
      </w:r>
      <w:r>
        <w:rPr>
          <w:w w:val="90"/>
        </w:rPr>
        <w:t xml:space="preserve">double </w:t>
      </w:r>
      <w:r>
        <w:rPr>
          <w:spacing w:val="20"/>
          <w:w w:val="90"/>
        </w:rPr>
        <w:t xml:space="preserve"> </w:t>
      </w:r>
      <w:r>
        <w:rPr>
          <w:w w:val="90"/>
        </w:rPr>
        <w:t xml:space="preserve">&gt; </w:t>
      </w:r>
      <w:r>
        <w:rPr>
          <w:spacing w:val="21"/>
          <w:w w:val="90"/>
        </w:rPr>
        <w:t xml:space="preserve"> </w:t>
      </w:r>
      <w:r>
        <w:rPr>
          <w:w w:val="90"/>
        </w:rPr>
        <w:t>long</w:t>
      </w:r>
    </w:p>
    <w:p w:rsidR="00737AD2" w:rsidRDefault="007003A1">
      <w:pPr>
        <w:pStyle w:val="BodyText"/>
        <w:spacing w:line="240" w:lineRule="exact"/>
        <w:ind w:left="113"/>
      </w:pPr>
      <w:r>
        <w:rPr>
          <w:w w:val="90"/>
        </w:rPr>
        <w:t>&gt;</w:t>
      </w:r>
      <w:r>
        <w:rPr>
          <w:spacing w:val="-9"/>
          <w:w w:val="90"/>
        </w:rPr>
        <w:t xml:space="preserve"> </w:t>
      </w:r>
      <w:r>
        <w:rPr>
          <w:w w:val="90"/>
        </w:rPr>
        <w:t>string</w:t>
      </w:r>
    </w:p>
    <w:p w:rsidR="00737AD2" w:rsidRDefault="007003A1">
      <w:pPr>
        <w:pStyle w:val="BodyText"/>
        <w:numPr>
          <w:ilvl w:val="0"/>
          <w:numId w:val="12"/>
        </w:numPr>
        <w:tabs>
          <w:tab w:val="left" w:pos="223"/>
        </w:tabs>
        <w:spacing w:before="18"/>
        <w:ind w:left="223"/>
        <w:rPr>
          <w:lang w:eastAsia="zh-CN"/>
        </w:rPr>
      </w:pPr>
      <w:r>
        <w:rPr>
          <w:w w:val="90"/>
          <w:lang w:eastAsia="zh-CN"/>
        </w:rPr>
        <w:t xml:space="preserve">.指定数据类型：优先级是指定的类型   </w:t>
      </w:r>
      <w:r>
        <w:rPr>
          <w:spacing w:val="7"/>
          <w:w w:val="90"/>
          <w:lang w:eastAsia="zh-CN"/>
        </w:rPr>
        <w:t xml:space="preserve"> </w:t>
      </w:r>
      <w:r>
        <w:rPr>
          <w:w w:val="90"/>
          <w:lang w:eastAsia="zh-CN"/>
        </w:rPr>
        <w:t xml:space="preserve">&gt;   </w:t>
      </w:r>
      <w:r>
        <w:rPr>
          <w:spacing w:val="8"/>
          <w:w w:val="90"/>
          <w:lang w:eastAsia="zh-CN"/>
        </w:rPr>
        <w:t xml:space="preserve"> </w:t>
      </w:r>
      <w:r>
        <w:rPr>
          <w:w w:val="90"/>
          <w:lang w:eastAsia="zh-CN"/>
        </w:rPr>
        <w:t xml:space="preserve">支援的类型（参考指定的类型与数据表格）   </w:t>
      </w:r>
      <w:r>
        <w:rPr>
          <w:spacing w:val="8"/>
          <w:w w:val="90"/>
          <w:lang w:eastAsia="zh-CN"/>
        </w:rPr>
        <w:t xml:space="preserve"> </w:t>
      </w:r>
      <w:r>
        <w:rPr>
          <w:w w:val="90"/>
          <w:lang w:eastAsia="zh-CN"/>
        </w:rPr>
        <w:t xml:space="preserve">&gt;   </w:t>
      </w:r>
      <w:r>
        <w:rPr>
          <w:spacing w:val="7"/>
          <w:w w:val="90"/>
          <w:lang w:eastAsia="zh-CN"/>
        </w:rPr>
        <w:t xml:space="preserve"> </w:t>
      </w:r>
      <w:r>
        <w:rPr>
          <w:w w:val="90"/>
          <w:lang w:eastAsia="zh-CN"/>
        </w:rPr>
        <w:t>null</w:t>
      </w:r>
    </w:p>
    <w:p w:rsidR="00737AD2" w:rsidRDefault="00737AD2">
      <w:pPr>
        <w:spacing w:before="5" w:line="100" w:lineRule="exact"/>
        <w:rPr>
          <w:sz w:val="10"/>
          <w:szCs w:val="10"/>
          <w:lang w:eastAsia="zh-CN"/>
        </w:rPr>
      </w:pPr>
    </w:p>
    <w:p w:rsidR="00737AD2" w:rsidRDefault="007003A1">
      <w:pPr>
        <w:pStyle w:val="BodyText"/>
        <w:numPr>
          <w:ilvl w:val="0"/>
          <w:numId w:val="12"/>
        </w:numPr>
        <w:tabs>
          <w:tab w:val="left" w:pos="223"/>
        </w:tabs>
        <w:spacing w:line="168" w:lineRule="auto"/>
        <w:ind w:left="113" w:right="533" w:firstLine="0"/>
        <w:rPr>
          <w:lang w:eastAsia="zh-CN"/>
        </w:rPr>
      </w:pPr>
      <w:r>
        <w:rPr>
          <w:w w:val="95"/>
          <w:lang w:eastAsia="zh-CN"/>
        </w:rPr>
        <w:t xml:space="preserve">.指定数据类型，并且带默认值：优先级是指定的类型 </w:t>
      </w:r>
      <w:r>
        <w:rPr>
          <w:spacing w:val="34"/>
          <w:w w:val="95"/>
          <w:lang w:eastAsia="zh-CN"/>
        </w:rPr>
        <w:t xml:space="preserve"> </w:t>
      </w:r>
      <w:r>
        <w:rPr>
          <w:w w:val="95"/>
          <w:lang w:eastAsia="zh-CN"/>
        </w:rPr>
        <w:t xml:space="preserve">&gt; </w:t>
      </w:r>
      <w:r>
        <w:rPr>
          <w:spacing w:val="35"/>
          <w:w w:val="95"/>
          <w:lang w:eastAsia="zh-CN"/>
        </w:rPr>
        <w:t xml:space="preserve"> </w:t>
      </w:r>
      <w:r>
        <w:rPr>
          <w:w w:val="95"/>
          <w:lang w:eastAsia="zh-CN"/>
        </w:rPr>
        <w:t xml:space="preserve">支援的类型（参考指定的类型与数据表格） </w:t>
      </w:r>
      <w:r>
        <w:rPr>
          <w:spacing w:val="34"/>
          <w:w w:val="95"/>
          <w:lang w:eastAsia="zh-CN"/>
        </w:rPr>
        <w:t xml:space="preserve"> </w:t>
      </w:r>
      <w:r>
        <w:rPr>
          <w:w w:val="95"/>
          <w:lang w:eastAsia="zh-CN"/>
        </w:rPr>
        <w:t xml:space="preserve">&gt; </w:t>
      </w:r>
      <w:r>
        <w:rPr>
          <w:spacing w:val="35"/>
          <w:w w:val="95"/>
          <w:lang w:eastAsia="zh-CN"/>
        </w:rPr>
        <w:t xml:space="preserve"> </w:t>
      </w:r>
      <w:r>
        <w:rPr>
          <w:w w:val="95"/>
          <w:lang w:eastAsia="zh-CN"/>
        </w:rPr>
        <w:t>默认</w:t>
      </w:r>
      <w:r>
        <w:rPr>
          <w:lang w:eastAsia="zh-CN"/>
        </w:rPr>
        <w:t xml:space="preserve"> </w:t>
      </w:r>
      <w:r>
        <w:rPr>
          <w:w w:val="95"/>
          <w:lang w:eastAsia="zh-CN"/>
        </w:rPr>
        <w:t>值</w:t>
      </w:r>
      <w:r>
        <w:rPr>
          <w:spacing w:val="-15"/>
          <w:w w:val="95"/>
          <w:lang w:eastAsia="zh-CN"/>
        </w:rPr>
        <w:t xml:space="preserve"> </w:t>
      </w:r>
      <w:r>
        <w:rPr>
          <w:w w:val="95"/>
          <w:lang w:eastAsia="zh-CN"/>
        </w:rPr>
        <w:t>&gt;</w:t>
      </w:r>
      <w:r>
        <w:rPr>
          <w:spacing w:val="-15"/>
          <w:w w:val="95"/>
          <w:lang w:eastAsia="zh-CN"/>
        </w:rPr>
        <w:t xml:space="preserve"> </w:t>
      </w:r>
      <w:r>
        <w:rPr>
          <w:w w:val="95"/>
          <w:lang w:eastAsia="zh-CN"/>
        </w:rPr>
        <w:t>null</w:t>
      </w:r>
    </w:p>
    <w:p w:rsidR="00737AD2" w:rsidRDefault="00737AD2">
      <w:pPr>
        <w:spacing w:before="4" w:line="110" w:lineRule="exact"/>
        <w:rPr>
          <w:sz w:val="11"/>
          <w:szCs w:val="11"/>
          <w:lang w:eastAsia="zh-CN"/>
        </w:rPr>
      </w:pPr>
    </w:p>
    <w:p w:rsidR="00737AD2" w:rsidRDefault="007003A1">
      <w:pPr>
        <w:pStyle w:val="BodyText"/>
        <w:ind w:left="113"/>
        <w:rPr>
          <w:lang w:eastAsia="zh-CN"/>
        </w:rPr>
      </w:pPr>
      <w:bookmarkStart w:id="180" w:name="数据迁移_—_导出"/>
      <w:bookmarkStart w:id="181" w:name="_bookmark82"/>
      <w:bookmarkEnd w:id="180"/>
      <w:bookmarkEnd w:id="181"/>
      <w:r>
        <w:rPr>
          <w:lang w:eastAsia="zh-CN"/>
        </w:rPr>
        <w:t>数据迁移</w:t>
      </w:r>
      <w:r>
        <w:rPr>
          <w:spacing w:val="-16"/>
          <w:lang w:eastAsia="zh-CN"/>
        </w:rPr>
        <w:t xml:space="preserve"> </w:t>
      </w:r>
      <w:r>
        <w:rPr>
          <w:lang w:eastAsia="zh-CN"/>
        </w:rPr>
        <w:t>—</w:t>
      </w:r>
      <w:r>
        <w:rPr>
          <w:spacing w:val="-16"/>
          <w:lang w:eastAsia="zh-CN"/>
        </w:rPr>
        <w:t xml:space="preserve"> </w:t>
      </w:r>
      <w:r>
        <w:rPr>
          <w:lang w:eastAsia="zh-CN"/>
        </w:rPr>
        <w:t>导出</w:t>
      </w:r>
    </w:p>
    <w:p w:rsidR="00737AD2" w:rsidRDefault="00737AD2">
      <w:pPr>
        <w:spacing w:before="9" w:line="190" w:lineRule="exact"/>
        <w:rPr>
          <w:sz w:val="19"/>
          <w:szCs w:val="19"/>
          <w:lang w:eastAsia="zh-CN"/>
        </w:rPr>
      </w:pPr>
    </w:p>
    <w:p w:rsidR="00737AD2" w:rsidRDefault="007003A1">
      <w:pPr>
        <w:pStyle w:val="BodyText"/>
        <w:spacing w:line="253" w:lineRule="auto"/>
        <w:ind w:left="113" w:right="433"/>
        <w:rPr>
          <w:lang w:eastAsia="zh-CN"/>
        </w:rPr>
      </w:pPr>
      <w:r>
        <w:rPr>
          <w:w w:val="95"/>
          <w:lang w:eastAsia="zh-CN"/>
        </w:rPr>
        <w:t>sdbexprt</w:t>
      </w:r>
      <w:r>
        <w:rPr>
          <w:w w:val="94"/>
          <w:lang w:eastAsia="zh-CN"/>
        </w:rPr>
        <w:t xml:space="preserve"> </w:t>
      </w:r>
      <w:r>
        <w:rPr>
          <w:w w:val="95"/>
          <w:lang w:eastAsia="zh-CN"/>
        </w:rPr>
        <w:t>sdbexprt是一个实用的工具。它可以从SequoiaDB数据库导出一个JSON格式或者CSV格式的数据存储文件。</w:t>
      </w:r>
    </w:p>
    <w:p w:rsidR="00737AD2" w:rsidRDefault="00737AD2">
      <w:pPr>
        <w:spacing w:before="4" w:line="180" w:lineRule="exact"/>
        <w:rPr>
          <w:sz w:val="18"/>
          <w:szCs w:val="18"/>
          <w:lang w:eastAsia="zh-CN"/>
        </w:rPr>
      </w:pPr>
    </w:p>
    <w:p w:rsidR="00737AD2" w:rsidRDefault="007003A1">
      <w:pPr>
        <w:pStyle w:val="BodyText"/>
        <w:ind w:left="113"/>
        <w:rPr>
          <w:lang w:eastAsia="zh-CN"/>
        </w:rPr>
      </w:pPr>
      <w:r>
        <w:rPr>
          <w:lang w:eastAsia="zh-CN"/>
        </w:rPr>
        <w:t>选项</w:t>
      </w:r>
    </w:p>
    <w:p w:rsidR="00737AD2" w:rsidRDefault="00737AD2">
      <w:pPr>
        <w:spacing w:before="5" w:line="20" w:lineRule="exact"/>
        <w:rPr>
          <w:sz w:val="4"/>
          <w:szCs w:val="4"/>
          <w:lang w:eastAsia="zh-CN"/>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--help,-h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返回基本帮助和用法文本。</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--version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返回版本信息。</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--hostname,-s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从指定主机名的SequoiaDB中导出数据。默认情况下sdbexprt尝试连接到本</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地主机。</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--svcname,-p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指定的端口号。默认情况下sdbexprt尝试连接到端口号11810的主机。</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--user,-u</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数据库用户名。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--password,-w</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数据库密码。</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--delchar,-a</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指定字符分隔符。默认是（"），csv格式有效。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--delfield,-e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指定字段分隔符。默认是（,），csv格式有效。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--delrecord,-r</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105"/>
                <w:sz w:val="14"/>
                <w:szCs w:val="14"/>
                <w:lang w:eastAsia="zh-CN"/>
              </w:rPr>
              <w:t>指定记录分隔符。默认是（\n）。</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--csname,-c</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指定导出数据的集合空间名。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--clname,-l</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指定导出数的集合名。</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--fields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lang w:eastAsia="zh-CN"/>
              </w:rPr>
              <w:t>指定一个或多个字段来导出数据，使用逗号分隔多个字段。</w:t>
            </w:r>
            <w:r>
              <w:rPr>
                <w:rFonts w:ascii="微软雅黑" w:eastAsia="微软雅黑" w:hAnsi="微软雅黑" w:cs="微软雅黑"/>
                <w:sz w:val="14"/>
                <w:szCs w:val="14"/>
              </w:rPr>
              <w:t>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--included</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指定是否导出字段名到csv首行，默认true，csv格式有效。</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--file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指定要导出的文件名。</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--type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指定的导出数据格式。默认csv，数据格式可以是csv或json。</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--errorstop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如果遇到错误就停止，默认false。</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113"/>
      </w:pPr>
      <w:r>
        <w:t>用法</w:t>
      </w:r>
    </w:p>
    <w:p w:rsidR="00737AD2" w:rsidRDefault="00737AD2">
      <w:pPr>
        <w:spacing w:before="5" w:line="100" w:lineRule="exact"/>
        <w:rPr>
          <w:sz w:val="10"/>
          <w:szCs w:val="10"/>
        </w:rPr>
      </w:pPr>
    </w:p>
    <w:p w:rsidR="00737AD2" w:rsidRDefault="007003A1">
      <w:pPr>
        <w:pStyle w:val="BodyText"/>
        <w:spacing w:line="168" w:lineRule="auto"/>
        <w:ind w:left="113" w:right="501"/>
      </w:pPr>
      <w:r>
        <w:rPr>
          <w:w w:val="95"/>
        </w:rPr>
        <w:t>在下面的例子，sdbexprt从本地数据库端口11810中导出集合空间foo的集合bar的数据，导出类型是csv，导</w:t>
      </w:r>
      <w:r>
        <w:t xml:space="preserve"> 出文件为contact，导出字段是field1和field2。</w:t>
      </w:r>
    </w:p>
    <w:p w:rsidR="00737AD2" w:rsidRDefault="00EC10B3">
      <w:pPr>
        <w:pStyle w:val="BodyText"/>
        <w:spacing w:before="22"/>
        <w:ind w:left="113"/>
        <w:rPr>
          <w:rFonts w:ascii="仿宋" w:eastAsia="仿宋" w:hAnsi="仿宋" w:cs="仿宋"/>
        </w:rPr>
      </w:pPr>
      <w:r w:rsidRPr="00EC10B3">
        <w:pict>
          <v:group id="_x0000_s3512" style="position:absolute;left:0;text-align:left;margin-left:81.7pt;margin-top:5.55pt;width:473.6pt;height:10.6pt;z-index:-25748;mso-position-horizontal-relative:page" coordorigin="1634,111" coordsize="9472,212">
            <v:shape id="_x0000_s3513"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sdbexprt -s localhost -p 11810 --type csv --file contace --fields field1,field2 -c foo -l bar</w:t>
      </w:r>
    </w:p>
    <w:p w:rsidR="00737AD2" w:rsidRDefault="007003A1">
      <w:pPr>
        <w:pStyle w:val="BodyText"/>
        <w:spacing w:before="89" w:line="253" w:lineRule="auto"/>
        <w:ind w:left="113" w:right="433"/>
        <w:rPr>
          <w:lang w:eastAsia="zh-CN"/>
        </w:rPr>
      </w:pPr>
      <w:bookmarkStart w:id="182" w:name="数据库检测工具_—_sdbinspt"/>
      <w:bookmarkStart w:id="183" w:name="_bookmark83"/>
      <w:bookmarkEnd w:id="182"/>
      <w:bookmarkEnd w:id="183"/>
      <w:r>
        <w:rPr>
          <w:w w:val="95"/>
          <w:lang w:eastAsia="zh-CN"/>
        </w:rPr>
        <w:t>数据库检测工具</w:t>
      </w:r>
      <w:r>
        <w:rPr>
          <w:spacing w:val="19"/>
          <w:w w:val="95"/>
          <w:lang w:eastAsia="zh-CN"/>
        </w:rPr>
        <w:t xml:space="preserve"> </w:t>
      </w:r>
      <w:r>
        <w:rPr>
          <w:w w:val="95"/>
          <w:lang w:eastAsia="zh-CN"/>
        </w:rPr>
        <w:t>—</w:t>
      </w:r>
      <w:r>
        <w:rPr>
          <w:spacing w:val="20"/>
          <w:w w:val="95"/>
          <w:lang w:eastAsia="zh-CN"/>
        </w:rPr>
        <w:t xml:space="preserve"> </w:t>
      </w:r>
      <w:del w:id="184" w:author="Zhen Liu" w:date="2014-08-11T11:28:00Z">
        <w:r w:rsidDel="00F60C2A">
          <w:rPr>
            <w:w w:val="95"/>
            <w:lang w:eastAsia="zh-CN"/>
          </w:rPr>
          <w:delText>sdbinspt</w:delText>
        </w:r>
        <w:r w:rsidDel="00F60C2A">
          <w:rPr>
            <w:w w:val="93"/>
            <w:lang w:eastAsia="zh-CN"/>
          </w:rPr>
          <w:delText xml:space="preserve"> </w:delText>
        </w:r>
      </w:del>
      <w:ins w:id="185" w:author="Zhen Liu" w:date="2014-08-11T11:28:00Z">
        <w:r w:rsidR="00F60C2A">
          <w:rPr>
            <w:rFonts w:hint="eastAsia"/>
            <w:w w:val="95"/>
            <w:lang w:eastAsia="zh-CN"/>
          </w:rPr>
          <w:t>sdbdmsdump</w:t>
        </w:r>
      </w:ins>
      <w:ins w:id="186" w:author="Zhen Liu" w:date="2014-08-11T11:31:00Z">
        <w:r w:rsidR="004E7BF8">
          <w:rPr>
            <w:rFonts w:hint="eastAsia"/>
            <w:lang w:eastAsia="zh-CN"/>
          </w:rPr>
          <w:t>（1.8版本前名为sdbinspt，1.8版本后名为sdbdmsdump）</w:t>
        </w:r>
      </w:ins>
      <w:ins w:id="187" w:author="Zhen Liu" w:date="2014-08-11T11:28:00Z">
        <w:r w:rsidR="00F60C2A">
          <w:rPr>
            <w:w w:val="93"/>
            <w:lang w:eastAsia="zh-CN"/>
          </w:rPr>
          <w:t xml:space="preserve"> </w:t>
        </w:r>
      </w:ins>
      <w:del w:id="188" w:author="Zhen Liu" w:date="2014-08-11T11:29:00Z">
        <w:r w:rsidDel="00F60C2A">
          <w:rPr>
            <w:w w:val="95"/>
            <w:lang w:eastAsia="zh-CN"/>
          </w:rPr>
          <w:delText>sdbinspt</w:delText>
        </w:r>
      </w:del>
      <w:ins w:id="189" w:author="Zhen Liu" w:date="2014-08-11T11:29:00Z">
        <w:r w:rsidR="00F60C2A">
          <w:rPr>
            <w:w w:val="95"/>
            <w:lang w:eastAsia="zh-CN"/>
          </w:rPr>
          <w:t>sdb</w:t>
        </w:r>
        <w:r w:rsidR="00F60C2A">
          <w:rPr>
            <w:rFonts w:hint="eastAsia"/>
            <w:w w:val="95"/>
            <w:lang w:eastAsia="zh-CN"/>
          </w:rPr>
          <w:t>dmsdump</w:t>
        </w:r>
      </w:ins>
      <w:r>
        <w:rPr>
          <w:w w:val="95"/>
          <w:lang w:eastAsia="zh-CN"/>
        </w:rPr>
        <w:t>是一个SequoiaDB数据库的数据文件检测工具。它可以检查数据库文件结构的正确性，并且给出结</w:t>
      </w:r>
    </w:p>
    <w:p w:rsidR="00737AD2" w:rsidRDefault="007003A1">
      <w:pPr>
        <w:pStyle w:val="BodyText"/>
        <w:spacing w:line="225" w:lineRule="exact"/>
        <w:ind w:left="113"/>
        <w:rPr>
          <w:lang w:eastAsia="zh-CN"/>
        </w:rPr>
      </w:pPr>
      <w:r>
        <w:rPr>
          <w:lang w:eastAsia="zh-CN"/>
        </w:rPr>
        <w:t>果报告。</w:t>
      </w:r>
    </w:p>
    <w:p w:rsidR="00737AD2" w:rsidRDefault="00737AD2">
      <w:pPr>
        <w:spacing w:before="9" w:line="190" w:lineRule="exact"/>
        <w:rPr>
          <w:sz w:val="19"/>
          <w:szCs w:val="19"/>
          <w:lang w:eastAsia="zh-CN"/>
        </w:rPr>
      </w:pPr>
    </w:p>
    <w:p w:rsidR="00737AD2" w:rsidRDefault="007003A1">
      <w:pPr>
        <w:pStyle w:val="BodyText"/>
        <w:spacing w:line="253" w:lineRule="auto"/>
        <w:ind w:left="113" w:right="3239"/>
        <w:rPr>
          <w:lang w:eastAsia="zh-CN"/>
        </w:rPr>
      </w:pPr>
      <w:r>
        <w:rPr>
          <w:lang w:eastAsia="zh-CN"/>
        </w:rPr>
        <w:t xml:space="preserve">权限需求 </w:t>
      </w:r>
      <w:r>
        <w:rPr>
          <w:w w:val="95"/>
          <w:lang w:eastAsia="zh-CN"/>
        </w:rPr>
        <w:t>运行</w:t>
      </w:r>
      <w:del w:id="190" w:author="Zhen Liu" w:date="2014-08-11T11:28:00Z">
        <w:r w:rsidDel="00F60C2A">
          <w:rPr>
            <w:w w:val="95"/>
            <w:lang w:eastAsia="zh-CN"/>
          </w:rPr>
          <w:delText>sdbinspt</w:delText>
        </w:r>
      </w:del>
      <w:ins w:id="191" w:author="Zhen Liu" w:date="2014-08-11T11:28:00Z">
        <w:r w:rsidR="00F60C2A">
          <w:rPr>
            <w:w w:val="95"/>
            <w:lang w:eastAsia="zh-CN"/>
          </w:rPr>
          <w:t>sdb</w:t>
        </w:r>
        <w:r w:rsidR="00F60C2A">
          <w:rPr>
            <w:rFonts w:hint="eastAsia"/>
            <w:w w:val="95"/>
            <w:lang w:eastAsia="zh-CN"/>
          </w:rPr>
          <w:t>dmsdump</w:t>
        </w:r>
      </w:ins>
      <w:r>
        <w:rPr>
          <w:w w:val="95"/>
          <w:lang w:eastAsia="zh-CN"/>
        </w:rPr>
        <w:t>命令的用户必须对数据库的数据与索引文件拥有读权限。</w:t>
      </w:r>
    </w:p>
    <w:p w:rsidR="00737AD2" w:rsidRDefault="00737AD2">
      <w:pPr>
        <w:spacing w:line="253"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连接需求</w:t>
      </w:r>
    </w:p>
    <w:p w:rsidR="00737AD2" w:rsidRDefault="00EC10B3">
      <w:pPr>
        <w:pStyle w:val="BodyText"/>
        <w:spacing w:before="18" w:line="379" w:lineRule="auto"/>
        <w:ind w:right="6743"/>
        <w:rPr>
          <w:lang w:eastAsia="zh-CN"/>
        </w:rPr>
      </w:pPr>
      <w:del w:id="192" w:author="Zhen Liu" w:date="2014-08-11T11:28:00Z">
        <w:r w:rsidDel="00F60C2A">
          <w:pict>
            <v:shape id="_x0000_s3511" type="#_x0000_t202" style="position:absolute;left:0;text-align:left;margin-left:81.2pt;margin-top:46.25pt;width:475.1pt;height:244pt;z-index:-25745;mso-position-horizontal-relative:page" filled="f" stroked="f">
              <v:textbox style="mso-next-textbox:#_x0000_s3511" inset="0,0,0,0">
                <w:txbxContent>
                  <w:tbl>
                    <w:tblPr>
                      <w:tblW w:w="0" w:type="auto"/>
                      <w:tblLayout w:type="fixed"/>
                      <w:tblCellMar>
                        <w:left w:w="0" w:type="dxa"/>
                        <w:right w:w="0" w:type="dxa"/>
                      </w:tblCellMar>
                      <w:tblLook w:val="01E0"/>
                    </w:tblPr>
                    <w:tblGrid>
                      <w:gridCol w:w="4741"/>
                      <w:gridCol w:w="4731"/>
                    </w:tblGrid>
                    <w:tr w:rsidR="00921398">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--help,</w:t>
                          </w:r>
                          <w:r>
                            <w:rPr>
                              <w:rFonts w:ascii="微软雅黑" w:eastAsia="微软雅黑" w:hAnsi="微软雅黑" w:cs="微软雅黑"/>
                              <w:spacing w:val="20"/>
                              <w:w w:val="85"/>
                              <w:sz w:val="14"/>
                              <w:szCs w:val="14"/>
                            </w:rPr>
                            <w:t xml:space="preserve"> </w:t>
                          </w:r>
                          <w:r>
                            <w:rPr>
                              <w:rFonts w:ascii="微软雅黑" w:eastAsia="微软雅黑" w:hAnsi="微软雅黑" w:cs="微软雅黑"/>
                              <w:w w:val="85"/>
                              <w:sz w:val="14"/>
                              <w:szCs w:val="14"/>
                            </w:rPr>
                            <w:t>-h</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返回基本帮助和用法文本</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--dbpath,</w:t>
                          </w:r>
                          <w:r>
                            <w:rPr>
                              <w:rFonts w:ascii="微软雅黑" w:eastAsia="微软雅黑" w:hAnsi="微软雅黑" w:cs="微软雅黑"/>
                              <w:spacing w:val="25"/>
                              <w:w w:val="85"/>
                              <w:sz w:val="14"/>
                              <w:szCs w:val="14"/>
                            </w:rPr>
                            <w:t xml:space="preserve"> </w:t>
                          </w:r>
                          <w:r>
                            <w:rPr>
                              <w:rFonts w:ascii="微软雅黑" w:eastAsia="微软雅黑" w:hAnsi="微软雅黑" w:cs="微软雅黑"/>
                              <w:w w:val="85"/>
                              <w:sz w:val="14"/>
                              <w:szCs w:val="14"/>
                            </w:rPr>
                            <w:t>-d</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指定数据库文件所在目录，默认为当前目录</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--output,</w:t>
                          </w:r>
                          <w:r>
                            <w:rPr>
                              <w:rFonts w:ascii="微软雅黑" w:eastAsia="微软雅黑" w:hAnsi="微软雅黑" w:cs="微软雅黑"/>
                              <w:spacing w:val="24"/>
                              <w:w w:val="85"/>
                              <w:sz w:val="14"/>
                              <w:szCs w:val="14"/>
                            </w:rPr>
                            <w:t xml:space="preserve"> </w:t>
                          </w:r>
                          <w:r>
                            <w:rPr>
                              <w:rFonts w:ascii="微软雅黑" w:eastAsia="微软雅黑" w:hAnsi="微软雅黑" w:cs="微软雅黑"/>
                              <w:w w:val="85"/>
                              <w:sz w:val="14"/>
                              <w:szCs w:val="14"/>
                            </w:rPr>
                            <w:t>-o</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指定输出文件，默认为屏幕输出</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--verbose,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-v</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 xml:space="preserve">是否进行 </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 xml:space="preserve">ASCII </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文本输出（true/false），默认为true</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--csname,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-c</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指定集合空间名，如果未指定则为全部集合空间</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--clname,</w:t>
                          </w:r>
                          <w:r>
                            <w:rPr>
                              <w:rFonts w:ascii="微软雅黑" w:eastAsia="微软雅黑" w:hAnsi="微软雅黑" w:cs="微软雅黑"/>
                              <w:spacing w:val="-3"/>
                              <w:w w:val="90"/>
                              <w:sz w:val="14"/>
                              <w:szCs w:val="14"/>
                            </w:rPr>
                            <w:t xml:space="preserve"> </w:t>
                          </w:r>
                          <w:r>
                            <w:rPr>
                              <w:rFonts w:ascii="微软雅黑" w:eastAsia="微软雅黑" w:hAnsi="微软雅黑" w:cs="微软雅黑"/>
                              <w:w w:val="90"/>
                              <w:sz w:val="14"/>
                              <w:szCs w:val="14"/>
                            </w:rPr>
                            <w:t>-l</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指定集合名，如果未指定则为全部集合</w:t>
                          </w:r>
                        </w:p>
                      </w:tc>
                    </w:tr>
                    <w:tr w:rsidR="00921398">
                      <w:trPr>
                        <w:trHeight w:hRule="exact" w:val="102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--action,</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-a</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指定操作，为（inspect/dump/all）之一，必须指定</w:t>
                          </w:r>
                        </w:p>
                        <w:p w:rsidR="00921398" w:rsidRDefault="00921398">
                          <w:pPr>
                            <w:pStyle w:val="TableParagraph"/>
                            <w:spacing w:before="1" w:line="241" w:lineRule="auto"/>
                            <w:ind w:left="35" w:right="2009"/>
                            <w:rPr>
                              <w:rFonts w:ascii="微软雅黑" w:eastAsia="微软雅黑" w:hAnsi="微软雅黑" w:cs="微软雅黑"/>
                              <w:sz w:val="14"/>
                              <w:szCs w:val="14"/>
                            </w:rPr>
                          </w:pPr>
                          <w:r>
                            <w:rPr>
                              <w:rFonts w:ascii="微软雅黑" w:eastAsia="微软雅黑" w:hAnsi="微软雅黑" w:cs="微软雅黑"/>
                              <w:sz w:val="14"/>
                              <w:szCs w:val="14"/>
                            </w:rPr>
                            <w:t xml:space="preserve">inspect：检测并报告任何数据损坏 dump：将数据页格式化并输出 </w:t>
                          </w:r>
                          <w:r>
                            <w:rPr>
                              <w:rFonts w:ascii="微软雅黑" w:eastAsia="微软雅黑" w:hAnsi="微软雅黑" w:cs="微软雅黑"/>
                              <w:w w:val="95"/>
                              <w:sz w:val="14"/>
                              <w:szCs w:val="14"/>
                            </w:rPr>
                            <w:t>all：检测数据页损坏，并格式化输出数据页</w:t>
                          </w:r>
                        </w:p>
                      </w:tc>
                    </w:tr>
                    <w:tr w:rsidR="00921398">
                      <w:trPr>
                        <w:trHeight w:hRule="exact" w:val="590"/>
                      </w:trPr>
                      <w:tc>
                        <w:tcPr>
                          <w:tcW w:w="4741" w:type="dxa"/>
                          <w:tcBorders>
                            <w:top w:val="single" w:sz="8" w:space="0" w:color="000000"/>
                            <w:left w:val="nil"/>
                            <w:bottom w:val="single" w:sz="8" w:space="0" w:color="000000"/>
                            <w:right w:val="nil"/>
                          </w:tcBorders>
                        </w:tcPr>
                        <w:p w:rsidR="00921398" w:rsidRDefault="00921398">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85"/>
                              <w:sz w:val="14"/>
                              <w:szCs w:val="14"/>
                            </w:rPr>
                            <w:t xml:space="preserve">--dumpdata </w:t>
                          </w:r>
                          <w:r>
                            <w:rPr>
                              <w:rFonts w:ascii="微软雅黑" w:eastAsia="微软雅黑" w:hAnsi="微软雅黑" w:cs="微软雅黑"/>
                              <w:spacing w:val="2"/>
                              <w:w w:val="85"/>
                              <w:sz w:val="14"/>
                              <w:szCs w:val="14"/>
                            </w:rPr>
                            <w:t xml:space="preserve"> </w:t>
                          </w:r>
                          <w:r>
                            <w:rPr>
                              <w:rFonts w:ascii="微软雅黑" w:eastAsia="微软雅黑" w:hAnsi="微软雅黑" w:cs="微软雅黑"/>
                              <w:w w:val="85"/>
                              <w:sz w:val="14"/>
                              <w:szCs w:val="14"/>
                            </w:rPr>
                            <w:t>-t</w:t>
                          </w:r>
                        </w:p>
                        <w:p w:rsidR="00921398" w:rsidRDefault="00921398">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--dumpindex, -i</w:t>
                          </w:r>
                        </w:p>
                      </w:tc>
                      <w:tc>
                        <w:tcPr>
                          <w:tcW w:w="4731" w:type="dxa"/>
                          <w:tcBorders>
                            <w:top w:val="single" w:sz="8" w:space="0" w:color="000000"/>
                            <w:left w:val="nil"/>
                            <w:bottom w:val="single" w:sz="8" w:space="0" w:color="000000"/>
                            <w:right w:val="nil"/>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设定操作数据文件（ture/false），默认为false</w:t>
                          </w:r>
                        </w:p>
                        <w:p w:rsidR="00921398" w:rsidRDefault="00921398">
                          <w:pPr>
                            <w:pStyle w:val="TableParagraph"/>
                            <w:spacing w:before="61"/>
                            <w:ind w:left="45"/>
                            <w:rPr>
                              <w:rFonts w:ascii="微软雅黑" w:eastAsia="微软雅黑" w:hAnsi="微软雅黑" w:cs="微软雅黑"/>
                              <w:sz w:val="14"/>
                              <w:szCs w:val="14"/>
                            </w:rPr>
                          </w:pPr>
                          <w:r>
                            <w:rPr>
                              <w:rFonts w:ascii="微软雅黑" w:eastAsia="微软雅黑" w:hAnsi="微软雅黑" w:cs="微软雅黑"/>
                              <w:sz w:val="14"/>
                              <w:szCs w:val="14"/>
                            </w:rPr>
                            <w:t>设定操作索引文件（true/false），默认为false</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--pagestart,</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-s</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指定起始数据页，默认为-1</w:t>
                          </w:r>
                        </w:p>
                      </w:tc>
                    </w:tr>
                    <w:tr w:rsidR="00921398">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--numpage,</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-n</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指定需要检测或格式化的数据页数量，当指定-s参数为非负值时，该参数生</w:t>
                          </w:r>
                        </w:p>
                        <w:p w:rsidR="00921398" w:rsidRDefault="00921398">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效。默认值为1</w:t>
                          </w:r>
                        </w:p>
                      </w:tc>
                    </w:tr>
                    <w:tr w:rsidR="00921398">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--record,</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-p</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指定显示格式化输出数据或索引内容（true/false），默认为false</w:t>
                          </w:r>
                        </w:p>
                      </w:tc>
                    </w:tr>
                  </w:tbl>
                  <w:p w:rsidR="00921398" w:rsidRDefault="00921398"/>
                </w:txbxContent>
              </v:textbox>
              <w10:wrap anchorx="page"/>
            </v:shape>
          </w:pict>
        </w:r>
        <w:r w:rsidR="007003A1" w:rsidDel="00F60C2A">
          <w:rPr>
            <w:w w:val="95"/>
            <w:lang w:eastAsia="zh-CN"/>
          </w:rPr>
          <w:delText>sdbinspt</w:delText>
        </w:r>
      </w:del>
      <w:ins w:id="193" w:author="Zhen Liu" w:date="2014-08-11T11:28:00Z">
        <w:r w:rsidR="00F60C2A">
          <w:pict>
            <v:shape id="_x0000_s40108" type="#_x0000_t202" style="position:absolute;left:0;text-align:left;margin-left:81.2pt;margin-top:46.25pt;width:475.1pt;height:244pt;z-index:-7677;mso-position-horizontal-relative:page;mso-position-vertical-relative:text" filled="f" stroked="f">
              <v:textbox style="mso-next-textbox:#_x0000_s40108" inset="0,0,0,0">
                <w:txbxContent>
                  <w:tbl>
                    <w:tblPr>
                      <w:tblW w:w="0" w:type="auto"/>
                      <w:tblLayout w:type="fixed"/>
                      <w:tblCellMar>
                        <w:left w:w="0" w:type="dxa"/>
                        <w:right w:w="0" w:type="dxa"/>
                      </w:tblCellMar>
                      <w:tblLook w:val="01E0"/>
                    </w:tblPr>
                    <w:tblGrid>
                      <w:gridCol w:w="4741"/>
                      <w:gridCol w:w="4731"/>
                    </w:tblGrid>
                    <w:tr w:rsidR="00F60C2A">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--help,</w:t>
                          </w:r>
                          <w:r>
                            <w:rPr>
                              <w:rFonts w:ascii="微软雅黑" w:eastAsia="微软雅黑" w:hAnsi="微软雅黑" w:cs="微软雅黑"/>
                              <w:spacing w:val="20"/>
                              <w:w w:val="85"/>
                              <w:sz w:val="14"/>
                              <w:szCs w:val="14"/>
                            </w:rPr>
                            <w:t xml:space="preserve"> </w:t>
                          </w:r>
                          <w:r>
                            <w:rPr>
                              <w:rFonts w:ascii="微软雅黑" w:eastAsia="微软雅黑" w:hAnsi="微软雅黑" w:cs="微软雅黑"/>
                              <w:w w:val="85"/>
                              <w:sz w:val="14"/>
                              <w:szCs w:val="14"/>
                            </w:rPr>
                            <w:t>-h</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返回基本帮助和用法文本</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--dbpath,</w:t>
                          </w:r>
                          <w:r>
                            <w:rPr>
                              <w:rFonts w:ascii="微软雅黑" w:eastAsia="微软雅黑" w:hAnsi="微软雅黑" w:cs="微软雅黑"/>
                              <w:spacing w:val="25"/>
                              <w:w w:val="85"/>
                              <w:sz w:val="14"/>
                              <w:szCs w:val="14"/>
                            </w:rPr>
                            <w:t xml:space="preserve"> </w:t>
                          </w:r>
                          <w:r>
                            <w:rPr>
                              <w:rFonts w:ascii="微软雅黑" w:eastAsia="微软雅黑" w:hAnsi="微软雅黑" w:cs="微软雅黑"/>
                              <w:w w:val="85"/>
                              <w:sz w:val="14"/>
                              <w:szCs w:val="14"/>
                            </w:rPr>
                            <w:t>-d</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指定数据库文件所在目录，默认为当前目录</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--output,</w:t>
                          </w:r>
                          <w:r>
                            <w:rPr>
                              <w:rFonts w:ascii="微软雅黑" w:eastAsia="微软雅黑" w:hAnsi="微软雅黑" w:cs="微软雅黑"/>
                              <w:spacing w:val="24"/>
                              <w:w w:val="85"/>
                              <w:sz w:val="14"/>
                              <w:szCs w:val="14"/>
                            </w:rPr>
                            <w:t xml:space="preserve"> </w:t>
                          </w:r>
                          <w:r>
                            <w:rPr>
                              <w:rFonts w:ascii="微软雅黑" w:eastAsia="微软雅黑" w:hAnsi="微软雅黑" w:cs="微软雅黑"/>
                              <w:w w:val="85"/>
                              <w:sz w:val="14"/>
                              <w:szCs w:val="14"/>
                            </w:rPr>
                            <w:t>-o</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指定输出文件，默认为屏幕输出</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--verbose,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-v</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 xml:space="preserve">是否进行 </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 xml:space="preserve">ASCII </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文本输出（true/false），默认为true</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--csname,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-c</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指定集合空间名，如果未指定则为全部集合空间</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--clname,</w:t>
                          </w:r>
                          <w:r>
                            <w:rPr>
                              <w:rFonts w:ascii="微软雅黑" w:eastAsia="微软雅黑" w:hAnsi="微软雅黑" w:cs="微软雅黑"/>
                              <w:spacing w:val="-3"/>
                              <w:w w:val="90"/>
                              <w:sz w:val="14"/>
                              <w:szCs w:val="14"/>
                            </w:rPr>
                            <w:t xml:space="preserve"> </w:t>
                          </w:r>
                          <w:r>
                            <w:rPr>
                              <w:rFonts w:ascii="微软雅黑" w:eastAsia="微软雅黑" w:hAnsi="微软雅黑" w:cs="微软雅黑"/>
                              <w:w w:val="90"/>
                              <w:sz w:val="14"/>
                              <w:szCs w:val="14"/>
                            </w:rPr>
                            <w:t>-l</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指定集合名，如果未指定则为全部集合</w:t>
                          </w:r>
                        </w:p>
                      </w:tc>
                    </w:tr>
                    <w:tr w:rsidR="00F60C2A">
                      <w:trPr>
                        <w:trHeight w:hRule="exact" w:val="102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--action,</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-a</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指定操作，为（inspect/dump/all）之一，必须指定</w:t>
                          </w:r>
                        </w:p>
                        <w:p w:rsidR="00F60C2A" w:rsidRDefault="00F60C2A">
                          <w:pPr>
                            <w:pStyle w:val="TableParagraph"/>
                            <w:spacing w:before="1" w:line="241" w:lineRule="auto"/>
                            <w:ind w:left="35" w:right="2009"/>
                            <w:rPr>
                              <w:rFonts w:ascii="微软雅黑" w:eastAsia="微软雅黑" w:hAnsi="微软雅黑" w:cs="微软雅黑"/>
                              <w:sz w:val="14"/>
                              <w:szCs w:val="14"/>
                            </w:rPr>
                          </w:pPr>
                          <w:r>
                            <w:rPr>
                              <w:rFonts w:ascii="微软雅黑" w:eastAsia="微软雅黑" w:hAnsi="微软雅黑" w:cs="微软雅黑"/>
                              <w:sz w:val="14"/>
                              <w:szCs w:val="14"/>
                            </w:rPr>
                            <w:t xml:space="preserve">inspect：检测并报告任何数据损坏 dump：将数据页格式化并输出 </w:t>
                          </w:r>
                          <w:r>
                            <w:rPr>
                              <w:rFonts w:ascii="微软雅黑" w:eastAsia="微软雅黑" w:hAnsi="微软雅黑" w:cs="微软雅黑"/>
                              <w:w w:val="95"/>
                              <w:sz w:val="14"/>
                              <w:szCs w:val="14"/>
                            </w:rPr>
                            <w:t>all：检测数据页损坏，并格式化输出数据页</w:t>
                          </w:r>
                        </w:p>
                      </w:tc>
                    </w:tr>
                    <w:tr w:rsidR="00F60C2A">
                      <w:trPr>
                        <w:trHeight w:hRule="exact" w:val="590"/>
                      </w:trPr>
                      <w:tc>
                        <w:tcPr>
                          <w:tcW w:w="4741" w:type="dxa"/>
                          <w:tcBorders>
                            <w:top w:val="single" w:sz="8" w:space="0" w:color="000000"/>
                            <w:left w:val="nil"/>
                            <w:bottom w:val="single" w:sz="8" w:space="0" w:color="000000"/>
                            <w:right w:val="nil"/>
                          </w:tcBorders>
                        </w:tcPr>
                        <w:p w:rsidR="00F60C2A" w:rsidRDefault="00F60C2A">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85"/>
                              <w:sz w:val="14"/>
                              <w:szCs w:val="14"/>
                            </w:rPr>
                            <w:t xml:space="preserve">--dumpdata </w:t>
                          </w:r>
                          <w:r>
                            <w:rPr>
                              <w:rFonts w:ascii="微软雅黑" w:eastAsia="微软雅黑" w:hAnsi="微软雅黑" w:cs="微软雅黑"/>
                              <w:spacing w:val="2"/>
                              <w:w w:val="85"/>
                              <w:sz w:val="14"/>
                              <w:szCs w:val="14"/>
                            </w:rPr>
                            <w:t xml:space="preserve"> </w:t>
                          </w:r>
                          <w:r>
                            <w:rPr>
                              <w:rFonts w:ascii="微软雅黑" w:eastAsia="微软雅黑" w:hAnsi="微软雅黑" w:cs="微软雅黑"/>
                              <w:w w:val="85"/>
                              <w:sz w:val="14"/>
                              <w:szCs w:val="14"/>
                            </w:rPr>
                            <w:t>-t</w:t>
                          </w:r>
                        </w:p>
                        <w:p w:rsidR="00F60C2A" w:rsidRDefault="00F60C2A">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--dumpindex, -i</w:t>
                          </w:r>
                        </w:p>
                      </w:tc>
                      <w:tc>
                        <w:tcPr>
                          <w:tcW w:w="4731" w:type="dxa"/>
                          <w:tcBorders>
                            <w:top w:val="single" w:sz="8" w:space="0" w:color="000000"/>
                            <w:left w:val="nil"/>
                            <w:bottom w:val="single" w:sz="8" w:space="0" w:color="000000"/>
                            <w:right w:val="nil"/>
                          </w:tcBorders>
                        </w:tcPr>
                        <w:p w:rsidR="00F60C2A" w:rsidRDefault="00F60C2A">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设定操作数据文件（ture/false），默认为false</w:t>
                          </w:r>
                        </w:p>
                        <w:p w:rsidR="00F60C2A" w:rsidRDefault="00F60C2A">
                          <w:pPr>
                            <w:pStyle w:val="TableParagraph"/>
                            <w:spacing w:before="61"/>
                            <w:ind w:left="45"/>
                            <w:rPr>
                              <w:rFonts w:ascii="微软雅黑" w:eastAsia="微软雅黑" w:hAnsi="微软雅黑" w:cs="微软雅黑"/>
                              <w:sz w:val="14"/>
                              <w:szCs w:val="14"/>
                            </w:rPr>
                          </w:pPr>
                          <w:r>
                            <w:rPr>
                              <w:rFonts w:ascii="微软雅黑" w:eastAsia="微软雅黑" w:hAnsi="微软雅黑" w:cs="微软雅黑"/>
                              <w:sz w:val="14"/>
                              <w:szCs w:val="14"/>
                            </w:rPr>
                            <w:t>设定操作索引文件（true/false），默认为false</w:t>
                          </w:r>
                        </w:p>
                      </w:tc>
                    </w:tr>
                    <w:tr w:rsidR="00F60C2A">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--pagestart,</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-s</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指定起始数据页，默认为-1</w:t>
                          </w:r>
                        </w:p>
                      </w:tc>
                    </w:tr>
                    <w:tr w:rsidR="00F60C2A">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--numpage,</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-n</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指定需要检测或格式化的数据页数量，当指定-s参数为非负值时，该参数生</w:t>
                          </w:r>
                        </w:p>
                        <w:p w:rsidR="00F60C2A" w:rsidRDefault="00F60C2A">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效。默认值为1</w:t>
                          </w:r>
                        </w:p>
                      </w:tc>
                    </w:tr>
                    <w:tr w:rsidR="00F60C2A">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--record,</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-p</w:t>
                          </w:r>
                        </w:p>
                      </w:tc>
                      <w:tc>
                        <w:tcPr>
                          <w:tcW w:w="4731" w:type="dxa"/>
                          <w:tcBorders>
                            <w:top w:val="single" w:sz="8" w:space="0" w:color="000000"/>
                            <w:left w:val="single" w:sz="8" w:space="0" w:color="000000"/>
                            <w:bottom w:val="single" w:sz="8" w:space="0" w:color="000000"/>
                            <w:right w:val="single" w:sz="8" w:space="0" w:color="000000"/>
                          </w:tcBorders>
                        </w:tcPr>
                        <w:p w:rsidR="00F60C2A" w:rsidRDefault="00F60C2A">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指定显示格式化输出数据或索引内容（true/false），默认为false</w:t>
                          </w:r>
                        </w:p>
                      </w:tc>
                    </w:tr>
                  </w:tbl>
                  <w:p w:rsidR="00F60C2A" w:rsidRDefault="00F60C2A"/>
                </w:txbxContent>
              </v:textbox>
              <w10:wrap anchorx="page"/>
            </v:shape>
          </w:pict>
        </w:r>
        <w:r w:rsidR="00F60C2A">
          <w:rPr>
            <w:w w:val="95"/>
            <w:lang w:eastAsia="zh-CN"/>
          </w:rPr>
          <w:t>sdb</w:t>
        </w:r>
        <w:r w:rsidR="00F60C2A">
          <w:rPr>
            <w:rFonts w:hint="eastAsia"/>
            <w:w w:val="95"/>
            <w:lang w:eastAsia="zh-CN"/>
          </w:rPr>
          <w:t>dmsdump</w:t>
        </w:r>
      </w:ins>
      <w:r w:rsidR="007003A1">
        <w:rPr>
          <w:w w:val="95"/>
          <w:lang w:eastAsia="zh-CN"/>
        </w:rPr>
        <w:t>不需要与数据库连接。</w:t>
      </w:r>
      <w:r w:rsidR="007003A1">
        <w:rPr>
          <w:lang w:eastAsia="zh-CN"/>
        </w:rPr>
        <w:t xml:space="preserve"> 选项</w:t>
      </w:r>
    </w:p>
    <w:p w:rsidR="00737AD2" w:rsidRDefault="00737AD2">
      <w:pPr>
        <w:spacing w:before="5" w:line="150" w:lineRule="exact"/>
        <w:rPr>
          <w:sz w:val="15"/>
          <w:szCs w:val="15"/>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pStyle w:val="BodyText"/>
        <w:spacing w:line="312" w:lineRule="exact"/>
        <w:rPr>
          <w:lang w:eastAsia="zh-CN"/>
        </w:rPr>
      </w:pPr>
      <w:r>
        <w:rPr>
          <w:lang w:eastAsia="zh-CN"/>
        </w:rPr>
        <w:t>用法</w:t>
      </w:r>
    </w:p>
    <w:p w:rsidR="00737AD2" w:rsidRDefault="007003A1">
      <w:pPr>
        <w:pStyle w:val="BodyText"/>
        <w:spacing w:before="18" w:line="253" w:lineRule="auto"/>
        <w:ind w:right="203"/>
        <w:rPr>
          <w:lang w:eastAsia="zh-CN"/>
        </w:rPr>
      </w:pPr>
      <w:r>
        <w:rPr>
          <w:lang w:eastAsia="zh-CN"/>
        </w:rPr>
        <w:t>使用</w:t>
      </w:r>
      <w:del w:id="194" w:author="Zhen Liu" w:date="2014-08-11T11:27:00Z">
        <w:r w:rsidDel="00F60C2A">
          <w:rPr>
            <w:lang w:eastAsia="zh-CN"/>
          </w:rPr>
          <w:delText>sdbinspt</w:delText>
        </w:r>
      </w:del>
      <w:ins w:id="195" w:author="Zhen Liu" w:date="2014-08-11T11:27:00Z">
        <w:r w:rsidR="00F60C2A">
          <w:rPr>
            <w:lang w:eastAsia="zh-CN"/>
          </w:rPr>
          <w:t>sdb</w:t>
        </w:r>
        <w:r w:rsidR="00F60C2A">
          <w:rPr>
            <w:rFonts w:hint="eastAsia"/>
            <w:lang w:eastAsia="zh-CN"/>
          </w:rPr>
          <w:t>dmsdump</w:t>
        </w:r>
      </w:ins>
      <w:r>
        <w:rPr>
          <w:lang w:eastAsia="zh-CN"/>
        </w:rPr>
        <w:t xml:space="preserve">工具时，请务必保证数据库进程已经停止。 </w:t>
      </w:r>
      <w:r>
        <w:rPr>
          <w:w w:val="95"/>
          <w:lang w:eastAsia="zh-CN"/>
        </w:rPr>
        <w:t>在下面的例子，</w:t>
      </w:r>
      <w:del w:id="196" w:author="Zhen Liu" w:date="2014-08-11T11:28:00Z">
        <w:r w:rsidDel="00F60C2A">
          <w:rPr>
            <w:w w:val="95"/>
            <w:lang w:eastAsia="zh-CN"/>
          </w:rPr>
          <w:delText>sdbinspt</w:delText>
        </w:r>
      </w:del>
      <w:ins w:id="197" w:author="Zhen Liu" w:date="2014-08-11T11:28:00Z">
        <w:r w:rsidR="00F60C2A">
          <w:rPr>
            <w:w w:val="95"/>
            <w:lang w:eastAsia="zh-CN"/>
          </w:rPr>
          <w:t>sdb</w:t>
        </w:r>
        <w:r w:rsidR="00F60C2A">
          <w:rPr>
            <w:rFonts w:hint="eastAsia"/>
            <w:w w:val="95"/>
            <w:lang w:eastAsia="zh-CN"/>
          </w:rPr>
          <w:t>dmsdump</w:t>
        </w:r>
        <w:r w:rsidR="00F60C2A">
          <w:rPr>
            <w:w w:val="95"/>
            <w:lang w:eastAsia="zh-CN"/>
          </w:rPr>
          <w:t>t</w:t>
        </w:r>
      </w:ins>
      <w:r>
        <w:rPr>
          <w:w w:val="95"/>
          <w:lang w:eastAsia="zh-CN"/>
        </w:rPr>
        <w:t>在当前目录下检测并格式化输出所有集合空间与集合的数据与索引至output.txt文</w:t>
      </w:r>
    </w:p>
    <w:p w:rsidR="00737AD2" w:rsidRDefault="007003A1">
      <w:pPr>
        <w:pStyle w:val="BodyText"/>
        <w:spacing w:line="225" w:lineRule="exact"/>
      </w:pPr>
      <w:r>
        <w:t>件。</w:t>
      </w:r>
    </w:p>
    <w:p w:rsidR="00737AD2" w:rsidRDefault="00EC10B3">
      <w:pPr>
        <w:pStyle w:val="BodyText"/>
        <w:spacing w:before="6"/>
        <w:rPr>
          <w:rFonts w:ascii="仿宋" w:eastAsia="仿宋" w:hAnsi="仿宋" w:cs="仿宋"/>
        </w:rPr>
      </w:pPr>
      <w:del w:id="198" w:author="Zhen Liu" w:date="2014-08-11T11:27:00Z">
        <w:r w:rsidRPr="00EC10B3" w:rsidDel="00E466FC">
          <w:pict>
            <v:group id="_x0000_s3509" style="position:absolute;left:0;text-align:left;margin-left:81.7pt;margin-top:4.75pt;width:473.6pt;height:10.6pt;z-index:-25747;mso-position-horizontal-relative:page" coordorigin="1634,95" coordsize="9472,212">
              <v:shape id="_x0000_s3510" style="position:absolute;left:1634;top:95;width:9472;height:212" coordorigin="1634,95" coordsize="9472,212" path="m1634,95r9472,l11106,307r-9472,l1634,95xe" fillcolor="#efefef" stroked="f">
                <v:path arrowok="t"/>
              </v:shape>
              <w10:wrap anchorx="page"/>
            </v:group>
          </w:pict>
        </w:r>
        <w:r w:rsidR="007003A1" w:rsidDel="00E466FC">
          <w:rPr>
            <w:rFonts w:ascii="仿宋" w:eastAsia="仿宋" w:hAnsi="仿宋" w:cs="仿宋"/>
          </w:rPr>
          <w:delText xml:space="preserve">sdbinspt </w:delText>
        </w:r>
      </w:del>
      <w:ins w:id="199" w:author="Zhen Liu" w:date="2014-08-11T11:27:00Z">
        <w:r w:rsidR="00E466FC" w:rsidRPr="00EC10B3">
          <w:pict>
            <v:group id="_x0000_s40106" style="position:absolute;left:0;text-align:left;margin-left:81.7pt;margin-top:4.75pt;width:473.6pt;height:10.6pt;z-index:-9725;mso-position-horizontal-relative:page;mso-position-vertical-relative:text" coordorigin="1634,95" coordsize="9472,212">
              <v:shape id="_x0000_s40107" style="position:absolute;left:1634;top:95;width:9472;height:212" coordorigin="1634,95" coordsize="9472,212" path="m1634,95r9472,l11106,307r-9472,l1634,95xe" fillcolor="#efefef" stroked="f">
                <v:path arrowok="t"/>
              </v:shape>
              <w10:wrap anchorx="page"/>
            </v:group>
          </w:pict>
        </w:r>
        <w:r w:rsidR="00E466FC">
          <w:rPr>
            <w:rFonts w:ascii="仿宋" w:eastAsia="仿宋" w:hAnsi="仿宋" w:cs="仿宋"/>
          </w:rPr>
          <w:t>sdb</w:t>
        </w:r>
        <w:r w:rsidR="00E466FC">
          <w:rPr>
            <w:rFonts w:ascii="仿宋" w:eastAsia="仿宋" w:hAnsi="仿宋" w:cs="仿宋" w:hint="eastAsia"/>
            <w:lang w:eastAsia="zh-CN"/>
          </w:rPr>
          <w:t>dmsdump</w:t>
        </w:r>
        <w:r w:rsidR="00E466FC">
          <w:rPr>
            <w:rFonts w:ascii="仿宋" w:eastAsia="仿宋" w:hAnsi="仿宋" w:cs="仿宋"/>
          </w:rPr>
          <w:t xml:space="preserve"> </w:t>
        </w:r>
      </w:ins>
      <w:r w:rsidR="007003A1">
        <w:rPr>
          <w:rFonts w:ascii="仿宋" w:eastAsia="仿宋" w:hAnsi="仿宋" w:cs="仿宋"/>
        </w:rPr>
        <w:t>-d . -o output.txt -v true -a all -t true -i true -p true</w:t>
      </w:r>
    </w:p>
    <w:p w:rsidR="00737AD2" w:rsidRDefault="00737AD2">
      <w:pPr>
        <w:spacing w:line="200" w:lineRule="exact"/>
        <w:rPr>
          <w:sz w:val="20"/>
          <w:szCs w:val="20"/>
        </w:rPr>
      </w:pPr>
    </w:p>
    <w:p w:rsidR="00737AD2" w:rsidRDefault="00737AD2">
      <w:pPr>
        <w:spacing w:before="4" w:line="200" w:lineRule="exact"/>
        <w:rPr>
          <w:sz w:val="20"/>
          <w:szCs w:val="20"/>
          <w:lang w:eastAsia="zh-CN"/>
        </w:rPr>
      </w:pPr>
    </w:p>
    <w:p w:rsidR="009875F8" w:rsidRDefault="00EC10B3" w:rsidP="009875F8">
      <w:pPr>
        <w:pStyle w:val="BodyText"/>
        <w:kinsoku w:val="0"/>
        <w:overflowPunct w:val="0"/>
        <w:spacing w:before="89"/>
        <w:ind w:left="113"/>
        <w:rPr>
          <w:lang w:eastAsia="zh-CN"/>
        </w:rPr>
      </w:pPr>
      <w:r>
        <w:rPr>
          <w:noProof/>
        </w:rPr>
        <w:pict>
          <v:rect id="_x0000_s3996" style="position:absolute;left:0;text-align:left;margin-left:81.7pt;margin-top:6.5pt;width:24pt;height:24pt;z-index:-23037;mso-position-horizontal-relative:page" o:allowincell="f" filled="f" stroked="f">
            <v:textbox style="mso-next-textbox:#_x0000_s3996" inset="0,0,0,0">
              <w:txbxContent>
                <w:p w:rsidR="00921398" w:rsidRDefault="00921398" w:rsidP="009875F8">
                  <w:pPr>
                    <w:widowControl/>
                    <w:spacing w:line="480" w:lineRule="atLeast"/>
                  </w:pPr>
                  <w:r>
                    <w:rPr>
                      <w:rFonts w:ascii="Times New Roman" w:cs="Times New Roman"/>
                      <w:noProof/>
                      <w:sz w:val="24"/>
                      <w:szCs w:val="24"/>
                      <w:lang w:eastAsia="zh-CN"/>
                    </w:rPr>
                    <w:drawing>
                      <wp:inline distT="0" distB="0" distL="0" distR="0">
                        <wp:extent cx="304800" cy="304800"/>
                        <wp:effectExtent l="1905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921398" w:rsidRDefault="00921398" w:rsidP="009875F8"/>
              </w:txbxContent>
            </v:textbox>
            <w10:wrap anchorx="page"/>
          </v:rect>
        </w:pict>
      </w:r>
      <w:r>
        <w:rPr>
          <w:noProof/>
        </w:rPr>
        <w:pict>
          <v:rect id="_x0000_s3997" style="position:absolute;left:0;text-align:left;margin-left:81.65pt;margin-top:4.7pt;width:473.6pt;height:10.55pt;z-index:-22013;mso-position-horizontal-relative:page" o:allowincell="f" fillcolor="#efefef" stroked="f">
            <v:path arrowok="t"/>
            <w10:wrap anchorx="page"/>
          </v:rect>
        </w:pict>
      </w:r>
      <w:r w:rsidR="009875F8">
        <w:rPr>
          <w:rFonts w:hint="eastAsia"/>
          <w:lang w:eastAsia="zh-CN"/>
        </w:rPr>
        <w:t>数据库性能监控工具</w:t>
      </w:r>
      <w:r w:rsidR="009875F8">
        <w:rPr>
          <w:spacing w:val="-16"/>
          <w:lang w:eastAsia="zh-CN"/>
        </w:rPr>
        <w:t xml:space="preserve"> </w:t>
      </w:r>
      <w:r w:rsidR="009875F8">
        <w:rPr>
          <w:lang w:eastAsia="zh-CN"/>
        </w:rPr>
        <w:t>—</w:t>
      </w:r>
      <w:r w:rsidR="009875F8">
        <w:rPr>
          <w:spacing w:val="-16"/>
          <w:lang w:eastAsia="zh-CN"/>
        </w:rPr>
        <w:t xml:space="preserve"> </w:t>
      </w:r>
      <w:r w:rsidR="009875F8">
        <w:rPr>
          <w:lang w:eastAsia="zh-CN"/>
        </w:rPr>
        <w:t>sdbtop</w:t>
      </w:r>
    </w:p>
    <w:p w:rsidR="009875F8" w:rsidRDefault="009875F8" w:rsidP="009875F8">
      <w:pPr>
        <w:kinsoku w:val="0"/>
        <w:overflowPunct w:val="0"/>
        <w:spacing w:before="9" w:line="190" w:lineRule="exact"/>
        <w:rPr>
          <w:sz w:val="19"/>
          <w:szCs w:val="19"/>
          <w:lang w:eastAsia="zh-CN"/>
        </w:rPr>
      </w:pPr>
    </w:p>
    <w:p w:rsidR="009875F8" w:rsidRDefault="009875F8" w:rsidP="009875F8">
      <w:pPr>
        <w:pStyle w:val="BodyText"/>
        <w:kinsoku w:val="0"/>
        <w:overflowPunct w:val="0"/>
        <w:spacing w:line="253" w:lineRule="auto"/>
        <w:ind w:left="113" w:right="433"/>
        <w:rPr>
          <w:w w:val="95"/>
          <w:lang w:eastAsia="zh-CN"/>
        </w:rPr>
      </w:pPr>
      <w:r>
        <w:rPr>
          <w:w w:val="95"/>
          <w:lang w:eastAsia="zh-CN"/>
        </w:rPr>
        <w:t>sdbtop</w:t>
      </w:r>
      <w:r>
        <w:rPr>
          <w:rFonts w:hint="eastAsia"/>
          <w:w w:val="95"/>
          <w:lang w:eastAsia="zh-CN"/>
        </w:rPr>
        <w:t>是一个</w:t>
      </w:r>
      <w:r>
        <w:rPr>
          <w:w w:val="95"/>
          <w:lang w:eastAsia="zh-CN"/>
        </w:rPr>
        <w:t>Sequoiadb</w:t>
      </w:r>
      <w:r>
        <w:rPr>
          <w:rFonts w:hint="eastAsia"/>
          <w:w w:val="95"/>
          <w:lang w:eastAsia="zh-CN"/>
        </w:rPr>
        <w:t>数据库的性能监控工具。通过它，可以监控和查看集群中各个节点的监视信息。</w:t>
      </w:r>
    </w:p>
    <w:p w:rsidR="009875F8" w:rsidRDefault="009875F8" w:rsidP="009875F8">
      <w:pPr>
        <w:kinsoku w:val="0"/>
        <w:overflowPunct w:val="0"/>
        <w:spacing w:before="4" w:line="200" w:lineRule="exact"/>
        <w:rPr>
          <w:sz w:val="20"/>
          <w:szCs w:val="20"/>
          <w:lang w:eastAsia="zh-CN"/>
        </w:rPr>
      </w:pPr>
    </w:p>
    <w:p w:rsidR="009875F8" w:rsidRDefault="0066768D" w:rsidP="009875F8">
      <w:pPr>
        <w:kinsoku w:val="0"/>
        <w:overflowPunct w:val="0"/>
        <w:spacing w:before="4" w:line="200" w:lineRule="exact"/>
        <w:rPr>
          <w:sz w:val="20"/>
          <w:szCs w:val="20"/>
          <w:lang w:eastAsia="zh-CN"/>
        </w:rPr>
      </w:pPr>
      <w:r>
        <w:rPr>
          <w:rFonts w:hint="eastAsia"/>
          <w:sz w:val="20"/>
          <w:szCs w:val="20"/>
          <w:lang w:eastAsia="zh-CN"/>
        </w:rPr>
        <w:t xml:space="preserve">   </w:t>
      </w:r>
      <w:r>
        <w:rPr>
          <w:rFonts w:hint="eastAsia"/>
          <w:sz w:val="20"/>
          <w:szCs w:val="20"/>
          <w:lang w:eastAsia="zh-CN"/>
        </w:rPr>
        <w:t>选项</w:t>
      </w:r>
    </w:p>
    <w:p w:rsidR="0066768D" w:rsidRDefault="0066768D" w:rsidP="009875F8">
      <w:pPr>
        <w:kinsoku w:val="0"/>
        <w:overflowPunct w:val="0"/>
        <w:spacing w:before="4" w:line="200" w:lineRule="exact"/>
        <w:rPr>
          <w:sz w:val="20"/>
          <w:szCs w:val="20"/>
          <w:lang w:eastAsia="zh-CN"/>
        </w:rPr>
      </w:pPr>
      <w:r>
        <w:rPr>
          <w:rFonts w:hint="eastAsia"/>
          <w:sz w:val="20"/>
          <w:szCs w:val="20"/>
          <w:lang w:eastAsia="zh-CN"/>
        </w:rPr>
        <w:tab/>
      </w:r>
    </w:p>
    <w:tbl>
      <w:tblPr>
        <w:tblW w:w="9366" w:type="dxa"/>
        <w:jc w:val="center"/>
        <w:tblCellMar>
          <w:left w:w="0" w:type="dxa"/>
          <w:right w:w="0" w:type="dxa"/>
        </w:tblCellMar>
        <w:tblLook w:val="0000"/>
      </w:tblPr>
      <w:tblGrid>
        <w:gridCol w:w="1711"/>
        <w:gridCol w:w="7655"/>
      </w:tblGrid>
      <w:tr w:rsidR="0066768D" w:rsidTr="0066768D">
        <w:trPr>
          <w:trHeight w:hRule="exact" w:val="295"/>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3" w:lineRule="exact"/>
              <w:ind w:left="40"/>
            </w:pPr>
            <w:r>
              <w:rPr>
                <w:rFonts w:ascii="微软雅黑" w:eastAsia="微软雅黑" w:cs="微软雅黑" w:hint="eastAsia"/>
                <w:sz w:val="14"/>
                <w:szCs w:val="14"/>
              </w:rPr>
              <w:t>参数</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3" w:lineRule="exact"/>
              <w:ind w:left="35"/>
            </w:pPr>
            <w:r>
              <w:rPr>
                <w:rFonts w:ascii="微软雅黑" w:eastAsia="微软雅黑" w:cs="微软雅黑" w:hint="eastAsia"/>
                <w:sz w:val="14"/>
                <w:szCs w:val="14"/>
              </w:rPr>
              <w:t>描述</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pPr>
            <w:r>
              <w:rPr>
                <w:rFonts w:ascii="微软雅黑" w:eastAsia="微软雅黑" w:cs="微软雅黑"/>
                <w:w w:val="90"/>
                <w:sz w:val="14"/>
                <w:szCs w:val="14"/>
              </w:rPr>
              <w:t>--help, -h</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lang w:eastAsia="zh-CN"/>
              </w:rPr>
            </w:pPr>
            <w:r>
              <w:rPr>
                <w:rFonts w:ascii="微软雅黑" w:eastAsia="微软雅黑" w:cs="微软雅黑" w:hint="eastAsia"/>
                <w:sz w:val="14"/>
                <w:szCs w:val="14"/>
                <w:lang w:eastAsia="zh-CN"/>
              </w:rPr>
              <w:t>返回基本帮助和用法文本。</w:t>
            </w:r>
          </w:p>
        </w:tc>
      </w:tr>
      <w:tr w:rsidR="0066768D" w:rsidTr="0066768D">
        <w:trPr>
          <w:trHeight w:hRule="exact" w:val="27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w w:val="90"/>
                <w:sz w:val="14"/>
                <w:szCs w:val="14"/>
              </w:rPr>
              <w:t>--</w:t>
            </w:r>
            <w:r>
              <w:rPr>
                <w:rFonts w:ascii="微软雅黑" w:eastAsia="微软雅黑" w:cs="微软雅黑" w:hint="eastAsia"/>
                <w:w w:val="90"/>
                <w:sz w:val="14"/>
                <w:szCs w:val="14"/>
              </w:rPr>
              <w:t>confpath, -c</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w w:val="90"/>
                <w:sz w:val="14"/>
                <w:szCs w:val="14"/>
                <w:lang w:eastAsia="zh-CN"/>
              </w:rPr>
            </w:pPr>
            <w:r w:rsidRPr="001E0148">
              <w:rPr>
                <w:rFonts w:ascii="微软雅黑" w:eastAsia="微软雅黑" w:cs="微软雅黑"/>
                <w:w w:val="90"/>
                <w:sz w:val="14"/>
                <w:szCs w:val="14"/>
                <w:lang w:eastAsia="zh-CN"/>
              </w:rPr>
              <w:t>S</w:t>
            </w:r>
            <w:r w:rsidRPr="001E0148">
              <w:rPr>
                <w:rFonts w:ascii="微软雅黑" w:eastAsia="微软雅黑" w:cs="微软雅黑" w:hint="eastAsia"/>
                <w:w w:val="90"/>
                <w:sz w:val="14"/>
                <w:szCs w:val="14"/>
                <w:lang w:eastAsia="zh-CN"/>
              </w:rPr>
              <w:t>dbtop的配置文件，sdbtop界面形态以及输出字段都依赖该文件</w:t>
            </w:r>
            <w:r w:rsidR="00347017">
              <w:rPr>
                <w:rFonts w:ascii="微软雅黑" w:eastAsia="微软雅黑" w:cs="微软雅黑" w:hint="eastAsia"/>
                <w:w w:val="90"/>
                <w:sz w:val="14"/>
                <w:szCs w:val="14"/>
                <w:lang w:eastAsia="zh-CN"/>
              </w:rPr>
              <w:t>（缺省使用默认的配置文件）</w:t>
            </w:r>
          </w:p>
          <w:p w:rsidR="0066768D" w:rsidRDefault="0066768D" w:rsidP="0066768D">
            <w:pPr>
              <w:pStyle w:val="TableParagraph"/>
              <w:kinsoku w:val="0"/>
              <w:overflowPunct w:val="0"/>
              <w:spacing w:line="218" w:lineRule="exact"/>
              <w:ind w:left="35"/>
              <w:rPr>
                <w:rFonts w:ascii="微软雅黑" w:eastAsia="微软雅黑" w:cs="微软雅黑"/>
                <w:w w:val="90"/>
                <w:sz w:val="14"/>
                <w:szCs w:val="14"/>
                <w:lang w:eastAsia="zh-CN"/>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lang w:eastAsia="zh-CN"/>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lang w:eastAsia="zh-CN"/>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r>
              <w:rPr>
                <w:rFonts w:ascii="微软雅黑" w:eastAsia="微软雅黑" w:cs="微软雅黑"/>
                <w:w w:val="90"/>
                <w:sz w:val="14"/>
                <w:szCs w:val="14"/>
              </w:rPr>
              <w:t>F</w:t>
            </w:r>
            <w:r>
              <w:rPr>
                <w:rFonts w:ascii="微软雅黑" w:eastAsia="微软雅黑" w:cs="微软雅黑" w:hint="eastAsia"/>
                <w:w w:val="90"/>
                <w:sz w:val="14"/>
                <w:szCs w:val="14"/>
              </w:rPr>
              <w:t>dsa</w:t>
            </w: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r>
              <w:rPr>
                <w:rFonts w:ascii="微软雅黑" w:eastAsia="微软雅黑" w:cs="微软雅黑" w:hint="eastAsia"/>
                <w:w w:val="90"/>
                <w:sz w:val="14"/>
                <w:szCs w:val="14"/>
              </w:rPr>
              <w:t>fdsafdsa</w:t>
            </w: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p>
          <w:p w:rsidR="0066768D" w:rsidRDefault="0066768D" w:rsidP="0066768D">
            <w:pPr>
              <w:pStyle w:val="TableParagraph"/>
              <w:kinsoku w:val="0"/>
              <w:overflowPunct w:val="0"/>
              <w:spacing w:line="218" w:lineRule="exact"/>
              <w:ind w:left="35"/>
              <w:rPr>
                <w:rFonts w:ascii="微软雅黑" w:eastAsia="微软雅黑" w:cs="微软雅黑"/>
                <w:w w:val="90"/>
                <w:sz w:val="14"/>
                <w:szCs w:val="14"/>
              </w:rPr>
            </w:pPr>
          </w:p>
          <w:p w:rsidR="0066768D" w:rsidRPr="001E0148" w:rsidRDefault="0066768D" w:rsidP="0066768D">
            <w:pPr>
              <w:pStyle w:val="TableParagraph"/>
              <w:kinsoku w:val="0"/>
              <w:overflowPunct w:val="0"/>
              <w:spacing w:line="218" w:lineRule="exact"/>
              <w:ind w:left="35"/>
              <w:rPr>
                <w:rFonts w:ascii="微软雅黑" w:eastAsia="微软雅黑" w:cs="微软雅黑"/>
                <w:w w:val="90"/>
                <w:sz w:val="14"/>
                <w:szCs w:val="14"/>
              </w:rPr>
            </w:pPr>
          </w:p>
        </w:tc>
      </w:tr>
      <w:tr w:rsidR="0066768D" w:rsidTr="0066768D">
        <w:trPr>
          <w:trHeight w:hRule="exact" w:val="288"/>
          <w:jc w:val="center"/>
        </w:trPr>
        <w:tc>
          <w:tcPr>
            <w:tcW w:w="1711" w:type="dxa"/>
            <w:tcBorders>
              <w:top w:val="single" w:sz="8" w:space="0" w:color="000000"/>
              <w:left w:val="single" w:sz="8" w:space="0" w:color="000000"/>
              <w:bottom w:val="single" w:sz="8" w:space="0" w:color="000000"/>
              <w:right w:val="single" w:sz="8" w:space="0" w:color="000000"/>
            </w:tcBorders>
          </w:tcPr>
          <w:p w:rsidR="0066768D" w:rsidRPr="001E0148"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w w:val="90"/>
                <w:sz w:val="14"/>
                <w:szCs w:val="14"/>
              </w:rPr>
              <w:t>--hostname,</w:t>
            </w:r>
            <w:r>
              <w:rPr>
                <w:rFonts w:ascii="微软雅黑" w:eastAsia="微软雅黑" w:cs="微软雅黑" w:hint="eastAsia"/>
                <w:w w:val="90"/>
                <w:sz w:val="14"/>
                <w:szCs w:val="14"/>
              </w:rPr>
              <w:t xml:space="preserve"> </w:t>
            </w:r>
            <w:r>
              <w:rPr>
                <w:rFonts w:ascii="微软雅黑" w:eastAsia="微软雅黑" w:cs="微软雅黑"/>
                <w:w w:val="90"/>
                <w:sz w:val="14"/>
                <w:szCs w:val="14"/>
              </w:rPr>
              <w:t>-</w:t>
            </w:r>
            <w:r>
              <w:rPr>
                <w:rFonts w:ascii="微软雅黑" w:eastAsia="微软雅黑" w:cs="微软雅黑" w:hint="eastAsia"/>
                <w:w w:val="90"/>
                <w:sz w:val="14"/>
                <w:szCs w:val="14"/>
              </w:rPr>
              <w:t>i</w:t>
            </w:r>
          </w:p>
        </w:tc>
        <w:tc>
          <w:tcPr>
            <w:tcW w:w="7655" w:type="dxa"/>
            <w:tcBorders>
              <w:top w:val="single" w:sz="8" w:space="0" w:color="000000"/>
              <w:left w:val="single" w:sz="8" w:space="0" w:color="000000"/>
              <w:bottom w:val="single" w:sz="8" w:space="0" w:color="000000"/>
              <w:right w:val="single" w:sz="8" w:space="0" w:color="000000"/>
            </w:tcBorders>
          </w:tcPr>
          <w:p w:rsidR="0066768D" w:rsidRPr="001E0148" w:rsidRDefault="0066768D" w:rsidP="0066768D">
            <w:pPr>
              <w:pStyle w:val="TableParagraph"/>
              <w:kinsoku w:val="0"/>
              <w:overflowPunct w:val="0"/>
              <w:spacing w:before="1"/>
              <w:ind w:left="35"/>
              <w:rPr>
                <w:rFonts w:ascii="微软雅黑" w:eastAsia="微软雅黑" w:cs="微软雅黑"/>
                <w:w w:val="90"/>
                <w:sz w:val="14"/>
                <w:szCs w:val="14"/>
                <w:lang w:eastAsia="zh-CN"/>
              </w:rPr>
            </w:pPr>
            <w:r>
              <w:rPr>
                <w:rFonts w:ascii="微软雅黑" w:eastAsia="微软雅黑" w:cs="微软雅黑" w:hint="eastAsia"/>
                <w:w w:val="90"/>
                <w:sz w:val="14"/>
                <w:szCs w:val="14"/>
                <w:lang w:eastAsia="zh-CN"/>
              </w:rPr>
              <w:t>指定需要监控的</w:t>
            </w:r>
            <w:r w:rsidRPr="001E0148">
              <w:rPr>
                <w:rFonts w:ascii="微软雅黑" w:eastAsia="微软雅黑" w:cs="微软雅黑" w:hint="eastAsia"/>
                <w:w w:val="90"/>
                <w:sz w:val="14"/>
                <w:szCs w:val="14"/>
                <w:lang w:eastAsia="zh-CN"/>
              </w:rPr>
              <w:t>主机</w:t>
            </w:r>
            <w:r>
              <w:rPr>
                <w:rFonts w:ascii="微软雅黑" w:eastAsia="微软雅黑" w:cs="微软雅黑" w:hint="eastAsia"/>
                <w:w w:val="90"/>
                <w:sz w:val="14"/>
                <w:szCs w:val="14"/>
                <w:lang w:eastAsia="zh-CN"/>
              </w:rPr>
              <w:t>名</w:t>
            </w:r>
            <w:r w:rsidRPr="001E0148">
              <w:rPr>
                <w:rFonts w:ascii="微软雅黑" w:eastAsia="微软雅黑" w:cs="微软雅黑" w:hint="eastAsia"/>
                <w:w w:val="90"/>
                <w:sz w:val="14"/>
                <w:szCs w:val="14"/>
                <w:lang w:eastAsia="zh-CN"/>
              </w:rPr>
              <w:t>。</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pPr>
            <w:r>
              <w:rPr>
                <w:rFonts w:ascii="微软雅黑" w:eastAsia="微软雅黑" w:cs="微软雅黑"/>
                <w:w w:val="90"/>
                <w:sz w:val="14"/>
                <w:szCs w:val="14"/>
              </w:rPr>
              <w:t>--</w:t>
            </w:r>
            <w:r>
              <w:rPr>
                <w:rFonts w:ascii="微软雅黑" w:eastAsia="微软雅黑" w:cs="微软雅黑" w:hint="eastAsia"/>
                <w:w w:val="90"/>
                <w:sz w:val="14"/>
                <w:szCs w:val="14"/>
              </w:rPr>
              <w:t>servicename, -s</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lang w:eastAsia="zh-CN"/>
              </w:rPr>
            </w:pPr>
            <w:r>
              <w:rPr>
                <w:rFonts w:ascii="微软雅黑" w:eastAsia="微软雅黑" w:cs="微软雅黑" w:hint="eastAsia"/>
                <w:sz w:val="14"/>
                <w:szCs w:val="14"/>
                <w:lang w:eastAsia="zh-CN"/>
              </w:rPr>
              <w:t>指定监控的端口服务名</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w w:val="90"/>
                <w:sz w:val="14"/>
                <w:szCs w:val="14"/>
              </w:rPr>
              <w:t>--us</w:t>
            </w:r>
            <w:r>
              <w:rPr>
                <w:rFonts w:ascii="微软雅黑" w:eastAsia="微软雅黑" w:cs="微软雅黑" w:hint="eastAsia"/>
                <w:w w:val="90"/>
                <w:sz w:val="14"/>
                <w:szCs w:val="14"/>
              </w:rPr>
              <w:t>rname</w:t>
            </w:r>
            <w:r>
              <w:rPr>
                <w:rFonts w:ascii="微软雅黑" w:eastAsia="微软雅黑" w:cs="微软雅黑"/>
                <w:w w:val="90"/>
                <w:sz w:val="14"/>
                <w:szCs w:val="14"/>
              </w:rPr>
              <w:t>,</w:t>
            </w:r>
            <w:r>
              <w:rPr>
                <w:rFonts w:ascii="微软雅黑" w:eastAsia="微软雅黑" w:cs="微软雅黑" w:hint="eastAsia"/>
                <w:w w:val="90"/>
                <w:sz w:val="14"/>
                <w:szCs w:val="14"/>
              </w:rPr>
              <w:t xml:space="preserve">, </w:t>
            </w:r>
            <w:r>
              <w:rPr>
                <w:rFonts w:ascii="微软雅黑" w:eastAsia="微软雅黑" w:cs="微软雅黑"/>
                <w:w w:val="90"/>
                <w:sz w:val="14"/>
                <w:szCs w:val="14"/>
              </w:rPr>
              <w:t>-u</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数据库用户名。</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w w:val="85"/>
                <w:sz w:val="14"/>
                <w:szCs w:val="14"/>
              </w:rPr>
              <w:t>--password,</w:t>
            </w:r>
            <w:r>
              <w:rPr>
                <w:rFonts w:ascii="微软雅黑" w:eastAsia="微软雅黑" w:cs="微软雅黑" w:hint="eastAsia"/>
                <w:w w:val="85"/>
                <w:sz w:val="14"/>
                <w:szCs w:val="14"/>
              </w:rPr>
              <w:t xml:space="preserve">  </w:t>
            </w:r>
            <w:r>
              <w:rPr>
                <w:rFonts w:ascii="微软雅黑" w:eastAsia="微软雅黑" w:cs="微软雅黑"/>
                <w:w w:val="85"/>
                <w:sz w:val="14"/>
                <w:szCs w:val="14"/>
              </w:rPr>
              <w:t>-</w:t>
            </w:r>
            <w:r>
              <w:rPr>
                <w:rFonts w:ascii="微软雅黑" w:eastAsia="微软雅黑" w:cs="微软雅黑" w:hint="eastAsia"/>
                <w:w w:val="85"/>
                <w:sz w:val="14"/>
                <w:szCs w:val="14"/>
              </w:rPr>
              <w:t>p</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数据库密码。</w:t>
            </w:r>
          </w:p>
        </w:tc>
      </w:tr>
    </w:tbl>
    <w:p w:rsidR="0066768D" w:rsidRDefault="0066768D" w:rsidP="009875F8">
      <w:pPr>
        <w:kinsoku w:val="0"/>
        <w:overflowPunct w:val="0"/>
        <w:spacing w:before="4" w:line="200" w:lineRule="exact"/>
        <w:rPr>
          <w:sz w:val="20"/>
          <w:szCs w:val="20"/>
          <w:lang w:eastAsia="zh-CN"/>
        </w:rPr>
      </w:pPr>
    </w:p>
    <w:p w:rsidR="009875F8" w:rsidRDefault="009875F8" w:rsidP="009875F8">
      <w:pPr>
        <w:kinsoku w:val="0"/>
        <w:overflowPunct w:val="0"/>
        <w:spacing w:before="4" w:line="200" w:lineRule="exact"/>
        <w:rPr>
          <w:sz w:val="20"/>
          <w:szCs w:val="20"/>
        </w:rPr>
      </w:pPr>
    </w:p>
    <w:p w:rsidR="009875F8" w:rsidRDefault="009875F8" w:rsidP="009875F8">
      <w:pPr>
        <w:pStyle w:val="BodyText"/>
        <w:kinsoku w:val="0"/>
        <w:overflowPunct w:val="0"/>
        <w:spacing w:line="312" w:lineRule="exact"/>
        <w:ind w:left="113"/>
      </w:pPr>
      <w:r>
        <w:rPr>
          <w:rFonts w:hint="eastAsia"/>
        </w:rPr>
        <w:t>用法</w:t>
      </w:r>
    </w:p>
    <w:p w:rsidR="009875F8" w:rsidRDefault="009875F8" w:rsidP="009875F8">
      <w:pPr>
        <w:kinsoku w:val="0"/>
        <w:overflowPunct w:val="0"/>
        <w:spacing w:before="5" w:line="100" w:lineRule="exact"/>
        <w:rPr>
          <w:sz w:val="10"/>
          <w:szCs w:val="10"/>
        </w:rPr>
      </w:pPr>
    </w:p>
    <w:p w:rsidR="009875F8" w:rsidRDefault="009875F8" w:rsidP="009875F8">
      <w:pPr>
        <w:pStyle w:val="BodyText"/>
        <w:kinsoku w:val="0"/>
        <w:overflowPunct w:val="0"/>
        <w:spacing w:line="168" w:lineRule="auto"/>
        <w:ind w:left="113" w:right="518"/>
        <w:rPr>
          <w:w w:val="95"/>
        </w:rPr>
      </w:pPr>
      <w:r>
        <w:rPr>
          <w:rFonts w:hint="eastAsia"/>
          <w:w w:val="95"/>
        </w:rPr>
        <w:t>在下面的例子，</w:t>
      </w:r>
      <w:r>
        <w:rPr>
          <w:w w:val="95"/>
        </w:rPr>
        <w:t>sdbtop</w:t>
      </w:r>
      <w:r>
        <w:rPr>
          <w:rFonts w:hint="eastAsia"/>
          <w:w w:val="95"/>
        </w:rPr>
        <w:t>使用配置文件为</w:t>
      </w:r>
      <w:r>
        <w:rPr>
          <w:w w:val="95"/>
        </w:rPr>
        <w:t>"/opt/sequoiadb/conf/sdbtop.xml",</w:t>
      </w:r>
      <w:r>
        <w:rPr>
          <w:rFonts w:hint="eastAsia"/>
          <w:w w:val="95"/>
        </w:rPr>
        <w:t>监控主机名为</w:t>
      </w:r>
      <w:r>
        <w:rPr>
          <w:w w:val="95"/>
        </w:rPr>
        <w:t>sdbserver3</w:t>
      </w:r>
      <w:r>
        <w:rPr>
          <w:rFonts w:hint="eastAsia"/>
          <w:w w:val="95"/>
        </w:rPr>
        <w:t>，端口服务名为</w:t>
      </w:r>
      <w:r>
        <w:rPr>
          <w:w w:val="95"/>
        </w:rPr>
        <w:t>11810</w:t>
      </w:r>
      <w:r>
        <w:rPr>
          <w:rFonts w:hint="eastAsia"/>
          <w:w w:val="95"/>
        </w:rPr>
        <w:t>，用户名为</w:t>
      </w:r>
      <w:r>
        <w:rPr>
          <w:w w:val="95"/>
        </w:rPr>
        <w:t>test</w:t>
      </w:r>
      <w:r>
        <w:rPr>
          <w:rFonts w:hint="eastAsia"/>
          <w:w w:val="95"/>
        </w:rPr>
        <w:t>，密码为</w:t>
      </w:r>
      <w:r>
        <w:rPr>
          <w:w w:val="95"/>
        </w:rPr>
        <w:t>test</w:t>
      </w:r>
      <w:r>
        <w:rPr>
          <w:rFonts w:hint="eastAsia"/>
          <w:w w:val="95"/>
        </w:rPr>
        <w:t>的数据库集群中的一个节点。</w:t>
      </w:r>
    </w:p>
    <w:p w:rsidR="009875F8" w:rsidRDefault="009875F8" w:rsidP="009875F8">
      <w:pPr>
        <w:pStyle w:val="BodyText"/>
        <w:kinsoku w:val="0"/>
        <w:overflowPunct w:val="0"/>
        <w:spacing w:line="168" w:lineRule="auto"/>
        <w:ind w:left="113" w:right="518"/>
      </w:pPr>
    </w:p>
    <w:p w:rsidR="009875F8" w:rsidRPr="00244D44" w:rsidRDefault="00EC10B3" w:rsidP="009875F8">
      <w:pPr>
        <w:pStyle w:val="BodyText"/>
        <w:kinsoku w:val="0"/>
        <w:overflowPunct w:val="0"/>
        <w:spacing w:line="168" w:lineRule="auto"/>
        <w:ind w:left="113" w:right="518"/>
      </w:pPr>
      <w:r>
        <w:rPr>
          <w:noProof/>
        </w:rPr>
        <w:pict>
          <v:rect id="_x0000_s3998" style="position:absolute;left:0;text-align:left;margin-left:81.65pt;margin-top:5.5pt;width:473.6pt;height:10.6pt;z-index:-20989;mso-position-horizontal-relative:page" o:allowincell="f" fillcolor="#efefef" stroked="f">
            <v:path arrowok="t"/>
            <w10:wrap anchorx="page"/>
          </v:rect>
        </w:pict>
      </w:r>
      <w:r w:rsidR="009875F8">
        <w:rPr>
          <w:rFonts w:ascii="仿宋" w:eastAsia="仿宋" w:cs="仿宋"/>
        </w:rPr>
        <w:t>sdbtop -c /opt/sequoiadb/conf/sdbtop.xml  -i sdbserver3 -s 11810 -u test -p test</w:t>
      </w:r>
    </w:p>
    <w:p w:rsidR="009875F8" w:rsidRDefault="009875F8" w:rsidP="009875F8">
      <w:pPr>
        <w:kinsoku w:val="0"/>
        <w:overflowPunct w:val="0"/>
        <w:spacing w:before="4" w:line="200" w:lineRule="exact"/>
        <w:rPr>
          <w:sz w:val="20"/>
          <w:szCs w:val="20"/>
          <w:lang w:eastAsia="zh-CN"/>
        </w:rPr>
      </w:pPr>
    </w:p>
    <w:p w:rsidR="00110A71" w:rsidRDefault="00110A71" w:rsidP="009875F8">
      <w:pPr>
        <w:kinsoku w:val="0"/>
        <w:overflowPunct w:val="0"/>
        <w:spacing w:before="4" w:line="200" w:lineRule="exact"/>
        <w:rPr>
          <w:sz w:val="20"/>
          <w:szCs w:val="20"/>
          <w:lang w:eastAsia="zh-CN"/>
        </w:rPr>
      </w:pPr>
    </w:p>
    <w:p w:rsidR="004359C5" w:rsidRDefault="00110A71">
      <w:pPr>
        <w:pStyle w:val="BodyText"/>
        <w:rPr>
          <w:lang w:eastAsia="zh-CN"/>
        </w:rPr>
      </w:pPr>
      <w:r>
        <w:rPr>
          <w:rFonts w:hint="eastAsia"/>
          <w:lang w:eastAsia="zh-CN"/>
        </w:rPr>
        <w:lastRenderedPageBreak/>
        <w:t>接着进入主窗口：</w:t>
      </w:r>
    </w:p>
    <w:p w:rsidR="004359C5" w:rsidRDefault="00110A71">
      <w:pPr>
        <w:pStyle w:val="BodyText"/>
        <w:rPr>
          <w:lang w:eastAsia="zh-CN"/>
        </w:rPr>
      </w:pPr>
      <w:r w:rsidRPr="00110A71">
        <w:rPr>
          <w:lang w:eastAsia="zh-CN"/>
        </w:rPr>
        <w:t>refresh= 3 secs                             sdbtop 1.0                        snapshotMode: GLOBAL</w:t>
      </w:r>
    </w:p>
    <w:p w:rsidR="004359C5" w:rsidRDefault="00110A71">
      <w:pPr>
        <w:pStyle w:val="BodyText"/>
        <w:rPr>
          <w:lang w:eastAsia="zh-CN"/>
        </w:rPr>
      </w:pPr>
      <w:r w:rsidRPr="00110A71">
        <w:rPr>
          <w:lang w:eastAsia="zh-CN"/>
        </w:rPr>
        <w:t>displayMode: ABSOLUTE                      Main Window                     snapshotModeInput: NULL</w:t>
      </w:r>
    </w:p>
    <w:p w:rsidR="004359C5" w:rsidRDefault="00110A71">
      <w:pPr>
        <w:pStyle w:val="BodyText"/>
        <w:rPr>
          <w:lang w:eastAsia="zh-CN"/>
        </w:rPr>
      </w:pPr>
      <w:r w:rsidRPr="00110A71">
        <w:rPr>
          <w:lang w:eastAsia="zh-CN"/>
        </w:rPr>
        <w:t>hostname: sdbserver3                                                           filtering Number: 0</w:t>
      </w:r>
    </w:p>
    <w:p w:rsidR="004359C5" w:rsidRDefault="00110A71">
      <w:pPr>
        <w:pStyle w:val="BodyText"/>
        <w:rPr>
          <w:lang w:eastAsia="zh-CN"/>
        </w:rPr>
      </w:pPr>
      <w:r w:rsidRPr="00110A71">
        <w:rPr>
          <w:lang w:eastAsia="zh-CN"/>
        </w:rPr>
        <w:t>servicename: 11810                                             sortingWay: NULL sortingField: NULL</w:t>
      </w:r>
    </w:p>
    <w:p w:rsidR="004359C5" w:rsidRDefault="00110A71">
      <w:pPr>
        <w:pStyle w:val="BodyText"/>
        <w:rPr>
          <w:lang w:eastAsia="zh-CN"/>
        </w:rPr>
      </w:pPr>
      <w:r w:rsidRPr="00110A71">
        <w:rPr>
          <w:lang w:eastAsia="zh-CN"/>
        </w:rPr>
        <w:t>usrName: test                                                        Refresh: F5, Quit: q, Help: h</w:t>
      </w:r>
    </w:p>
    <w:p w:rsidR="004359C5" w:rsidRDefault="004359C5">
      <w:pPr>
        <w:pStyle w:val="BodyText"/>
        <w:rPr>
          <w:lang w:eastAsia="zh-CN"/>
        </w:rPr>
      </w:pPr>
    </w:p>
    <w:p w:rsidR="004359C5" w:rsidRDefault="00110A71">
      <w:pPr>
        <w:pStyle w:val="BodyText"/>
        <w:rPr>
          <w:lang w:eastAsia="zh-CN"/>
        </w:rPr>
      </w:pPr>
      <w:r w:rsidRPr="00110A71">
        <w:rPr>
          <w:lang w:eastAsia="zh-CN"/>
        </w:rPr>
        <w:t xml:space="preserve"> #####  ######  ######  ####### ####### ######   For help type h or ...</w:t>
      </w:r>
    </w:p>
    <w:p w:rsidR="004359C5" w:rsidRDefault="00110A71">
      <w:pPr>
        <w:pStyle w:val="BodyText"/>
        <w:rPr>
          <w:lang w:eastAsia="zh-CN"/>
        </w:rPr>
      </w:pPr>
      <w:r w:rsidRPr="00110A71">
        <w:rPr>
          <w:lang w:eastAsia="zh-CN"/>
        </w:rPr>
        <w:t>#       #     # #     #    #    #     # #     #  sdbtop -h: usage</w:t>
      </w:r>
    </w:p>
    <w:p w:rsidR="004359C5" w:rsidRDefault="00110A71">
      <w:pPr>
        <w:pStyle w:val="BodyText"/>
        <w:rPr>
          <w:lang w:eastAsia="zh-CN"/>
        </w:rPr>
      </w:pPr>
      <w:r w:rsidRPr="00110A71">
        <w:rPr>
          <w:lang w:eastAsia="zh-CN"/>
        </w:rPr>
        <w:t>#       #     # #     #    #    #     # #     #</w:t>
      </w:r>
    </w:p>
    <w:p w:rsidR="004359C5" w:rsidRDefault="00110A71">
      <w:pPr>
        <w:pStyle w:val="BodyText"/>
        <w:rPr>
          <w:lang w:eastAsia="zh-CN"/>
        </w:rPr>
      </w:pPr>
      <w:r w:rsidRPr="00110A71">
        <w:rPr>
          <w:lang w:eastAsia="zh-CN"/>
        </w:rPr>
        <w:t xml:space="preserve"> #####  #     # ######     #    #     # ######</w:t>
      </w:r>
    </w:p>
    <w:p w:rsidR="004359C5" w:rsidRDefault="00110A71">
      <w:pPr>
        <w:pStyle w:val="BodyText"/>
        <w:rPr>
          <w:lang w:eastAsia="zh-CN"/>
        </w:rPr>
      </w:pPr>
      <w:r w:rsidRPr="00110A71">
        <w:rPr>
          <w:lang w:eastAsia="zh-CN"/>
        </w:rPr>
        <w:t xml:space="preserve">      # #     # #     #    #    #     # #</w:t>
      </w:r>
    </w:p>
    <w:p w:rsidR="004359C5" w:rsidRDefault="00110A71">
      <w:pPr>
        <w:pStyle w:val="BodyText"/>
        <w:rPr>
          <w:lang w:eastAsia="zh-CN"/>
        </w:rPr>
      </w:pPr>
      <w:r w:rsidRPr="00110A71">
        <w:rPr>
          <w:lang w:eastAsia="zh-CN"/>
        </w:rPr>
        <w:t xml:space="preserve">      # #     # #     #    #    #     # #</w:t>
      </w:r>
    </w:p>
    <w:p w:rsidR="004359C5" w:rsidRDefault="00110A71">
      <w:pPr>
        <w:pStyle w:val="BodyText"/>
        <w:rPr>
          <w:lang w:eastAsia="zh-CN"/>
        </w:rPr>
      </w:pPr>
      <w:r w:rsidRPr="00110A71">
        <w:rPr>
          <w:lang w:eastAsia="zh-CN"/>
        </w:rPr>
        <w:t xml:space="preserve"> #####  ######  ######     #    ####### #</w:t>
      </w:r>
    </w:p>
    <w:p w:rsidR="004359C5" w:rsidRDefault="004359C5">
      <w:pPr>
        <w:pStyle w:val="BodyText"/>
        <w:rPr>
          <w:lang w:eastAsia="zh-CN"/>
        </w:rPr>
      </w:pPr>
    </w:p>
    <w:p w:rsidR="004359C5" w:rsidRDefault="00110A71">
      <w:pPr>
        <w:pStyle w:val="BodyText"/>
        <w:rPr>
          <w:lang w:eastAsia="zh-CN"/>
        </w:rPr>
      </w:pPr>
      <w:r w:rsidRPr="00110A71">
        <w:rPr>
          <w:lang w:eastAsia="zh-CN"/>
        </w:rPr>
        <w:t>SDB Interactive Snapshot Monitor V2.0</w:t>
      </w:r>
    </w:p>
    <w:p w:rsidR="004359C5" w:rsidRDefault="00110A71">
      <w:pPr>
        <w:pStyle w:val="BodyText"/>
        <w:rPr>
          <w:lang w:eastAsia="zh-CN"/>
        </w:rPr>
      </w:pPr>
      <w:r w:rsidRPr="00110A71">
        <w:rPr>
          <w:lang w:eastAsia="zh-CN"/>
        </w:rPr>
        <w:t>Use these keys to navigate:</w:t>
      </w:r>
    </w:p>
    <w:p w:rsidR="004359C5" w:rsidRDefault="00110A71">
      <w:pPr>
        <w:pStyle w:val="BodyText"/>
        <w:rPr>
          <w:lang w:eastAsia="zh-CN"/>
        </w:rPr>
      </w:pPr>
      <w:r w:rsidRPr="00110A71">
        <w:rPr>
          <w:lang w:eastAsia="zh-CN"/>
        </w:rPr>
        <w:t xml:space="preserve">  m   -  Main Window            s   -  Sessions               c   -  CollectionSpaces</w:t>
      </w:r>
    </w:p>
    <w:p w:rsidR="004359C5" w:rsidRDefault="00110A71">
      <w:pPr>
        <w:pStyle w:val="BodyText"/>
        <w:rPr>
          <w:lang w:eastAsia="zh-CN"/>
        </w:rPr>
      </w:pPr>
      <w:r w:rsidRPr="00110A71">
        <w:rPr>
          <w:lang w:eastAsia="zh-CN"/>
        </w:rPr>
        <w:t xml:space="preserve">  t   -  System                 d   -  Database               G   -  GLOBAL_SNAPSHOT</w:t>
      </w:r>
    </w:p>
    <w:p w:rsidR="004359C5" w:rsidRDefault="00110A71">
      <w:pPr>
        <w:pStyle w:val="BodyText"/>
        <w:rPr>
          <w:lang w:eastAsia="zh-CN"/>
        </w:rPr>
      </w:pPr>
      <w:r w:rsidRPr="00110A71">
        <w:rPr>
          <w:lang w:eastAsia="zh-CN"/>
        </w:rPr>
        <w:t xml:space="preserve">  g   -  GROUP_SNAPSHOT         n   -  NODE_SNAPSHOT          r   -  reset refreshInterval</w:t>
      </w:r>
    </w:p>
    <w:p w:rsidR="004359C5" w:rsidRDefault="00110A71">
      <w:pPr>
        <w:pStyle w:val="BodyText"/>
        <w:rPr>
          <w:lang w:eastAsia="zh-CN"/>
        </w:rPr>
      </w:pPr>
      <w:r w:rsidRPr="00110A71">
        <w:rPr>
          <w:lang w:eastAsia="zh-CN"/>
        </w:rPr>
        <w:t xml:space="preserve">  A   -  Ascending order        D   -  Descending order       C   -  filter condition</w:t>
      </w:r>
    </w:p>
    <w:p w:rsidR="004359C5" w:rsidRDefault="00110A71">
      <w:pPr>
        <w:pStyle w:val="BodyText"/>
        <w:rPr>
          <w:lang w:eastAsia="zh-CN"/>
        </w:rPr>
      </w:pPr>
      <w:r w:rsidRPr="00110A71">
        <w:rPr>
          <w:lang w:eastAsia="zh-CN"/>
        </w:rPr>
        <w:t xml:space="preserve">  Q   -  no filter condition    N   -  filter number          W   -  no filter number</w:t>
      </w:r>
    </w:p>
    <w:p w:rsidR="004359C5" w:rsidRDefault="004359C5">
      <w:pPr>
        <w:pStyle w:val="BodyText"/>
        <w:rPr>
          <w:lang w:eastAsia="zh-CN"/>
        </w:rPr>
      </w:pPr>
    </w:p>
    <w:p w:rsidR="004359C5" w:rsidRDefault="004359C5">
      <w:pPr>
        <w:pStyle w:val="BodyText"/>
        <w:rPr>
          <w:lang w:eastAsia="zh-CN"/>
        </w:rPr>
      </w:pPr>
    </w:p>
    <w:p w:rsidR="004359C5" w:rsidRDefault="004359C5">
      <w:pPr>
        <w:pStyle w:val="BodyText"/>
        <w:rPr>
          <w:lang w:eastAsia="zh-CN"/>
        </w:rPr>
      </w:pPr>
    </w:p>
    <w:p w:rsidR="004359C5" w:rsidRDefault="004359C5">
      <w:pPr>
        <w:pStyle w:val="BodyText"/>
        <w:rPr>
          <w:lang w:eastAsia="zh-CN"/>
        </w:rPr>
      </w:pPr>
    </w:p>
    <w:p w:rsidR="004359C5" w:rsidRDefault="004359C5">
      <w:pPr>
        <w:pStyle w:val="BodyText"/>
        <w:rPr>
          <w:lang w:eastAsia="zh-CN"/>
        </w:rPr>
      </w:pPr>
    </w:p>
    <w:p w:rsidR="004359C5" w:rsidRDefault="004359C5">
      <w:pPr>
        <w:pStyle w:val="BodyText"/>
        <w:rPr>
          <w:lang w:eastAsia="zh-CN"/>
        </w:rPr>
      </w:pPr>
    </w:p>
    <w:p w:rsidR="004359C5" w:rsidRDefault="00110A71">
      <w:pPr>
        <w:pStyle w:val="BodyText"/>
        <w:rPr>
          <w:lang w:eastAsia="zh-CN"/>
        </w:rPr>
      </w:pPr>
      <w:r w:rsidRPr="00110A71">
        <w:rPr>
          <w:lang w:eastAsia="zh-CN"/>
        </w:rPr>
        <w:t>Licensed Materials - Property of SequoiaDB</w:t>
      </w:r>
    </w:p>
    <w:p w:rsidR="004359C5" w:rsidRDefault="00110A71">
      <w:pPr>
        <w:pStyle w:val="BodyText"/>
        <w:rPr>
          <w:lang w:eastAsia="zh-CN"/>
        </w:rPr>
      </w:pPr>
      <w:r w:rsidRPr="00110A71">
        <w:rPr>
          <w:lang w:eastAsia="zh-CN"/>
        </w:rPr>
        <w:t>Copyright SequoiaDB Corp. 2013-2014 All Rights Reserved.</w:t>
      </w:r>
    </w:p>
    <w:p w:rsidR="004359C5" w:rsidRDefault="004359C5">
      <w:pPr>
        <w:pStyle w:val="BodyText"/>
      </w:pPr>
    </w:p>
    <w:p w:rsidR="002D045E" w:rsidRDefault="009875F8">
      <w:pPr>
        <w:pStyle w:val="BodyText"/>
        <w:kinsoku w:val="0"/>
        <w:overflowPunct w:val="0"/>
        <w:ind w:left="113"/>
        <w:rPr>
          <w:lang w:eastAsia="zh-CN"/>
        </w:rPr>
      </w:pPr>
      <w:r>
        <w:rPr>
          <w:rFonts w:hint="eastAsia"/>
          <w:lang w:eastAsia="zh-CN"/>
        </w:rPr>
        <w:t>主窗口按键说明</w:t>
      </w:r>
      <w:r w:rsidR="0066768D">
        <w:rPr>
          <w:rFonts w:hint="eastAsia"/>
          <w:lang w:eastAsia="zh-CN"/>
        </w:rPr>
        <w:t>：</w:t>
      </w:r>
      <w:r w:rsidR="00A029B6">
        <w:rPr>
          <w:rFonts w:hint="eastAsia"/>
          <w:lang w:eastAsia="zh-CN"/>
        </w:rPr>
        <w:t>(在主窗口中按‘h'键 可以查看所有工具支持的按键)</w:t>
      </w:r>
    </w:p>
    <w:tbl>
      <w:tblPr>
        <w:tblW w:w="9366" w:type="dxa"/>
        <w:jc w:val="center"/>
        <w:tblCellMar>
          <w:left w:w="0" w:type="dxa"/>
          <w:right w:w="0" w:type="dxa"/>
        </w:tblCellMar>
        <w:tblLook w:val="0000"/>
      </w:tblPr>
      <w:tblGrid>
        <w:gridCol w:w="1711"/>
        <w:gridCol w:w="7655"/>
      </w:tblGrid>
      <w:tr w:rsidR="0066768D" w:rsidTr="0066768D">
        <w:trPr>
          <w:trHeight w:hRule="exact" w:val="295"/>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3" w:lineRule="exact"/>
              <w:ind w:left="40"/>
            </w:pPr>
            <w:r>
              <w:rPr>
                <w:rFonts w:ascii="微软雅黑" w:eastAsia="微软雅黑" w:cs="微软雅黑" w:hint="eastAsia"/>
                <w:sz w:val="14"/>
                <w:szCs w:val="14"/>
              </w:rPr>
              <w:t>参数</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3" w:lineRule="exact"/>
              <w:ind w:left="35"/>
            </w:pPr>
            <w:r>
              <w:rPr>
                <w:rFonts w:ascii="微软雅黑" w:eastAsia="微软雅黑" w:cs="微软雅黑" w:hint="eastAsia"/>
                <w:sz w:val="14"/>
                <w:szCs w:val="14"/>
              </w:rPr>
              <w:t>描述</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pPr>
            <w:r>
              <w:rPr>
                <w:rFonts w:ascii="微软雅黑" w:eastAsia="微软雅黑" w:cs="微软雅黑" w:hint="eastAsia"/>
                <w:w w:val="90"/>
                <w:sz w:val="14"/>
                <w:szCs w:val="14"/>
              </w:rPr>
              <w:t>m</w:t>
            </w:r>
          </w:p>
        </w:tc>
        <w:tc>
          <w:tcPr>
            <w:tcW w:w="7655" w:type="dxa"/>
            <w:tcBorders>
              <w:top w:val="single" w:sz="8" w:space="0" w:color="000000"/>
              <w:left w:val="single" w:sz="8" w:space="0" w:color="000000"/>
              <w:bottom w:val="single" w:sz="8" w:space="0" w:color="000000"/>
              <w:right w:val="single" w:sz="8" w:space="0" w:color="000000"/>
            </w:tcBorders>
          </w:tcPr>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r w:rsidRPr="0058503B">
              <w:rPr>
                <w:rFonts w:ascii="微软雅黑" w:eastAsia="微软雅黑" w:cs="微软雅黑" w:hint="eastAsia"/>
                <w:sz w:val="14"/>
                <w:szCs w:val="14"/>
              </w:rPr>
              <w:t>返回主窗口</w:t>
            </w:r>
          </w:p>
        </w:tc>
      </w:tr>
      <w:tr w:rsidR="0066768D" w:rsidTr="0066768D">
        <w:trPr>
          <w:trHeight w:hRule="exact" w:val="27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hint="eastAsia"/>
                <w:w w:val="90"/>
                <w:sz w:val="14"/>
                <w:szCs w:val="14"/>
              </w:rPr>
              <w:t>s</w:t>
            </w:r>
          </w:p>
        </w:tc>
        <w:tc>
          <w:tcPr>
            <w:tcW w:w="7655" w:type="dxa"/>
            <w:tcBorders>
              <w:top w:val="single" w:sz="8" w:space="0" w:color="000000"/>
              <w:left w:val="single" w:sz="8" w:space="0" w:color="000000"/>
              <w:bottom w:val="single" w:sz="8" w:space="0" w:color="000000"/>
              <w:right w:val="single" w:sz="8" w:space="0" w:color="000000"/>
            </w:tcBorders>
          </w:tcPr>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列出数据库节点上的所有会话</w:t>
            </w: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lang w:eastAsia="zh-CN"/>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lang w:eastAsia="zh-CN"/>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r w:rsidRPr="0058503B">
              <w:rPr>
                <w:rFonts w:ascii="微软雅黑" w:eastAsia="微软雅黑" w:cs="微软雅黑"/>
                <w:sz w:val="14"/>
                <w:szCs w:val="14"/>
              </w:rPr>
              <w:t>F</w:t>
            </w:r>
            <w:r w:rsidRPr="0058503B">
              <w:rPr>
                <w:rFonts w:ascii="微软雅黑" w:eastAsia="微软雅黑" w:cs="微软雅黑" w:hint="eastAsia"/>
                <w:sz w:val="14"/>
                <w:szCs w:val="14"/>
              </w:rPr>
              <w:t>dsa</w:t>
            </w: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r w:rsidRPr="0058503B">
              <w:rPr>
                <w:rFonts w:ascii="微软雅黑" w:eastAsia="微软雅黑" w:cs="微软雅黑" w:hint="eastAsia"/>
                <w:sz w:val="14"/>
                <w:szCs w:val="14"/>
              </w:rPr>
              <w:t>fdsafdsa</w:t>
            </w: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rPr>
            </w:pPr>
          </w:p>
        </w:tc>
      </w:tr>
      <w:tr w:rsidR="0066768D" w:rsidTr="0066768D">
        <w:trPr>
          <w:trHeight w:hRule="exact" w:val="282"/>
          <w:jc w:val="center"/>
        </w:trPr>
        <w:tc>
          <w:tcPr>
            <w:tcW w:w="1711" w:type="dxa"/>
            <w:tcBorders>
              <w:top w:val="single" w:sz="8" w:space="0" w:color="000000"/>
              <w:left w:val="single" w:sz="8" w:space="0" w:color="000000"/>
              <w:bottom w:val="single" w:sz="8" w:space="0" w:color="000000"/>
              <w:right w:val="single" w:sz="8" w:space="0" w:color="000000"/>
            </w:tcBorders>
          </w:tcPr>
          <w:p w:rsidR="0066768D" w:rsidRPr="001E0148"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hint="eastAsia"/>
                <w:w w:val="90"/>
                <w:sz w:val="14"/>
                <w:szCs w:val="14"/>
              </w:rPr>
              <w:t>c</w:t>
            </w:r>
          </w:p>
        </w:tc>
        <w:tc>
          <w:tcPr>
            <w:tcW w:w="7655" w:type="dxa"/>
            <w:tcBorders>
              <w:top w:val="single" w:sz="8" w:space="0" w:color="000000"/>
              <w:left w:val="single" w:sz="8" w:space="0" w:color="000000"/>
              <w:bottom w:val="single" w:sz="8" w:space="0" w:color="000000"/>
              <w:right w:val="single" w:sz="8" w:space="0" w:color="000000"/>
            </w:tcBorders>
          </w:tcPr>
          <w:p w:rsidR="0066768D" w:rsidRPr="0058503B" w:rsidRDefault="0066768D" w:rsidP="0066768D">
            <w:pPr>
              <w:pStyle w:val="TableParagraph"/>
              <w:kinsoku w:val="0"/>
              <w:overflowPunct w:val="0"/>
              <w:spacing w:before="1"/>
              <w:ind w:left="35"/>
              <w:rPr>
                <w:rFonts w:ascii="微软雅黑" w:eastAsia="微软雅黑" w:cs="微软雅黑"/>
                <w:sz w:val="14"/>
                <w:szCs w:val="14"/>
                <w:lang w:eastAsia="zh-CN"/>
              </w:rPr>
            </w:pPr>
            <w:r>
              <w:rPr>
                <w:rFonts w:ascii="微软雅黑" w:eastAsia="微软雅黑" w:cs="微软雅黑" w:hint="eastAsia"/>
                <w:sz w:val="14"/>
                <w:szCs w:val="14"/>
                <w:lang w:eastAsia="zh-CN"/>
              </w:rPr>
              <w:t>列出数据库节点上的所有集合空间</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pPr>
            <w:r>
              <w:rPr>
                <w:rFonts w:ascii="微软雅黑" w:eastAsia="微软雅黑" w:cs="微软雅黑" w:hint="eastAsia"/>
                <w:w w:val="90"/>
                <w:sz w:val="14"/>
                <w:szCs w:val="14"/>
              </w:rPr>
              <w:t>t</w:t>
            </w:r>
          </w:p>
        </w:tc>
        <w:tc>
          <w:tcPr>
            <w:tcW w:w="7655" w:type="dxa"/>
            <w:tcBorders>
              <w:top w:val="single" w:sz="8" w:space="0" w:color="000000"/>
              <w:left w:val="single" w:sz="8" w:space="0" w:color="000000"/>
              <w:bottom w:val="single" w:sz="8" w:space="0" w:color="000000"/>
              <w:right w:val="single" w:sz="8" w:space="0" w:color="000000"/>
            </w:tcBorders>
          </w:tcPr>
          <w:p w:rsidR="0066768D" w:rsidRPr="0058503B"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列出数据库节点上的系统资源使用情况</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hint="eastAsia"/>
                <w:w w:val="90"/>
                <w:sz w:val="14"/>
                <w:szCs w:val="14"/>
              </w:rPr>
              <w:t>d</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列出数据库节点的数据库监视信息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90"/>
                <w:sz w:val="14"/>
                <w:szCs w:val="14"/>
              </w:rPr>
            </w:pPr>
            <w:r>
              <w:rPr>
                <w:rFonts w:ascii="微软雅黑" w:eastAsia="微软雅黑" w:cs="微软雅黑" w:hint="eastAsia"/>
                <w:w w:val="85"/>
                <w:sz w:val="14"/>
                <w:szCs w:val="14"/>
              </w:rPr>
              <w:t>G</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global_snapshot，监控所有的数据节点组</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g</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group_snapshot,指定监控某个数据节点组</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n</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node_snapshot,列出指定的数据库节点的监视信息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r</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设置刷屏的时间间隔，单位秒/s</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A</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将监视信息按照某列进行顺序排序</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D</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将监视信息按照某列进行逆序排序</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lastRenderedPageBreak/>
              <w:t>C</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将监视信息按照某个条件进行筛选</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Q</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返回没有使用条件进行筛选前的监视信息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N</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将监视信息中对应行号的记录过滤不显示</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W</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返回没有使用行号进行过滤前的监视信息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h</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查看使用帮助</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Esc</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取消已进入的操作</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Enter</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返回上一次监视界面，（在已进入help帮助输出中有效）</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F5</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强制刷新后台监视信息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&lt;</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向左移动，以查看隐藏的左边列的监视信息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&gt;</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向右移动，以查看隐藏的右边列的监视信息</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q</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rPr>
            </w:pPr>
            <w:r>
              <w:rPr>
                <w:rFonts w:ascii="微软雅黑" w:eastAsia="微软雅黑" w:cs="微软雅黑" w:hint="eastAsia"/>
                <w:sz w:val="14"/>
                <w:szCs w:val="14"/>
              </w:rPr>
              <w:t>退出程序</w:t>
            </w:r>
          </w:p>
        </w:tc>
      </w:tr>
      <w:tr w:rsidR="0066768D" w:rsidTr="0066768D">
        <w:trPr>
          <w:trHeight w:hRule="exact" w:val="300"/>
          <w:jc w:val="center"/>
        </w:trPr>
        <w:tc>
          <w:tcPr>
            <w:tcW w:w="1711"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40"/>
              <w:rPr>
                <w:rFonts w:ascii="微软雅黑" w:eastAsia="微软雅黑" w:cs="微软雅黑"/>
                <w:w w:val="85"/>
                <w:sz w:val="14"/>
                <w:szCs w:val="14"/>
              </w:rPr>
            </w:pPr>
            <w:r>
              <w:rPr>
                <w:rFonts w:ascii="微软雅黑" w:eastAsia="微软雅黑" w:cs="微软雅黑" w:hint="eastAsia"/>
                <w:w w:val="85"/>
                <w:sz w:val="14"/>
                <w:szCs w:val="14"/>
              </w:rPr>
              <w:t>Tab</w:t>
            </w:r>
          </w:p>
        </w:tc>
        <w:tc>
          <w:tcPr>
            <w:tcW w:w="7655" w:type="dxa"/>
            <w:tcBorders>
              <w:top w:val="single" w:sz="8" w:space="0" w:color="000000"/>
              <w:left w:val="single" w:sz="8" w:space="0" w:color="000000"/>
              <w:bottom w:val="single" w:sz="8" w:space="0" w:color="000000"/>
              <w:right w:val="single" w:sz="8" w:space="0" w:color="000000"/>
            </w:tcBorders>
          </w:tcPr>
          <w:p w:rsidR="0066768D" w:rsidRDefault="0066768D" w:rsidP="0066768D">
            <w:pPr>
              <w:pStyle w:val="TableParagraph"/>
              <w:kinsoku w:val="0"/>
              <w:overflowPunct w:val="0"/>
              <w:spacing w:line="218" w:lineRule="exact"/>
              <w:ind w:left="35"/>
              <w:rPr>
                <w:rFonts w:ascii="微软雅黑" w:eastAsia="微软雅黑" w:cs="微软雅黑"/>
                <w:sz w:val="14"/>
                <w:szCs w:val="14"/>
                <w:lang w:eastAsia="zh-CN"/>
              </w:rPr>
            </w:pPr>
            <w:r>
              <w:rPr>
                <w:rFonts w:ascii="微软雅黑" w:eastAsia="微软雅黑" w:cs="微软雅黑" w:hint="eastAsia"/>
                <w:sz w:val="14"/>
                <w:szCs w:val="14"/>
                <w:lang w:eastAsia="zh-CN"/>
              </w:rPr>
              <w:t>切换数据计算的模式（绝对值，平均值，差值三个模式）</w:t>
            </w:r>
          </w:p>
        </w:tc>
      </w:tr>
    </w:tbl>
    <w:p w:rsidR="002D045E" w:rsidRDefault="002D045E">
      <w:pPr>
        <w:pStyle w:val="BodyText"/>
        <w:kinsoku w:val="0"/>
        <w:overflowPunct w:val="0"/>
        <w:ind w:left="113"/>
        <w:rPr>
          <w:lang w:eastAsia="zh-CN"/>
        </w:rPr>
      </w:pPr>
    </w:p>
    <w:p w:rsidR="002D045E" w:rsidRDefault="002D045E">
      <w:pPr>
        <w:pStyle w:val="BodyText"/>
        <w:kinsoku w:val="0"/>
        <w:overflowPunct w:val="0"/>
        <w:ind w:left="113"/>
        <w:rPr>
          <w:lang w:eastAsia="zh-CN"/>
        </w:rPr>
      </w:pPr>
    </w:p>
    <w:p w:rsidR="009875F8" w:rsidRDefault="009875F8" w:rsidP="009875F8">
      <w:pPr>
        <w:pStyle w:val="BodyText"/>
        <w:rPr>
          <w:lang w:eastAsia="zh-CN"/>
        </w:rPr>
      </w:pPr>
      <w:r>
        <w:rPr>
          <w:rFonts w:hint="eastAsia"/>
          <w:lang w:eastAsia="zh-CN"/>
        </w:rPr>
        <w:t>例子一：</w:t>
      </w:r>
    </w:p>
    <w:p w:rsidR="009875F8" w:rsidRDefault="009875F8" w:rsidP="009875F8">
      <w:pPr>
        <w:pStyle w:val="BodyText"/>
        <w:rPr>
          <w:lang w:eastAsia="zh-CN"/>
        </w:rPr>
      </w:pPr>
      <w:r>
        <w:rPr>
          <w:lang w:eastAsia="zh-CN"/>
        </w:rPr>
        <w:t>1.</w:t>
      </w:r>
      <w:r>
        <w:rPr>
          <w:rFonts w:hint="eastAsia"/>
          <w:lang w:eastAsia="zh-CN"/>
        </w:rPr>
        <w:t>进入主窗口后，按‘</w:t>
      </w:r>
      <w:r>
        <w:rPr>
          <w:lang w:eastAsia="zh-CN"/>
        </w:rPr>
        <w:t>s</w:t>
      </w:r>
      <w:r>
        <w:rPr>
          <w:rFonts w:hint="eastAsia"/>
          <w:lang w:eastAsia="zh-CN"/>
        </w:rPr>
        <w:t>’键，列出数据库节点的所有会话信息</w:t>
      </w:r>
    </w:p>
    <w:p w:rsidR="0066768D" w:rsidRDefault="0066768D" w:rsidP="0066768D">
      <w:pPr>
        <w:pStyle w:val="BodyText"/>
      </w:pPr>
      <w:r>
        <w:t>refresh= 2 secs                             sdbtop 1.0                        snapshotMode: GLOBAL</w:t>
      </w:r>
    </w:p>
    <w:p w:rsidR="0066768D" w:rsidRDefault="0066768D" w:rsidP="0066768D">
      <w:pPr>
        <w:pStyle w:val="BodyText"/>
      </w:pPr>
      <w:r>
        <w:t>displayMode: ABSOLUTE                        Sessions                      snapshotModeInput: NULL</w:t>
      </w:r>
    </w:p>
    <w:p w:rsidR="0066768D" w:rsidRDefault="0066768D" w:rsidP="0066768D">
      <w:pPr>
        <w:pStyle w:val="BodyText"/>
      </w:pPr>
      <w:r>
        <w:t>hostname: sdbserver3                                                           filtering Number: 0</w:t>
      </w:r>
    </w:p>
    <w:p w:rsidR="0066768D" w:rsidRDefault="0066768D" w:rsidP="0066768D">
      <w:pPr>
        <w:pStyle w:val="BodyText"/>
      </w:pPr>
      <w:r>
        <w:t>servicename: 11810                                             sortingWay: NULL sortingField: NULL</w:t>
      </w:r>
    </w:p>
    <w:p w:rsidR="0066768D" w:rsidRDefault="0066768D" w:rsidP="0066768D">
      <w:pPr>
        <w:pStyle w:val="BodyText"/>
      </w:pPr>
      <w:r>
        <w:t>usrName: test                                                        Refresh: F5, Quit: q, Help: h</w:t>
      </w:r>
    </w:p>
    <w:p w:rsidR="0066768D" w:rsidRDefault="0066768D" w:rsidP="0066768D">
      <w:pPr>
        <w:pStyle w:val="BodyText"/>
      </w:pPr>
    </w:p>
    <w:p w:rsidR="0066768D" w:rsidRDefault="0066768D" w:rsidP="0066768D">
      <w:pPr>
        <w:pStyle w:val="BodyText"/>
      </w:pPr>
      <w:r>
        <w:t xml:space="preserve">     SessionID                           TID Type               Name</w:t>
      </w:r>
    </w:p>
    <w:p w:rsidR="0066768D" w:rsidRDefault="0066768D" w:rsidP="0066768D">
      <w:pPr>
        <w:pStyle w:val="BodyText"/>
      </w:pPr>
      <w:r>
        <w:t xml:space="preserve">     ------------------------------ -------- ------------------ ------------------------------</w:t>
      </w:r>
    </w:p>
    <w:p w:rsidR="0066768D" w:rsidRDefault="0066768D" w:rsidP="0066768D">
      <w:pPr>
        <w:pStyle w:val="BodyText"/>
      </w:pPr>
      <w:r>
        <w:t xml:space="preserve">  1  sdbserver3:11820:1                10732 LogWriter          ""</w:t>
      </w:r>
    </w:p>
    <w:p w:rsidR="0066768D" w:rsidRDefault="0066768D" w:rsidP="0066768D">
      <w:pPr>
        <w:pStyle w:val="BodyText"/>
      </w:pPr>
      <w:r>
        <w:t xml:space="preserve">  2  sdbserver3:11820:10               10741 Task               Job[Prefetcher]</w:t>
      </w:r>
    </w:p>
    <w:p w:rsidR="0066768D" w:rsidRDefault="0066768D" w:rsidP="0066768D">
      <w:pPr>
        <w:pStyle w:val="BodyText"/>
      </w:pPr>
      <w:r>
        <w:t xml:space="preserve">  3  sdbserver3:11820:11               10742 Task               Job[Prefetcher]</w:t>
      </w:r>
    </w:p>
    <w:p w:rsidR="0066768D" w:rsidRDefault="0066768D" w:rsidP="0066768D">
      <w:pPr>
        <w:pStyle w:val="BodyText"/>
      </w:pPr>
      <w:r>
        <w:t xml:space="preserve">  4  sdbserver3:11820:12               10743 Task               Job[Prefetcher]</w:t>
      </w:r>
    </w:p>
    <w:p w:rsidR="0066768D" w:rsidRDefault="0066768D" w:rsidP="0066768D">
      <w:pPr>
        <w:pStyle w:val="BodyText"/>
      </w:pPr>
      <w:r>
        <w:t xml:space="preserve">  5  sdbserver3:11820:13               10744 Cluster            ""</w:t>
      </w:r>
    </w:p>
    <w:p w:rsidR="0066768D" w:rsidRDefault="0066768D" w:rsidP="0066768D">
      <w:pPr>
        <w:pStyle w:val="BodyText"/>
      </w:pPr>
      <w:r>
        <w:t xml:space="preserve">  6  sdbserver3:11820:14               10745 ClusterShard       ""</w:t>
      </w:r>
    </w:p>
    <w:p w:rsidR="0066768D" w:rsidRDefault="0066768D" w:rsidP="0066768D">
      <w:pPr>
        <w:pStyle w:val="BodyText"/>
      </w:pPr>
      <w:r>
        <w:t xml:space="preserve">  7  sdbserver3:11820:15               10746 ClusterLogNotify   ""</w:t>
      </w:r>
    </w:p>
    <w:p w:rsidR="0066768D" w:rsidRDefault="0066768D" w:rsidP="0066768D">
      <w:pPr>
        <w:pStyle w:val="BodyText"/>
      </w:pPr>
      <w:r>
        <w:t xml:space="preserve">  8  sdbserver3:11820:16               10747 ShardReader        ""</w:t>
      </w:r>
    </w:p>
    <w:p w:rsidR="0066768D" w:rsidRDefault="0066768D" w:rsidP="0066768D">
      <w:pPr>
        <w:pStyle w:val="BodyText"/>
      </w:pPr>
      <w:r>
        <w:t xml:space="preserve">  9  sdbserver3:11820:17               10748 ReplReader         ""</w:t>
      </w:r>
    </w:p>
    <w:p w:rsidR="0066768D" w:rsidRDefault="0066768D" w:rsidP="0066768D">
      <w:pPr>
        <w:pStyle w:val="BodyText"/>
      </w:pPr>
      <w:r>
        <w:t xml:space="preserve"> 10  sdbserver3:11820:18               10749 SyncClockWorker    ""</w:t>
      </w:r>
    </w:p>
    <w:p w:rsidR="0066768D" w:rsidRDefault="0066768D" w:rsidP="0066768D">
      <w:pPr>
        <w:pStyle w:val="BodyText"/>
      </w:pPr>
      <w:r>
        <w:t xml:space="preserve"> 11  sdbserver3:11820:19               10750 TCPListener        ""</w:t>
      </w:r>
    </w:p>
    <w:p w:rsidR="0066768D" w:rsidRDefault="0066768D" w:rsidP="0066768D">
      <w:pPr>
        <w:pStyle w:val="BodyText"/>
      </w:pPr>
      <w:r>
        <w:t xml:space="preserve"> 12  sdbserver3:11820:2                10733 DpsRollback        ""</w:t>
      </w:r>
    </w:p>
    <w:p w:rsidR="0066768D" w:rsidRDefault="0066768D" w:rsidP="0066768D">
      <w:pPr>
        <w:pStyle w:val="BodyText"/>
      </w:pPr>
      <w:r>
        <w:t xml:space="preserve"> 13  sdbserver3:11820:20               10751 RestListener       ""</w:t>
      </w:r>
    </w:p>
    <w:p w:rsidR="0066768D" w:rsidRDefault="0066768D" w:rsidP="0066768D">
      <w:pPr>
        <w:pStyle w:val="BodyText"/>
      </w:pPr>
      <w:r>
        <w:t xml:space="preserve"> 14  sdbserver3:11820:21               10752 Task               Job[PageCleaner]</w:t>
      </w:r>
    </w:p>
    <w:p w:rsidR="0066768D" w:rsidRDefault="0066768D" w:rsidP="0066768D">
      <w:pPr>
        <w:pStyle w:val="BodyText"/>
      </w:pPr>
      <w:r>
        <w:t xml:space="preserve"> 15  sdbserver3:11820:3                10734 Task               Job[Prefetcher]</w:t>
      </w:r>
    </w:p>
    <w:p w:rsidR="0066768D" w:rsidRDefault="0066768D" w:rsidP="0066768D">
      <w:pPr>
        <w:pStyle w:val="BodyText"/>
      </w:pPr>
      <w:r>
        <w:t xml:space="preserve"> 16  sdbserver3:11820:4                10735 Task               Job[Prefetcher]</w:t>
      </w:r>
    </w:p>
    <w:p w:rsidR="0066768D" w:rsidRDefault="0066768D" w:rsidP="0066768D">
      <w:pPr>
        <w:pStyle w:val="BodyText"/>
      </w:pPr>
      <w:r>
        <w:t xml:space="preserve"> 17  sdbserver3:11820:42               10847 ReplAgent          NodeID:1000,TID:1,Start:active</w:t>
      </w:r>
    </w:p>
    <w:p w:rsidR="0066768D" w:rsidRDefault="0066768D" w:rsidP="0066768D">
      <w:pPr>
        <w:pStyle w:val="BodyText"/>
      </w:pPr>
      <w:r>
        <w:t xml:space="preserve"> 18  sdbserver3:11820:5                10736 Task               Job[Prefetcher]</w:t>
      </w:r>
    </w:p>
    <w:p w:rsidR="0066768D" w:rsidRDefault="0066768D" w:rsidP="0066768D">
      <w:pPr>
        <w:pStyle w:val="BodyText"/>
      </w:pPr>
      <w:r>
        <w:t xml:space="preserve"> 19  sdbserver3:11820:59               23263 ShardAgent         NetID:1,TID:23262</w:t>
      </w:r>
    </w:p>
    <w:p w:rsidR="0066768D" w:rsidRDefault="0066768D" w:rsidP="0066768D">
      <w:pPr>
        <w:pStyle w:val="BodyText"/>
      </w:pPr>
      <w:r>
        <w:t xml:space="preserve"> 20  sdbserver3:11820:6                10737 Task               Job[Prefetcher]</w:t>
      </w:r>
    </w:p>
    <w:p w:rsidR="0066768D" w:rsidRDefault="0066768D" w:rsidP="0066768D">
      <w:pPr>
        <w:pStyle w:val="BodyText"/>
      </w:pPr>
      <w:r>
        <w:lastRenderedPageBreak/>
        <w:t xml:space="preserve"> 21  sdbserver3:11820:7                10738 Task               Job[Prefetcher]</w:t>
      </w:r>
    </w:p>
    <w:p w:rsidR="009875F8" w:rsidRDefault="0066768D" w:rsidP="0066768D">
      <w:pPr>
        <w:pStyle w:val="BodyText"/>
      </w:pPr>
      <w:r>
        <w:t xml:space="preserve"> 22  sdbserver3:11820:8                10739 Task               Job[Prefetcher]</w:t>
      </w:r>
    </w:p>
    <w:p w:rsidR="009875F8" w:rsidRDefault="009875F8" w:rsidP="009875F8">
      <w:pPr>
        <w:pStyle w:val="BodyText"/>
        <w:rPr>
          <w:lang w:eastAsia="zh-CN"/>
        </w:rPr>
      </w:pPr>
      <w:r>
        <w:rPr>
          <w:lang w:eastAsia="zh-CN"/>
        </w:rPr>
        <w:t>2.</w:t>
      </w:r>
      <w:r>
        <w:rPr>
          <w:rFonts w:hint="eastAsia"/>
          <w:lang w:eastAsia="zh-CN"/>
        </w:rPr>
        <w:t>按‘</w:t>
      </w:r>
      <w:r>
        <w:rPr>
          <w:lang w:eastAsia="zh-CN"/>
        </w:rPr>
        <w:t>Tab</w:t>
      </w:r>
      <w:r>
        <w:rPr>
          <w:rFonts w:hint="eastAsia"/>
          <w:lang w:eastAsia="zh-CN"/>
        </w:rPr>
        <w:t>’键，可以看到屏幕左上方的‘</w:t>
      </w:r>
      <w:r>
        <w:rPr>
          <w:lang w:eastAsia="zh-CN"/>
        </w:rPr>
        <w:t>displayMode'</w:t>
      </w:r>
      <w:r>
        <w:rPr>
          <w:rFonts w:hint="eastAsia"/>
          <w:lang w:eastAsia="zh-CN"/>
        </w:rPr>
        <w:t>的值会发生切换</w:t>
      </w:r>
    </w:p>
    <w:p w:rsidR="009875F8" w:rsidRDefault="009875F8" w:rsidP="009875F8">
      <w:pPr>
        <w:pStyle w:val="BodyText"/>
        <w:rPr>
          <w:lang w:eastAsia="zh-CN"/>
        </w:rPr>
      </w:pPr>
      <w:r>
        <w:rPr>
          <w:lang w:eastAsia="zh-CN"/>
        </w:rPr>
        <w:t>3.</w:t>
      </w:r>
      <w:r>
        <w:rPr>
          <w:rFonts w:hint="eastAsia"/>
          <w:lang w:eastAsia="zh-CN"/>
        </w:rPr>
        <w:t>按</w:t>
      </w:r>
      <w:r>
        <w:rPr>
          <w:lang w:eastAsia="zh-CN"/>
        </w:rPr>
        <w:t xml:space="preserve"> </w:t>
      </w:r>
      <w:r>
        <w:rPr>
          <w:rFonts w:hint="eastAsia"/>
          <w:lang w:eastAsia="zh-CN"/>
        </w:rPr>
        <w:t>‘</w:t>
      </w:r>
      <w:r>
        <w:rPr>
          <w:lang w:eastAsia="zh-CN"/>
        </w:rPr>
        <w:t>r</w:t>
      </w:r>
      <w:r>
        <w:rPr>
          <w:rFonts w:hint="eastAsia"/>
          <w:lang w:eastAsia="zh-CN"/>
        </w:rPr>
        <w:t>’键，在屏幕最下方输入‘</w:t>
      </w:r>
      <w:r>
        <w:rPr>
          <w:lang w:eastAsia="zh-CN"/>
        </w:rPr>
        <w:t>2</w:t>
      </w:r>
      <w:r>
        <w:rPr>
          <w:rFonts w:hint="eastAsia"/>
          <w:lang w:eastAsia="zh-CN"/>
        </w:rPr>
        <w:t>’，回车，设置刷新间隔时间，可以看到屏幕左上方的‘</w:t>
      </w:r>
      <w:r>
        <w:rPr>
          <w:lang w:eastAsia="zh-CN"/>
        </w:rPr>
        <w:t>refresh</w:t>
      </w:r>
      <w:r>
        <w:rPr>
          <w:rFonts w:hint="eastAsia"/>
          <w:lang w:eastAsia="zh-CN"/>
        </w:rPr>
        <w:t>’的值变为</w:t>
      </w:r>
      <w:r>
        <w:rPr>
          <w:lang w:eastAsia="zh-CN"/>
        </w:rPr>
        <w:t xml:space="preserve"> 2</w:t>
      </w:r>
    </w:p>
    <w:p w:rsidR="0066768D" w:rsidRPr="0066768D" w:rsidRDefault="0066768D" w:rsidP="0066768D">
      <w:pPr>
        <w:pStyle w:val="BodyText"/>
      </w:pPr>
      <w:r w:rsidRPr="0066768D">
        <w:rPr>
          <w:color w:val="FF0000"/>
        </w:rPr>
        <w:t xml:space="preserve">refresh= 2 secs     </w:t>
      </w:r>
      <w:r w:rsidRPr="0066768D">
        <w:t xml:space="preserve">                        sdbtop 1.0                        snapshotMode: GLOBAL</w:t>
      </w:r>
    </w:p>
    <w:p w:rsidR="0066768D" w:rsidRDefault="0066768D" w:rsidP="0066768D">
      <w:pPr>
        <w:pStyle w:val="BodyText"/>
      </w:pPr>
      <w:r w:rsidRPr="0066768D">
        <w:rPr>
          <w:color w:val="FF0000"/>
        </w:rPr>
        <w:t xml:space="preserve">displayMode: ABSOLUTE  </w:t>
      </w:r>
      <w:r w:rsidRPr="0066768D">
        <w:t xml:space="preserve"> </w:t>
      </w:r>
      <w:r>
        <w:t xml:space="preserve">                     Sessions                      snapshotModeInput: NULL</w:t>
      </w:r>
    </w:p>
    <w:p w:rsidR="0066768D" w:rsidRDefault="0066768D" w:rsidP="0066768D">
      <w:pPr>
        <w:pStyle w:val="BodyText"/>
      </w:pPr>
      <w:r>
        <w:t>hostname: sdbserver3                                                           filtering Number: 0</w:t>
      </w:r>
    </w:p>
    <w:p w:rsidR="0066768D" w:rsidRDefault="0066768D" w:rsidP="0066768D">
      <w:pPr>
        <w:pStyle w:val="BodyText"/>
      </w:pPr>
      <w:r>
        <w:t>servicename: 11810                                             sortingWay: NULL sortingField: NULL</w:t>
      </w:r>
    </w:p>
    <w:p w:rsidR="0066768D" w:rsidRDefault="0066768D" w:rsidP="0066768D">
      <w:pPr>
        <w:pStyle w:val="BodyText"/>
      </w:pPr>
      <w:r>
        <w:t>usrName: test                                                        Refresh: F5, Quit: q, Help: h</w:t>
      </w:r>
    </w:p>
    <w:p w:rsidR="0066768D" w:rsidRDefault="0066768D" w:rsidP="0066768D">
      <w:pPr>
        <w:pStyle w:val="BodyText"/>
      </w:pPr>
    </w:p>
    <w:p w:rsidR="0066768D" w:rsidRDefault="0066768D" w:rsidP="0066768D">
      <w:pPr>
        <w:pStyle w:val="BodyText"/>
      </w:pPr>
      <w:r>
        <w:t xml:space="preserve">     SessionID                           TID Type               Name</w:t>
      </w:r>
    </w:p>
    <w:p w:rsidR="0066768D" w:rsidRDefault="0066768D" w:rsidP="0066768D">
      <w:pPr>
        <w:pStyle w:val="BodyText"/>
      </w:pPr>
      <w:r>
        <w:t xml:space="preserve">     ------------------------------ -------- ------------------ ------------------------------</w:t>
      </w:r>
    </w:p>
    <w:p w:rsidR="0066768D" w:rsidRDefault="0066768D" w:rsidP="0066768D">
      <w:pPr>
        <w:pStyle w:val="BodyText"/>
      </w:pPr>
      <w:r>
        <w:t xml:space="preserve">  1  sdbserver3:11820:1                10732 LogWriter          ""</w:t>
      </w:r>
    </w:p>
    <w:p w:rsidR="0066768D" w:rsidRDefault="0066768D" w:rsidP="0066768D">
      <w:pPr>
        <w:pStyle w:val="BodyText"/>
      </w:pPr>
      <w:r>
        <w:t xml:space="preserve">  2  sdbserver3:11820:10               10741 Task               Job[Prefetcher]</w:t>
      </w:r>
    </w:p>
    <w:p w:rsidR="0066768D" w:rsidRDefault="0066768D" w:rsidP="0066768D">
      <w:pPr>
        <w:pStyle w:val="BodyText"/>
      </w:pPr>
      <w:r>
        <w:t xml:space="preserve">  3  sdbserver3:11820:11               10742 Task               Job[Prefetcher]</w:t>
      </w:r>
    </w:p>
    <w:p w:rsidR="0066768D" w:rsidRDefault="0066768D" w:rsidP="0066768D">
      <w:pPr>
        <w:pStyle w:val="BodyText"/>
      </w:pPr>
      <w:r>
        <w:t xml:space="preserve">  4  sdbserver3:11820:12               10743 Task               Job[Prefetcher]</w:t>
      </w:r>
    </w:p>
    <w:p w:rsidR="0066768D" w:rsidRDefault="0066768D" w:rsidP="0066768D">
      <w:pPr>
        <w:pStyle w:val="BodyText"/>
      </w:pPr>
      <w:r>
        <w:t xml:space="preserve">  5  sdbserver3:11820:13               10744 Cluster            ""</w:t>
      </w:r>
    </w:p>
    <w:p w:rsidR="0066768D" w:rsidRDefault="0066768D" w:rsidP="0066768D">
      <w:pPr>
        <w:pStyle w:val="BodyText"/>
      </w:pPr>
      <w:r>
        <w:t xml:space="preserve">  6  sdbserver3:11820:14               10745 ClusterShard       ""</w:t>
      </w:r>
    </w:p>
    <w:p w:rsidR="0066768D" w:rsidRDefault="0066768D" w:rsidP="0066768D">
      <w:pPr>
        <w:pStyle w:val="BodyText"/>
      </w:pPr>
      <w:r>
        <w:t xml:space="preserve">  7  sdbserver3:11820:15               10746 ClusterLogNotify   ""</w:t>
      </w:r>
    </w:p>
    <w:p w:rsidR="0066768D" w:rsidRDefault="0066768D" w:rsidP="0066768D">
      <w:pPr>
        <w:pStyle w:val="BodyText"/>
      </w:pPr>
      <w:r>
        <w:t xml:space="preserve">  8  sdbserver3:11820:16               10747 ShardReader        ""</w:t>
      </w:r>
    </w:p>
    <w:p w:rsidR="0066768D" w:rsidRDefault="0066768D" w:rsidP="0066768D">
      <w:pPr>
        <w:pStyle w:val="BodyText"/>
      </w:pPr>
      <w:r>
        <w:t xml:space="preserve">  9  sdbserver3:11820:17               10748 ReplReader         ""</w:t>
      </w:r>
    </w:p>
    <w:p w:rsidR="0066768D" w:rsidRDefault="0066768D" w:rsidP="0066768D">
      <w:pPr>
        <w:pStyle w:val="BodyText"/>
      </w:pPr>
      <w:r>
        <w:t xml:space="preserve"> 10  sdbserver3:11820:18               10749 SyncClockWorker    ""</w:t>
      </w:r>
    </w:p>
    <w:p w:rsidR="0066768D" w:rsidRDefault="0066768D" w:rsidP="0066768D">
      <w:pPr>
        <w:pStyle w:val="BodyText"/>
      </w:pPr>
      <w:r>
        <w:t xml:space="preserve"> 11  sdbserver3:11820:19               10750 TCPListener        ""</w:t>
      </w:r>
    </w:p>
    <w:p w:rsidR="0066768D" w:rsidRDefault="0066768D" w:rsidP="0066768D">
      <w:pPr>
        <w:pStyle w:val="BodyText"/>
      </w:pPr>
      <w:r>
        <w:t xml:space="preserve"> 12  sdbserver3:11820:2                10733 DpsRollback        ""</w:t>
      </w:r>
    </w:p>
    <w:p w:rsidR="0066768D" w:rsidRDefault="0066768D" w:rsidP="0066768D">
      <w:pPr>
        <w:pStyle w:val="BodyText"/>
      </w:pPr>
      <w:r>
        <w:t xml:space="preserve"> 13  sdbserver3:11820:20               10751 RestListener       ""</w:t>
      </w:r>
    </w:p>
    <w:p w:rsidR="0066768D" w:rsidRDefault="0066768D" w:rsidP="0066768D">
      <w:pPr>
        <w:pStyle w:val="BodyText"/>
      </w:pPr>
      <w:r>
        <w:t xml:space="preserve"> 14  sdbserver3:11820:21               10752 Task               Job[PageCleaner]</w:t>
      </w:r>
    </w:p>
    <w:p w:rsidR="0066768D" w:rsidRDefault="0066768D" w:rsidP="0066768D">
      <w:pPr>
        <w:pStyle w:val="BodyText"/>
      </w:pPr>
      <w:r>
        <w:t xml:space="preserve"> 15  sdbserver3:11820:3                10734 Task               Job[Prefetcher]</w:t>
      </w:r>
    </w:p>
    <w:p w:rsidR="0066768D" w:rsidRDefault="0066768D" w:rsidP="0066768D">
      <w:pPr>
        <w:pStyle w:val="BodyText"/>
      </w:pPr>
      <w:r>
        <w:t xml:space="preserve"> 16  sdbserver3:11820:4                10735 Task               Job[Prefetcher]</w:t>
      </w:r>
    </w:p>
    <w:p w:rsidR="0066768D" w:rsidRDefault="0066768D" w:rsidP="0066768D">
      <w:pPr>
        <w:pStyle w:val="BodyText"/>
      </w:pPr>
      <w:r>
        <w:t xml:space="preserve"> 17  sdbserver3:11820:42               10847 ReplAgent          NodeID:1000,TID:1,Start:active</w:t>
      </w:r>
    </w:p>
    <w:p w:rsidR="0066768D" w:rsidRDefault="0066768D" w:rsidP="0066768D">
      <w:pPr>
        <w:pStyle w:val="BodyText"/>
      </w:pPr>
      <w:r>
        <w:t xml:space="preserve"> 18  sdbserver3:11820:5                10736 Task               Job[Prefetcher]</w:t>
      </w:r>
    </w:p>
    <w:p w:rsidR="0066768D" w:rsidRDefault="0066768D" w:rsidP="0066768D">
      <w:pPr>
        <w:pStyle w:val="BodyText"/>
      </w:pPr>
      <w:r>
        <w:t xml:space="preserve"> 19  sdbserver3:11820:59               23263 ShardAgent         NetID:1,TID:23262</w:t>
      </w:r>
    </w:p>
    <w:p w:rsidR="0066768D" w:rsidRDefault="0066768D" w:rsidP="0066768D">
      <w:pPr>
        <w:pStyle w:val="BodyText"/>
      </w:pPr>
      <w:r>
        <w:t xml:space="preserve"> 20  sdbserver3:11820:6                10737 Task               Job[Prefetcher]</w:t>
      </w:r>
    </w:p>
    <w:p w:rsidR="0066768D" w:rsidRDefault="0066768D" w:rsidP="0066768D">
      <w:pPr>
        <w:pStyle w:val="BodyText"/>
      </w:pPr>
      <w:r>
        <w:t xml:space="preserve"> 21  sdbserver3:11820:7                10738 Task               Job[Prefetcher]</w:t>
      </w:r>
    </w:p>
    <w:p w:rsidR="009875F8" w:rsidRDefault="0066768D" w:rsidP="0066768D">
      <w:pPr>
        <w:pStyle w:val="BodyText"/>
      </w:pPr>
      <w:r>
        <w:t xml:space="preserve"> 22  sdbserver3:11820:8                10739 Task               Job[Prefetcher]</w:t>
      </w:r>
    </w:p>
    <w:p w:rsidR="009875F8" w:rsidRDefault="009875F8" w:rsidP="009875F8">
      <w:pPr>
        <w:pStyle w:val="BodyText"/>
        <w:rPr>
          <w:lang w:eastAsia="zh-CN"/>
        </w:rPr>
      </w:pPr>
      <w:r>
        <w:rPr>
          <w:lang w:eastAsia="zh-CN"/>
        </w:rPr>
        <w:t>4.</w:t>
      </w:r>
      <w:r>
        <w:rPr>
          <w:rFonts w:hint="eastAsia"/>
          <w:lang w:eastAsia="zh-CN"/>
        </w:rPr>
        <w:t>按‘</w:t>
      </w:r>
      <w:r>
        <w:rPr>
          <w:lang w:eastAsia="zh-CN"/>
        </w:rPr>
        <w:t>A</w:t>
      </w:r>
      <w:r>
        <w:rPr>
          <w:rFonts w:hint="eastAsia"/>
          <w:lang w:eastAsia="zh-CN"/>
        </w:rPr>
        <w:t>’键，并输入‘</w:t>
      </w:r>
      <w:r>
        <w:rPr>
          <w:lang w:eastAsia="zh-CN"/>
        </w:rPr>
        <w:t>TID</w:t>
      </w:r>
      <w:r>
        <w:rPr>
          <w:rFonts w:hint="eastAsia"/>
          <w:lang w:eastAsia="zh-CN"/>
        </w:rPr>
        <w:t>‘，列表结果按照</w:t>
      </w:r>
      <w:r>
        <w:rPr>
          <w:lang w:eastAsia="zh-CN"/>
        </w:rPr>
        <w:t>TID</w:t>
      </w:r>
      <w:r>
        <w:rPr>
          <w:rFonts w:hint="eastAsia"/>
          <w:lang w:eastAsia="zh-CN"/>
        </w:rPr>
        <w:t>进行顺序排序</w:t>
      </w:r>
    </w:p>
    <w:p w:rsidR="0066768D" w:rsidRDefault="0066768D" w:rsidP="0066768D">
      <w:pPr>
        <w:pStyle w:val="BodyText"/>
      </w:pPr>
      <w:r>
        <w:t>refresh= 2 secs                             sdbtop 1.0                        snapshotMode: GLOBAL</w:t>
      </w:r>
    </w:p>
    <w:p w:rsidR="0066768D" w:rsidRDefault="0066768D" w:rsidP="0066768D">
      <w:pPr>
        <w:pStyle w:val="BodyText"/>
      </w:pPr>
      <w:r>
        <w:t>displayMode: ABSOLUTE                        Sessions                      snapshotModeInput: NULL</w:t>
      </w:r>
    </w:p>
    <w:p w:rsidR="0066768D" w:rsidRDefault="0066768D" w:rsidP="0066768D">
      <w:pPr>
        <w:pStyle w:val="BodyText"/>
      </w:pPr>
      <w:r>
        <w:t>hostname: sdbserver3                                                           filtering Number: 0</w:t>
      </w:r>
    </w:p>
    <w:p w:rsidR="0066768D" w:rsidRDefault="0066768D" w:rsidP="0066768D">
      <w:pPr>
        <w:pStyle w:val="BodyText"/>
      </w:pPr>
      <w:r>
        <w:t>servicename: 11810                                             sortingWay: NULL sortingField: NULL</w:t>
      </w:r>
    </w:p>
    <w:p w:rsidR="0066768D" w:rsidRDefault="0066768D" w:rsidP="0066768D">
      <w:pPr>
        <w:pStyle w:val="BodyText"/>
      </w:pPr>
      <w:r>
        <w:t>usrName: test                                                        Refresh: F5, Quit: q, Help: h</w:t>
      </w:r>
    </w:p>
    <w:p w:rsidR="0066768D" w:rsidRDefault="0066768D" w:rsidP="0066768D">
      <w:pPr>
        <w:pStyle w:val="BodyText"/>
      </w:pPr>
    </w:p>
    <w:p w:rsidR="0066768D" w:rsidRDefault="0066768D" w:rsidP="0066768D">
      <w:pPr>
        <w:pStyle w:val="BodyText"/>
      </w:pPr>
      <w:r>
        <w:lastRenderedPageBreak/>
        <w:t xml:space="preserve">     SessionID                           TID Type               Name</w:t>
      </w:r>
    </w:p>
    <w:p w:rsidR="0066768D" w:rsidRDefault="0066768D" w:rsidP="0066768D">
      <w:pPr>
        <w:pStyle w:val="BodyText"/>
      </w:pPr>
      <w:r>
        <w:t xml:space="preserve">     ------------------------------ -------- ------------------ ------------------------------</w:t>
      </w:r>
    </w:p>
    <w:p w:rsidR="0066768D" w:rsidRDefault="0066768D" w:rsidP="0066768D">
      <w:pPr>
        <w:pStyle w:val="BodyText"/>
      </w:pPr>
      <w:r>
        <w:t xml:space="preserve">  1  sdbserver3:11820:1                10732 LogWriter          ""</w:t>
      </w:r>
    </w:p>
    <w:p w:rsidR="0066768D" w:rsidRDefault="0066768D" w:rsidP="0066768D">
      <w:pPr>
        <w:pStyle w:val="BodyText"/>
      </w:pPr>
      <w:r>
        <w:t xml:space="preserve">  2  sdbserver3:11820:10               10741 Task               Job[Prefetcher]</w:t>
      </w:r>
    </w:p>
    <w:p w:rsidR="0066768D" w:rsidRDefault="0066768D" w:rsidP="0066768D">
      <w:pPr>
        <w:pStyle w:val="BodyText"/>
      </w:pPr>
      <w:r>
        <w:t xml:space="preserve">  3  sdbserver3:11820:11               10742 Task               Job[Prefetcher]</w:t>
      </w:r>
    </w:p>
    <w:p w:rsidR="0066768D" w:rsidRDefault="0066768D" w:rsidP="0066768D">
      <w:pPr>
        <w:pStyle w:val="BodyText"/>
      </w:pPr>
      <w:r>
        <w:t xml:space="preserve">  4  sdbserver3:11820:12               10743 Task               Job[Prefetcher]</w:t>
      </w:r>
    </w:p>
    <w:p w:rsidR="0066768D" w:rsidRDefault="0066768D" w:rsidP="0066768D">
      <w:pPr>
        <w:pStyle w:val="BodyText"/>
      </w:pPr>
      <w:r>
        <w:t xml:space="preserve">  5  sdbserver3:11820:13               10744 Cluster            ""</w:t>
      </w:r>
    </w:p>
    <w:p w:rsidR="0066768D" w:rsidRDefault="0066768D" w:rsidP="0066768D">
      <w:pPr>
        <w:pStyle w:val="BodyText"/>
      </w:pPr>
      <w:r>
        <w:t xml:space="preserve">  6  sdbserver3:11820:14               10745 ClusterShard       ""</w:t>
      </w:r>
    </w:p>
    <w:p w:rsidR="0066768D" w:rsidRDefault="0066768D" w:rsidP="0066768D">
      <w:pPr>
        <w:pStyle w:val="BodyText"/>
      </w:pPr>
      <w:r>
        <w:t xml:space="preserve">  7  sdbserver3:11820:15               10746 ClusterLogNotify   ""</w:t>
      </w:r>
    </w:p>
    <w:p w:rsidR="0066768D" w:rsidRDefault="0066768D" w:rsidP="0066768D">
      <w:pPr>
        <w:pStyle w:val="BodyText"/>
      </w:pPr>
      <w:r>
        <w:t xml:space="preserve">  8  sdbserver3:11820:16               10747 ShardReader        ""</w:t>
      </w:r>
    </w:p>
    <w:p w:rsidR="0066768D" w:rsidRDefault="0066768D" w:rsidP="0066768D">
      <w:pPr>
        <w:pStyle w:val="BodyText"/>
      </w:pPr>
      <w:r>
        <w:t xml:space="preserve">  9  sdbserver3:11820:17               10748 ReplReader         ""</w:t>
      </w:r>
    </w:p>
    <w:p w:rsidR="0066768D" w:rsidRDefault="0066768D" w:rsidP="0066768D">
      <w:pPr>
        <w:pStyle w:val="BodyText"/>
      </w:pPr>
      <w:r>
        <w:t xml:space="preserve"> 10  sdbserver3:11820:18               10749 SyncClockWorker    ""</w:t>
      </w:r>
    </w:p>
    <w:p w:rsidR="0066768D" w:rsidRDefault="0066768D" w:rsidP="0066768D">
      <w:pPr>
        <w:pStyle w:val="BodyText"/>
      </w:pPr>
      <w:r>
        <w:t xml:space="preserve"> 11  sdbserver3:11820:19               10750 TCPListener        ""</w:t>
      </w:r>
    </w:p>
    <w:p w:rsidR="0066768D" w:rsidRDefault="0066768D" w:rsidP="0066768D">
      <w:pPr>
        <w:pStyle w:val="BodyText"/>
      </w:pPr>
      <w:r>
        <w:t xml:space="preserve"> 12  sdbserver3:11820:2                10733 DpsRollback        ""</w:t>
      </w:r>
    </w:p>
    <w:p w:rsidR="0066768D" w:rsidRDefault="0066768D" w:rsidP="0066768D">
      <w:pPr>
        <w:pStyle w:val="BodyText"/>
      </w:pPr>
      <w:r>
        <w:t xml:space="preserve"> 13  sdbserver3:11820:20               10751 RestListener       ""</w:t>
      </w:r>
    </w:p>
    <w:p w:rsidR="0066768D" w:rsidRDefault="0066768D" w:rsidP="0066768D">
      <w:pPr>
        <w:pStyle w:val="BodyText"/>
      </w:pPr>
      <w:r>
        <w:t xml:space="preserve"> 14  sdbserver3:11820:21               10752 Task               Job[PageCleaner]</w:t>
      </w:r>
    </w:p>
    <w:p w:rsidR="0066768D" w:rsidRDefault="0066768D" w:rsidP="0066768D">
      <w:pPr>
        <w:pStyle w:val="BodyText"/>
      </w:pPr>
      <w:r>
        <w:t xml:space="preserve"> 15  sdbserver3:11820:3                10734 Task               Job[Prefetcher]</w:t>
      </w:r>
    </w:p>
    <w:p w:rsidR="0066768D" w:rsidRDefault="0066768D" w:rsidP="0066768D">
      <w:pPr>
        <w:pStyle w:val="BodyText"/>
      </w:pPr>
      <w:r>
        <w:t xml:space="preserve"> 16  sdbserver3:11820:4                10735 Task               Job[Prefetcher]</w:t>
      </w:r>
    </w:p>
    <w:p w:rsidR="0066768D" w:rsidRDefault="0066768D" w:rsidP="0066768D">
      <w:pPr>
        <w:pStyle w:val="BodyText"/>
      </w:pPr>
      <w:r>
        <w:t xml:space="preserve"> 17  sdbserver3:11820:42               10847 ReplAgent          NodeID:1000,TID:1,Start:active</w:t>
      </w:r>
    </w:p>
    <w:p w:rsidR="0066768D" w:rsidRDefault="0066768D" w:rsidP="0066768D">
      <w:pPr>
        <w:pStyle w:val="BodyText"/>
      </w:pPr>
      <w:r>
        <w:t xml:space="preserve"> 18  sdbserver3:11820:5                10736 Task               Job[Prefetcher]</w:t>
      </w:r>
    </w:p>
    <w:p w:rsidR="0066768D" w:rsidRDefault="0066768D" w:rsidP="0066768D">
      <w:pPr>
        <w:pStyle w:val="BodyText"/>
      </w:pPr>
      <w:r>
        <w:t xml:space="preserve"> 19  sdbserver3:11820:59               23263 ShardAgent         NetID:1,TID:23262</w:t>
      </w:r>
    </w:p>
    <w:p w:rsidR="0066768D" w:rsidRDefault="0066768D" w:rsidP="0066768D">
      <w:pPr>
        <w:pStyle w:val="BodyText"/>
      </w:pPr>
      <w:r>
        <w:t xml:space="preserve"> 20  sdbserver3:11820:6                10737 Task               Job[Prefetcher]</w:t>
      </w:r>
    </w:p>
    <w:p w:rsidR="0066768D" w:rsidRDefault="0066768D" w:rsidP="0066768D">
      <w:pPr>
        <w:pStyle w:val="BodyText"/>
      </w:pPr>
      <w:r>
        <w:t xml:space="preserve"> 21  sdbserver3:11820:7                10738 Task               Job[Prefetcher]</w:t>
      </w:r>
    </w:p>
    <w:p w:rsidR="009875F8" w:rsidRDefault="0066768D" w:rsidP="0066768D">
      <w:pPr>
        <w:pStyle w:val="BodyText"/>
      </w:pPr>
      <w:r>
        <w:t xml:space="preserve">                      please input the displayName which need order by asc : TID</w:t>
      </w:r>
    </w:p>
    <w:p w:rsidR="009875F8" w:rsidRDefault="009875F8" w:rsidP="009875F8">
      <w:pPr>
        <w:pStyle w:val="BodyText"/>
        <w:rPr>
          <w:lang w:eastAsia="zh-CN"/>
        </w:rPr>
      </w:pPr>
      <w:r>
        <w:rPr>
          <w:lang w:eastAsia="zh-CN"/>
        </w:rPr>
        <w:t>5.</w:t>
      </w:r>
      <w:r>
        <w:rPr>
          <w:rFonts w:hint="eastAsia"/>
          <w:lang w:eastAsia="zh-CN"/>
        </w:rPr>
        <w:t>按</w:t>
      </w:r>
      <w:r>
        <w:rPr>
          <w:lang w:eastAsia="zh-CN"/>
        </w:rPr>
        <w:t xml:space="preserve"> </w:t>
      </w:r>
      <w:r>
        <w:rPr>
          <w:rFonts w:hint="eastAsia"/>
          <w:lang w:eastAsia="zh-CN"/>
        </w:rPr>
        <w:t>‘</w:t>
      </w:r>
      <w:r>
        <w:rPr>
          <w:lang w:eastAsia="zh-CN"/>
        </w:rPr>
        <w:t>N</w:t>
      </w:r>
      <w:r>
        <w:rPr>
          <w:rFonts w:hint="eastAsia"/>
          <w:lang w:eastAsia="zh-CN"/>
        </w:rPr>
        <w:t>’键，并输入</w:t>
      </w:r>
      <w:r>
        <w:rPr>
          <w:lang w:eastAsia="zh-CN"/>
        </w:rPr>
        <w:t xml:space="preserve"> 1</w:t>
      </w:r>
      <w:r>
        <w:rPr>
          <w:rFonts w:hint="eastAsia"/>
          <w:lang w:eastAsia="zh-CN"/>
        </w:rPr>
        <w:t>，列表中将原来行号为</w:t>
      </w:r>
      <w:r>
        <w:rPr>
          <w:lang w:eastAsia="zh-CN"/>
        </w:rPr>
        <w:t>1</w:t>
      </w:r>
      <w:r>
        <w:rPr>
          <w:rFonts w:hint="eastAsia"/>
          <w:lang w:eastAsia="zh-CN"/>
        </w:rPr>
        <w:t>的记录过滤不显示</w:t>
      </w:r>
    </w:p>
    <w:p w:rsidR="009875F8" w:rsidRDefault="009875F8" w:rsidP="009875F8">
      <w:pPr>
        <w:pStyle w:val="BodyText"/>
        <w:rPr>
          <w:lang w:eastAsia="zh-CN"/>
        </w:rPr>
      </w:pPr>
      <w:r>
        <w:rPr>
          <w:lang w:eastAsia="zh-CN"/>
        </w:rPr>
        <w:t>6.</w:t>
      </w:r>
      <w:r>
        <w:rPr>
          <w:rFonts w:hint="eastAsia"/>
          <w:lang w:eastAsia="zh-CN"/>
        </w:rPr>
        <w:t>按</w:t>
      </w:r>
      <w:r>
        <w:rPr>
          <w:lang w:eastAsia="zh-CN"/>
        </w:rPr>
        <w:t xml:space="preserve"> </w:t>
      </w:r>
      <w:r>
        <w:rPr>
          <w:rFonts w:hint="eastAsia"/>
          <w:lang w:eastAsia="zh-CN"/>
        </w:rPr>
        <w:t>‘</w:t>
      </w:r>
      <w:r>
        <w:rPr>
          <w:lang w:eastAsia="zh-CN"/>
        </w:rPr>
        <w:t>W</w:t>
      </w:r>
      <w:r>
        <w:rPr>
          <w:rFonts w:hint="eastAsia"/>
          <w:lang w:eastAsia="zh-CN"/>
        </w:rPr>
        <w:t>’键，返回没有按行号进行过滤前的列表信息</w:t>
      </w:r>
    </w:p>
    <w:p w:rsidR="009875F8" w:rsidRDefault="009875F8" w:rsidP="009875F8">
      <w:pPr>
        <w:pStyle w:val="BodyText"/>
        <w:rPr>
          <w:lang w:eastAsia="zh-CN"/>
        </w:rPr>
      </w:pPr>
      <w:r>
        <w:rPr>
          <w:lang w:eastAsia="zh-CN"/>
        </w:rPr>
        <w:t>7.</w:t>
      </w:r>
      <w:r>
        <w:rPr>
          <w:rFonts w:hint="eastAsia"/>
          <w:lang w:eastAsia="zh-CN"/>
        </w:rPr>
        <w:t>按</w:t>
      </w:r>
      <w:r>
        <w:rPr>
          <w:lang w:eastAsia="zh-CN"/>
        </w:rPr>
        <w:t xml:space="preserve"> </w:t>
      </w:r>
      <w:r>
        <w:rPr>
          <w:rFonts w:hint="eastAsia"/>
          <w:lang w:eastAsia="zh-CN"/>
        </w:rPr>
        <w:t>‘</w:t>
      </w:r>
      <w:r>
        <w:rPr>
          <w:lang w:eastAsia="zh-CN"/>
        </w:rPr>
        <w:t>C</w:t>
      </w:r>
      <w:r>
        <w:rPr>
          <w:rFonts w:hint="eastAsia"/>
          <w:lang w:eastAsia="zh-CN"/>
        </w:rPr>
        <w:t>’键，并输入‘</w:t>
      </w:r>
      <w:r>
        <w:rPr>
          <w:lang w:eastAsia="zh-CN"/>
        </w:rPr>
        <w:t>TID</w:t>
      </w:r>
      <w:r>
        <w:rPr>
          <w:rFonts w:hint="eastAsia"/>
          <w:lang w:eastAsia="zh-CN"/>
        </w:rPr>
        <w:t>：</w:t>
      </w:r>
      <w:r>
        <w:rPr>
          <w:lang w:eastAsia="zh-CN"/>
        </w:rPr>
        <w:t>10732</w:t>
      </w:r>
      <w:r>
        <w:rPr>
          <w:rFonts w:hint="eastAsia"/>
          <w:lang w:eastAsia="zh-CN"/>
        </w:rPr>
        <w:t>”进行筛选，则只显示</w:t>
      </w:r>
      <w:r>
        <w:rPr>
          <w:lang w:eastAsia="zh-CN"/>
        </w:rPr>
        <w:t>TID</w:t>
      </w:r>
      <w:r>
        <w:rPr>
          <w:rFonts w:hint="eastAsia"/>
          <w:lang w:eastAsia="zh-CN"/>
        </w:rPr>
        <w:t>值为</w:t>
      </w:r>
      <w:r>
        <w:rPr>
          <w:lang w:eastAsia="zh-CN"/>
        </w:rPr>
        <w:t>10732</w:t>
      </w:r>
      <w:r>
        <w:rPr>
          <w:rFonts w:hint="eastAsia"/>
          <w:lang w:eastAsia="zh-CN"/>
        </w:rPr>
        <w:t>的记录</w:t>
      </w:r>
    </w:p>
    <w:p w:rsidR="0066768D" w:rsidRDefault="0066768D" w:rsidP="0066768D">
      <w:pPr>
        <w:pStyle w:val="BodyText"/>
      </w:pPr>
      <w:r>
        <w:t>refresh= 2 secs                             sdbtop 1.0                        snapshotMode: GLOBAL</w:t>
      </w:r>
    </w:p>
    <w:p w:rsidR="0066768D" w:rsidRDefault="0066768D" w:rsidP="0066768D">
      <w:pPr>
        <w:pStyle w:val="BodyText"/>
      </w:pPr>
      <w:r>
        <w:t>displayMode: ABSOLUTE                        Sessions                      snapshotModeInput: NULL</w:t>
      </w:r>
    </w:p>
    <w:p w:rsidR="0066768D" w:rsidRDefault="0066768D" w:rsidP="0066768D">
      <w:pPr>
        <w:pStyle w:val="BodyText"/>
      </w:pPr>
      <w:r>
        <w:t>hostname: sdbserver3                                                           filtering Number: 0</w:t>
      </w:r>
    </w:p>
    <w:p w:rsidR="0066768D" w:rsidRDefault="0066768D" w:rsidP="0066768D">
      <w:pPr>
        <w:pStyle w:val="BodyText"/>
      </w:pPr>
      <w:r>
        <w:t>servicename: 11810                                             sortingWay: NULL sortingField: NULL</w:t>
      </w:r>
    </w:p>
    <w:p w:rsidR="0066768D" w:rsidRDefault="0066768D" w:rsidP="0066768D">
      <w:pPr>
        <w:pStyle w:val="BodyText"/>
      </w:pPr>
      <w:r>
        <w:t>usrName: test                                                        Refresh: F5, Quit: q, Help: h</w:t>
      </w:r>
    </w:p>
    <w:p w:rsidR="0066768D" w:rsidRDefault="0066768D" w:rsidP="0066768D">
      <w:pPr>
        <w:pStyle w:val="BodyText"/>
      </w:pPr>
    </w:p>
    <w:p w:rsidR="0066768D" w:rsidRDefault="0066768D" w:rsidP="0066768D">
      <w:pPr>
        <w:pStyle w:val="BodyText"/>
      </w:pPr>
      <w:r>
        <w:t xml:space="preserve">     SessionID                           TID Type               Name</w:t>
      </w:r>
    </w:p>
    <w:p w:rsidR="0066768D" w:rsidRDefault="0066768D" w:rsidP="0066768D">
      <w:pPr>
        <w:pStyle w:val="BodyText"/>
      </w:pPr>
      <w:r>
        <w:t xml:space="preserve">     ------------------------------ -------- ------------------ ------------------------------</w:t>
      </w:r>
    </w:p>
    <w:p w:rsidR="0066768D" w:rsidRDefault="0066768D" w:rsidP="0066768D">
      <w:pPr>
        <w:pStyle w:val="BodyText"/>
      </w:pPr>
      <w:r>
        <w:t xml:space="preserve">  1  sdbserver3:11820:1                10732 LogWriter          ""</w:t>
      </w:r>
    </w:p>
    <w:p w:rsidR="0066768D" w:rsidRDefault="0066768D" w:rsidP="0066768D">
      <w:pPr>
        <w:pStyle w:val="BodyText"/>
      </w:pPr>
      <w:r>
        <w:t xml:space="preserve">  2  sdbserver3:11820:10               10741 Task               Job[Prefetcher]</w:t>
      </w:r>
    </w:p>
    <w:p w:rsidR="0066768D" w:rsidRDefault="0066768D" w:rsidP="0066768D">
      <w:pPr>
        <w:pStyle w:val="BodyText"/>
      </w:pPr>
      <w:r>
        <w:t xml:space="preserve">  3  sdbserver3:11820:11               10742 Task               Job[Prefetcher]</w:t>
      </w:r>
    </w:p>
    <w:p w:rsidR="0066768D" w:rsidRDefault="0066768D" w:rsidP="0066768D">
      <w:pPr>
        <w:pStyle w:val="BodyText"/>
      </w:pPr>
      <w:r>
        <w:t xml:space="preserve">  4  sdbserver3:11820:12               10743 Task               Job[Prefetcher]</w:t>
      </w:r>
    </w:p>
    <w:p w:rsidR="0066768D" w:rsidRDefault="0066768D" w:rsidP="0066768D">
      <w:pPr>
        <w:pStyle w:val="BodyText"/>
      </w:pPr>
      <w:r>
        <w:t xml:space="preserve">  5  sdbserver3:11820:13               10744 Cluster            ""</w:t>
      </w:r>
    </w:p>
    <w:p w:rsidR="0066768D" w:rsidRDefault="0066768D" w:rsidP="0066768D">
      <w:pPr>
        <w:pStyle w:val="BodyText"/>
      </w:pPr>
      <w:r>
        <w:t xml:space="preserve">  6  sdbserver3:11820:14               10745 ClusterShard       ""</w:t>
      </w:r>
    </w:p>
    <w:p w:rsidR="0066768D" w:rsidRDefault="0066768D" w:rsidP="0066768D">
      <w:pPr>
        <w:pStyle w:val="BodyText"/>
      </w:pPr>
      <w:r>
        <w:t xml:space="preserve">  7  sdbserver3:11820:15               10746 ClusterLogNotify   ""</w:t>
      </w:r>
    </w:p>
    <w:p w:rsidR="0066768D" w:rsidRDefault="0066768D" w:rsidP="0066768D">
      <w:pPr>
        <w:pStyle w:val="BodyText"/>
      </w:pPr>
      <w:r>
        <w:lastRenderedPageBreak/>
        <w:t xml:space="preserve">  8  sdbserver3:11820:16               10747 ShardReader        ""</w:t>
      </w:r>
    </w:p>
    <w:p w:rsidR="0066768D" w:rsidRDefault="0066768D" w:rsidP="0066768D">
      <w:pPr>
        <w:pStyle w:val="BodyText"/>
      </w:pPr>
      <w:r>
        <w:t xml:space="preserve">  9  sdbserver3:11820:17               10748 ReplReader         ""</w:t>
      </w:r>
    </w:p>
    <w:p w:rsidR="0066768D" w:rsidRDefault="0066768D" w:rsidP="0066768D">
      <w:pPr>
        <w:pStyle w:val="BodyText"/>
      </w:pPr>
      <w:r>
        <w:t xml:space="preserve"> 10  sdbserver3:11820:18               10749 SyncClockWorker    ""</w:t>
      </w:r>
    </w:p>
    <w:p w:rsidR="0066768D" w:rsidRDefault="0066768D" w:rsidP="0066768D">
      <w:pPr>
        <w:pStyle w:val="BodyText"/>
      </w:pPr>
      <w:r>
        <w:t xml:space="preserve"> 11  sdbserver3:11820:19               10750 TCPListener        ""</w:t>
      </w:r>
    </w:p>
    <w:p w:rsidR="0066768D" w:rsidRDefault="0066768D" w:rsidP="0066768D">
      <w:pPr>
        <w:pStyle w:val="BodyText"/>
      </w:pPr>
      <w:r>
        <w:t xml:space="preserve"> 12  sdbserver3:11820:2                10733 DpsRollback        ""</w:t>
      </w:r>
    </w:p>
    <w:p w:rsidR="0066768D" w:rsidRDefault="0066768D" w:rsidP="0066768D">
      <w:pPr>
        <w:pStyle w:val="BodyText"/>
      </w:pPr>
      <w:r>
        <w:t xml:space="preserve"> 13  sdbserver3:11820:20               10751 RestListener       ""</w:t>
      </w:r>
    </w:p>
    <w:p w:rsidR="0066768D" w:rsidRDefault="0066768D" w:rsidP="0066768D">
      <w:pPr>
        <w:pStyle w:val="BodyText"/>
      </w:pPr>
      <w:r>
        <w:t xml:space="preserve"> 14  sdbserver3:11820:21               10752 Task               Job[PageCleaner]</w:t>
      </w:r>
    </w:p>
    <w:p w:rsidR="0066768D" w:rsidRDefault="0066768D" w:rsidP="0066768D">
      <w:pPr>
        <w:pStyle w:val="BodyText"/>
      </w:pPr>
      <w:r>
        <w:t xml:space="preserve"> 15  sdbserver3:11820:3                10734 Task               Job[Prefetcher]</w:t>
      </w:r>
    </w:p>
    <w:p w:rsidR="0066768D" w:rsidRDefault="0066768D" w:rsidP="0066768D">
      <w:pPr>
        <w:pStyle w:val="BodyText"/>
      </w:pPr>
      <w:r>
        <w:t xml:space="preserve"> 16  sdbserver3:11820:4                10735 Task               Job[Prefetcher]</w:t>
      </w:r>
    </w:p>
    <w:p w:rsidR="0066768D" w:rsidRDefault="0066768D" w:rsidP="0066768D">
      <w:pPr>
        <w:pStyle w:val="BodyText"/>
      </w:pPr>
      <w:r>
        <w:t xml:space="preserve"> 17  sdbserver3:11820:42               10847 ReplAgent          NodeID:1000,TID:1,Start:active</w:t>
      </w:r>
    </w:p>
    <w:p w:rsidR="0066768D" w:rsidRDefault="0066768D" w:rsidP="0066768D">
      <w:pPr>
        <w:pStyle w:val="BodyText"/>
      </w:pPr>
      <w:r>
        <w:t xml:space="preserve"> 18  sdbserver3:11820:5                10736 Task               Job[Prefetcher]</w:t>
      </w:r>
    </w:p>
    <w:p w:rsidR="0066768D" w:rsidRDefault="0066768D" w:rsidP="0066768D">
      <w:pPr>
        <w:pStyle w:val="BodyText"/>
      </w:pPr>
      <w:r>
        <w:t xml:space="preserve"> 19  sdbserver3:11820:59               23263 ShardAgent         NetID:1,TID:23262</w:t>
      </w:r>
    </w:p>
    <w:p w:rsidR="0066768D" w:rsidRDefault="0066768D" w:rsidP="0066768D">
      <w:pPr>
        <w:pStyle w:val="BodyText"/>
      </w:pPr>
      <w:r>
        <w:t xml:space="preserve"> 20  sdbserver3:11820:6                10737 Task               Job[Prefetcher]</w:t>
      </w:r>
    </w:p>
    <w:p w:rsidR="0066768D" w:rsidRDefault="0066768D" w:rsidP="0066768D">
      <w:pPr>
        <w:pStyle w:val="BodyText"/>
      </w:pPr>
      <w:r>
        <w:t xml:space="preserve"> 21  sdbserver3:11820:7                10738 Task               Job[Prefetcher]</w:t>
      </w:r>
    </w:p>
    <w:p w:rsidR="009875F8" w:rsidRDefault="0066768D" w:rsidP="0066768D">
      <w:pPr>
        <w:pStyle w:val="BodyText"/>
      </w:pPr>
      <w:r>
        <w:t xml:space="preserve">                                please input the filter condition : TID:10732</w:t>
      </w:r>
    </w:p>
    <w:p w:rsidR="009875F8" w:rsidRDefault="009875F8" w:rsidP="009875F8">
      <w:pPr>
        <w:pStyle w:val="BodyText"/>
        <w:rPr>
          <w:lang w:eastAsia="zh-CN"/>
        </w:rPr>
      </w:pPr>
      <w:r>
        <w:rPr>
          <w:lang w:eastAsia="zh-CN"/>
        </w:rPr>
        <w:t>8.</w:t>
      </w:r>
      <w:r>
        <w:rPr>
          <w:rFonts w:hint="eastAsia"/>
          <w:lang w:eastAsia="zh-CN"/>
        </w:rPr>
        <w:t>按</w:t>
      </w:r>
      <w:r>
        <w:rPr>
          <w:lang w:eastAsia="zh-CN"/>
        </w:rPr>
        <w:t xml:space="preserve"> </w:t>
      </w:r>
      <w:r>
        <w:rPr>
          <w:rFonts w:hint="eastAsia"/>
          <w:lang w:eastAsia="zh-CN"/>
        </w:rPr>
        <w:t>‘</w:t>
      </w:r>
      <w:r>
        <w:rPr>
          <w:lang w:eastAsia="zh-CN"/>
        </w:rPr>
        <w:t>Q</w:t>
      </w:r>
      <w:r>
        <w:rPr>
          <w:rFonts w:hint="eastAsia"/>
          <w:lang w:eastAsia="zh-CN"/>
        </w:rPr>
        <w:t>’键，返回没有按照筛选条件前的列表信息</w:t>
      </w:r>
    </w:p>
    <w:p w:rsidR="009875F8" w:rsidRDefault="009875F8" w:rsidP="009875F8">
      <w:pPr>
        <w:pStyle w:val="BodyText"/>
        <w:rPr>
          <w:ins w:id="200" w:author="Zhen Liu" w:date="2014-08-11T11:12:00Z"/>
          <w:rFonts w:hint="eastAsia"/>
          <w:lang w:eastAsia="zh-CN"/>
        </w:rPr>
      </w:pPr>
      <w:r>
        <w:rPr>
          <w:lang w:eastAsia="zh-CN"/>
        </w:rPr>
        <w:t>9.</w:t>
      </w:r>
      <w:r>
        <w:rPr>
          <w:rFonts w:hint="eastAsia"/>
          <w:lang w:eastAsia="zh-CN"/>
        </w:rPr>
        <w:t>按‘</w:t>
      </w:r>
      <w:r>
        <w:rPr>
          <w:lang w:eastAsia="zh-CN"/>
        </w:rPr>
        <w:t>&lt;</w:t>
      </w:r>
      <w:r>
        <w:rPr>
          <w:rFonts w:hint="eastAsia"/>
          <w:lang w:eastAsia="zh-CN"/>
        </w:rPr>
        <w:t>’或者‘</w:t>
      </w:r>
      <w:r>
        <w:rPr>
          <w:lang w:eastAsia="zh-CN"/>
        </w:rPr>
        <w:t>&gt;</w:t>
      </w:r>
      <w:r>
        <w:rPr>
          <w:rFonts w:hint="eastAsia"/>
          <w:lang w:eastAsia="zh-CN"/>
        </w:rPr>
        <w:t>’键，可以查看隐藏在左边或者右边的列</w:t>
      </w:r>
    </w:p>
    <w:p w:rsidR="000F3E31" w:rsidRPr="00BE4263" w:rsidRDefault="000F3E31" w:rsidP="009875F8">
      <w:pPr>
        <w:pStyle w:val="BodyText"/>
        <w:rPr>
          <w:lang w:eastAsia="zh-CN"/>
        </w:rPr>
      </w:pPr>
    </w:p>
    <w:p w:rsidR="00921398" w:rsidRDefault="00921398" w:rsidP="00921398">
      <w:pPr>
        <w:pStyle w:val="BodyText"/>
        <w:spacing w:before="89" w:line="253" w:lineRule="auto"/>
        <w:ind w:left="113" w:right="433"/>
        <w:rPr>
          <w:ins w:id="201" w:author="Zhen Liu" w:date="2014-08-11T10:55:00Z"/>
          <w:lang w:eastAsia="zh-CN"/>
        </w:rPr>
      </w:pPr>
      <w:ins w:id="202" w:author="Zhen Liu" w:date="2014-08-11T10:55:00Z">
        <w:r>
          <w:rPr>
            <w:w w:val="95"/>
            <w:lang w:eastAsia="zh-CN"/>
          </w:rPr>
          <w:t>数据库</w:t>
        </w:r>
        <w:r>
          <w:rPr>
            <w:rFonts w:hint="eastAsia"/>
            <w:w w:val="95"/>
            <w:lang w:eastAsia="zh-CN"/>
          </w:rPr>
          <w:t>集群节点数据一致性</w:t>
        </w:r>
        <w:r>
          <w:rPr>
            <w:w w:val="95"/>
            <w:lang w:eastAsia="zh-CN"/>
          </w:rPr>
          <w:t>检测工具</w:t>
        </w:r>
        <w:r>
          <w:rPr>
            <w:spacing w:val="19"/>
            <w:w w:val="95"/>
            <w:lang w:eastAsia="zh-CN"/>
          </w:rPr>
          <w:t xml:space="preserve"> </w:t>
        </w:r>
        <w:r>
          <w:rPr>
            <w:w w:val="95"/>
            <w:lang w:eastAsia="zh-CN"/>
          </w:rPr>
          <w:t>—</w:t>
        </w:r>
        <w:r>
          <w:rPr>
            <w:spacing w:val="20"/>
            <w:w w:val="95"/>
            <w:lang w:eastAsia="zh-CN"/>
          </w:rPr>
          <w:t xml:space="preserve"> </w:t>
        </w:r>
        <w:r>
          <w:rPr>
            <w:w w:val="95"/>
            <w:lang w:eastAsia="zh-CN"/>
          </w:rPr>
          <w:t>sdbinsp</w:t>
        </w:r>
        <w:r>
          <w:rPr>
            <w:rFonts w:hint="eastAsia"/>
            <w:w w:val="95"/>
            <w:lang w:eastAsia="zh-CN"/>
          </w:rPr>
          <w:t>ec</w:t>
        </w:r>
        <w:r>
          <w:rPr>
            <w:w w:val="95"/>
            <w:lang w:eastAsia="zh-CN"/>
          </w:rPr>
          <w:t>t</w:t>
        </w:r>
        <w:r>
          <w:rPr>
            <w:w w:val="93"/>
            <w:lang w:eastAsia="zh-CN"/>
          </w:rPr>
          <w:t xml:space="preserve"> </w:t>
        </w:r>
        <w:r>
          <w:rPr>
            <w:w w:val="95"/>
            <w:lang w:eastAsia="zh-CN"/>
          </w:rPr>
          <w:t>sdbinsp</w:t>
        </w:r>
        <w:r>
          <w:rPr>
            <w:rFonts w:hint="eastAsia"/>
            <w:w w:val="95"/>
            <w:lang w:eastAsia="zh-CN"/>
          </w:rPr>
          <w:t>ec</w:t>
        </w:r>
        <w:r>
          <w:rPr>
            <w:w w:val="95"/>
            <w:lang w:eastAsia="zh-CN"/>
          </w:rPr>
          <w:t>t是一个SequoiaDB数据库的</w:t>
        </w:r>
        <w:r>
          <w:rPr>
            <w:rFonts w:hint="eastAsia"/>
            <w:w w:val="95"/>
            <w:lang w:eastAsia="zh-CN"/>
          </w:rPr>
          <w:t>数据节点间数据一致性</w:t>
        </w:r>
        <w:r>
          <w:rPr>
            <w:w w:val="95"/>
            <w:lang w:eastAsia="zh-CN"/>
          </w:rPr>
          <w:t>检测工具。它可以检查</w:t>
        </w:r>
      </w:ins>
      <w:ins w:id="203" w:author="Zhen Liu" w:date="2014-08-11T10:56:00Z">
        <w:r>
          <w:rPr>
            <w:rFonts w:hint="eastAsia"/>
            <w:w w:val="95"/>
            <w:lang w:eastAsia="zh-CN"/>
          </w:rPr>
          <w:t>节点间数据是否完全一致，</w:t>
        </w:r>
      </w:ins>
      <w:ins w:id="204" w:author="Zhen Liu" w:date="2014-08-11T10:55:00Z">
        <w:r>
          <w:rPr>
            <w:w w:val="95"/>
            <w:lang w:eastAsia="zh-CN"/>
          </w:rPr>
          <w:t>并且给出结</w:t>
        </w:r>
      </w:ins>
    </w:p>
    <w:p w:rsidR="00921398" w:rsidRDefault="00921398" w:rsidP="00921398">
      <w:pPr>
        <w:pStyle w:val="BodyText"/>
        <w:spacing w:line="225" w:lineRule="exact"/>
        <w:ind w:left="113"/>
        <w:rPr>
          <w:ins w:id="205" w:author="Zhen Liu" w:date="2014-08-11T10:55:00Z"/>
          <w:lang w:eastAsia="zh-CN"/>
        </w:rPr>
      </w:pPr>
      <w:ins w:id="206" w:author="Zhen Liu" w:date="2014-08-11T10:55:00Z">
        <w:r>
          <w:rPr>
            <w:lang w:eastAsia="zh-CN"/>
          </w:rPr>
          <w:t>果报告。</w:t>
        </w:r>
      </w:ins>
    </w:p>
    <w:p w:rsidR="00921398" w:rsidRDefault="00921398" w:rsidP="00921398">
      <w:pPr>
        <w:spacing w:before="9" w:line="190" w:lineRule="exact"/>
        <w:rPr>
          <w:ins w:id="207" w:author="Zhen Liu" w:date="2014-08-11T10:55:00Z"/>
          <w:sz w:val="19"/>
          <w:szCs w:val="19"/>
          <w:lang w:eastAsia="zh-CN"/>
        </w:rPr>
      </w:pPr>
    </w:p>
    <w:p w:rsidR="00921398" w:rsidRDefault="00921398" w:rsidP="00921398">
      <w:pPr>
        <w:pStyle w:val="BodyText"/>
        <w:spacing w:line="253" w:lineRule="auto"/>
        <w:ind w:left="113" w:right="3239"/>
        <w:rPr>
          <w:ins w:id="208" w:author="Zhen Liu" w:date="2014-08-11T10:55:00Z"/>
          <w:lang w:eastAsia="zh-CN"/>
        </w:rPr>
      </w:pPr>
      <w:ins w:id="209" w:author="Zhen Liu" w:date="2014-08-11T10:55:00Z">
        <w:r>
          <w:rPr>
            <w:lang w:eastAsia="zh-CN"/>
          </w:rPr>
          <w:t xml:space="preserve">权限需求 </w:t>
        </w:r>
      </w:ins>
      <w:ins w:id="210" w:author="Zhen Liu" w:date="2014-08-11T10:56:00Z">
        <w:r>
          <w:rPr>
            <w:rFonts w:hint="eastAsia"/>
            <w:w w:val="95"/>
            <w:lang w:eastAsia="zh-CN"/>
          </w:rPr>
          <w:t>无</w:t>
        </w:r>
      </w:ins>
    </w:p>
    <w:p w:rsidR="00921398" w:rsidRDefault="00921398" w:rsidP="00921398">
      <w:pPr>
        <w:spacing w:line="253" w:lineRule="auto"/>
        <w:rPr>
          <w:ins w:id="211" w:author="Zhen Liu" w:date="2014-08-11T10:55:00Z"/>
          <w:lang w:eastAsia="zh-CN"/>
        </w:rPr>
        <w:sectPr w:rsidR="00921398">
          <w:pgSz w:w="12240" w:h="15840"/>
          <w:pgMar w:top="900" w:right="680" w:bottom="280" w:left="1520" w:header="713" w:footer="0" w:gutter="0"/>
          <w:cols w:space="720"/>
        </w:sectPr>
      </w:pPr>
    </w:p>
    <w:p w:rsidR="00921398" w:rsidRDefault="00921398" w:rsidP="00921398">
      <w:pPr>
        <w:spacing w:before="4" w:line="130" w:lineRule="exact"/>
        <w:rPr>
          <w:ins w:id="212" w:author="Zhen Liu" w:date="2014-08-11T10:55:00Z"/>
          <w:sz w:val="13"/>
          <w:szCs w:val="13"/>
          <w:lang w:eastAsia="zh-CN"/>
        </w:rPr>
      </w:pPr>
    </w:p>
    <w:p w:rsidR="00921398" w:rsidRDefault="00921398" w:rsidP="00921398">
      <w:pPr>
        <w:pStyle w:val="BodyText"/>
        <w:spacing w:line="312" w:lineRule="exact"/>
        <w:rPr>
          <w:ins w:id="213" w:author="Zhen Liu" w:date="2014-08-11T10:55:00Z"/>
          <w:lang w:eastAsia="zh-CN"/>
        </w:rPr>
      </w:pPr>
      <w:ins w:id="214" w:author="Zhen Liu" w:date="2014-08-11T10:55:00Z">
        <w:r>
          <w:rPr>
            <w:lang w:eastAsia="zh-CN"/>
          </w:rPr>
          <w:t>连接需求</w:t>
        </w:r>
      </w:ins>
    </w:p>
    <w:p w:rsidR="00921398" w:rsidRDefault="00921398" w:rsidP="00921398">
      <w:pPr>
        <w:pStyle w:val="BodyText"/>
        <w:spacing w:before="18" w:line="379" w:lineRule="auto"/>
        <w:ind w:right="6743"/>
        <w:rPr>
          <w:ins w:id="215" w:author="Zhen Liu" w:date="2014-08-11T10:55:00Z"/>
          <w:lang w:eastAsia="zh-CN"/>
        </w:rPr>
      </w:pPr>
      <w:ins w:id="216" w:author="Zhen Liu" w:date="2014-08-11T10:55:00Z">
        <w:r>
          <w:rPr>
            <w:w w:val="95"/>
            <w:lang w:eastAsia="zh-CN"/>
          </w:rPr>
          <w:t>sdbins</w:t>
        </w:r>
      </w:ins>
      <w:ins w:id="217" w:author="Zhen Liu" w:date="2014-08-11T10:57:00Z">
        <w:r>
          <w:rPr>
            <w:rFonts w:hint="eastAsia"/>
            <w:w w:val="95"/>
            <w:lang w:eastAsia="zh-CN"/>
          </w:rPr>
          <w:t>e</w:t>
        </w:r>
      </w:ins>
      <w:ins w:id="218" w:author="Zhen Liu" w:date="2014-08-11T10:55:00Z">
        <w:r>
          <w:rPr>
            <w:w w:val="95"/>
            <w:lang w:eastAsia="zh-CN"/>
          </w:rPr>
          <w:t>p</w:t>
        </w:r>
      </w:ins>
      <w:ins w:id="219" w:author="Zhen Liu" w:date="2014-08-11T10:57:00Z">
        <w:r>
          <w:rPr>
            <w:rFonts w:hint="eastAsia"/>
            <w:w w:val="95"/>
            <w:lang w:eastAsia="zh-CN"/>
          </w:rPr>
          <w:t>c</w:t>
        </w:r>
      </w:ins>
      <w:ins w:id="220" w:author="Zhen Liu" w:date="2014-08-11T10:55:00Z">
        <w:r>
          <w:rPr>
            <w:w w:val="95"/>
            <w:lang w:eastAsia="zh-CN"/>
          </w:rPr>
          <w:t>t需要与数据库</w:t>
        </w:r>
      </w:ins>
      <w:ins w:id="221" w:author="Zhen Liu" w:date="2014-08-11T11:26:00Z">
        <w:r w:rsidR="0024628B">
          <w:rPr>
            <w:rFonts w:hint="eastAsia"/>
            <w:w w:val="95"/>
            <w:lang w:eastAsia="zh-CN"/>
          </w:rPr>
          <w:t>（coord节点）</w:t>
        </w:r>
      </w:ins>
      <w:ins w:id="222" w:author="Zhen Liu" w:date="2014-08-11T10:55:00Z">
        <w:r>
          <w:rPr>
            <w:w w:val="95"/>
            <w:lang w:eastAsia="zh-CN"/>
          </w:rPr>
          <w:t>连接。</w:t>
        </w:r>
        <w:r>
          <w:rPr>
            <w:lang w:eastAsia="zh-CN"/>
          </w:rPr>
          <w:t>选项</w:t>
        </w:r>
      </w:ins>
    </w:p>
    <w:tbl>
      <w:tblPr>
        <w:tblpPr w:leftFromText="180" w:rightFromText="180" w:vertAnchor="text" w:horzAnchor="page" w:tblpX="1606" w:tblpY="12"/>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1505"/>
        <w:gridCol w:w="7213"/>
        <w:tblGridChange w:id="223">
          <w:tblGrid>
            <w:gridCol w:w="1505"/>
            <w:gridCol w:w="7213"/>
          </w:tblGrid>
        </w:tblGridChange>
      </w:tblGrid>
      <w:tr w:rsidR="00B17E97" w:rsidRPr="008F0D70" w:rsidTr="00B17E97">
        <w:trPr>
          <w:tblCellSpacing w:w="0" w:type="dxa"/>
          <w:ins w:id="224"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B17E97" w:rsidRPr="00B17E97" w:rsidRDefault="00B17E97" w:rsidP="00B17E97">
            <w:pPr>
              <w:pStyle w:val="TableParagraph"/>
              <w:kinsoku w:val="0"/>
              <w:overflowPunct w:val="0"/>
              <w:spacing w:line="213" w:lineRule="exact"/>
              <w:ind w:left="40"/>
              <w:rPr>
                <w:ins w:id="225" w:author="Zhen Liu" w:date="2014-08-11T11:18:00Z"/>
                <w:rFonts w:ascii="微软雅黑" w:eastAsia="微软雅黑" w:cs="微软雅黑"/>
                <w:sz w:val="14"/>
                <w:szCs w:val="14"/>
              </w:rPr>
            </w:pPr>
            <w:ins w:id="226" w:author="Zhen Liu" w:date="2014-08-11T11:18:00Z">
              <w:r w:rsidRPr="00B17E97">
                <w:rPr>
                  <w:rFonts w:ascii="微软雅黑" w:eastAsia="微软雅黑" w:cs="微软雅黑"/>
                  <w:sz w:val="14"/>
                  <w:szCs w:val="14"/>
                </w:rPr>
                <w:t>参数</w:t>
              </w:r>
            </w:ins>
          </w:p>
        </w:tc>
        <w:tc>
          <w:tcPr>
            <w:tcW w:w="7213"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B17E97" w:rsidRPr="00B17E97" w:rsidRDefault="00B17E97" w:rsidP="00B17E97">
            <w:pPr>
              <w:pStyle w:val="TableParagraph"/>
              <w:kinsoku w:val="0"/>
              <w:overflowPunct w:val="0"/>
              <w:spacing w:line="213" w:lineRule="exact"/>
              <w:ind w:left="40"/>
              <w:rPr>
                <w:ins w:id="227" w:author="Zhen Liu" w:date="2014-08-11T11:18:00Z"/>
                <w:rFonts w:ascii="微软雅黑" w:eastAsia="微软雅黑" w:cs="微软雅黑"/>
                <w:sz w:val="14"/>
                <w:szCs w:val="14"/>
              </w:rPr>
            </w:pPr>
            <w:ins w:id="228" w:author="Zhen Liu" w:date="2014-08-11T11:18:00Z">
              <w:r w:rsidRPr="00B17E97">
                <w:rPr>
                  <w:rFonts w:ascii="微软雅黑" w:eastAsia="微软雅黑" w:cs="微软雅黑"/>
                  <w:sz w:val="14"/>
                  <w:szCs w:val="14"/>
                </w:rPr>
                <w:t>描述</w:t>
              </w:r>
            </w:ins>
          </w:p>
        </w:tc>
      </w:tr>
      <w:tr w:rsidR="00B17E97" w:rsidRPr="008F0D70" w:rsidTr="00B17E97">
        <w:trPr>
          <w:tblCellSpacing w:w="0" w:type="dxa"/>
          <w:ins w:id="229"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30" w:author="Zhen Liu" w:date="2014-08-11T11:18:00Z"/>
                <w:rFonts w:ascii="微软雅黑" w:eastAsia="微软雅黑" w:cs="微软雅黑"/>
                <w:sz w:val="14"/>
                <w:szCs w:val="14"/>
              </w:rPr>
            </w:pPr>
            <w:ins w:id="231" w:author="Zhen Liu" w:date="2014-08-11T11:18:00Z">
              <w:r w:rsidRPr="00B17E97">
                <w:rPr>
                  <w:rFonts w:ascii="微软雅黑" w:eastAsia="微软雅黑" w:cs="微软雅黑"/>
                  <w:sz w:val="14"/>
                  <w:szCs w:val="14"/>
                </w:rPr>
                <w:t>--help,-h</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32" w:author="Zhen Liu" w:date="2014-08-11T11:18:00Z"/>
                <w:rFonts w:ascii="微软雅黑" w:eastAsia="微软雅黑" w:cs="微软雅黑"/>
                <w:sz w:val="14"/>
                <w:szCs w:val="14"/>
              </w:rPr>
            </w:pPr>
            <w:ins w:id="233" w:author="Zhen Liu" w:date="2014-08-11T11:18:00Z">
              <w:r w:rsidRPr="00B17E97">
                <w:rPr>
                  <w:rFonts w:ascii="微软雅黑" w:eastAsia="微软雅黑" w:cs="微软雅黑"/>
                  <w:sz w:val="14"/>
                  <w:szCs w:val="14"/>
                </w:rPr>
                <w:t>返回基本帮助和用法文本。</w:t>
              </w:r>
            </w:ins>
          </w:p>
        </w:tc>
      </w:tr>
      <w:tr w:rsidR="00B17E97" w:rsidRPr="008F0D70" w:rsidTr="00B17E97">
        <w:trPr>
          <w:tblCellSpacing w:w="0" w:type="dxa"/>
          <w:ins w:id="234"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35" w:author="Zhen Liu" w:date="2014-08-11T11:18:00Z"/>
                <w:rFonts w:ascii="微软雅黑" w:eastAsia="微软雅黑" w:cs="微软雅黑"/>
                <w:sz w:val="14"/>
                <w:szCs w:val="14"/>
              </w:rPr>
            </w:pPr>
            <w:ins w:id="236" w:author="Zhen Liu" w:date="2014-08-11T11:18:00Z">
              <w:r w:rsidRPr="00B17E97">
                <w:rPr>
                  <w:rFonts w:ascii="微软雅黑" w:eastAsia="微软雅黑" w:cs="微软雅黑"/>
                  <w:sz w:val="14"/>
                  <w:szCs w:val="14"/>
                </w:rPr>
                <w:t>--version,-v</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37" w:author="Zhen Liu" w:date="2014-08-11T11:18:00Z"/>
                <w:rFonts w:ascii="微软雅黑" w:eastAsia="微软雅黑" w:cs="微软雅黑"/>
                <w:sz w:val="14"/>
                <w:szCs w:val="14"/>
              </w:rPr>
            </w:pPr>
            <w:ins w:id="238" w:author="Zhen Liu" w:date="2014-08-11T11:18:00Z">
              <w:r w:rsidRPr="00B17E97">
                <w:rPr>
                  <w:rFonts w:ascii="微软雅黑" w:eastAsia="微软雅黑" w:cs="微软雅黑" w:hint="eastAsia"/>
                  <w:sz w:val="14"/>
                  <w:szCs w:val="14"/>
                </w:rPr>
                <w:t>返回当前工具所附属的数据库的版本</w:t>
              </w:r>
            </w:ins>
          </w:p>
        </w:tc>
      </w:tr>
      <w:tr w:rsidR="00B17E97" w:rsidRPr="008F0D70" w:rsidTr="00B17E97">
        <w:trPr>
          <w:tblCellSpacing w:w="0" w:type="dxa"/>
          <w:ins w:id="239"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40" w:author="Zhen Liu" w:date="2014-08-11T11:18:00Z"/>
                <w:rFonts w:ascii="微软雅黑" w:eastAsia="微软雅黑" w:cs="微软雅黑"/>
                <w:sz w:val="14"/>
                <w:szCs w:val="14"/>
              </w:rPr>
            </w:pPr>
            <w:ins w:id="241" w:author="Zhen Liu" w:date="2014-08-11T11:18:00Z">
              <w:r w:rsidRPr="00B17E97">
                <w:rPr>
                  <w:rFonts w:ascii="微软雅黑" w:eastAsia="微软雅黑" w:cs="微软雅黑" w:hint="eastAsia"/>
                  <w:sz w:val="14"/>
                  <w:szCs w:val="14"/>
                </w:rPr>
                <w:t>--action,-a</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42" w:author="Zhen Liu" w:date="2014-08-11T11:18:00Z"/>
                <w:rFonts w:ascii="微软雅黑" w:eastAsia="微软雅黑" w:cs="微软雅黑"/>
                <w:sz w:val="14"/>
                <w:szCs w:val="14"/>
              </w:rPr>
            </w:pPr>
            <w:ins w:id="243" w:author="Zhen Liu" w:date="2014-08-11T11:18:00Z">
              <w:r w:rsidRPr="00B17E97">
                <w:rPr>
                  <w:rFonts w:ascii="微软雅黑" w:eastAsia="微软雅黑" w:cs="微软雅黑" w:hint="eastAsia"/>
                  <w:sz w:val="14"/>
                  <w:szCs w:val="14"/>
                </w:rPr>
                <w:t>指定检查数据或对已经存在的中间文件生成report，inpspect和report可选，默认是inspect</w:t>
              </w:r>
            </w:ins>
          </w:p>
        </w:tc>
      </w:tr>
      <w:tr w:rsidR="00B17E97" w:rsidRPr="008F0D70" w:rsidTr="00B17E97">
        <w:trPr>
          <w:tblCellSpacing w:w="0" w:type="dxa"/>
          <w:ins w:id="244"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45" w:author="Zhen Liu" w:date="2014-08-11T11:18:00Z"/>
                <w:rFonts w:ascii="微软雅黑" w:eastAsia="微软雅黑" w:cs="微软雅黑"/>
                <w:sz w:val="14"/>
                <w:szCs w:val="14"/>
              </w:rPr>
            </w:pPr>
            <w:ins w:id="246" w:author="Zhen Liu" w:date="2014-08-11T11:18:00Z">
              <w:r w:rsidRPr="00B17E97">
                <w:rPr>
                  <w:rFonts w:ascii="微软雅黑" w:eastAsia="微软雅黑" w:cs="微软雅黑"/>
                  <w:sz w:val="14"/>
                  <w:szCs w:val="14"/>
                </w:rPr>
                <w:t>--coord,-</w:t>
              </w:r>
              <w:r w:rsidRPr="00B17E97">
                <w:rPr>
                  <w:rFonts w:ascii="微软雅黑" w:eastAsia="微软雅黑" w:cs="微软雅黑" w:hint="eastAsia"/>
                  <w:sz w:val="14"/>
                  <w:szCs w:val="14"/>
                </w:rPr>
                <w:t>d</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47" w:author="Zhen Liu" w:date="2014-08-11T11:18:00Z"/>
                <w:rFonts w:ascii="微软雅黑" w:eastAsia="微软雅黑" w:cs="微软雅黑"/>
                <w:sz w:val="14"/>
                <w:szCs w:val="14"/>
              </w:rPr>
            </w:pPr>
            <w:ins w:id="248" w:author="Zhen Liu" w:date="2014-08-11T11:18:00Z">
              <w:r w:rsidRPr="00B17E97">
                <w:rPr>
                  <w:rFonts w:ascii="微软雅黑" w:eastAsia="微软雅黑" w:cs="微软雅黑" w:hint="eastAsia"/>
                  <w:sz w:val="14"/>
                  <w:szCs w:val="14"/>
                </w:rPr>
                <w:t>指定coord节点的hostname和服务端口，</w:t>
              </w:r>
            </w:ins>
          </w:p>
          <w:p w:rsidR="00B17E97" w:rsidRPr="00B17E97" w:rsidRDefault="00B17E97" w:rsidP="00B17E97">
            <w:pPr>
              <w:pStyle w:val="TableParagraph"/>
              <w:kinsoku w:val="0"/>
              <w:overflowPunct w:val="0"/>
              <w:spacing w:line="213" w:lineRule="exact"/>
              <w:ind w:left="40"/>
              <w:rPr>
                <w:ins w:id="249" w:author="Zhen Liu" w:date="2014-08-11T11:18:00Z"/>
                <w:rFonts w:ascii="微软雅黑" w:eastAsia="微软雅黑" w:cs="微软雅黑"/>
                <w:sz w:val="14"/>
                <w:szCs w:val="14"/>
              </w:rPr>
            </w:pPr>
            <w:ins w:id="250" w:author="Zhen Liu" w:date="2014-08-11T11:18:00Z">
              <w:r w:rsidRPr="00B17E97">
                <w:rPr>
                  <w:rFonts w:ascii="微软雅黑" w:eastAsia="微软雅黑" w:cs="微软雅黑" w:hint="eastAsia"/>
                  <w:sz w:val="14"/>
                  <w:szCs w:val="14"/>
                </w:rPr>
                <w:t>格式为hostname:servicename，必须指定</w:t>
              </w:r>
            </w:ins>
          </w:p>
        </w:tc>
      </w:tr>
      <w:tr w:rsidR="00B17E97" w:rsidRPr="008F0D70" w:rsidTr="00B17E97">
        <w:trPr>
          <w:tblCellSpacing w:w="0" w:type="dxa"/>
          <w:ins w:id="251"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52" w:author="Zhen Liu" w:date="2014-08-11T11:18:00Z"/>
                <w:rFonts w:ascii="微软雅黑" w:eastAsia="微软雅黑" w:cs="微软雅黑"/>
                <w:sz w:val="14"/>
                <w:szCs w:val="14"/>
              </w:rPr>
            </w:pPr>
            <w:ins w:id="253" w:author="Zhen Liu" w:date="2014-08-11T11:18:00Z">
              <w:r w:rsidRPr="00B17E97">
                <w:rPr>
                  <w:rFonts w:ascii="微软雅黑" w:eastAsia="微软雅黑" w:cs="微软雅黑"/>
                  <w:sz w:val="14"/>
                  <w:szCs w:val="14"/>
                </w:rPr>
                <w:t>--loop,-t</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54" w:author="Zhen Liu" w:date="2014-08-11T11:18:00Z"/>
                <w:rFonts w:ascii="微软雅黑" w:eastAsia="微软雅黑" w:cs="微软雅黑"/>
                <w:sz w:val="14"/>
                <w:szCs w:val="14"/>
              </w:rPr>
            </w:pPr>
            <w:ins w:id="255" w:author="Zhen Liu" w:date="2014-08-11T11:18:00Z">
              <w:r w:rsidRPr="00B17E97">
                <w:rPr>
                  <w:rFonts w:ascii="微软雅黑" w:eastAsia="微软雅黑" w:cs="微软雅黑" w:hint="eastAsia"/>
                  <w:sz w:val="14"/>
                  <w:szCs w:val="14"/>
                </w:rPr>
                <w:t>指定迭代检查的次数,默认是5（次）</w:t>
              </w:r>
            </w:ins>
          </w:p>
        </w:tc>
      </w:tr>
      <w:tr w:rsidR="00B17E97" w:rsidRPr="008F0D70" w:rsidTr="00B17E97">
        <w:trPr>
          <w:tblCellSpacing w:w="0" w:type="dxa"/>
          <w:ins w:id="256"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57" w:author="Zhen Liu" w:date="2014-08-11T11:18:00Z"/>
                <w:rFonts w:ascii="微软雅黑" w:eastAsia="微软雅黑" w:cs="微软雅黑"/>
                <w:sz w:val="14"/>
                <w:szCs w:val="14"/>
              </w:rPr>
            </w:pPr>
            <w:ins w:id="258" w:author="Zhen Liu" w:date="2014-08-11T11:18:00Z">
              <w:r w:rsidRPr="00B17E97">
                <w:rPr>
                  <w:rFonts w:ascii="微软雅黑" w:eastAsia="微软雅黑" w:cs="微软雅黑"/>
                  <w:sz w:val="14"/>
                  <w:szCs w:val="14"/>
                </w:rPr>
                <w:t>--group, -g</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59" w:author="Zhen Liu" w:date="2014-08-11T11:18:00Z"/>
                <w:rFonts w:ascii="微软雅黑" w:eastAsia="微软雅黑" w:cs="微软雅黑"/>
                <w:sz w:val="14"/>
                <w:szCs w:val="14"/>
              </w:rPr>
            </w:pPr>
            <w:ins w:id="260" w:author="Zhen Liu" w:date="2014-08-11T11:18:00Z">
              <w:r w:rsidRPr="00B17E97">
                <w:rPr>
                  <w:rFonts w:ascii="微软雅黑" w:eastAsia="微软雅黑" w:cs="微软雅黑" w:hint="eastAsia"/>
                  <w:sz w:val="14"/>
                  <w:szCs w:val="14"/>
                </w:rPr>
                <w:t>指定要检查的group的名字，若不指定，则检查所有的group</w:t>
              </w:r>
            </w:ins>
          </w:p>
        </w:tc>
      </w:tr>
      <w:tr w:rsidR="00B17E97" w:rsidRPr="005C1666" w:rsidTr="00B17E97">
        <w:trPr>
          <w:tblCellSpacing w:w="0" w:type="dxa"/>
          <w:ins w:id="261"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62" w:author="Zhen Liu" w:date="2014-08-11T11:18:00Z"/>
                <w:rFonts w:ascii="微软雅黑" w:eastAsia="微软雅黑" w:cs="微软雅黑"/>
                <w:sz w:val="14"/>
                <w:szCs w:val="14"/>
              </w:rPr>
            </w:pPr>
            <w:ins w:id="263" w:author="Zhen Liu" w:date="2014-08-11T11:18:00Z">
              <w:r w:rsidRPr="00B17E97">
                <w:rPr>
                  <w:rFonts w:ascii="微软雅黑" w:eastAsia="微软雅黑" w:cs="微软雅黑"/>
                  <w:sz w:val="14"/>
                  <w:szCs w:val="14"/>
                </w:rPr>
                <w:t>--c</w:t>
              </w:r>
              <w:r w:rsidRPr="00B17E97">
                <w:rPr>
                  <w:rFonts w:ascii="微软雅黑" w:eastAsia="微软雅黑" w:cs="微软雅黑" w:hint="eastAsia"/>
                  <w:sz w:val="14"/>
                  <w:szCs w:val="14"/>
                </w:rPr>
                <w:t>ollection</w:t>
              </w:r>
              <w:r w:rsidRPr="00B17E97">
                <w:rPr>
                  <w:rFonts w:ascii="微软雅黑" w:eastAsia="微软雅黑" w:cs="微软雅黑"/>
                  <w:sz w:val="14"/>
                  <w:szCs w:val="14"/>
                </w:rPr>
                <w:t>s</w:t>
              </w:r>
              <w:r w:rsidRPr="00B17E97">
                <w:rPr>
                  <w:rFonts w:ascii="微软雅黑" w:eastAsia="微软雅黑" w:cs="微软雅黑" w:hint="eastAsia"/>
                  <w:sz w:val="14"/>
                  <w:szCs w:val="14"/>
                </w:rPr>
                <w:t>pace</w:t>
              </w:r>
              <w:r w:rsidRPr="00B17E97">
                <w:rPr>
                  <w:rFonts w:ascii="微软雅黑" w:eastAsia="微软雅黑" w:cs="微软雅黑"/>
                  <w:sz w:val="14"/>
                  <w:szCs w:val="14"/>
                </w:rPr>
                <w:t>,-c</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64" w:author="Zhen Liu" w:date="2014-08-11T11:18:00Z"/>
                <w:rFonts w:ascii="微软雅黑" w:eastAsia="微软雅黑" w:cs="微软雅黑"/>
                <w:sz w:val="14"/>
                <w:szCs w:val="14"/>
              </w:rPr>
            </w:pPr>
            <w:ins w:id="265" w:author="Zhen Liu" w:date="2014-08-11T11:18:00Z">
              <w:r w:rsidRPr="00B17E97">
                <w:rPr>
                  <w:rFonts w:ascii="微软雅黑" w:eastAsia="微软雅黑" w:cs="微软雅黑" w:hint="eastAsia"/>
                  <w:sz w:val="14"/>
                  <w:szCs w:val="14"/>
                </w:rPr>
                <w:t>指定检查的集合空间名字，不指定则检查所有集合空间</w:t>
              </w:r>
            </w:ins>
          </w:p>
        </w:tc>
      </w:tr>
      <w:tr w:rsidR="00B17E97" w:rsidRPr="008F0D70" w:rsidTr="00B17E97">
        <w:trPr>
          <w:tblCellSpacing w:w="0" w:type="dxa"/>
          <w:ins w:id="266"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67" w:author="Zhen Liu" w:date="2014-08-11T11:18:00Z"/>
                <w:rFonts w:ascii="微软雅黑" w:eastAsia="微软雅黑" w:cs="微软雅黑"/>
                <w:sz w:val="14"/>
                <w:szCs w:val="14"/>
              </w:rPr>
            </w:pPr>
            <w:ins w:id="268" w:author="Zhen Liu" w:date="2014-08-11T11:18:00Z">
              <w:r w:rsidRPr="00B17E97">
                <w:rPr>
                  <w:rFonts w:ascii="微软雅黑" w:eastAsia="微软雅黑" w:cs="微软雅黑"/>
                  <w:sz w:val="14"/>
                  <w:szCs w:val="14"/>
                </w:rPr>
                <w:t>--collection，-l</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69" w:author="Zhen Liu" w:date="2014-08-11T11:18:00Z"/>
                <w:rFonts w:ascii="微软雅黑" w:eastAsia="微软雅黑" w:cs="微软雅黑"/>
                <w:sz w:val="14"/>
                <w:szCs w:val="14"/>
              </w:rPr>
            </w:pPr>
            <w:ins w:id="270" w:author="Zhen Liu" w:date="2014-08-11T11:18:00Z">
              <w:r w:rsidRPr="00B17E97">
                <w:rPr>
                  <w:rFonts w:ascii="微软雅黑" w:eastAsia="微软雅黑" w:cs="微软雅黑" w:hint="eastAsia"/>
                  <w:sz w:val="14"/>
                  <w:szCs w:val="14"/>
                </w:rPr>
                <w:t>指定检查的集合名字，不指定则检查所有集合，指定集合时，必须制定集合空间</w:t>
              </w:r>
            </w:ins>
          </w:p>
        </w:tc>
      </w:tr>
      <w:tr w:rsidR="00B17E97" w:rsidRPr="00ED635D" w:rsidTr="00B17E97">
        <w:trPr>
          <w:tblCellSpacing w:w="0" w:type="dxa"/>
          <w:ins w:id="271"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72" w:author="Zhen Liu" w:date="2014-08-11T11:18:00Z"/>
                <w:rFonts w:ascii="微软雅黑" w:eastAsia="微软雅黑" w:cs="微软雅黑"/>
                <w:sz w:val="14"/>
                <w:szCs w:val="14"/>
              </w:rPr>
            </w:pPr>
            <w:ins w:id="273" w:author="Zhen Liu" w:date="2014-08-11T11:18:00Z">
              <w:r w:rsidRPr="00B17E97">
                <w:rPr>
                  <w:rFonts w:ascii="微软雅黑" w:eastAsia="微软雅黑" w:cs="微软雅黑"/>
                  <w:sz w:val="14"/>
                  <w:szCs w:val="14"/>
                </w:rPr>
                <w:t>--file,-f</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74" w:author="Zhen Liu" w:date="2014-08-11T11:18:00Z"/>
                <w:rFonts w:ascii="微软雅黑" w:eastAsia="微软雅黑" w:cs="微软雅黑"/>
                <w:sz w:val="14"/>
                <w:szCs w:val="14"/>
              </w:rPr>
            </w:pPr>
            <w:ins w:id="275" w:author="Zhen Liu" w:date="2014-08-11T11:18:00Z">
              <w:r w:rsidRPr="00B17E97">
                <w:rPr>
                  <w:rFonts w:ascii="微软雅黑" w:eastAsia="微软雅黑" w:cs="微软雅黑" w:hint="eastAsia"/>
                  <w:sz w:val="14"/>
                  <w:szCs w:val="14"/>
                </w:rPr>
                <w:t xml:space="preserve">指定从已存在的（上一次检查的）结果文件开始检查,当指定此选择时，其它选项（除 </w:t>
              </w:r>
              <w:r w:rsidRPr="00B17E97">
                <w:rPr>
                  <w:rFonts w:ascii="微软雅黑" w:eastAsia="微软雅黑" w:cs="微软雅黑"/>
                  <w:sz w:val="14"/>
                  <w:szCs w:val="14"/>
                </w:rPr>
                <w:t>–</w:t>
              </w:r>
              <w:r w:rsidRPr="00B17E97">
                <w:rPr>
                  <w:rFonts w:ascii="微软雅黑" w:eastAsia="微软雅黑" w:cs="微软雅黑" w:hint="eastAsia"/>
                  <w:sz w:val="14"/>
                  <w:szCs w:val="14"/>
                </w:rPr>
                <w:t>o外）均失效，生效的为文件中保存的command选项</w:t>
              </w:r>
            </w:ins>
          </w:p>
        </w:tc>
      </w:tr>
      <w:tr w:rsidR="00B17E97" w:rsidRPr="008F0D70" w:rsidTr="00B17E97">
        <w:trPr>
          <w:tblCellSpacing w:w="0" w:type="dxa"/>
          <w:ins w:id="276"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77" w:author="Zhen Liu" w:date="2014-08-11T11:18:00Z"/>
                <w:rFonts w:ascii="微软雅黑" w:eastAsia="微软雅黑" w:cs="微软雅黑"/>
                <w:sz w:val="14"/>
                <w:szCs w:val="14"/>
              </w:rPr>
            </w:pPr>
            <w:ins w:id="278" w:author="Zhen Liu" w:date="2014-08-11T11:18:00Z">
              <w:r w:rsidRPr="00B17E97">
                <w:rPr>
                  <w:rFonts w:ascii="微软雅黑" w:eastAsia="微软雅黑" w:cs="微软雅黑" w:hint="eastAsia"/>
                  <w:sz w:val="14"/>
                  <w:szCs w:val="14"/>
                </w:rPr>
                <w:t>--output,-o</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79" w:author="Zhen Liu" w:date="2014-08-11T11:18:00Z"/>
                <w:rFonts w:ascii="微软雅黑" w:eastAsia="微软雅黑" w:cs="微软雅黑"/>
                <w:sz w:val="14"/>
                <w:szCs w:val="14"/>
              </w:rPr>
            </w:pPr>
            <w:ins w:id="280" w:author="Zhen Liu" w:date="2014-08-11T11:18:00Z">
              <w:r w:rsidRPr="00B17E97">
                <w:rPr>
                  <w:rFonts w:ascii="微软雅黑" w:eastAsia="微软雅黑" w:cs="微软雅黑" w:hint="eastAsia"/>
                  <w:sz w:val="14"/>
                  <w:szCs w:val="14"/>
                </w:rPr>
                <w:t>指定输出的文件名，默认是inspect.bin，报告文件为inspect.bin.report</w:t>
              </w:r>
            </w:ins>
          </w:p>
        </w:tc>
      </w:tr>
      <w:tr w:rsidR="00B17E97" w:rsidRPr="009F21C6" w:rsidTr="00B17E97">
        <w:trPr>
          <w:tblCellSpacing w:w="0" w:type="dxa"/>
          <w:ins w:id="281" w:author="Zhen Liu" w:date="2014-08-11T11:18:00Z"/>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82" w:author="Zhen Liu" w:date="2014-08-11T11:18:00Z"/>
                <w:rFonts w:ascii="微软雅黑" w:eastAsia="微软雅黑" w:cs="微软雅黑"/>
                <w:sz w:val="14"/>
                <w:szCs w:val="14"/>
              </w:rPr>
            </w:pPr>
            <w:ins w:id="283" w:author="Zhen Liu" w:date="2014-08-11T11:18:00Z">
              <w:r w:rsidRPr="00B17E97">
                <w:rPr>
                  <w:rFonts w:ascii="微软雅黑" w:eastAsia="微软雅黑" w:cs="微软雅黑"/>
                  <w:sz w:val="14"/>
                  <w:szCs w:val="14"/>
                </w:rPr>
                <w:t>--view,-</w:t>
              </w:r>
              <w:r w:rsidRPr="00B17E97">
                <w:rPr>
                  <w:rFonts w:ascii="微软雅黑" w:eastAsia="微软雅黑" w:cs="微软雅黑" w:hint="eastAsia"/>
                  <w:sz w:val="14"/>
                  <w:szCs w:val="14"/>
                </w:rPr>
                <w:t>w</w:t>
              </w:r>
            </w:ins>
          </w:p>
        </w:tc>
        <w:tc>
          <w:tcPr>
            <w:tcW w:w="7213" w:type="dxa"/>
            <w:tcBorders>
              <w:top w:val="outset" w:sz="6" w:space="0" w:color="auto"/>
              <w:left w:val="outset" w:sz="6" w:space="0" w:color="auto"/>
              <w:bottom w:val="outset" w:sz="6" w:space="0" w:color="auto"/>
              <w:right w:val="outset" w:sz="6" w:space="0" w:color="auto"/>
            </w:tcBorders>
            <w:shd w:val="clear" w:color="auto" w:fill="FFFFFF"/>
            <w:hideMark/>
          </w:tcPr>
          <w:p w:rsidR="00B17E97" w:rsidRPr="00B17E97" w:rsidRDefault="00B17E97" w:rsidP="00B17E97">
            <w:pPr>
              <w:pStyle w:val="TableParagraph"/>
              <w:kinsoku w:val="0"/>
              <w:overflowPunct w:val="0"/>
              <w:spacing w:line="213" w:lineRule="exact"/>
              <w:ind w:left="40"/>
              <w:rPr>
                <w:ins w:id="284" w:author="Zhen Liu" w:date="2014-08-11T11:18:00Z"/>
                <w:rFonts w:ascii="微软雅黑" w:eastAsia="微软雅黑" w:cs="微软雅黑"/>
                <w:sz w:val="14"/>
                <w:szCs w:val="14"/>
              </w:rPr>
            </w:pPr>
            <w:ins w:id="285" w:author="Zhen Liu" w:date="2014-08-11T11:18:00Z">
              <w:r w:rsidRPr="00B17E97">
                <w:rPr>
                  <w:rFonts w:ascii="微软雅黑" w:eastAsia="微软雅黑" w:cs="微软雅黑" w:hint="eastAsia"/>
                  <w:sz w:val="14"/>
                  <w:szCs w:val="14"/>
                </w:rPr>
                <w:t>指定生成report文件的内容按group查看和按collection查看,默认未 group</w:t>
              </w:r>
            </w:ins>
          </w:p>
        </w:tc>
      </w:tr>
    </w:tbl>
    <w:p w:rsidR="00921398" w:rsidRDefault="00921398" w:rsidP="00921398">
      <w:pPr>
        <w:spacing w:line="200" w:lineRule="exact"/>
        <w:rPr>
          <w:ins w:id="286" w:author="Zhen Liu" w:date="2014-08-11T10:58:00Z"/>
          <w:rFonts w:hint="eastAsia"/>
          <w:sz w:val="20"/>
          <w:szCs w:val="20"/>
          <w:lang w:eastAsia="zh-CN"/>
        </w:rPr>
      </w:pPr>
    </w:p>
    <w:p w:rsidR="00921398" w:rsidRDefault="00921398" w:rsidP="00921398">
      <w:pPr>
        <w:spacing w:line="200" w:lineRule="exact"/>
        <w:rPr>
          <w:ins w:id="287" w:author="Zhen Liu" w:date="2014-08-11T10:58:00Z"/>
          <w:rFonts w:hint="eastAsia"/>
          <w:sz w:val="20"/>
          <w:szCs w:val="20"/>
          <w:lang w:eastAsia="zh-CN"/>
        </w:rPr>
      </w:pPr>
    </w:p>
    <w:p w:rsidR="00921398" w:rsidRDefault="00921398" w:rsidP="00921398">
      <w:pPr>
        <w:spacing w:line="200" w:lineRule="exact"/>
        <w:rPr>
          <w:ins w:id="288" w:author="Zhen Liu" w:date="2014-08-11T10:58:00Z"/>
          <w:rFonts w:hint="eastAsia"/>
          <w:sz w:val="20"/>
          <w:szCs w:val="20"/>
          <w:lang w:eastAsia="zh-CN"/>
        </w:rPr>
      </w:pPr>
    </w:p>
    <w:p w:rsidR="00921398" w:rsidRDefault="00921398" w:rsidP="00921398">
      <w:pPr>
        <w:spacing w:line="200" w:lineRule="exact"/>
        <w:rPr>
          <w:ins w:id="289" w:author="Zhen Liu" w:date="2014-08-11T10:58:00Z"/>
          <w:rFonts w:hint="eastAsia"/>
          <w:sz w:val="20"/>
          <w:szCs w:val="20"/>
          <w:lang w:eastAsia="zh-CN"/>
        </w:rPr>
      </w:pPr>
    </w:p>
    <w:p w:rsidR="00921398" w:rsidRDefault="00921398" w:rsidP="00921398">
      <w:pPr>
        <w:spacing w:line="200" w:lineRule="exact"/>
        <w:rPr>
          <w:ins w:id="290" w:author="Zhen Liu" w:date="2014-08-11T10:58:00Z"/>
          <w:rFonts w:hint="eastAsia"/>
          <w:sz w:val="20"/>
          <w:szCs w:val="20"/>
          <w:lang w:eastAsia="zh-CN"/>
        </w:rPr>
      </w:pPr>
    </w:p>
    <w:p w:rsidR="00921398" w:rsidRDefault="00921398" w:rsidP="00921398">
      <w:pPr>
        <w:spacing w:line="200" w:lineRule="exact"/>
        <w:rPr>
          <w:ins w:id="291" w:author="Zhen Liu" w:date="2014-08-11T10:58:00Z"/>
          <w:rFonts w:hint="eastAsia"/>
          <w:sz w:val="20"/>
          <w:szCs w:val="20"/>
          <w:lang w:eastAsia="zh-CN"/>
        </w:rPr>
      </w:pPr>
    </w:p>
    <w:p w:rsidR="00921398" w:rsidRDefault="00921398" w:rsidP="00921398">
      <w:pPr>
        <w:spacing w:line="200" w:lineRule="exact"/>
        <w:rPr>
          <w:ins w:id="292" w:author="Zhen Liu" w:date="2014-08-11T10:58:00Z"/>
          <w:rFonts w:hint="eastAsia"/>
          <w:sz w:val="20"/>
          <w:szCs w:val="20"/>
          <w:lang w:eastAsia="zh-CN"/>
        </w:rPr>
      </w:pPr>
    </w:p>
    <w:p w:rsidR="00921398" w:rsidRDefault="00921398" w:rsidP="00921398">
      <w:pPr>
        <w:spacing w:line="200" w:lineRule="exact"/>
        <w:rPr>
          <w:ins w:id="293" w:author="Zhen Liu" w:date="2014-08-11T10:58:00Z"/>
          <w:rFonts w:hint="eastAsia"/>
          <w:sz w:val="20"/>
          <w:szCs w:val="20"/>
          <w:lang w:eastAsia="zh-CN"/>
        </w:rPr>
      </w:pPr>
    </w:p>
    <w:p w:rsidR="00921398" w:rsidRDefault="00921398" w:rsidP="00921398">
      <w:pPr>
        <w:spacing w:line="200" w:lineRule="exact"/>
        <w:rPr>
          <w:ins w:id="294" w:author="Zhen Liu" w:date="2014-08-11T10:58:00Z"/>
          <w:rFonts w:hint="eastAsia"/>
          <w:sz w:val="20"/>
          <w:szCs w:val="20"/>
          <w:lang w:eastAsia="zh-CN"/>
        </w:rPr>
      </w:pPr>
    </w:p>
    <w:p w:rsidR="00921398" w:rsidRDefault="00921398" w:rsidP="00921398">
      <w:pPr>
        <w:spacing w:line="200" w:lineRule="exact"/>
        <w:rPr>
          <w:ins w:id="295" w:author="Zhen Liu" w:date="2014-08-11T10:58:00Z"/>
          <w:rFonts w:hint="eastAsia"/>
          <w:sz w:val="20"/>
          <w:szCs w:val="20"/>
          <w:lang w:eastAsia="zh-CN"/>
        </w:rPr>
      </w:pPr>
    </w:p>
    <w:p w:rsidR="00921398" w:rsidRDefault="00921398" w:rsidP="00921398">
      <w:pPr>
        <w:spacing w:line="200" w:lineRule="exact"/>
        <w:rPr>
          <w:ins w:id="296" w:author="Zhen Liu" w:date="2014-08-11T10:58:00Z"/>
          <w:rFonts w:hint="eastAsia"/>
          <w:sz w:val="20"/>
          <w:szCs w:val="20"/>
          <w:lang w:eastAsia="zh-CN"/>
        </w:rPr>
      </w:pPr>
    </w:p>
    <w:p w:rsidR="00921398" w:rsidRDefault="00921398" w:rsidP="00921398">
      <w:pPr>
        <w:spacing w:line="200" w:lineRule="exact"/>
        <w:rPr>
          <w:ins w:id="297" w:author="Zhen Liu" w:date="2014-08-11T10:58:00Z"/>
          <w:rFonts w:hint="eastAsia"/>
          <w:sz w:val="20"/>
          <w:szCs w:val="20"/>
          <w:lang w:eastAsia="zh-CN"/>
        </w:rPr>
      </w:pPr>
    </w:p>
    <w:p w:rsidR="00921398" w:rsidRDefault="00921398" w:rsidP="00921398">
      <w:pPr>
        <w:spacing w:line="200" w:lineRule="exact"/>
        <w:rPr>
          <w:ins w:id="298" w:author="Zhen Liu" w:date="2014-08-11T10:58:00Z"/>
          <w:rFonts w:hint="eastAsia"/>
          <w:sz w:val="20"/>
          <w:szCs w:val="20"/>
          <w:lang w:eastAsia="zh-CN"/>
        </w:rPr>
      </w:pPr>
    </w:p>
    <w:p w:rsidR="00921398" w:rsidRDefault="00921398" w:rsidP="00921398">
      <w:pPr>
        <w:spacing w:line="200" w:lineRule="exact"/>
        <w:rPr>
          <w:ins w:id="299" w:author="Zhen Liu" w:date="2014-08-11T10:58:00Z"/>
          <w:rFonts w:hint="eastAsia"/>
          <w:sz w:val="20"/>
          <w:szCs w:val="20"/>
          <w:lang w:eastAsia="zh-CN"/>
        </w:rPr>
      </w:pPr>
    </w:p>
    <w:p w:rsidR="00921398" w:rsidRDefault="00921398" w:rsidP="00921398">
      <w:pPr>
        <w:spacing w:line="200" w:lineRule="exact"/>
        <w:rPr>
          <w:ins w:id="300" w:author="Zhen Liu" w:date="2014-08-11T10:58:00Z"/>
          <w:rFonts w:hint="eastAsia"/>
          <w:sz w:val="20"/>
          <w:szCs w:val="20"/>
          <w:lang w:eastAsia="zh-CN"/>
        </w:rPr>
      </w:pPr>
    </w:p>
    <w:p w:rsidR="00921398" w:rsidRDefault="00921398" w:rsidP="00921398">
      <w:pPr>
        <w:spacing w:line="200" w:lineRule="exact"/>
        <w:rPr>
          <w:ins w:id="301" w:author="Zhen Liu" w:date="2014-08-11T10:58:00Z"/>
          <w:rFonts w:hint="eastAsia"/>
          <w:sz w:val="20"/>
          <w:szCs w:val="20"/>
          <w:lang w:eastAsia="zh-CN"/>
        </w:rPr>
      </w:pPr>
    </w:p>
    <w:p w:rsidR="00921398" w:rsidRDefault="00921398" w:rsidP="00921398">
      <w:pPr>
        <w:spacing w:line="200" w:lineRule="exact"/>
        <w:rPr>
          <w:ins w:id="302" w:author="Zhen Liu" w:date="2014-08-11T10:58:00Z"/>
          <w:rFonts w:hint="eastAsia"/>
          <w:sz w:val="20"/>
          <w:szCs w:val="20"/>
          <w:lang w:eastAsia="zh-CN"/>
        </w:rPr>
      </w:pPr>
    </w:p>
    <w:p w:rsidR="00921398" w:rsidRDefault="00921398" w:rsidP="00921398">
      <w:pPr>
        <w:spacing w:line="200" w:lineRule="exact"/>
        <w:rPr>
          <w:ins w:id="303" w:author="Zhen Liu" w:date="2014-08-11T10:58:00Z"/>
          <w:rFonts w:hint="eastAsia"/>
          <w:sz w:val="20"/>
          <w:szCs w:val="20"/>
          <w:lang w:eastAsia="zh-CN"/>
        </w:rPr>
      </w:pPr>
    </w:p>
    <w:p w:rsidR="00921398" w:rsidRDefault="00921398" w:rsidP="00921398">
      <w:pPr>
        <w:spacing w:line="200" w:lineRule="exact"/>
        <w:rPr>
          <w:ins w:id="304" w:author="Zhen Liu" w:date="2014-08-11T10:58:00Z"/>
          <w:rFonts w:hint="eastAsia"/>
          <w:sz w:val="20"/>
          <w:szCs w:val="20"/>
          <w:lang w:eastAsia="zh-CN"/>
        </w:rPr>
      </w:pPr>
    </w:p>
    <w:p w:rsidR="00921398" w:rsidRDefault="00921398" w:rsidP="00921398">
      <w:pPr>
        <w:spacing w:line="200" w:lineRule="exact"/>
        <w:rPr>
          <w:ins w:id="305" w:author="Zhen Liu" w:date="2014-08-11T10:58:00Z"/>
          <w:rFonts w:hint="eastAsia"/>
          <w:sz w:val="20"/>
          <w:szCs w:val="20"/>
          <w:lang w:eastAsia="zh-CN"/>
        </w:rPr>
      </w:pPr>
    </w:p>
    <w:p w:rsidR="00921398" w:rsidRDefault="00921398" w:rsidP="00921398">
      <w:pPr>
        <w:spacing w:line="200" w:lineRule="exact"/>
        <w:rPr>
          <w:ins w:id="306" w:author="Zhen Liu" w:date="2014-08-11T10:58:00Z"/>
          <w:rFonts w:hint="eastAsia"/>
          <w:sz w:val="20"/>
          <w:szCs w:val="20"/>
          <w:lang w:eastAsia="zh-CN"/>
        </w:rPr>
      </w:pPr>
    </w:p>
    <w:p w:rsidR="00921398" w:rsidRDefault="00921398" w:rsidP="00921398">
      <w:pPr>
        <w:spacing w:line="200" w:lineRule="exact"/>
        <w:rPr>
          <w:ins w:id="307" w:author="Zhen Liu" w:date="2014-08-11T10:58:00Z"/>
          <w:rFonts w:hint="eastAsia"/>
          <w:sz w:val="20"/>
          <w:szCs w:val="20"/>
          <w:lang w:eastAsia="zh-CN"/>
        </w:rPr>
      </w:pPr>
    </w:p>
    <w:p w:rsidR="00921398" w:rsidRDefault="00921398" w:rsidP="00921398">
      <w:pPr>
        <w:spacing w:line="200" w:lineRule="exact"/>
        <w:rPr>
          <w:ins w:id="308" w:author="Zhen Liu" w:date="2014-08-11T10:58:00Z"/>
          <w:rFonts w:hint="eastAsia"/>
          <w:sz w:val="20"/>
          <w:szCs w:val="20"/>
          <w:lang w:eastAsia="zh-CN"/>
        </w:rPr>
      </w:pPr>
    </w:p>
    <w:p w:rsidR="00921398" w:rsidRDefault="00921398" w:rsidP="00921398">
      <w:pPr>
        <w:spacing w:line="200" w:lineRule="exact"/>
        <w:rPr>
          <w:ins w:id="309" w:author="Zhen Liu" w:date="2014-08-11T10:58:00Z"/>
          <w:rFonts w:hint="eastAsia"/>
          <w:sz w:val="20"/>
          <w:szCs w:val="20"/>
          <w:lang w:eastAsia="zh-CN"/>
        </w:rPr>
      </w:pPr>
    </w:p>
    <w:p w:rsidR="00117342" w:rsidRDefault="00117342" w:rsidP="00921398">
      <w:pPr>
        <w:spacing w:line="200" w:lineRule="exact"/>
        <w:rPr>
          <w:ins w:id="310" w:author="Zhen Liu" w:date="2014-08-11T10:55:00Z"/>
          <w:sz w:val="20"/>
          <w:szCs w:val="20"/>
          <w:lang w:eastAsia="zh-CN"/>
        </w:rPr>
      </w:pPr>
    </w:p>
    <w:p w:rsidR="00921398" w:rsidRDefault="00921398" w:rsidP="00921398">
      <w:pPr>
        <w:pStyle w:val="BodyText"/>
        <w:spacing w:line="312" w:lineRule="exact"/>
        <w:rPr>
          <w:ins w:id="311" w:author="Zhen Liu" w:date="2014-08-11T10:55:00Z"/>
          <w:lang w:eastAsia="zh-CN"/>
        </w:rPr>
      </w:pPr>
      <w:ins w:id="312" w:author="Zhen Liu" w:date="2014-08-11T10:55:00Z">
        <w:r>
          <w:rPr>
            <w:lang w:eastAsia="zh-CN"/>
          </w:rPr>
          <w:t>用法</w:t>
        </w:r>
      </w:ins>
    </w:p>
    <w:p w:rsidR="00921398" w:rsidRDefault="00921398" w:rsidP="00032FCE">
      <w:pPr>
        <w:pStyle w:val="BodyText"/>
        <w:spacing w:before="18" w:line="253" w:lineRule="auto"/>
        <w:ind w:right="203"/>
        <w:rPr>
          <w:ins w:id="313" w:author="Zhen Liu" w:date="2014-08-11T10:55:00Z"/>
        </w:rPr>
        <w:pPrChange w:id="314" w:author="Zhen Liu" w:date="2014-08-11T11:11:00Z">
          <w:pPr>
            <w:pStyle w:val="BodyText"/>
            <w:spacing w:line="225" w:lineRule="exact"/>
          </w:pPr>
        </w:pPrChange>
      </w:pPr>
      <w:ins w:id="315" w:author="Zhen Liu" w:date="2014-08-11T10:55:00Z">
        <w:r>
          <w:rPr>
            <w:w w:val="95"/>
            <w:lang w:eastAsia="zh-CN"/>
          </w:rPr>
          <w:t>在下面的例子，sdbinsp</w:t>
        </w:r>
      </w:ins>
      <w:ins w:id="316" w:author="Zhen Liu" w:date="2014-08-11T11:01:00Z">
        <w:r>
          <w:rPr>
            <w:rFonts w:hint="eastAsia"/>
            <w:w w:val="95"/>
            <w:lang w:eastAsia="zh-CN"/>
          </w:rPr>
          <w:t>ec</w:t>
        </w:r>
      </w:ins>
      <w:ins w:id="317" w:author="Zhen Liu" w:date="2014-08-11T10:55:00Z">
        <w:r>
          <w:rPr>
            <w:w w:val="95"/>
            <w:lang w:eastAsia="zh-CN"/>
          </w:rPr>
          <w:t>t检测</w:t>
        </w:r>
      </w:ins>
      <w:ins w:id="318" w:author="Zhen Liu" w:date="2014-08-11T11:07:00Z">
        <w:r w:rsidR="00032FCE">
          <w:rPr>
            <w:rFonts w:hint="eastAsia"/>
            <w:w w:val="95"/>
            <w:lang w:eastAsia="zh-CN"/>
          </w:rPr>
          <w:t>协调节点</w:t>
        </w:r>
        <w:r w:rsidR="00032FCE" w:rsidRPr="00032FCE">
          <w:rPr>
            <w:w w:val="95"/>
            <w:lang w:eastAsia="zh-CN"/>
            <w:rPrChange w:id="319" w:author="Zhen Liu" w:date="2014-08-11T11:11:00Z">
              <w:rPr>
                <w:rFonts w:ascii="仿宋" w:eastAsia="仿宋" w:hAnsi="仿宋" w:cs="仿宋"/>
              </w:rPr>
            </w:rPrChange>
          </w:rPr>
          <w:t>ubuntu-dev9:11810</w:t>
        </w:r>
        <w:r w:rsidR="00032FCE" w:rsidRPr="00032FCE">
          <w:rPr>
            <w:rFonts w:hint="eastAsia"/>
            <w:w w:val="95"/>
            <w:lang w:eastAsia="zh-CN"/>
            <w:rPrChange w:id="320" w:author="Zhen Liu" w:date="2014-08-11T11:11:00Z">
              <w:rPr>
                <w:rFonts w:ascii="仿宋" w:eastAsia="仿宋" w:hAnsi="仿宋" w:cs="仿宋" w:hint="eastAsia"/>
                <w:lang w:eastAsia="zh-CN"/>
              </w:rPr>
            </w:rPrChange>
          </w:rPr>
          <w:t>下</w:t>
        </w:r>
      </w:ins>
      <w:ins w:id="321" w:author="Zhen Liu" w:date="2014-08-11T11:14:00Z">
        <w:r w:rsidR="00117342">
          <w:rPr>
            <w:rFonts w:hint="eastAsia"/>
            <w:w w:val="95"/>
            <w:lang w:eastAsia="zh-CN"/>
          </w:rPr>
          <w:t>的全部集群</w:t>
        </w:r>
      </w:ins>
      <w:ins w:id="322" w:author="Zhen Liu" w:date="2014-08-11T11:15:00Z">
        <w:r w:rsidR="00117342">
          <w:rPr>
            <w:rFonts w:hint="eastAsia"/>
            <w:w w:val="95"/>
            <w:lang w:eastAsia="zh-CN"/>
          </w:rPr>
          <w:t>（5次），并将中间文件结果输出到item.bin中</w:t>
        </w:r>
      </w:ins>
      <w:ins w:id="323" w:author="Zhen Liu" w:date="2014-08-11T11:16:00Z">
        <w:r w:rsidR="00117342">
          <w:rPr>
            <w:rFonts w:hint="eastAsia"/>
            <w:w w:val="95"/>
            <w:lang w:eastAsia="zh-CN"/>
          </w:rPr>
          <w:t>，同时会解析item.bin文件，把文本结果输出到item.bin.report文件中。</w:t>
        </w:r>
      </w:ins>
    </w:p>
    <w:p w:rsidR="00921398" w:rsidRDefault="00921398" w:rsidP="00921398">
      <w:pPr>
        <w:pStyle w:val="BodyText"/>
        <w:spacing w:before="6"/>
        <w:rPr>
          <w:ins w:id="324" w:author="Zhen Liu" w:date="2014-08-11T10:55:00Z"/>
          <w:rFonts w:ascii="仿宋" w:eastAsia="仿宋" w:hAnsi="仿宋" w:cs="仿宋" w:hint="eastAsia"/>
          <w:lang w:eastAsia="zh-CN"/>
        </w:rPr>
      </w:pPr>
      <w:ins w:id="325" w:author="Zhen Liu" w:date="2014-08-11T10:55:00Z">
        <w:r w:rsidRPr="00EC10B3">
          <w:pict>
            <v:group id="_x0000_s40103" style="position:absolute;left:0;text-align:left;margin-left:81.7pt;margin-top:.9pt;width:473.6pt;height:10.6pt;z-index:-11773;mso-position-horizontal-relative:page" coordorigin="1634,95" coordsize="9472,212">
              <v:shape id="_x0000_s40104" style="position:absolute;left:1634;top:95;width:9472;height:212" coordorigin="1634,95" coordsize="9472,212" path="m1634,95r9472,l11106,307r-9472,l1634,95xe" fillcolor="#efefef" stroked="f">
                <v:path arrowok="t"/>
              </v:shape>
              <w10:wrap anchorx="page"/>
            </v:group>
          </w:pict>
        </w:r>
      </w:ins>
      <w:ins w:id="326" w:author="Zhen Liu" w:date="2014-08-11T11:00:00Z">
        <w:r w:rsidRPr="00921398">
          <w:rPr>
            <w:rFonts w:ascii="仿宋" w:eastAsia="仿宋" w:hAnsi="仿宋" w:cs="仿宋"/>
          </w:rPr>
          <w:t>sdb</w:t>
        </w:r>
      </w:ins>
      <w:ins w:id="327" w:author="Zhen Liu" w:date="2014-08-11T11:14:00Z">
        <w:r w:rsidR="00117342">
          <w:rPr>
            <w:rFonts w:ascii="仿宋" w:eastAsia="仿宋" w:hAnsi="仿宋" w:cs="仿宋" w:hint="eastAsia"/>
            <w:lang w:eastAsia="zh-CN"/>
          </w:rPr>
          <w:t>i</w:t>
        </w:r>
      </w:ins>
      <w:ins w:id="328" w:author="Zhen Liu" w:date="2014-08-11T11:00:00Z">
        <w:r w:rsidRPr="00921398">
          <w:rPr>
            <w:rFonts w:ascii="仿宋" w:eastAsia="仿宋" w:hAnsi="仿宋" w:cs="仿宋"/>
          </w:rPr>
          <w:t>nspect -d ubuntu-dev9:1181</w:t>
        </w:r>
        <w:r>
          <w:rPr>
            <w:rFonts w:ascii="仿宋" w:eastAsia="仿宋" w:hAnsi="仿宋" w:cs="仿宋"/>
          </w:rPr>
          <w:t xml:space="preserve">0 </w:t>
        </w:r>
        <w:r>
          <w:rPr>
            <w:rFonts w:ascii="仿宋" w:eastAsia="仿宋" w:hAnsi="仿宋" w:cs="仿宋"/>
            <w:lang w:eastAsia="zh-CN"/>
          </w:rPr>
          <w:t>–</w:t>
        </w:r>
        <w:r>
          <w:rPr>
            <w:rFonts w:ascii="仿宋" w:eastAsia="仿宋" w:hAnsi="仿宋" w:cs="仿宋" w:hint="eastAsia"/>
            <w:lang w:eastAsia="zh-CN"/>
          </w:rPr>
          <w:t>o ite</w:t>
        </w:r>
      </w:ins>
      <w:ins w:id="329" w:author="Zhen Liu" w:date="2014-08-11T11:01:00Z">
        <w:r>
          <w:rPr>
            <w:rFonts w:ascii="仿宋" w:eastAsia="仿宋" w:hAnsi="仿宋" w:cs="仿宋" w:hint="eastAsia"/>
            <w:lang w:eastAsia="zh-CN"/>
          </w:rPr>
          <w:t>m.bin</w:t>
        </w:r>
      </w:ins>
    </w:p>
    <w:p w:rsidR="009875F8" w:rsidRPr="00117342" w:rsidRDefault="009875F8">
      <w:pPr>
        <w:spacing w:before="4" w:line="200" w:lineRule="exact"/>
        <w:rPr>
          <w:sz w:val="20"/>
          <w:szCs w:val="20"/>
          <w:lang w:eastAsia="zh-CN"/>
        </w:rPr>
      </w:pPr>
    </w:p>
    <w:p w:rsidR="00737AD2" w:rsidRDefault="00EC10B3">
      <w:pPr>
        <w:pStyle w:val="Heading2"/>
        <w:spacing w:line="396" w:lineRule="exact"/>
        <w:ind w:left="433"/>
        <w:rPr>
          <w:lang w:eastAsia="zh-CN"/>
        </w:rPr>
      </w:pPr>
      <w:r>
        <w:pict>
          <v:group id="_x0000_s3507" style="position:absolute;left:0;text-align:left;margin-left:56.7pt;margin-top:21.4pt;width:498.6pt;height:.1pt;z-index:-25746;mso-position-horizontal-relative:page" coordorigin="1134,428" coordsize="9972,2">
            <v:shape id="_x0000_s3508" style="position:absolute;left:1134;top:428;width:9972;height:2" coordorigin="1134,428" coordsize="9972,0" path="m1134,428r9972,e" filled="f" strokeweight="1pt">
              <v:path arrowok="t"/>
            </v:shape>
            <w10:wrap anchorx="page"/>
          </v:group>
        </w:pict>
      </w:r>
      <w:bookmarkStart w:id="330" w:name="集群管理"/>
      <w:bookmarkStart w:id="331" w:name="_bookmark84"/>
      <w:bookmarkEnd w:id="330"/>
      <w:bookmarkEnd w:id="331"/>
      <w:r w:rsidR="007003A1">
        <w:rPr>
          <w:lang w:eastAsia="zh-CN"/>
        </w:rPr>
        <w:t>集群管理</w:t>
      </w:r>
    </w:p>
    <w:p w:rsidR="00737AD2" w:rsidRDefault="007003A1">
      <w:pPr>
        <w:pStyle w:val="BodyText"/>
        <w:spacing w:before="45" w:line="253" w:lineRule="auto"/>
        <w:ind w:right="783"/>
        <w:rPr>
          <w:lang w:eastAsia="zh-CN"/>
        </w:rPr>
      </w:pPr>
      <w:r>
        <w:rPr>
          <w:w w:val="95"/>
          <w:lang w:eastAsia="zh-CN"/>
        </w:rPr>
        <w:t>本章描述了集群的一些管理概念和操作，包括编目/数据分区组的创建/删除、协调节点的增加。</w:t>
      </w:r>
      <w:r>
        <w:rPr>
          <w:lang w:eastAsia="zh-CN"/>
        </w:rPr>
        <w:t xml:space="preserve"> 通过理解这些概念和操作方法，更好地实现集群规模的扩展或调整。</w:t>
      </w:r>
    </w:p>
    <w:p w:rsidR="00737AD2" w:rsidRDefault="007003A1">
      <w:pPr>
        <w:pStyle w:val="BodyText"/>
        <w:spacing w:before="4" w:line="253" w:lineRule="auto"/>
        <w:ind w:right="8007"/>
        <w:rPr>
          <w:lang w:eastAsia="zh-CN"/>
        </w:rPr>
      </w:pPr>
      <w:r>
        <w:rPr>
          <w:lang w:eastAsia="zh-CN"/>
        </w:rPr>
        <w:t xml:space="preserve">目录： </w:t>
      </w:r>
      <w:hyperlink w:anchor="_bookmark85" w:history="1">
        <w:r>
          <w:rPr>
            <w:color w:val="0000FF"/>
            <w:lang w:eastAsia="zh-CN"/>
          </w:rPr>
          <w:t>集群中新增主机</w:t>
        </w:r>
      </w:hyperlink>
      <w:r>
        <w:rPr>
          <w:color w:val="0000FF"/>
          <w:lang w:eastAsia="zh-CN"/>
        </w:rPr>
        <w:t xml:space="preserve"> </w:t>
      </w:r>
      <w:hyperlink w:anchor="_bookmark86" w:history="1">
        <w:r>
          <w:rPr>
            <w:color w:val="0000FF"/>
            <w:lang w:eastAsia="zh-CN"/>
          </w:rPr>
          <w:t>编目分区组管理</w:t>
        </w:r>
      </w:hyperlink>
      <w:r>
        <w:rPr>
          <w:color w:val="0000FF"/>
          <w:lang w:eastAsia="zh-CN"/>
        </w:rPr>
        <w:t xml:space="preserve"> </w:t>
      </w:r>
      <w:hyperlink w:anchor="_bookmark89" w:history="1">
        <w:r>
          <w:rPr>
            <w:color w:val="0000FF"/>
            <w:lang w:eastAsia="zh-CN"/>
          </w:rPr>
          <w:t>数据分区组管理</w:t>
        </w:r>
      </w:hyperlink>
      <w:r>
        <w:rPr>
          <w:color w:val="0000FF"/>
          <w:lang w:eastAsia="zh-CN"/>
        </w:rPr>
        <w:t xml:space="preserve"> </w:t>
      </w:r>
      <w:hyperlink w:anchor="_bookmark92" w:history="1">
        <w:r>
          <w:rPr>
            <w:color w:val="0000FF"/>
            <w:lang w:eastAsia="zh-CN"/>
          </w:rPr>
          <w:t>协调分区管理</w:t>
        </w:r>
      </w:hyperlink>
      <w:r>
        <w:rPr>
          <w:color w:val="0000FF"/>
          <w:lang w:eastAsia="zh-CN"/>
        </w:rPr>
        <w:t xml:space="preserve"> </w:t>
      </w:r>
      <w:hyperlink w:anchor="_bookmark93" w:history="1">
        <w:r>
          <w:rPr>
            <w:color w:val="0000FF"/>
            <w:lang w:eastAsia="zh-CN"/>
          </w:rPr>
          <w:t>案例</w:t>
        </w:r>
      </w:hyperlink>
    </w:p>
    <w:p w:rsidR="00737AD2" w:rsidRDefault="00737AD2">
      <w:pPr>
        <w:spacing w:before="1" w:line="100" w:lineRule="exact"/>
        <w:rPr>
          <w:sz w:val="10"/>
          <w:szCs w:val="10"/>
          <w:lang w:eastAsia="zh-CN"/>
        </w:rPr>
      </w:pPr>
    </w:p>
    <w:p w:rsidR="00737AD2" w:rsidRDefault="007003A1">
      <w:pPr>
        <w:pStyle w:val="Heading3"/>
        <w:ind w:left="433"/>
        <w:rPr>
          <w:lang w:eastAsia="zh-CN"/>
        </w:rPr>
      </w:pPr>
      <w:bookmarkStart w:id="332" w:name="集群中新增主机"/>
      <w:bookmarkStart w:id="333" w:name="_bookmark85"/>
      <w:bookmarkEnd w:id="332"/>
      <w:bookmarkEnd w:id="333"/>
      <w:r>
        <w:rPr>
          <w:lang w:eastAsia="zh-CN"/>
        </w:rPr>
        <w:t>集群中新增主机</w:t>
      </w:r>
    </w:p>
    <w:p w:rsidR="00737AD2" w:rsidRDefault="00737AD2">
      <w:pPr>
        <w:spacing w:before="8" w:line="100" w:lineRule="exact"/>
        <w:rPr>
          <w:sz w:val="10"/>
          <w:szCs w:val="10"/>
          <w:lang w:eastAsia="zh-CN"/>
        </w:rPr>
      </w:pPr>
    </w:p>
    <w:p w:rsidR="00737AD2" w:rsidRDefault="007003A1">
      <w:pPr>
        <w:pStyle w:val="BodyText"/>
        <w:spacing w:line="168" w:lineRule="auto"/>
        <w:ind w:right="133"/>
        <w:rPr>
          <w:lang w:eastAsia="zh-CN"/>
        </w:rPr>
      </w:pPr>
      <w:r>
        <w:rPr>
          <w:lang w:eastAsia="zh-CN"/>
        </w:rPr>
        <w:t>如果需要在数据库集群中新增一台主机（物理机或者虚拟机），用于部署编目节点或者数据节点，则必须需 要按照如下步骤配置好主机系统：</w:t>
      </w:r>
    </w:p>
    <w:p w:rsidR="00737AD2" w:rsidRDefault="007003A1">
      <w:pPr>
        <w:pStyle w:val="BodyText"/>
        <w:spacing w:before="34"/>
        <w:rPr>
          <w:lang w:eastAsia="zh-CN"/>
        </w:rPr>
      </w:pPr>
      <w:r>
        <w:rPr>
          <w:lang w:eastAsia="zh-CN"/>
        </w:rPr>
        <w:t>1．安装好与其他主机相同的操作系统，并配置好IP地址；</w:t>
      </w:r>
    </w:p>
    <w:p w:rsidR="00737AD2" w:rsidRDefault="007003A1">
      <w:pPr>
        <w:pStyle w:val="BodyText"/>
        <w:spacing w:before="18"/>
        <w:rPr>
          <w:lang w:eastAsia="zh-CN"/>
        </w:rPr>
      </w:pPr>
      <w:r>
        <w:rPr>
          <w:lang w:eastAsia="zh-CN"/>
        </w:rPr>
        <w:t>2．按照</w:t>
      </w:r>
      <w:hyperlink w:anchor="_bookmark45" w:history="1">
        <w:r>
          <w:rPr>
            <w:color w:val="0000FF"/>
            <w:lang w:eastAsia="zh-CN"/>
          </w:rPr>
          <w:t>系统配置需求</w:t>
        </w:r>
      </w:hyperlink>
      <w:r>
        <w:rPr>
          <w:color w:val="000000"/>
          <w:lang w:eastAsia="zh-CN"/>
        </w:rPr>
        <w:t>一节配置好主机名/内核参数，并将其他的主机名和IP对应关系加入到/etc/hosts中；</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pPr>
      <w:r>
        <w:t>3．修改每台集群主机上/etc/hosts文件，将新增的主机IP地址与主机对应关系加入到/etc/hosts文件中；</w:t>
      </w:r>
    </w:p>
    <w:p w:rsidR="00737AD2" w:rsidRDefault="007003A1">
      <w:pPr>
        <w:pStyle w:val="BodyText"/>
        <w:spacing w:before="18"/>
        <w:ind w:left="613"/>
      </w:pPr>
      <w:r>
        <w:t>4．按照</w:t>
      </w:r>
      <w:hyperlink w:anchor="_bookmark45" w:history="1">
        <w:r>
          <w:rPr>
            <w:color w:val="0000FF"/>
          </w:rPr>
          <w:t>系统配置需求</w:t>
        </w:r>
      </w:hyperlink>
      <w:r>
        <w:rPr>
          <w:color w:val="000000"/>
        </w:rPr>
        <w:t>一节验证配置的正确性；</w:t>
      </w:r>
    </w:p>
    <w:p w:rsidR="00737AD2" w:rsidRDefault="00737AD2">
      <w:pPr>
        <w:spacing w:before="5" w:line="100" w:lineRule="exact"/>
        <w:rPr>
          <w:sz w:val="10"/>
          <w:szCs w:val="10"/>
        </w:rPr>
      </w:pPr>
    </w:p>
    <w:p w:rsidR="00737AD2" w:rsidRDefault="007003A1">
      <w:pPr>
        <w:pStyle w:val="BodyText"/>
        <w:spacing w:line="168" w:lineRule="auto"/>
        <w:ind w:left="613" w:right="764"/>
        <w:rPr>
          <w:lang w:eastAsia="zh-CN"/>
        </w:rPr>
      </w:pPr>
      <w:r>
        <w:rPr>
          <w:w w:val="95"/>
        </w:rPr>
        <w:t>5．按照</w:t>
      </w:r>
      <w:hyperlink w:anchor="_bookmark48" w:history="1">
        <w:r>
          <w:rPr>
            <w:color w:val="0000FF"/>
            <w:w w:val="95"/>
          </w:rPr>
          <w:t>SequoiaDB服务器安装</w:t>
        </w:r>
      </w:hyperlink>
      <w:r>
        <w:rPr>
          <w:color w:val="000000"/>
          <w:w w:val="95"/>
        </w:rPr>
        <w:t>一节，安装SequoiaDB软件。</w:t>
      </w:r>
      <w:r>
        <w:rPr>
          <w:color w:val="000000"/>
          <w:w w:val="95"/>
          <w:lang w:eastAsia="zh-CN"/>
        </w:rPr>
        <w:t>安装时，注意配置管理服务端口与现有系统的端</w:t>
      </w:r>
      <w:r>
        <w:rPr>
          <w:color w:val="000000"/>
          <w:lang w:eastAsia="zh-CN"/>
        </w:rPr>
        <w:t xml:space="preserve"> 口保持一致。</w:t>
      </w:r>
    </w:p>
    <w:p w:rsidR="00737AD2" w:rsidRDefault="00737AD2">
      <w:pPr>
        <w:spacing w:before="1" w:line="130" w:lineRule="exact"/>
        <w:rPr>
          <w:sz w:val="13"/>
          <w:szCs w:val="13"/>
          <w:lang w:eastAsia="zh-CN"/>
        </w:rPr>
      </w:pPr>
    </w:p>
    <w:p w:rsidR="00737AD2" w:rsidRDefault="007003A1">
      <w:pPr>
        <w:spacing w:line="252" w:lineRule="auto"/>
        <w:ind w:left="613" w:right="4963" w:hanging="500"/>
        <w:rPr>
          <w:rFonts w:ascii="微软雅黑" w:eastAsia="微软雅黑" w:hAnsi="微软雅黑" w:cs="微软雅黑"/>
          <w:sz w:val="20"/>
          <w:szCs w:val="20"/>
          <w:lang w:eastAsia="zh-CN"/>
        </w:rPr>
      </w:pPr>
      <w:bookmarkStart w:id="334" w:name="编目分区组管理"/>
      <w:bookmarkStart w:id="335" w:name="_bookmark86"/>
      <w:bookmarkEnd w:id="334"/>
      <w:bookmarkEnd w:id="335"/>
      <w:r>
        <w:rPr>
          <w:rFonts w:ascii="微软雅黑" w:eastAsia="微软雅黑" w:hAnsi="微软雅黑" w:cs="微软雅黑"/>
          <w:sz w:val="24"/>
          <w:szCs w:val="24"/>
          <w:lang w:eastAsia="zh-CN"/>
        </w:rPr>
        <w:t xml:space="preserve">编目分区组管理 </w:t>
      </w:r>
      <w:r>
        <w:rPr>
          <w:rFonts w:ascii="微软雅黑" w:eastAsia="微软雅黑" w:hAnsi="微软雅黑" w:cs="微软雅黑"/>
          <w:sz w:val="20"/>
          <w:szCs w:val="20"/>
          <w:lang w:eastAsia="zh-CN"/>
        </w:rPr>
        <w:t>本小结介绍在编目分区中新增分区组和新增节点。 目录：</w:t>
      </w:r>
    </w:p>
    <w:p w:rsidR="00737AD2" w:rsidRDefault="00EC10B3">
      <w:pPr>
        <w:pStyle w:val="BodyText"/>
        <w:spacing w:before="4" w:line="253" w:lineRule="auto"/>
        <w:ind w:left="613" w:right="7394"/>
        <w:rPr>
          <w:lang w:eastAsia="zh-CN"/>
        </w:rPr>
      </w:pPr>
      <w:hyperlink w:anchor="_bookmark87" w:history="1">
        <w:r w:rsidR="007003A1">
          <w:rPr>
            <w:color w:val="0000FF"/>
            <w:lang w:eastAsia="zh-CN"/>
          </w:rPr>
          <w:t>新建编目分区组</w:t>
        </w:r>
      </w:hyperlink>
      <w:r w:rsidR="007003A1">
        <w:rPr>
          <w:color w:val="0000FF"/>
          <w:lang w:eastAsia="zh-CN"/>
        </w:rPr>
        <w:t xml:space="preserve"> </w:t>
      </w:r>
      <w:hyperlink w:anchor="_bookmark88" w:history="1">
        <w:r w:rsidR="007003A1">
          <w:rPr>
            <w:color w:val="0000FF"/>
            <w:lang w:eastAsia="zh-CN"/>
          </w:rPr>
          <w:t>编目分区组中新增节点</w:t>
        </w:r>
      </w:hyperlink>
    </w:p>
    <w:p w:rsidR="00737AD2" w:rsidRDefault="007003A1">
      <w:pPr>
        <w:pStyle w:val="BodyText"/>
        <w:spacing w:before="84"/>
        <w:ind w:left="613"/>
        <w:rPr>
          <w:lang w:eastAsia="zh-CN"/>
        </w:rPr>
      </w:pPr>
      <w:bookmarkStart w:id="336" w:name="新建编目分区组"/>
      <w:bookmarkStart w:id="337" w:name="_bookmark87"/>
      <w:bookmarkEnd w:id="336"/>
      <w:bookmarkEnd w:id="337"/>
      <w:r>
        <w:rPr>
          <w:lang w:eastAsia="zh-CN"/>
        </w:rPr>
        <w:t>新建编目分区组</w:t>
      </w:r>
    </w:p>
    <w:p w:rsidR="00737AD2" w:rsidRDefault="00737AD2">
      <w:pPr>
        <w:spacing w:before="5" w:line="100" w:lineRule="exact"/>
        <w:rPr>
          <w:sz w:val="10"/>
          <w:szCs w:val="10"/>
          <w:lang w:eastAsia="zh-CN"/>
        </w:rPr>
      </w:pPr>
    </w:p>
    <w:p w:rsidR="00737AD2" w:rsidRDefault="00EC10B3">
      <w:pPr>
        <w:pStyle w:val="BodyText"/>
        <w:spacing w:line="168" w:lineRule="auto"/>
        <w:ind w:left="1253" w:right="150"/>
        <w:rPr>
          <w:lang w:eastAsia="zh-CN"/>
        </w:rPr>
      </w:pPr>
      <w:r>
        <w:pict>
          <v:shape id="_x0000_s3506" type="#_x0000_t75" style="position:absolute;left:0;text-align:left;margin-left:81.7pt;margin-top:2.55pt;width:24pt;height:24pt;z-index:-25744;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如果新增节点涉及到新增主机，则请首先按照在</w:t>
      </w:r>
      <w:hyperlink w:anchor="_bookmark85" w:history="1">
        <w:r w:rsidR="007003A1">
          <w:rPr>
            <w:color w:val="0000FF"/>
            <w:lang w:eastAsia="zh-CN"/>
          </w:rPr>
          <w:t>集群中新增主机</w:t>
        </w:r>
      </w:hyperlink>
      <w:r w:rsidR="007003A1">
        <w:rPr>
          <w:color w:val="000000"/>
          <w:lang w:eastAsia="zh-CN"/>
        </w:rPr>
        <w:t>一节完成主机的主机名和参数配 置。</w:t>
      </w:r>
    </w:p>
    <w:p w:rsidR="00737AD2" w:rsidRDefault="00737AD2">
      <w:pPr>
        <w:spacing w:before="8" w:line="200" w:lineRule="exact"/>
        <w:rPr>
          <w:sz w:val="20"/>
          <w:szCs w:val="20"/>
          <w:lang w:eastAsia="zh-CN"/>
        </w:rPr>
      </w:pPr>
    </w:p>
    <w:p w:rsidR="00737AD2" w:rsidRDefault="007003A1">
      <w:pPr>
        <w:pStyle w:val="BodyText"/>
        <w:spacing w:line="168" w:lineRule="auto"/>
        <w:ind w:left="613" w:right="268"/>
        <w:rPr>
          <w:lang w:eastAsia="zh-CN"/>
        </w:rPr>
      </w:pPr>
      <w:r>
        <w:rPr>
          <w:lang w:eastAsia="zh-CN"/>
        </w:rPr>
        <w:t>一个数据库集群必须有且仅有一个编目分区组，所以新建分区组往往在安装时就已经完成，不需要在安装后 执行新建分区组操作。实例见安装指南</w:t>
      </w:r>
      <w:hyperlink w:anchor="_bookmark52" w:history="1">
        <w:r>
          <w:rPr>
            <w:color w:val="0000FF"/>
            <w:lang w:eastAsia="zh-CN"/>
          </w:rPr>
          <w:t>集群模式的配置与启动</w:t>
        </w:r>
      </w:hyperlink>
      <w:r>
        <w:rPr>
          <w:color w:val="000000"/>
          <w:lang w:eastAsia="zh-CN"/>
        </w:rPr>
        <w:t>一节。</w:t>
      </w:r>
    </w:p>
    <w:p w:rsidR="00737AD2" w:rsidRDefault="007003A1">
      <w:pPr>
        <w:pStyle w:val="BodyText"/>
        <w:spacing w:before="34"/>
        <w:ind w:left="613"/>
      </w:pPr>
      <w:r>
        <w:t>操作方法：</w:t>
      </w:r>
    </w:p>
    <w:p w:rsidR="00737AD2" w:rsidRDefault="00EC10B3">
      <w:pPr>
        <w:pStyle w:val="BodyText"/>
        <w:spacing w:before="6" w:line="266" w:lineRule="auto"/>
        <w:ind w:left="613" w:right="3529"/>
      </w:pPr>
      <w:r>
        <w:pict>
          <v:group id="_x0000_s3504" style="position:absolute;left:0;text-align:left;margin-left:81.7pt;margin-top:4.75pt;width:473.6pt;height:10.6pt;z-index:-25743;mso-position-horizontal-relative:page" coordorigin="1634,95" coordsize="9472,212">
            <v:shape id="_x0000_s3505"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xml:space="preserve">&gt;db.createReplicaCataGroup(&lt;host&gt;,&lt;service&gt;,&lt;dbpath&gt;,[config]) </w:t>
      </w:r>
      <w:r w:rsidR="007003A1">
        <w:t>该命令用于创建编目分区组，同时创建并启动一个编目节点，其中： host</w:t>
      </w:r>
      <w:r w:rsidR="007003A1">
        <w:rPr>
          <w:spacing w:val="15"/>
        </w:rPr>
        <w:t xml:space="preserve"> </w:t>
      </w:r>
      <w:r w:rsidR="007003A1">
        <w:t>：指定编目节点的主机名；</w:t>
      </w:r>
    </w:p>
    <w:p w:rsidR="00737AD2" w:rsidRDefault="007003A1">
      <w:pPr>
        <w:pStyle w:val="BodyText"/>
        <w:spacing w:before="75" w:line="168" w:lineRule="auto"/>
        <w:ind w:left="613" w:right="691"/>
      </w:pPr>
      <w:r>
        <w:rPr>
          <w:w w:val="95"/>
        </w:rPr>
        <w:t xml:space="preserve">service      </w:t>
      </w:r>
      <w:r>
        <w:rPr>
          <w:spacing w:val="56"/>
          <w:w w:val="95"/>
        </w:rPr>
        <w:t xml:space="preserve"> </w:t>
      </w:r>
      <w:r>
        <w:rPr>
          <w:w w:val="95"/>
        </w:rPr>
        <w:t>：指定编目节点的服务端口，请确保该端口号，以及往后延续的3个端口号未被占用；如设置</w:t>
      </w:r>
      <w:r>
        <w:t xml:space="preserve"> </w:t>
      </w:r>
      <w:r>
        <w:rPr>
          <w:w w:val="95"/>
        </w:rPr>
        <w:t>为11800，请确保11800/11801/11802/11803端口都未被占用；</w:t>
      </w:r>
    </w:p>
    <w:p w:rsidR="00737AD2" w:rsidRDefault="00737AD2">
      <w:pPr>
        <w:spacing w:line="120" w:lineRule="exact"/>
        <w:rPr>
          <w:sz w:val="12"/>
          <w:szCs w:val="12"/>
        </w:rPr>
      </w:pPr>
    </w:p>
    <w:p w:rsidR="00737AD2" w:rsidRDefault="007003A1">
      <w:pPr>
        <w:pStyle w:val="BodyText"/>
        <w:spacing w:line="168" w:lineRule="auto"/>
        <w:ind w:left="613" w:right="317"/>
        <w:rPr>
          <w:lang w:eastAsia="zh-CN"/>
        </w:rPr>
      </w:pPr>
      <w:r>
        <w:rPr>
          <w:w w:val="95"/>
          <w:lang w:eastAsia="zh-CN"/>
        </w:rPr>
        <w:t xml:space="preserve">dbpath      </w:t>
      </w:r>
      <w:r>
        <w:rPr>
          <w:spacing w:val="17"/>
          <w:w w:val="95"/>
          <w:lang w:eastAsia="zh-CN"/>
        </w:rPr>
        <w:t xml:space="preserve"> </w:t>
      </w:r>
      <w:r>
        <w:rPr>
          <w:w w:val="95"/>
          <w:lang w:eastAsia="zh-CN"/>
        </w:rPr>
        <w:t>：数据文件路径，用于存放编目数据文件，请确保数据管理员（安装时创建，默认为sdbadmin）用</w:t>
      </w:r>
      <w:r>
        <w:rPr>
          <w:lang w:eastAsia="zh-CN"/>
        </w:rPr>
        <w:t xml:space="preserve"> 户有写权限；</w:t>
      </w:r>
    </w:p>
    <w:p w:rsidR="00737AD2" w:rsidRDefault="00737AD2">
      <w:pPr>
        <w:spacing w:line="120" w:lineRule="exact"/>
        <w:rPr>
          <w:sz w:val="12"/>
          <w:szCs w:val="12"/>
          <w:lang w:eastAsia="zh-CN"/>
        </w:rPr>
      </w:pPr>
    </w:p>
    <w:p w:rsidR="00737AD2" w:rsidRDefault="007003A1">
      <w:pPr>
        <w:pStyle w:val="BodyText"/>
        <w:spacing w:line="168" w:lineRule="auto"/>
        <w:ind w:left="613" w:right="268"/>
        <w:rPr>
          <w:lang w:eastAsia="zh-CN"/>
        </w:rPr>
      </w:pPr>
      <w:r>
        <w:rPr>
          <w:lang w:eastAsia="zh-CN"/>
        </w:rPr>
        <w:t>config</w:t>
      </w:r>
      <w:r>
        <w:rPr>
          <w:spacing w:val="-35"/>
          <w:lang w:eastAsia="zh-CN"/>
        </w:rPr>
        <w:t xml:space="preserve"> </w:t>
      </w:r>
      <w:r>
        <w:rPr>
          <w:lang w:eastAsia="zh-CN"/>
        </w:rPr>
        <w:t>：</w:t>
      </w:r>
      <w:r>
        <w:rPr>
          <w:spacing w:val="-35"/>
          <w:lang w:eastAsia="zh-CN"/>
        </w:rPr>
        <w:t xml:space="preserve"> </w:t>
      </w:r>
      <w:r>
        <w:rPr>
          <w:lang w:eastAsia="zh-CN"/>
        </w:rPr>
        <w:t>该参数为可选参数，用于配置更多细节参数，格式必须为json格式，参数参见</w:t>
      </w:r>
      <w:hyperlink w:anchor="_bookmark58" w:history="1">
        <w:r>
          <w:rPr>
            <w:color w:val="0000FF"/>
            <w:lang w:eastAsia="zh-CN"/>
          </w:rPr>
          <w:t>数据库配置</w:t>
        </w:r>
        <w:r>
          <w:rPr>
            <w:color w:val="0000FF"/>
            <w:spacing w:val="-35"/>
            <w:lang w:eastAsia="zh-CN"/>
          </w:rPr>
          <w:t xml:space="preserve"> </w:t>
        </w:r>
      </w:hyperlink>
      <w:r>
        <w:rPr>
          <w:color w:val="000000"/>
          <w:lang w:eastAsia="zh-CN"/>
        </w:rPr>
        <w:t>一 节；如需要配置日志大小参数｛logfilesz:64｝。</w:t>
      </w:r>
    </w:p>
    <w:p w:rsidR="00737AD2" w:rsidRDefault="00737AD2">
      <w:pPr>
        <w:spacing w:before="4" w:line="110" w:lineRule="exact"/>
        <w:rPr>
          <w:sz w:val="11"/>
          <w:szCs w:val="11"/>
          <w:lang w:eastAsia="zh-CN"/>
        </w:rPr>
      </w:pPr>
    </w:p>
    <w:p w:rsidR="00737AD2" w:rsidRDefault="007003A1">
      <w:pPr>
        <w:pStyle w:val="BodyText"/>
        <w:ind w:left="613"/>
        <w:rPr>
          <w:lang w:eastAsia="zh-CN"/>
        </w:rPr>
      </w:pPr>
      <w:bookmarkStart w:id="338" w:name="编目分区组中新增节点"/>
      <w:bookmarkStart w:id="339" w:name="_bookmark88"/>
      <w:bookmarkEnd w:id="338"/>
      <w:bookmarkEnd w:id="339"/>
      <w:r>
        <w:rPr>
          <w:lang w:eastAsia="zh-CN"/>
        </w:rPr>
        <w:t>编目分区组中新增节点</w:t>
      </w:r>
    </w:p>
    <w:p w:rsidR="00737AD2" w:rsidRDefault="00737AD2">
      <w:pPr>
        <w:spacing w:before="5" w:line="100" w:lineRule="exact"/>
        <w:rPr>
          <w:sz w:val="10"/>
          <w:szCs w:val="10"/>
          <w:lang w:eastAsia="zh-CN"/>
        </w:rPr>
      </w:pPr>
    </w:p>
    <w:p w:rsidR="00737AD2" w:rsidRDefault="00EC10B3">
      <w:pPr>
        <w:pStyle w:val="BodyText"/>
        <w:spacing w:line="168" w:lineRule="auto"/>
        <w:ind w:left="1253" w:right="150"/>
        <w:rPr>
          <w:lang w:eastAsia="zh-CN"/>
        </w:rPr>
      </w:pPr>
      <w:r>
        <w:pict>
          <v:shape id="_x0000_s3503" type="#_x0000_t75" style="position:absolute;left:0;text-align:left;margin-left:81.7pt;margin-top:2.55pt;width:24pt;height:24pt;z-index:-25742;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如果新增节点涉及到新增主机，则请首先按照在</w:t>
      </w:r>
      <w:hyperlink w:anchor="_bookmark85" w:history="1">
        <w:r w:rsidR="007003A1">
          <w:rPr>
            <w:color w:val="0000FF"/>
            <w:lang w:eastAsia="zh-CN"/>
          </w:rPr>
          <w:t>集群中新增主机</w:t>
        </w:r>
      </w:hyperlink>
      <w:r w:rsidR="007003A1">
        <w:rPr>
          <w:color w:val="000000"/>
          <w:lang w:eastAsia="zh-CN"/>
        </w:rPr>
        <w:t>一节完成主机的主机名和参数配 置。</w:t>
      </w:r>
    </w:p>
    <w:p w:rsidR="00737AD2" w:rsidRDefault="00737AD2">
      <w:pPr>
        <w:spacing w:before="2" w:line="120" w:lineRule="exact"/>
        <w:rPr>
          <w:sz w:val="12"/>
          <w:szCs w:val="12"/>
          <w:lang w:eastAsia="zh-CN"/>
        </w:rPr>
      </w:pPr>
    </w:p>
    <w:p w:rsidR="00737AD2" w:rsidRDefault="007003A1">
      <w:pPr>
        <w:pStyle w:val="BodyText"/>
        <w:spacing w:line="253" w:lineRule="auto"/>
        <w:ind w:left="613" w:right="1370"/>
      </w:pPr>
      <w:r>
        <w:rPr>
          <w:lang w:eastAsia="zh-CN"/>
        </w:rPr>
        <w:t xml:space="preserve">随着整个集群中的物理设备的扩展，可以通过增加更多的编目节点来提高编目服务的可靠性。 </w:t>
      </w:r>
      <w:r>
        <w:t>操作方法：</w:t>
      </w:r>
    </w:p>
    <w:p w:rsidR="00737AD2" w:rsidRDefault="00EC10B3">
      <w:pPr>
        <w:pStyle w:val="BodyText"/>
        <w:spacing w:line="287" w:lineRule="exact"/>
        <w:ind w:left="613"/>
        <w:rPr>
          <w:rFonts w:ascii="仿宋" w:eastAsia="仿宋" w:hAnsi="仿宋" w:cs="仿宋"/>
        </w:rPr>
      </w:pPr>
      <w:r w:rsidRPr="00EC10B3">
        <w:pict>
          <v:group id="_x0000_s3501" style="position:absolute;left:0;text-align:left;margin-left:81.7pt;margin-top:4.05pt;width:473.6pt;height:31.8pt;z-index:-25741;mso-position-horizontal-relative:page" coordorigin="1634,81" coordsize="9472,636">
            <v:shape id="_x0000_s3502" style="position:absolute;left:1634;top:81;width:9472;height:636" coordorigin="1634,81" coordsize="9472,636" path="m1634,81r9472,l11106,717r-9472,l1634,81xe" fillcolor="#efefef" stroked="f">
              <v:path arrowok="t"/>
            </v:shape>
            <w10:wrap anchorx="page"/>
          </v:group>
        </w:pict>
      </w:r>
      <w:r w:rsidR="007003A1">
        <w:rPr>
          <w:rFonts w:ascii="仿宋" w:eastAsia="仿宋" w:hAnsi="仿宋" w:cs="仿宋"/>
        </w:rPr>
        <w:t>&gt;var cataRG = db.getRG("SYSCatalog");</w:t>
      </w:r>
    </w:p>
    <w:p w:rsidR="00737AD2" w:rsidRDefault="007003A1">
      <w:pPr>
        <w:pStyle w:val="BodyText"/>
        <w:spacing w:line="212" w:lineRule="exact"/>
        <w:ind w:left="613"/>
        <w:rPr>
          <w:rFonts w:ascii="仿宋" w:eastAsia="仿宋" w:hAnsi="仿宋" w:cs="仿宋"/>
        </w:rPr>
      </w:pPr>
      <w:r>
        <w:rPr>
          <w:rFonts w:ascii="仿宋" w:eastAsia="仿宋" w:hAnsi="仿宋" w:cs="仿宋"/>
        </w:rPr>
        <w:t>&gt;var node1 = cataRG.createNode(&lt;host&gt;,&lt;service&gt;,&lt;dbpath&gt;,[config]);</w:t>
      </w:r>
    </w:p>
    <w:p w:rsidR="00737AD2" w:rsidRDefault="007003A1">
      <w:pPr>
        <w:pStyle w:val="BodyText"/>
        <w:spacing w:line="212" w:lineRule="exact"/>
        <w:ind w:left="613"/>
        <w:rPr>
          <w:rFonts w:ascii="仿宋" w:eastAsia="仿宋" w:hAnsi="仿宋" w:cs="仿宋"/>
          <w:lang w:eastAsia="zh-CN"/>
        </w:rPr>
      </w:pPr>
      <w:r>
        <w:rPr>
          <w:rFonts w:ascii="仿宋" w:eastAsia="仿宋" w:hAnsi="仿宋" w:cs="仿宋"/>
          <w:lang w:eastAsia="zh-CN"/>
        </w:rPr>
        <w:t>&gt;node1.start()</w:t>
      </w:r>
    </w:p>
    <w:p w:rsidR="00737AD2" w:rsidRDefault="007003A1">
      <w:pPr>
        <w:pStyle w:val="BodyText"/>
        <w:spacing w:before="49" w:line="253" w:lineRule="auto"/>
        <w:ind w:left="613" w:right="764"/>
        <w:rPr>
          <w:lang w:eastAsia="zh-CN"/>
        </w:rPr>
      </w:pPr>
      <w:r>
        <w:rPr>
          <w:w w:val="95"/>
          <w:lang w:eastAsia="zh-CN"/>
        </w:rPr>
        <w:t>第一条命令用于获取编目分区组，"SYSCatalogGroup"为编目分区组组名；</w:t>
      </w:r>
      <w:r>
        <w:rPr>
          <w:lang w:eastAsia="zh-CN"/>
        </w:rPr>
        <w:t xml:space="preserve"> 第二条命令用于创建一个新的编目节点，其中：</w:t>
      </w:r>
    </w:p>
    <w:p w:rsidR="00737AD2" w:rsidRDefault="007003A1">
      <w:pPr>
        <w:pStyle w:val="BodyText"/>
        <w:spacing w:before="4"/>
        <w:ind w:left="613"/>
        <w:rPr>
          <w:lang w:eastAsia="zh-CN"/>
        </w:rPr>
      </w:pPr>
      <w:r>
        <w:rPr>
          <w:lang w:eastAsia="zh-CN"/>
        </w:rPr>
        <w:t>参数：</w:t>
      </w:r>
    </w:p>
    <w:p w:rsidR="00737AD2" w:rsidRDefault="007003A1">
      <w:pPr>
        <w:pStyle w:val="BodyText"/>
        <w:spacing w:before="18"/>
        <w:ind w:left="613"/>
        <w:rPr>
          <w:lang w:eastAsia="zh-CN"/>
        </w:rPr>
      </w:pPr>
      <w:r>
        <w:rPr>
          <w:lang w:eastAsia="zh-CN"/>
        </w:rPr>
        <w:t>host</w:t>
      </w:r>
      <w:r>
        <w:rPr>
          <w:spacing w:val="-22"/>
          <w:lang w:eastAsia="zh-CN"/>
        </w:rPr>
        <w:t xml:space="preserve"> </w:t>
      </w:r>
      <w:r>
        <w:rPr>
          <w:lang w:eastAsia="zh-CN"/>
        </w:rPr>
        <w:t>：</w:t>
      </w:r>
      <w:r>
        <w:rPr>
          <w:spacing w:val="-22"/>
          <w:lang w:eastAsia="zh-CN"/>
        </w:rPr>
        <w:t xml:space="preserve"> </w:t>
      </w:r>
      <w:r>
        <w:rPr>
          <w:lang w:eastAsia="zh-CN"/>
        </w:rPr>
        <w:t>指定编目节点的主机名；</w:t>
      </w:r>
    </w:p>
    <w:p w:rsidR="00737AD2" w:rsidRDefault="00737AD2">
      <w:pPr>
        <w:spacing w:before="5" w:line="100" w:lineRule="exact"/>
        <w:rPr>
          <w:sz w:val="10"/>
          <w:szCs w:val="10"/>
          <w:lang w:eastAsia="zh-CN"/>
        </w:rPr>
      </w:pPr>
    </w:p>
    <w:p w:rsidR="00737AD2" w:rsidRDefault="007003A1">
      <w:pPr>
        <w:pStyle w:val="BodyText"/>
        <w:spacing w:line="168" w:lineRule="auto"/>
        <w:ind w:left="613" w:right="691"/>
        <w:rPr>
          <w:lang w:eastAsia="zh-CN"/>
        </w:rPr>
      </w:pPr>
      <w:r>
        <w:rPr>
          <w:w w:val="95"/>
          <w:lang w:eastAsia="zh-CN"/>
        </w:rPr>
        <w:t xml:space="preserve">service      </w:t>
      </w:r>
      <w:r>
        <w:rPr>
          <w:spacing w:val="56"/>
          <w:w w:val="95"/>
          <w:lang w:eastAsia="zh-CN"/>
        </w:rPr>
        <w:t xml:space="preserve"> </w:t>
      </w:r>
      <w:r>
        <w:rPr>
          <w:w w:val="95"/>
          <w:lang w:eastAsia="zh-CN"/>
        </w:rPr>
        <w:t>：指定编目节点的服务端口，请确保该端口号，以及往后延续的3个端口号未被占用；如设置</w:t>
      </w:r>
      <w:r>
        <w:rPr>
          <w:lang w:eastAsia="zh-CN"/>
        </w:rPr>
        <w:t xml:space="preserve"> </w:t>
      </w:r>
      <w:r>
        <w:rPr>
          <w:w w:val="95"/>
          <w:lang w:eastAsia="zh-CN"/>
        </w:rPr>
        <w:t>为11800，请确保11800/11801/11802/11803端口都未被占用；</w:t>
      </w:r>
    </w:p>
    <w:p w:rsidR="00737AD2" w:rsidRDefault="00737AD2">
      <w:pPr>
        <w:spacing w:line="120" w:lineRule="exact"/>
        <w:rPr>
          <w:sz w:val="12"/>
          <w:szCs w:val="12"/>
          <w:lang w:eastAsia="zh-CN"/>
        </w:rPr>
      </w:pPr>
    </w:p>
    <w:p w:rsidR="00737AD2" w:rsidRDefault="007003A1">
      <w:pPr>
        <w:pStyle w:val="BodyText"/>
        <w:spacing w:line="168" w:lineRule="auto"/>
        <w:ind w:left="613" w:right="317"/>
        <w:rPr>
          <w:lang w:eastAsia="zh-CN"/>
        </w:rPr>
      </w:pPr>
      <w:r>
        <w:rPr>
          <w:w w:val="95"/>
          <w:lang w:eastAsia="zh-CN"/>
        </w:rPr>
        <w:t xml:space="preserve">dbpath      </w:t>
      </w:r>
      <w:r>
        <w:rPr>
          <w:spacing w:val="17"/>
          <w:w w:val="95"/>
          <w:lang w:eastAsia="zh-CN"/>
        </w:rPr>
        <w:t xml:space="preserve"> </w:t>
      </w:r>
      <w:r>
        <w:rPr>
          <w:w w:val="95"/>
          <w:lang w:eastAsia="zh-CN"/>
        </w:rPr>
        <w:t>：数据文件路径，用于存放编目数据文件，请确保数据管理员（安装时创建，默认为sdbadmin）用</w:t>
      </w:r>
      <w:r>
        <w:rPr>
          <w:lang w:eastAsia="zh-CN"/>
        </w:rPr>
        <w:t xml:space="preserve"> 户有写权限；</w:t>
      </w:r>
    </w:p>
    <w:p w:rsidR="00737AD2" w:rsidRDefault="00737AD2">
      <w:pPr>
        <w:spacing w:line="168" w:lineRule="auto"/>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rPr>
          <w:lang w:eastAsia="zh-CN"/>
        </w:rPr>
      </w:pPr>
      <w:r>
        <w:rPr>
          <w:lang w:eastAsia="zh-CN"/>
        </w:rPr>
        <w:t>config</w:t>
      </w:r>
      <w:r>
        <w:rPr>
          <w:spacing w:val="-35"/>
          <w:lang w:eastAsia="zh-CN"/>
        </w:rPr>
        <w:t xml:space="preserve"> </w:t>
      </w:r>
      <w:r>
        <w:rPr>
          <w:lang w:eastAsia="zh-CN"/>
        </w:rPr>
        <w:t>：</w:t>
      </w:r>
      <w:r>
        <w:rPr>
          <w:spacing w:val="-35"/>
          <w:lang w:eastAsia="zh-CN"/>
        </w:rPr>
        <w:t xml:space="preserve"> </w:t>
      </w:r>
      <w:r>
        <w:rPr>
          <w:lang w:eastAsia="zh-CN"/>
        </w:rPr>
        <w:t>该参数为可选参数，用于配置更多细节参数，格式必须为json格式，参数参见</w:t>
      </w:r>
      <w:hyperlink w:anchor="_bookmark58" w:history="1">
        <w:r>
          <w:rPr>
            <w:color w:val="0000FF"/>
            <w:lang w:eastAsia="zh-CN"/>
          </w:rPr>
          <w:t>数据库配置</w:t>
        </w:r>
        <w:r>
          <w:rPr>
            <w:color w:val="0000FF"/>
            <w:spacing w:val="-35"/>
            <w:lang w:eastAsia="zh-CN"/>
          </w:rPr>
          <w:t xml:space="preserve"> </w:t>
        </w:r>
      </w:hyperlink>
      <w:r>
        <w:rPr>
          <w:color w:val="000000"/>
          <w:lang w:eastAsia="zh-CN"/>
        </w:rPr>
        <w:t>一 节；如需要配置日志大小参数｛logfilesz:64｝。</w:t>
      </w:r>
    </w:p>
    <w:p w:rsidR="00737AD2" w:rsidRDefault="007003A1">
      <w:pPr>
        <w:pStyle w:val="BodyText"/>
        <w:spacing w:before="34"/>
        <w:rPr>
          <w:lang w:eastAsia="zh-CN"/>
        </w:rPr>
      </w:pPr>
      <w:r>
        <w:rPr>
          <w:lang w:eastAsia="zh-CN"/>
        </w:rPr>
        <w:t>第三条命令用于启动新增的编目节点；</w:t>
      </w:r>
    </w:p>
    <w:p w:rsidR="00737AD2" w:rsidRDefault="00737AD2">
      <w:pPr>
        <w:spacing w:before="5" w:line="110" w:lineRule="exact"/>
        <w:rPr>
          <w:sz w:val="11"/>
          <w:szCs w:val="11"/>
          <w:lang w:eastAsia="zh-CN"/>
        </w:rPr>
      </w:pPr>
    </w:p>
    <w:p w:rsidR="00737AD2" w:rsidRDefault="007003A1">
      <w:pPr>
        <w:spacing w:line="252" w:lineRule="auto"/>
        <w:ind w:left="933" w:right="4943" w:hanging="500"/>
        <w:rPr>
          <w:rFonts w:ascii="微软雅黑" w:eastAsia="微软雅黑" w:hAnsi="微软雅黑" w:cs="微软雅黑"/>
          <w:sz w:val="20"/>
          <w:szCs w:val="20"/>
          <w:lang w:eastAsia="zh-CN"/>
        </w:rPr>
      </w:pPr>
      <w:bookmarkStart w:id="340" w:name="数据分区组管理"/>
      <w:bookmarkStart w:id="341" w:name="_bookmark89"/>
      <w:bookmarkEnd w:id="340"/>
      <w:bookmarkEnd w:id="341"/>
      <w:r>
        <w:rPr>
          <w:rFonts w:ascii="微软雅黑" w:eastAsia="微软雅黑" w:hAnsi="微软雅黑" w:cs="微软雅黑"/>
          <w:sz w:val="24"/>
          <w:szCs w:val="24"/>
          <w:lang w:eastAsia="zh-CN"/>
        </w:rPr>
        <w:t xml:space="preserve">数据分区组管理 </w:t>
      </w:r>
      <w:r>
        <w:rPr>
          <w:rFonts w:ascii="微软雅黑" w:eastAsia="微软雅黑" w:hAnsi="微软雅黑" w:cs="微软雅黑"/>
          <w:sz w:val="20"/>
          <w:szCs w:val="20"/>
          <w:lang w:eastAsia="zh-CN"/>
        </w:rPr>
        <w:t>本小结介绍在数据分区中新增分区组和新增节点。 目录：</w:t>
      </w:r>
    </w:p>
    <w:p w:rsidR="00737AD2" w:rsidRDefault="00EC10B3">
      <w:pPr>
        <w:pStyle w:val="BodyText"/>
        <w:spacing w:before="4" w:line="253" w:lineRule="auto"/>
        <w:ind w:right="6527"/>
        <w:rPr>
          <w:lang w:eastAsia="zh-CN"/>
        </w:rPr>
      </w:pPr>
      <w:hyperlink w:anchor="_bookmark90" w:history="1">
        <w:r w:rsidR="007003A1">
          <w:rPr>
            <w:color w:val="0000FF"/>
            <w:lang w:eastAsia="zh-CN"/>
          </w:rPr>
          <w:t>新增数据分区组</w:t>
        </w:r>
      </w:hyperlink>
      <w:r w:rsidR="007003A1">
        <w:rPr>
          <w:color w:val="0000FF"/>
          <w:lang w:eastAsia="zh-CN"/>
        </w:rPr>
        <w:t xml:space="preserve"> </w:t>
      </w:r>
      <w:hyperlink w:anchor="_bookmark91" w:history="1">
        <w:r w:rsidR="007003A1">
          <w:rPr>
            <w:color w:val="0000FF"/>
            <w:lang w:eastAsia="zh-CN"/>
          </w:rPr>
          <w:t>分区组中新增节点</w:t>
        </w:r>
      </w:hyperlink>
    </w:p>
    <w:p w:rsidR="00737AD2" w:rsidRDefault="007003A1">
      <w:pPr>
        <w:pStyle w:val="BodyText"/>
        <w:spacing w:before="84"/>
        <w:rPr>
          <w:lang w:eastAsia="zh-CN"/>
        </w:rPr>
      </w:pPr>
      <w:bookmarkStart w:id="342" w:name="新增数据分区组"/>
      <w:bookmarkStart w:id="343" w:name="_bookmark90"/>
      <w:bookmarkEnd w:id="342"/>
      <w:bookmarkEnd w:id="343"/>
      <w:r>
        <w:rPr>
          <w:lang w:eastAsia="zh-CN"/>
        </w:rPr>
        <w:t>新增数据分区组</w:t>
      </w:r>
    </w:p>
    <w:p w:rsidR="00737AD2" w:rsidRDefault="00737AD2">
      <w:pPr>
        <w:spacing w:before="5" w:line="100" w:lineRule="exact"/>
        <w:rPr>
          <w:sz w:val="10"/>
          <w:szCs w:val="10"/>
          <w:lang w:eastAsia="zh-CN"/>
        </w:rPr>
      </w:pPr>
    </w:p>
    <w:p w:rsidR="00737AD2" w:rsidRDefault="00EC10B3">
      <w:pPr>
        <w:pStyle w:val="BodyText"/>
        <w:spacing w:line="168" w:lineRule="auto"/>
        <w:ind w:left="1573"/>
        <w:rPr>
          <w:lang w:eastAsia="zh-CN"/>
        </w:rPr>
      </w:pPr>
      <w:r>
        <w:pict>
          <v:shape id="_x0000_s3500" type="#_x0000_t75" style="position:absolute;left:0;text-align:left;margin-left:81.7pt;margin-top:2.55pt;width:24pt;height:24pt;z-index:-25740;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如果新增节点涉及到新增主机，则请首先按照在</w:t>
      </w:r>
      <w:hyperlink w:anchor="_bookmark85" w:history="1">
        <w:r w:rsidR="007003A1">
          <w:rPr>
            <w:color w:val="0000FF"/>
            <w:lang w:eastAsia="zh-CN"/>
          </w:rPr>
          <w:t>集群中新增主机</w:t>
        </w:r>
      </w:hyperlink>
      <w:r w:rsidR="007003A1">
        <w:rPr>
          <w:color w:val="000000"/>
          <w:lang w:eastAsia="zh-CN"/>
        </w:rPr>
        <w:t>一节完成主机的主机名和参数配 置。</w:t>
      </w:r>
    </w:p>
    <w:p w:rsidR="00737AD2" w:rsidRDefault="00737AD2">
      <w:pPr>
        <w:spacing w:before="8" w:line="200" w:lineRule="exact"/>
        <w:rPr>
          <w:sz w:val="20"/>
          <w:szCs w:val="20"/>
          <w:lang w:eastAsia="zh-CN"/>
        </w:rPr>
      </w:pPr>
    </w:p>
    <w:p w:rsidR="00737AD2" w:rsidRDefault="007003A1">
      <w:pPr>
        <w:pStyle w:val="BodyText"/>
        <w:spacing w:line="168" w:lineRule="auto"/>
        <w:rPr>
          <w:lang w:eastAsia="zh-CN"/>
        </w:rPr>
      </w:pPr>
      <w:r>
        <w:rPr>
          <w:w w:val="95"/>
          <w:lang w:eastAsia="zh-CN"/>
        </w:rPr>
        <w:t>一个集群中可以配置多个分区组，最大可配置60,000个分区组。通过增加分区组，可以充分利用物理设备进</w:t>
      </w:r>
      <w:r>
        <w:rPr>
          <w:lang w:eastAsia="zh-CN"/>
        </w:rPr>
        <w:t xml:space="preserve"> 行水平扩展，理论上SequoiaDB可以做到线性的水平扩展能力。</w:t>
      </w:r>
    </w:p>
    <w:p w:rsidR="00737AD2" w:rsidRDefault="007003A1">
      <w:pPr>
        <w:pStyle w:val="BodyText"/>
        <w:spacing w:before="34"/>
      </w:pPr>
      <w:r>
        <w:t>操作方法：</w:t>
      </w:r>
    </w:p>
    <w:p w:rsidR="00737AD2" w:rsidRDefault="00EC10B3">
      <w:pPr>
        <w:pStyle w:val="BodyText"/>
        <w:spacing w:before="6"/>
        <w:rPr>
          <w:rFonts w:ascii="仿宋" w:eastAsia="仿宋" w:hAnsi="仿宋" w:cs="仿宋"/>
        </w:rPr>
      </w:pPr>
      <w:r w:rsidRPr="00EC10B3">
        <w:pict>
          <v:group id="_x0000_s3498" style="position:absolute;left:0;text-align:left;margin-left:81.7pt;margin-top:4.75pt;width:473.6pt;height:31.8pt;z-index:-25739;mso-position-horizontal-relative:page" coordorigin="1634,95" coordsize="9472,636">
            <v:shape id="_x0000_s3499" style="position:absolute;left:1634;top:95;width:9472;height:636" coordorigin="1634,95" coordsize="9472,636" path="m1634,95r9472,l11106,731r-9472,l1634,95xe" fillcolor="#efefef" stroked="f">
              <v:path arrowok="t"/>
            </v:shape>
            <w10:wrap anchorx="page"/>
          </v:group>
        </w:pict>
      </w:r>
      <w:r w:rsidR="007003A1">
        <w:rPr>
          <w:rFonts w:ascii="仿宋" w:eastAsia="仿宋" w:hAnsi="仿宋" w:cs="仿宋"/>
        </w:rPr>
        <w:t>&gt;var dataRG = db.createRG("datagroup1")</w:t>
      </w:r>
    </w:p>
    <w:p w:rsidR="00737AD2" w:rsidRDefault="007003A1">
      <w:pPr>
        <w:pStyle w:val="BodyText"/>
        <w:spacing w:line="212" w:lineRule="exact"/>
        <w:rPr>
          <w:rFonts w:ascii="仿宋" w:eastAsia="仿宋" w:hAnsi="仿宋" w:cs="仿宋"/>
        </w:rPr>
      </w:pPr>
      <w:r>
        <w:rPr>
          <w:rFonts w:ascii="仿宋" w:eastAsia="仿宋" w:hAnsi="仿宋" w:cs="仿宋"/>
        </w:rPr>
        <w:t>&gt;dataRG.createNode("sdbserver1", 11820, "/opt/sequoiadb/database/data/11820")</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&gt;dataRG.start()</w:t>
      </w:r>
    </w:p>
    <w:p w:rsidR="00737AD2" w:rsidRDefault="00737AD2">
      <w:pPr>
        <w:spacing w:before="5" w:line="130" w:lineRule="exact"/>
        <w:rPr>
          <w:sz w:val="13"/>
          <w:szCs w:val="13"/>
          <w:lang w:eastAsia="zh-CN"/>
        </w:rPr>
      </w:pPr>
    </w:p>
    <w:p w:rsidR="00737AD2" w:rsidRDefault="007003A1">
      <w:pPr>
        <w:pStyle w:val="BodyText"/>
        <w:spacing w:line="168" w:lineRule="auto"/>
        <w:rPr>
          <w:lang w:eastAsia="zh-CN"/>
        </w:rPr>
      </w:pPr>
      <w:r>
        <w:rPr>
          <w:lang w:eastAsia="zh-CN"/>
        </w:rPr>
        <w:t>第一条命令用于创建数据分区组，与编目分区组不同的是，该操作不会创建任何数据节点，其中参数为数据 组名；</w:t>
      </w:r>
    </w:p>
    <w:p w:rsidR="00737AD2" w:rsidRDefault="007003A1">
      <w:pPr>
        <w:pStyle w:val="BodyText"/>
        <w:spacing w:before="34" w:line="253" w:lineRule="auto"/>
        <w:ind w:right="468"/>
        <w:rPr>
          <w:lang w:eastAsia="zh-CN"/>
        </w:rPr>
      </w:pPr>
      <w:r>
        <w:rPr>
          <w:lang w:eastAsia="zh-CN"/>
        </w:rPr>
        <w:t>第二条命令用户在数据组中新增一个数据节点，可以根据需要多次执行该命令来创建多个数据节点。 其中：</w:t>
      </w:r>
    </w:p>
    <w:p w:rsidR="00737AD2" w:rsidRDefault="007003A1">
      <w:pPr>
        <w:pStyle w:val="BodyText"/>
        <w:spacing w:before="4"/>
        <w:rPr>
          <w:lang w:eastAsia="zh-CN"/>
        </w:rPr>
      </w:pPr>
      <w:r>
        <w:rPr>
          <w:lang w:eastAsia="zh-CN"/>
        </w:rPr>
        <w:t>host</w:t>
      </w:r>
      <w:r>
        <w:rPr>
          <w:spacing w:val="-22"/>
          <w:lang w:eastAsia="zh-CN"/>
        </w:rPr>
        <w:t xml:space="preserve"> </w:t>
      </w:r>
      <w:r>
        <w:rPr>
          <w:lang w:eastAsia="zh-CN"/>
        </w:rPr>
        <w:t>：</w:t>
      </w:r>
      <w:r>
        <w:rPr>
          <w:spacing w:val="-22"/>
          <w:lang w:eastAsia="zh-CN"/>
        </w:rPr>
        <w:t xml:space="preserve"> </w:t>
      </w:r>
      <w:r>
        <w:rPr>
          <w:lang w:eastAsia="zh-CN"/>
        </w:rPr>
        <w:t>指定数据节点的主机名；</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5"/>
          <w:lang w:eastAsia="zh-CN"/>
        </w:rPr>
        <w:t xml:space="preserve">service      </w:t>
      </w:r>
      <w:r>
        <w:rPr>
          <w:spacing w:val="56"/>
          <w:w w:val="95"/>
          <w:lang w:eastAsia="zh-CN"/>
        </w:rPr>
        <w:t xml:space="preserve"> </w:t>
      </w:r>
      <w:r>
        <w:rPr>
          <w:w w:val="95"/>
          <w:lang w:eastAsia="zh-CN"/>
        </w:rPr>
        <w:t>：指定数据节点的服务端口，请确保该端口号，以及往后延续的3个端口号未被占用；如设置</w:t>
      </w:r>
      <w:r>
        <w:rPr>
          <w:lang w:eastAsia="zh-CN"/>
        </w:rPr>
        <w:t xml:space="preserve"> </w:t>
      </w:r>
      <w:r>
        <w:rPr>
          <w:w w:val="95"/>
          <w:lang w:eastAsia="zh-CN"/>
        </w:rPr>
        <w:t>为11820，请确保11820/11821/11822/11823端口都未被占用；</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w w:val="95"/>
          <w:lang w:eastAsia="zh-CN"/>
        </w:rPr>
        <w:t xml:space="preserve">dbpath      </w:t>
      </w:r>
      <w:r>
        <w:rPr>
          <w:spacing w:val="27"/>
          <w:w w:val="95"/>
          <w:lang w:eastAsia="zh-CN"/>
        </w:rPr>
        <w:t xml:space="preserve"> </w:t>
      </w:r>
      <w:r>
        <w:rPr>
          <w:w w:val="95"/>
          <w:lang w:eastAsia="zh-CN"/>
        </w:rPr>
        <w:t>：数据文件路径，用于存放数据节点的数据文件，请确保数据管理员（安装时创建，默认</w:t>
      </w:r>
      <w:r>
        <w:rPr>
          <w:lang w:eastAsia="zh-CN"/>
        </w:rPr>
        <w:t xml:space="preserve"> 为sdbadmin）用户有写权限；</w:t>
      </w:r>
    </w:p>
    <w:p w:rsidR="00737AD2" w:rsidRDefault="00737AD2">
      <w:pPr>
        <w:spacing w:line="120" w:lineRule="exact"/>
        <w:rPr>
          <w:sz w:val="12"/>
          <w:szCs w:val="12"/>
          <w:lang w:eastAsia="zh-CN"/>
        </w:rPr>
      </w:pPr>
    </w:p>
    <w:p w:rsidR="00737AD2" w:rsidRDefault="007003A1">
      <w:pPr>
        <w:pStyle w:val="BodyText"/>
        <w:spacing w:line="168" w:lineRule="auto"/>
        <w:rPr>
          <w:lang w:eastAsia="zh-CN"/>
        </w:rPr>
      </w:pPr>
      <w:r>
        <w:rPr>
          <w:lang w:eastAsia="zh-CN"/>
        </w:rPr>
        <w:t>config</w:t>
      </w:r>
      <w:r>
        <w:rPr>
          <w:spacing w:val="-35"/>
          <w:lang w:eastAsia="zh-CN"/>
        </w:rPr>
        <w:t xml:space="preserve"> </w:t>
      </w:r>
      <w:r>
        <w:rPr>
          <w:lang w:eastAsia="zh-CN"/>
        </w:rPr>
        <w:t>：</w:t>
      </w:r>
      <w:r>
        <w:rPr>
          <w:spacing w:val="-35"/>
          <w:lang w:eastAsia="zh-CN"/>
        </w:rPr>
        <w:t xml:space="preserve"> </w:t>
      </w:r>
      <w:r>
        <w:rPr>
          <w:lang w:eastAsia="zh-CN"/>
        </w:rPr>
        <w:t>该参数为可选参数，用于配置更多细节参数，格式必须为json格式，参数参见</w:t>
      </w:r>
      <w:hyperlink w:anchor="_bookmark58" w:history="1">
        <w:r>
          <w:rPr>
            <w:color w:val="0000FF"/>
            <w:lang w:eastAsia="zh-CN"/>
          </w:rPr>
          <w:t>数据库配置</w:t>
        </w:r>
        <w:r>
          <w:rPr>
            <w:color w:val="0000FF"/>
            <w:spacing w:val="-35"/>
            <w:lang w:eastAsia="zh-CN"/>
          </w:rPr>
          <w:t xml:space="preserve"> </w:t>
        </w:r>
      </w:hyperlink>
      <w:r>
        <w:rPr>
          <w:color w:val="000000"/>
          <w:lang w:eastAsia="zh-CN"/>
        </w:rPr>
        <w:t>一 节；如需要配置日志大小参数｛logfilesz:64｝。</w:t>
      </w:r>
    </w:p>
    <w:p w:rsidR="00737AD2" w:rsidRDefault="007003A1">
      <w:pPr>
        <w:pStyle w:val="BodyText"/>
        <w:spacing w:before="34" w:line="309" w:lineRule="auto"/>
        <w:ind w:right="1074"/>
        <w:rPr>
          <w:lang w:eastAsia="zh-CN"/>
        </w:rPr>
      </w:pPr>
      <w:r>
        <w:rPr>
          <w:lang w:eastAsia="zh-CN"/>
        </w:rPr>
        <w:t xml:space="preserve">第三条命令用于启动数据分区组，该命令将该组的所有节点启动，并提供服务。 </w:t>
      </w:r>
      <w:bookmarkStart w:id="344" w:name="分区组中新增节点"/>
      <w:bookmarkStart w:id="345" w:name="_bookmark91"/>
      <w:bookmarkEnd w:id="344"/>
      <w:bookmarkEnd w:id="345"/>
      <w:r>
        <w:rPr>
          <w:lang w:eastAsia="zh-CN"/>
        </w:rPr>
        <w:t>分区组中新增节点</w:t>
      </w:r>
    </w:p>
    <w:p w:rsidR="00737AD2" w:rsidRDefault="00EC10B3">
      <w:pPr>
        <w:pStyle w:val="BodyText"/>
        <w:spacing w:before="28" w:line="168" w:lineRule="auto"/>
        <w:ind w:left="1573"/>
        <w:rPr>
          <w:lang w:eastAsia="zh-CN"/>
        </w:rPr>
      </w:pPr>
      <w:r>
        <w:pict>
          <v:shape id="_x0000_s3497" type="#_x0000_t75" style="position:absolute;left:0;text-align:left;margin-left:81.7pt;margin-top:3.95pt;width:24pt;height:24pt;z-index:-25738;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如果新增节点涉及到新增主机，则请首先按照在</w:t>
      </w:r>
      <w:hyperlink w:anchor="_bookmark85" w:history="1">
        <w:r w:rsidR="007003A1">
          <w:rPr>
            <w:color w:val="0000FF"/>
            <w:lang w:eastAsia="zh-CN"/>
          </w:rPr>
          <w:t>集群中新增主机</w:t>
        </w:r>
      </w:hyperlink>
      <w:r w:rsidR="007003A1">
        <w:rPr>
          <w:color w:val="000000"/>
          <w:lang w:eastAsia="zh-CN"/>
        </w:rPr>
        <w:t>一节完成主机的主机名和参数配 置。</w:t>
      </w:r>
    </w:p>
    <w:p w:rsidR="00737AD2" w:rsidRDefault="00737AD2">
      <w:pPr>
        <w:spacing w:before="8" w:line="200" w:lineRule="exact"/>
        <w:rPr>
          <w:sz w:val="20"/>
          <w:szCs w:val="20"/>
          <w:lang w:eastAsia="zh-CN"/>
        </w:rPr>
      </w:pPr>
    </w:p>
    <w:p w:rsidR="00737AD2" w:rsidRDefault="007003A1">
      <w:pPr>
        <w:pStyle w:val="BodyText"/>
        <w:spacing w:line="168" w:lineRule="auto"/>
        <w:rPr>
          <w:lang w:eastAsia="zh-CN"/>
        </w:rPr>
      </w:pPr>
      <w:r>
        <w:rPr>
          <w:lang w:eastAsia="zh-CN"/>
        </w:rPr>
        <w:t>某些分区组可能在创建时设定的副本数较少，随着物理设备的增加，可能需要增加副本数以提高分区组数据 可靠性。</w:t>
      </w:r>
    </w:p>
    <w:p w:rsidR="00737AD2" w:rsidRDefault="007003A1">
      <w:pPr>
        <w:pStyle w:val="BodyText"/>
        <w:spacing w:before="34"/>
      </w:pPr>
      <w:r>
        <w:t>操作方法：</w:t>
      </w:r>
    </w:p>
    <w:p w:rsidR="00737AD2" w:rsidRDefault="00EC10B3">
      <w:pPr>
        <w:pStyle w:val="BodyText"/>
        <w:spacing w:before="6"/>
        <w:rPr>
          <w:rFonts w:ascii="仿宋" w:eastAsia="仿宋" w:hAnsi="仿宋" w:cs="仿宋"/>
        </w:rPr>
      </w:pPr>
      <w:r w:rsidRPr="00EC10B3">
        <w:pict>
          <v:group id="_x0000_s3495" style="position:absolute;left:0;text-align:left;margin-left:81.7pt;margin-top:4.75pt;width:473.6pt;height:31.8pt;z-index:-25737;mso-position-horizontal-relative:page" coordorigin="1634,95" coordsize="9472,636">
            <v:shape id="_x0000_s3496" style="position:absolute;left:1634;top:95;width:9472;height:636" coordorigin="1634,95" coordsize="9472,636" path="m1634,95r9472,l11106,731r-9472,l1634,95xe" fillcolor="#efefef" stroked="f">
              <v:path arrowok="t"/>
            </v:shape>
            <w10:wrap anchorx="page"/>
          </v:group>
        </w:pict>
      </w:r>
      <w:r w:rsidR="007003A1">
        <w:rPr>
          <w:rFonts w:ascii="仿宋" w:eastAsia="仿宋" w:hAnsi="仿宋" w:cs="仿宋"/>
        </w:rPr>
        <w:t>&gt;var dataRG = db.getRG(&lt;groupname&gt;);</w:t>
      </w:r>
    </w:p>
    <w:p w:rsidR="00737AD2" w:rsidRDefault="007003A1">
      <w:pPr>
        <w:pStyle w:val="BodyText"/>
        <w:spacing w:line="212" w:lineRule="exact"/>
        <w:rPr>
          <w:rFonts w:ascii="仿宋" w:eastAsia="仿宋" w:hAnsi="仿宋" w:cs="仿宋"/>
        </w:rPr>
      </w:pPr>
      <w:r>
        <w:rPr>
          <w:rFonts w:ascii="仿宋" w:eastAsia="仿宋" w:hAnsi="仿宋" w:cs="仿宋"/>
        </w:rPr>
        <w:t>&gt;var node1 = dataRG.createNode(&lt;host&gt;,&lt;service&gt;,&lt;dbpath&gt;,[config]);</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&gt;node1.start();</w:t>
      </w:r>
    </w:p>
    <w:p w:rsidR="00737AD2" w:rsidRDefault="007003A1">
      <w:pPr>
        <w:pStyle w:val="BodyText"/>
        <w:spacing w:before="49" w:line="253" w:lineRule="auto"/>
        <w:rPr>
          <w:lang w:eastAsia="zh-CN"/>
        </w:rPr>
      </w:pPr>
      <w:r>
        <w:rPr>
          <w:lang w:eastAsia="zh-CN"/>
        </w:rPr>
        <w:t>第一条命令用于获取数据分区组，参数groupname为数据分区组组名； 第二条命令用于创建一个新的数据节点，参数与</w:t>
      </w:r>
      <w:hyperlink w:anchor="_bookmark88" w:history="1">
        <w:r>
          <w:rPr>
            <w:color w:val="0000FF"/>
            <w:lang w:eastAsia="zh-CN"/>
          </w:rPr>
          <w:t>新增编目分区组中的创建节点</w:t>
        </w:r>
      </w:hyperlink>
      <w:r>
        <w:rPr>
          <w:color w:val="000000"/>
          <w:lang w:eastAsia="zh-CN"/>
        </w:rPr>
        <w:t>参数相同； 第三条命令用于启动新增的数据节点；</w:t>
      </w:r>
    </w:p>
    <w:p w:rsidR="00737AD2" w:rsidRDefault="00737AD2">
      <w:pPr>
        <w:spacing w:line="253" w:lineRule="auto"/>
        <w:rPr>
          <w:lang w:eastAsia="zh-CN"/>
        </w:rPr>
        <w:sectPr w:rsidR="00737AD2">
          <w:pgSz w:w="12240" w:h="15840"/>
          <w:pgMar w:top="900" w:right="1100" w:bottom="280" w:left="700" w:header="713" w:footer="0" w:gutter="0"/>
          <w:cols w:space="720"/>
        </w:sectPr>
      </w:pPr>
    </w:p>
    <w:p w:rsidR="00737AD2" w:rsidRDefault="00737AD2">
      <w:pPr>
        <w:spacing w:before="6" w:line="170" w:lineRule="exact"/>
        <w:rPr>
          <w:sz w:val="17"/>
          <w:szCs w:val="17"/>
          <w:lang w:eastAsia="zh-CN"/>
        </w:rPr>
      </w:pPr>
    </w:p>
    <w:p w:rsidR="00737AD2" w:rsidRDefault="00737AD2">
      <w:pPr>
        <w:spacing w:line="200" w:lineRule="exact"/>
        <w:rPr>
          <w:sz w:val="20"/>
          <w:szCs w:val="20"/>
          <w:lang w:eastAsia="zh-CN"/>
        </w:rPr>
      </w:pPr>
    </w:p>
    <w:p w:rsidR="00737AD2" w:rsidRDefault="007003A1">
      <w:pPr>
        <w:pStyle w:val="Heading3"/>
        <w:spacing w:line="354" w:lineRule="exact"/>
        <w:rPr>
          <w:lang w:eastAsia="zh-CN"/>
        </w:rPr>
      </w:pPr>
      <w:bookmarkStart w:id="346" w:name="新增协调节点"/>
      <w:bookmarkStart w:id="347" w:name="_bookmark92"/>
      <w:bookmarkEnd w:id="346"/>
      <w:bookmarkEnd w:id="347"/>
      <w:r>
        <w:rPr>
          <w:lang w:eastAsia="zh-CN"/>
        </w:rPr>
        <w:t>新增协调节点</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lang w:eastAsia="zh-CN"/>
        </w:rPr>
        <w:t>当集群规模扩大时，协调节点也需要随着规模的增加而进行增加。建议匹配时，一台物理节点，配置一个协 调节点。</w:t>
      </w:r>
    </w:p>
    <w:p w:rsidR="00737AD2" w:rsidRDefault="007003A1">
      <w:pPr>
        <w:pStyle w:val="BodyText"/>
        <w:spacing w:before="34"/>
        <w:ind w:left="613"/>
        <w:rPr>
          <w:lang w:eastAsia="zh-CN"/>
        </w:rPr>
      </w:pPr>
      <w:r>
        <w:rPr>
          <w:lang w:eastAsia="zh-CN"/>
        </w:rPr>
        <w:t>1.创建协调节点配置目录；</w:t>
      </w:r>
    </w:p>
    <w:p w:rsidR="00737AD2" w:rsidRDefault="00EC10B3">
      <w:pPr>
        <w:pStyle w:val="BodyText"/>
        <w:spacing w:before="6" w:line="266" w:lineRule="auto"/>
        <w:ind w:left="613" w:right="4963"/>
      </w:pPr>
      <w:r>
        <w:pict>
          <v:group id="_x0000_s3493" style="position:absolute;left:0;text-align:left;margin-left:81.7pt;margin-top:4.75pt;width:473.6pt;height:10.6pt;z-index:-25736;mso-position-horizontal-relative:page" coordorigin="1634,95" coordsize="9472,212">
            <v:shape id="_x0000_s3494"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xml:space="preserve">mkdir -p /opt/sequoiadb/conf/local/11810 </w:t>
      </w:r>
      <w:r w:rsidR="007003A1">
        <w:rPr>
          <w:w w:val="95"/>
        </w:rPr>
        <w:t>其中11810为协调节点的服务端口，可根据需要配置</w:t>
      </w:r>
      <w:r w:rsidR="007003A1">
        <w:t xml:space="preserve"> 2.拷贝协调节点样例配置文件；</w:t>
      </w:r>
    </w:p>
    <w:p w:rsidR="00737AD2" w:rsidRDefault="007003A1">
      <w:pPr>
        <w:pStyle w:val="BodyText"/>
        <w:spacing w:line="331" w:lineRule="exact"/>
        <w:ind w:left="613"/>
      </w:pPr>
      <w:r>
        <w:t>3.修改配置文件；</w:t>
      </w:r>
    </w:p>
    <w:p w:rsidR="00737AD2" w:rsidRDefault="00EC10B3">
      <w:pPr>
        <w:pStyle w:val="BodyText"/>
        <w:tabs>
          <w:tab w:val="left" w:pos="5613"/>
        </w:tabs>
        <w:spacing w:before="81" w:line="172" w:lineRule="auto"/>
        <w:ind w:left="613" w:right="926"/>
        <w:rPr>
          <w:rFonts w:ascii="仿宋" w:eastAsia="仿宋" w:hAnsi="仿宋" w:cs="仿宋"/>
        </w:rPr>
      </w:pPr>
      <w:r w:rsidRPr="00EC10B3">
        <w:pict>
          <v:group id="_x0000_s3491" style="position:absolute;left:0;text-align:left;margin-left:81.7pt;margin-top:4.75pt;width:473.6pt;height:127.2pt;z-index:-25735;mso-position-horizontal-relative:page" coordorigin="1634,95" coordsize="9472,2544">
            <v:shape id="_x0000_s3492" style="position:absolute;left:1634;top:95;width:9472;height:2544" coordorigin="1634,95" coordsize="9472,2544" path="m1634,95r9472,l11106,2639r-9472,l1634,95xe" fillcolor="#efefef" stroked="f">
              <v:path arrowok="t"/>
            </v:shape>
            <w10:wrap anchorx="page"/>
          </v:group>
        </w:pict>
      </w:r>
      <w:r w:rsidR="007003A1">
        <w:rPr>
          <w:rFonts w:ascii="仿宋" w:eastAsia="仿宋" w:hAnsi="仿宋" w:cs="仿宋"/>
        </w:rPr>
        <w:t>cp /opt/sequoiadb/conf/samples/sdb.conf.coord</w:t>
      </w:r>
      <w:r w:rsidR="007003A1">
        <w:rPr>
          <w:rFonts w:ascii="仿宋" w:eastAsia="仿宋" w:hAnsi="仿宋" w:cs="仿宋"/>
        </w:rPr>
        <w:tab/>
        <w:t>/opt/sequoiadb/conf/local/11810/sdb.conf vi /opt/sequoiadb/conf/local/11810/sdb.conf</w:t>
      </w:r>
    </w:p>
    <w:p w:rsidR="00737AD2" w:rsidRDefault="007003A1">
      <w:pPr>
        <w:pStyle w:val="BodyText"/>
        <w:spacing w:line="220" w:lineRule="exact"/>
        <w:ind w:left="613"/>
        <w:rPr>
          <w:rFonts w:ascii="仿宋" w:eastAsia="仿宋" w:hAnsi="仿宋" w:cs="仿宋"/>
        </w:rPr>
      </w:pPr>
      <w:r>
        <w:rPr>
          <w:rFonts w:ascii="仿宋" w:eastAsia="仿宋" w:hAnsi="仿宋" w:cs="仿宋"/>
        </w:rPr>
        <w:t>修改内容</w:t>
      </w:r>
    </w:p>
    <w:p w:rsidR="00737AD2" w:rsidRDefault="007003A1">
      <w:pPr>
        <w:pStyle w:val="BodyText"/>
        <w:spacing w:line="212" w:lineRule="exact"/>
        <w:ind w:left="813"/>
        <w:rPr>
          <w:rFonts w:ascii="仿宋" w:eastAsia="仿宋" w:hAnsi="仿宋" w:cs="仿宋"/>
        </w:rPr>
      </w:pPr>
      <w:r>
        <w:rPr>
          <w:rFonts w:ascii="仿宋" w:eastAsia="仿宋" w:hAnsi="仿宋" w:cs="仿宋"/>
        </w:rPr>
        <w:t># database path dbpath=/opt/sequoiadb/database/coord</w:t>
      </w:r>
    </w:p>
    <w:p w:rsidR="00737AD2" w:rsidRDefault="007003A1">
      <w:pPr>
        <w:pStyle w:val="BodyText"/>
        <w:spacing w:line="212" w:lineRule="exact"/>
        <w:ind w:left="813"/>
        <w:rPr>
          <w:rFonts w:ascii="仿宋" w:eastAsia="仿宋" w:hAnsi="仿宋" w:cs="仿宋"/>
        </w:rPr>
      </w:pPr>
      <w:r>
        <w:rPr>
          <w:rFonts w:ascii="仿宋" w:eastAsia="仿宋" w:hAnsi="仿宋" w:cs="仿宋"/>
        </w:rPr>
        <w:t>该参数为数据库放置路径，可根据需要修改，请确保路径已经存在（不存在请手工创建）</w:t>
      </w:r>
    </w:p>
    <w:p w:rsidR="00737AD2" w:rsidRDefault="007003A1">
      <w:pPr>
        <w:pStyle w:val="BodyText"/>
        <w:spacing w:line="212" w:lineRule="exact"/>
        <w:ind w:left="613"/>
        <w:rPr>
          <w:rFonts w:ascii="仿宋" w:eastAsia="仿宋" w:hAnsi="仿宋" w:cs="仿宋"/>
        </w:rPr>
      </w:pPr>
      <w:r>
        <w:rPr>
          <w:rFonts w:ascii="仿宋" w:eastAsia="仿宋" w:hAnsi="仿宋" w:cs="仿宋"/>
        </w:rPr>
        <w:t>将如下行：</w:t>
      </w:r>
    </w:p>
    <w:p w:rsidR="00737AD2" w:rsidRDefault="007003A1">
      <w:pPr>
        <w:pStyle w:val="BodyText"/>
        <w:spacing w:line="212" w:lineRule="exact"/>
        <w:ind w:left="813"/>
        <w:rPr>
          <w:rFonts w:ascii="仿宋" w:eastAsia="仿宋" w:hAnsi="仿宋" w:cs="仿宋"/>
        </w:rPr>
      </w:pPr>
      <w:r>
        <w:rPr>
          <w:rFonts w:ascii="仿宋" w:eastAsia="仿宋" w:hAnsi="仿宋" w:cs="仿宋"/>
        </w:rPr>
        <w:t># catalog addr(hostname1:servicename1,hostname2:servicename2,...)</w:t>
      </w:r>
    </w:p>
    <w:p w:rsidR="00737AD2" w:rsidRDefault="007003A1">
      <w:pPr>
        <w:pStyle w:val="BodyText"/>
        <w:spacing w:line="212" w:lineRule="exact"/>
        <w:ind w:left="813"/>
        <w:rPr>
          <w:rFonts w:ascii="仿宋" w:eastAsia="仿宋" w:hAnsi="仿宋" w:cs="仿宋"/>
        </w:rPr>
      </w:pPr>
      <w:r>
        <w:rPr>
          <w:rFonts w:ascii="仿宋" w:eastAsia="仿宋" w:hAnsi="仿宋" w:cs="仿宋"/>
        </w:rPr>
        <w:t># catalogaddr=</w:t>
      </w:r>
    </w:p>
    <w:p w:rsidR="00737AD2" w:rsidRDefault="007003A1">
      <w:pPr>
        <w:pStyle w:val="BodyText"/>
        <w:spacing w:line="212" w:lineRule="exact"/>
        <w:ind w:left="613"/>
        <w:rPr>
          <w:rFonts w:ascii="仿宋" w:eastAsia="仿宋" w:hAnsi="仿宋" w:cs="仿宋"/>
        </w:rPr>
      </w:pPr>
      <w:r>
        <w:rPr>
          <w:rFonts w:ascii="仿宋" w:eastAsia="仿宋" w:hAnsi="仿宋" w:cs="仿宋"/>
        </w:rPr>
        <w:t>修改</w:t>
      </w:r>
    </w:p>
    <w:p w:rsidR="00737AD2" w:rsidRDefault="007003A1">
      <w:pPr>
        <w:pStyle w:val="BodyText"/>
        <w:spacing w:line="212" w:lineRule="exact"/>
        <w:ind w:left="813"/>
        <w:rPr>
          <w:rFonts w:ascii="仿宋" w:eastAsia="仿宋" w:hAnsi="仿宋" w:cs="仿宋"/>
        </w:rPr>
      </w:pPr>
      <w:r>
        <w:rPr>
          <w:rFonts w:ascii="仿宋" w:eastAsia="仿宋" w:hAnsi="仿宋" w:cs="仿宋"/>
        </w:rPr>
        <w:t># catalog addr(hostname1:servicename1,hostname2:servicename2,...)</w:t>
      </w:r>
    </w:p>
    <w:p w:rsidR="00737AD2" w:rsidRDefault="007003A1">
      <w:pPr>
        <w:pStyle w:val="BodyText"/>
        <w:spacing w:line="212" w:lineRule="exact"/>
        <w:ind w:left="813"/>
        <w:rPr>
          <w:rFonts w:ascii="仿宋" w:eastAsia="仿宋" w:hAnsi="仿宋" w:cs="仿宋"/>
        </w:rPr>
      </w:pPr>
      <w:r>
        <w:rPr>
          <w:rFonts w:ascii="仿宋" w:eastAsia="仿宋" w:hAnsi="仿宋" w:cs="仿宋"/>
        </w:rPr>
        <w:t>catalogaddr=sdbserver1:11803,sdbserver2:11803,sdbserver3:11803</w:t>
      </w:r>
    </w:p>
    <w:p w:rsidR="00737AD2" w:rsidRDefault="007003A1">
      <w:pPr>
        <w:pStyle w:val="BodyText"/>
        <w:spacing w:line="212" w:lineRule="exact"/>
        <w:ind w:left="813"/>
        <w:rPr>
          <w:rFonts w:ascii="仿宋" w:eastAsia="仿宋" w:hAnsi="仿宋" w:cs="仿宋"/>
        </w:rPr>
      </w:pPr>
      <w:r>
        <w:rPr>
          <w:rFonts w:ascii="仿宋" w:eastAsia="仿宋" w:hAnsi="仿宋" w:cs="仿宋"/>
        </w:rPr>
        <w:t>该参数为Catalog服务地址和端口</w:t>
      </w:r>
    </w:p>
    <w:p w:rsidR="00737AD2" w:rsidRDefault="007003A1">
      <w:pPr>
        <w:pStyle w:val="BodyText"/>
        <w:spacing w:before="49"/>
        <w:ind w:left="613"/>
      </w:pPr>
      <w:r>
        <w:t>4.按:wq，保存退出vi；</w:t>
      </w:r>
    </w:p>
    <w:p w:rsidR="00737AD2" w:rsidRDefault="007003A1">
      <w:pPr>
        <w:pStyle w:val="BodyText"/>
        <w:spacing w:before="18"/>
        <w:ind w:left="613"/>
      </w:pPr>
      <w:r>
        <w:t>5.创建数据文件存放路径；</w:t>
      </w:r>
    </w:p>
    <w:p w:rsidR="00737AD2" w:rsidRDefault="00EC10B3">
      <w:pPr>
        <w:pStyle w:val="BodyText"/>
        <w:spacing w:before="6" w:line="266" w:lineRule="auto"/>
        <w:ind w:left="613" w:right="5863"/>
      </w:pPr>
      <w:r>
        <w:pict>
          <v:group id="_x0000_s3489" style="position:absolute;left:0;text-align:left;margin-left:81.7pt;margin-top:4.75pt;width:473.6pt;height:10.6pt;z-index:-25734;mso-position-horizontal-relative:page" coordorigin="1634,95" coordsize="9472,212">
            <v:shape id="_x0000_s3490"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xml:space="preserve">mkdir -p /opt/sequoiadb/database/coord </w:t>
      </w:r>
      <w:r w:rsidR="007003A1">
        <w:t>路径为上一步骤配置的路径 6.启动协调节点进程；</w:t>
      </w:r>
    </w:p>
    <w:p w:rsidR="00737AD2" w:rsidRDefault="00EC10B3">
      <w:pPr>
        <w:pStyle w:val="BodyText"/>
        <w:spacing w:before="17"/>
        <w:ind w:left="613"/>
        <w:rPr>
          <w:rFonts w:ascii="仿宋" w:eastAsia="仿宋" w:hAnsi="仿宋" w:cs="仿宋"/>
        </w:rPr>
      </w:pPr>
      <w:r w:rsidRPr="00EC10B3">
        <w:pict>
          <v:group id="_x0000_s3487" style="position:absolute;left:0;text-align:left;margin-left:81.7pt;margin-top:5.3pt;width:473.6pt;height:10.6pt;z-index:-25733;mso-position-horizontal-relative:page" coordorigin="1634,106" coordsize="9472,212">
            <v:shape id="_x0000_s3488" style="position:absolute;left:1634;top:106;width:9472;height:212" coordorigin="1634,106" coordsize="9472,212" path="m1634,106r9472,l11106,318r-9472,l1634,106xe" fillcolor="#efefef" stroked="f">
              <v:path arrowok="t"/>
            </v:shape>
            <w10:wrap anchorx="page"/>
          </v:group>
        </w:pict>
      </w:r>
      <w:r w:rsidR="007003A1">
        <w:rPr>
          <w:rFonts w:ascii="仿宋" w:eastAsia="仿宋" w:hAnsi="仿宋" w:cs="仿宋"/>
        </w:rPr>
        <w:t>/opt/sequoiadb/bin/sdbstart -c /opt/sequoiadb/conf/local/11810/</w:t>
      </w:r>
    </w:p>
    <w:p w:rsidR="00737AD2" w:rsidRDefault="00737AD2">
      <w:pPr>
        <w:spacing w:before="6" w:line="100" w:lineRule="exact"/>
        <w:rPr>
          <w:sz w:val="10"/>
          <w:szCs w:val="10"/>
        </w:rPr>
      </w:pPr>
    </w:p>
    <w:p w:rsidR="00737AD2" w:rsidRDefault="007003A1">
      <w:pPr>
        <w:pStyle w:val="Heading3"/>
        <w:rPr>
          <w:lang w:eastAsia="zh-CN"/>
        </w:rPr>
      </w:pPr>
      <w:bookmarkStart w:id="348" w:name="案例"/>
      <w:bookmarkStart w:id="349" w:name="_bookmark93"/>
      <w:bookmarkEnd w:id="348"/>
      <w:bookmarkEnd w:id="349"/>
      <w:r>
        <w:rPr>
          <w:lang w:eastAsia="zh-CN"/>
        </w:rPr>
        <w:t>案例</w:t>
      </w:r>
    </w:p>
    <w:p w:rsidR="00737AD2" w:rsidRDefault="00737AD2">
      <w:pPr>
        <w:spacing w:before="2" w:line="200" w:lineRule="exact"/>
        <w:rPr>
          <w:sz w:val="20"/>
          <w:szCs w:val="20"/>
          <w:lang w:eastAsia="zh-CN"/>
        </w:rPr>
      </w:pPr>
    </w:p>
    <w:p w:rsidR="00737AD2" w:rsidRDefault="007003A1">
      <w:pPr>
        <w:pStyle w:val="BodyText"/>
        <w:ind w:left="613"/>
        <w:rPr>
          <w:lang w:eastAsia="zh-CN"/>
        </w:rPr>
      </w:pPr>
      <w:r>
        <w:rPr>
          <w:lang w:eastAsia="zh-CN"/>
        </w:rPr>
        <w:t>案例一：新增主机，在当前数据分区中新增一个数据副本节点</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当前环境：</w:t>
      </w:r>
    </w:p>
    <w:p w:rsidR="00737AD2" w:rsidRDefault="00737AD2">
      <w:pPr>
        <w:spacing w:before="9" w:line="180" w:lineRule="exact"/>
        <w:rPr>
          <w:sz w:val="18"/>
          <w:szCs w:val="18"/>
        </w:rPr>
      </w:pPr>
    </w:p>
    <w:tbl>
      <w:tblPr>
        <w:tblW w:w="0" w:type="auto"/>
        <w:tblInd w:w="887" w:type="dxa"/>
        <w:tblLayout w:type="fixed"/>
        <w:tblCellMar>
          <w:left w:w="0" w:type="dxa"/>
          <w:right w:w="0" w:type="dxa"/>
        </w:tblCellMar>
        <w:tblLook w:val="01E0"/>
      </w:tblPr>
      <w:tblGrid>
        <w:gridCol w:w="4589"/>
        <w:gridCol w:w="4599"/>
      </w:tblGrid>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配置项</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配置情况</w:t>
            </w:r>
          </w:p>
        </w:tc>
      </w:tr>
      <w:tr w:rsidR="00737AD2">
        <w:trPr>
          <w:trHeight w:hRule="exact" w:val="78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主机</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包含一台主机：</w:t>
            </w:r>
          </w:p>
          <w:p w:rsidR="00737AD2" w:rsidRDefault="007003A1">
            <w:pPr>
              <w:pStyle w:val="TableParagraph"/>
              <w:spacing w:before="1" w:line="241" w:lineRule="auto"/>
              <w:ind w:left="45" w:right="1055"/>
              <w:rPr>
                <w:rFonts w:ascii="微软雅黑" w:eastAsia="微软雅黑" w:hAnsi="微软雅黑" w:cs="微软雅黑"/>
                <w:sz w:val="14"/>
                <w:szCs w:val="14"/>
              </w:rPr>
            </w:pPr>
            <w:r>
              <w:rPr>
                <w:rFonts w:ascii="微软雅黑" w:eastAsia="微软雅黑" w:hAnsi="微软雅黑" w:cs="微软雅黑"/>
                <w:w w:val="95"/>
                <w:sz w:val="14"/>
                <w:szCs w:val="14"/>
              </w:rPr>
              <w:t>主机一：OS为suse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11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SP2</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64位，主机名为vmsvr1-suse-</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x64，IP为192.168.1.10</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编目分区组</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分区组包含一个编目节点，服务端口为11800</w:t>
            </w:r>
          </w:p>
        </w:tc>
      </w:tr>
      <w:tr w:rsidR="00737AD2">
        <w:trPr>
          <w:trHeight w:hRule="exact" w:val="54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数据分区组</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一个数据分区组，组名为datagroup1，其中包含一个数据节点：</w:t>
            </w:r>
          </w:p>
          <w:p w:rsidR="00737AD2" w:rsidRDefault="007003A1">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数据节点一：服务主机名为vmsvr1-suse-x64，端口为11820</w:t>
            </w:r>
          </w:p>
        </w:tc>
      </w:tr>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协调节点</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一个协调节点，端口为11810</w:t>
            </w:r>
          </w:p>
        </w:tc>
      </w:tr>
    </w:tbl>
    <w:p w:rsidR="00737AD2" w:rsidRDefault="007003A1">
      <w:pPr>
        <w:pStyle w:val="BodyText"/>
        <w:tabs>
          <w:tab w:val="left" w:pos="897"/>
        </w:tabs>
        <w:spacing w:before="19"/>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调整后的预期结果</w:t>
      </w:r>
    </w:p>
    <w:p w:rsidR="00737AD2" w:rsidRDefault="00737AD2">
      <w:pPr>
        <w:spacing w:before="4" w:line="170" w:lineRule="exact"/>
        <w:rPr>
          <w:sz w:val="17"/>
          <w:szCs w:val="17"/>
          <w:lang w:eastAsia="zh-CN"/>
        </w:rPr>
      </w:pPr>
    </w:p>
    <w:p w:rsidR="00737AD2" w:rsidRDefault="00EC10B3">
      <w:pPr>
        <w:tabs>
          <w:tab w:val="left" w:pos="5541"/>
        </w:tabs>
        <w:spacing w:before="9"/>
        <w:ind w:left="947"/>
        <w:rPr>
          <w:rFonts w:ascii="微软雅黑" w:eastAsia="微软雅黑" w:hAnsi="微软雅黑" w:cs="微软雅黑"/>
          <w:sz w:val="14"/>
          <w:szCs w:val="14"/>
          <w:lang w:eastAsia="zh-CN"/>
        </w:rPr>
      </w:pPr>
      <w:r w:rsidRPr="00EC10B3">
        <w:rPr>
          <w:rFonts w:eastAsiaTheme="minorHAnsi"/>
        </w:rPr>
        <w:pict>
          <v:group id="_x0000_s3472" style="position:absolute;left:0;text-align:left;margin-left:95.35pt;margin-top:.75pt;width:460.45pt;height:53.5pt;z-index:-25732;mso-position-horizontal-relative:page" coordorigin="1907,15" coordsize="9209,1070">
            <v:group id="_x0000_s3485" style="position:absolute;left:1917;top:25;width:4594;height:2" coordorigin="1917,25" coordsize="4594,2">
              <v:shape id="_x0000_s3486" style="position:absolute;left:1917;top:25;width:4594;height:2" coordorigin="1917,25" coordsize="4594,0" path="m1917,25r4595,e" filled="f" strokeweight="1pt">
                <v:path arrowok="t"/>
              </v:shape>
            </v:group>
            <v:group id="_x0000_s3483" style="position:absolute;left:6512;top:25;width:2;height:300" coordorigin="6512,25" coordsize="2,300">
              <v:shape id="_x0000_s3484" style="position:absolute;left:6512;top:25;width:2;height:300" coordorigin="6512,25" coordsize="0,300" path="m6512,25r,300e" filled="f" strokeweight="1pt">
                <v:path arrowok="t"/>
              </v:shape>
            </v:group>
            <v:group id="_x0000_s3481" style="position:absolute;left:1917;top:25;width:2;height:300" coordorigin="1917,25" coordsize="2,300">
              <v:shape id="_x0000_s3482" style="position:absolute;left:1917;top:25;width:2;height:300" coordorigin="1917,25" coordsize="0,300" path="m1917,25r,300e" filled="f" strokeweight="1pt">
                <v:path arrowok="t"/>
              </v:shape>
            </v:group>
            <v:group id="_x0000_s3479" style="position:absolute;left:11106;top:25;width:2;height:300" coordorigin="11106,25" coordsize="2,300">
              <v:shape id="_x0000_s3480" style="position:absolute;left:11106;top:25;width:2;height:300" coordorigin="11106,25" coordsize="0,300" path="m11106,25r,300e" filled="f" strokeweight="1pt">
                <v:path arrowok="t"/>
              </v:shape>
            </v:group>
            <v:group id="_x0000_s3477" style="position:absolute;left:6512;top:325;width:2;height:750" coordorigin="6512,325" coordsize="2,750">
              <v:shape id="_x0000_s3478" style="position:absolute;left:6512;top:325;width:2;height:750" coordorigin="6512,325" coordsize="0,750" path="m6512,325r,750e" filled="f" strokeweight="1pt">
                <v:path arrowok="t"/>
              </v:shape>
            </v:group>
            <v:group id="_x0000_s3475" style="position:absolute;left:1917;top:325;width:2;height:750" coordorigin="1917,325" coordsize="2,750">
              <v:shape id="_x0000_s3476" style="position:absolute;left:1917;top:325;width:2;height:750" coordorigin="1917,325" coordsize="0,750" path="m1917,325r,750e" filled="f" strokeweight="1pt">
                <v:path arrowok="t"/>
              </v:shape>
            </v:group>
            <v:group id="_x0000_s3473" style="position:absolute;left:11106;top:325;width:2;height:750" coordorigin="11106,325" coordsize="2,750">
              <v:shape id="_x0000_s3474" style="position:absolute;left:11106;top:325;width:2;height:750" coordorigin="11106,325" coordsize="0,750" path="m11106,325r,750e" filled="f" strokeweight="1pt">
                <v:path arrowok="t"/>
              </v:shape>
            </v:group>
            <w10:wrap anchorx="page"/>
          </v:group>
        </w:pict>
      </w:r>
      <w:r w:rsidR="007003A1">
        <w:rPr>
          <w:rFonts w:ascii="微软雅黑" w:eastAsia="微软雅黑" w:hAnsi="微软雅黑" w:cs="微软雅黑"/>
          <w:sz w:val="14"/>
          <w:szCs w:val="14"/>
          <w:lang w:eastAsia="zh-CN"/>
        </w:rPr>
        <w:t>配置项</w:t>
      </w:r>
      <w:r w:rsidR="007003A1">
        <w:rPr>
          <w:rFonts w:ascii="微软雅黑" w:eastAsia="微软雅黑" w:hAnsi="微软雅黑" w:cs="微软雅黑"/>
          <w:sz w:val="14"/>
          <w:szCs w:val="14"/>
          <w:lang w:eastAsia="zh-CN"/>
        </w:rPr>
        <w:tab/>
        <w:t>配置情况</w:t>
      </w:r>
    </w:p>
    <w:p w:rsidR="00737AD2" w:rsidRDefault="007003A1">
      <w:pPr>
        <w:tabs>
          <w:tab w:val="left" w:pos="5541"/>
        </w:tabs>
        <w:spacing w:before="61"/>
        <w:ind w:left="947"/>
        <w:rPr>
          <w:rFonts w:ascii="微软雅黑" w:eastAsia="微软雅黑" w:hAnsi="微软雅黑" w:cs="微软雅黑"/>
          <w:sz w:val="14"/>
          <w:szCs w:val="14"/>
        </w:rPr>
      </w:pPr>
      <w:r>
        <w:rPr>
          <w:rFonts w:ascii="微软雅黑" w:eastAsia="微软雅黑" w:hAnsi="微软雅黑" w:cs="微软雅黑"/>
          <w:sz w:val="14"/>
          <w:szCs w:val="14"/>
        </w:rPr>
        <w:t>主机</w:t>
      </w:r>
      <w:r>
        <w:rPr>
          <w:rFonts w:ascii="微软雅黑" w:eastAsia="微软雅黑" w:hAnsi="微软雅黑" w:cs="微软雅黑"/>
          <w:sz w:val="14"/>
          <w:szCs w:val="14"/>
        </w:rPr>
        <w:tab/>
        <w:t>包含两台主机：</w:t>
      </w:r>
    </w:p>
    <w:p w:rsidR="00737AD2" w:rsidRDefault="007003A1">
      <w:pPr>
        <w:spacing w:before="1" w:line="241" w:lineRule="auto"/>
        <w:ind w:left="5541" w:right="1519"/>
        <w:rPr>
          <w:rFonts w:ascii="微软雅黑" w:eastAsia="微软雅黑" w:hAnsi="微软雅黑" w:cs="微软雅黑"/>
          <w:sz w:val="14"/>
          <w:szCs w:val="14"/>
        </w:rPr>
      </w:pPr>
      <w:r>
        <w:rPr>
          <w:rFonts w:ascii="微软雅黑" w:eastAsia="微软雅黑" w:hAnsi="微软雅黑" w:cs="微软雅黑"/>
          <w:w w:val="95"/>
          <w:sz w:val="14"/>
          <w:szCs w:val="14"/>
        </w:rPr>
        <w:t>主机一：OS为suse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11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SP2</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64位，主机名为vmsvr1-suse-</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x64，IP为192.168.1.10</w:t>
      </w:r>
    </w:p>
    <w:p w:rsidR="00737AD2" w:rsidRDefault="00737AD2">
      <w:pPr>
        <w:spacing w:line="241" w:lineRule="auto"/>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1207" w:type="dxa"/>
        <w:tblLayout w:type="fixed"/>
        <w:tblCellMar>
          <w:left w:w="0" w:type="dxa"/>
          <w:right w:w="0" w:type="dxa"/>
        </w:tblCellMar>
        <w:tblLook w:val="01E0"/>
      </w:tblPr>
      <w:tblGrid>
        <w:gridCol w:w="4589"/>
        <w:gridCol w:w="4599"/>
      </w:tblGrid>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配置项</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配置情况</w:t>
            </w:r>
          </w:p>
        </w:tc>
      </w:tr>
      <w:tr w:rsidR="00737AD2">
        <w:trPr>
          <w:trHeight w:hRule="exact" w:val="520"/>
        </w:trPr>
        <w:tc>
          <w:tcPr>
            <w:tcW w:w="4589" w:type="dxa"/>
            <w:tcBorders>
              <w:top w:val="single" w:sz="8" w:space="0" w:color="000000"/>
              <w:left w:val="single" w:sz="8" w:space="0" w:color="000000"/>
              <w:bottom w:val="single" w:sz="8" w:space="0" w:color="000000"/>
              <w:right w:val="single" w:sz="8" w:space="0" w:color="000000"/>
            </w:tcBorders>
          </w:tcPr>
          <w:p w:rsidR="00737AD2" w:rsidRDefault="00737AD2"/>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主机二：OS为suse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11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SP2</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64位，主机名为vmsvr2-suse-</w:t>
            </w:r>
          </w:p>
          <w:p w:rsidR="00737AD2" w:rsidRDefault="007003A1">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x64，IP为192.168.1.11</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编目分区组</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分区组包含一个编目节点，服务端口为11800</w:t>
            </w:r>
          </w:p>
        </w:tc>
      </w:tr>
      <w:tr w:rsidR="00737AD2">
        <w:trPr>
          <w:trHeight w:hRule="exact" w:val="78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数据分区组</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一个数据分区组，组名为datagroup1，其中包含两个数据节点：</w:t>
            </w:r>
          </w:p>
          <w:p w:rsidR="00737AD2" w:rsidRDefault="007003A1">
            <w:pPr>
              <w:pStyle w:val="TableParagraph"/>
              <w:spacing w:before="1" w:line="241" w:lineRule="auto"/>
              <w:ind w:left="45" w:right="85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数据节点一：服务主机名为vmsvr1-suse-x64，端口为11820</w:t>
            </w:r>
            <w:r>
              <w:rPr>
                <w:rFonts w:ascii="微软雅黑" w:eastAsia="微软雅黑" w:hAnsi="微软雅黑" w:cs="微软雅黑"/>
                <w:w w:val="93"/>
                <w:sz w:val="14"/>
                <w:szCs w:val="14"/>
                <w:lang w:eastAsia="zh-CN"/>
              </w:rPr>
              <w:t xml:space="preserve"> </w:t>
            </w:r>
            <w:r>
              <w:rPr>
                <w:rFonts w:ascii="微软雅黑" w:eastAsia="微软雅黑" w:hAnsi="微软雅黑" w:cs="微软雅黑"/>
                <w:w w:val="95"/>
                <w:sz w:val="14"/>
                <w:szCs w:val="14"/>
                <w:lang w:eastAsia="zh-CN"/>
              </w:rPr>
              <w:t>数据节点二：服务主机名为vmsvr2-suse-x64，端口为11820</w:t>
            </w:r>
          </w:p>
        </w:tc>
      </w:tr>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协调节点</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一个协调节点，端口为11810</w:t>
            </w:r>
          </w:p>
        </w:tc>
      </w:tr>
    </w:tbl>
    <w:p w:rsidR="00737AD2" w:rsidRDefault="00737AD2">
      <w:pPr>
        <w:spacing w:before="3" w:line="200" w:lineRule="exact"/>
        <w:rPr>
          <w:sz w:val="20"/>
          <w:szCs w:val="20"/>
          <w:lang w:eastAsia="zh-CN"/>
        </w:rPr>
      </w:pPr>
    </w:p>
    <w:p w:rsidR="00737AD2" w:rsidRDefault="007003A1">
      <w:pPr>
        <w:pStyle w:val="BodyText"/>
        <w:spacing w:line="312" w:lineRule="exact"/>
        <w:rPr>
          <w:lang w:eastAsia="zh-CN"/>
        </w:rPr>
      </w:pPr>
      <w:r>
        <w:rPr>
          <w:lang w:eastAsia="zh-CN"/>
        </w:rPr>
        <w:t>操作步骤</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步骤一：配置新增的主机</w:t>
      </w:r>
    </w:p>
    <w:p w:rsidR="00737AD2" w:rsidRDefault="007003A1">
      <w:pPr>
        <w:pStyle w:val="BodyText"/>
        <w:spacing w:before="22"/>
        <w:ind w:left="1217"/>
        <w:rPr>
          <w:lang w:eastAsia="zh-CN"/>
        </w:rPr>
      </w:pPr>
      <w:r>
        <w:rPr>
          <w:w w:val="95"/>
          <w:lang w:eastAsia="zh-CN"/>
        </w:rPr>
        <w:t>1.安装操作系统</w:t>
      </w:r>
      <w:r>
        <w:rPr>
          <w:spacing w:val="33"/>
          <w:w w:val="95"/>
          <w:lang w:eastAsia="zh-CN"/>
        </w:rPr>
        <w:t xml:space="preserve"> </w:t>
      </w:r>
      <w:r>
        <w:rPr>
          <w:w w:val="95"/>
          <w:lang w:eastAsia="zh-CN"/>
        </w:rPr>
        <w:t>SUSE</w:t>
      </w:r>
      <w:r>
        <w:rPr>
          <w:spacing w:val="34"/>
          <w:w w:val="95"/>
          <w:lang w:eastAsia="zh-CN"/>
        </w:rPr>
        <w:t xml:space="preserve"> </w:t>
      </w:r>
      <w:r>
        <w:rPr>
          <w:w w:val="95"/>
          <w:lang w:eastAsia="zh-CN"/>
        </w:rPr>
        <w:t>11</w:t>
      </w:r>
      <w:r>
        <w:rPr>
          <w:spacing w:val="34"/>
          <w:w w:val="95"/>
          <w:lang w:eastAsia="zh-CN"/>
        </w:rPr>
        <w:t xml:space="preserve"> </w:t>
      </w:r>
      <w:r>
        <w:rPr>
          <w:w w:val="95"/>
          <w:lang w:eastAsia="zh-CN"/>
        </w:rPr>
        <w:t>SP2</w:t>
      </w:r>
      <w:r>
        <w:rPr>
          <w:spacing w:val="34"/>
          <w:w w:val="95"/>
          <w:lang w:eastAsia="zh-CN"/>
        </w:rPr>
        <w:t xml:space="preserve"> </w:t>
      </w:r>
      <w:r>
        <w:rPr>
          <w:w w:val="95"/>
          <w:lang w:eastAsia="zh-CN"/>
        </w:rPr>
        <w:t>64位（保持与原系统一致）；</w:t>
      </w:r>
    </w:p>
    <w:p w:rsidR="00737AD2" w:rsidRDefault="007003A1">
      <w:pPr>
        <w:pStyle w:val="BodyText"/>
        <w:spacing w:before="18"/>
        <w:ind w:left="1217"/>
        <w:rPr>
          <w:lang w:eastAsia="zh-CN"/>
        </w:rPr>
      </w:pPr>
      <w:r>
        <w:rPr>
          <w:lang w:eastAsia="zh-CN"/>
        </w:rPr>
        <w:t>2.使用root用户登录系统；</w:t>
      </w:r>
    </w:p>
    <w:p w:rsidR="00737AD2" w:rsidRDefault="007003A1">
      <w:pPr>
        <w:pStyle w:val="BodyText"/>
        <w:numPr>
          <w:ilvl w:val="1"/>
          <w:numId w:val="12"/>
        </w:numPr>
        <w:tabs>
          <w:tab w:val="left" w:pos="1327"/>
        </w:tabs>
        <w:spacing w:before="18"/>
        <w:ind w:left="1327"/>
      </w:pPr>
      <w:r>
        <w:rPr>
          <w:w w:val="95"/>
        </w:rPr>
        <w:t xml:space="preserve">.配置IP地址为 </w:t>
      </w:r>
      <w:r>
        <w:rPr>
          <w:spacing w:val="16"/>
          <w:w w:val="95"/>
        </w:rPr>
        <w:t xml:space="preserve"> </w:t>
      </w:r>
      <w:r>
        <w:rPr>
          <w:w w:val="95"/>
        </w:rPr>
        <w:t>192.168.1.11；</w:t>
      </w:r>
    </w:p>
    <w:p w:rsidR="00737AD2" w:rsidRDefault="007003A1">
      <w:pPr>
        <w:pStyle w:val="BodyText"/>
        <w:numPr>
          <w:ilvl w:val="1"/>
          <w:numId w:val="12"/>
        </w:numPr>
        <w:tabs>
          <w:tab w:val="left" w:pos="1327"/>
        </w:tabs>
        <w:spacing w:before="18"/>
        <w:ind w:left="1327"/>
      </w:pPr>
      <w:r>
        <w:rPr>
          <w:w w:val="95"/>
        </w:rPr>
        <w:t xml:space="preserve">.执行如下命令，配置主机名为 </w:t>
      </w:r>
      <w:r>
        <w:rPr>
          <w:spacing w:val="35"/>
          <w:w w:val="95"/>
        </w:rPr>
        <w:t xml:space="preserve"> </w:t>
      </w:r>
      <w:r>
        <w:rPr>
          <w:w w:val="95"/>
        </w:rPr>
        <w:t>vmsvr2-suse-x64：</w:t>
      </w:r>
    </w:p>
    <w:p w:rsidR="00737AD2" w:rsidRDefault="00EC10B3">
      <w:pPr>
        <w:pStyle w:val="BodyText"/>
        <w:spacing w:before="6"/>
        <w:ind w:left="1217"/>
        <w:rPr>
          <w:rFonts w:ascii="仿宋" w:eastAsia="仿宋" w:hAnsi="仿宋" w:cs="仿宋"/>
        </w:rPr>
      </w:pPr>
      <w:r w:rsidRPr="00EC10B3">
        <w:pict>
          <v:group id="_x0000_s3470" style="position:absolute;left:0;text-align:left;margin-left:95.85pt;margin-top:4.75pt;width:459.45pt;height:10.6pt;z-index:-25731;mso-position-horizontal-relative:page" coordorigin="1917,95" coordsize="9189,212">
            <v:shape id="_x0000_s3471"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hostname vmsvr2-suse-x64</w:t>
      </w:r>
    </w:p>
    <w:p w:rsidR="00737AD2" w:rsidRDefault="007003A1">
      <w:pPr>
        <w:pStyle w:val="BodyText"/>
        <w:spacing w:before="49"/>
        <w:ind w:left="1217"/>
      </w:pPr>
      <w:r>
        <w:rPr>
          <w:w w:val="95"/>
        </w:rPr>
        <w:t xml:space="preserve">修改 </w:t>
      </w:r>
      <w:r>
        <w:rPr>
          <w:spacing w:val="10"/>
          <w:w w:val="95"/>
        </w:rPr>
        <w:t xml:space="preserve"> </w:t>
      </w:r>
      <w:r>
        <w:rPr>
          <w:w w:val="95"/>
        </w:rPr>
        <w:t>/etc/hosts文件，新增两行：</w:t>
      </w:r>
    </w:p>
    <w:p w:rsidR="00737AD2" w:rsidRDefault="00EC10B3">
      <w:pPr>
        <w:pStyle w:val="BodyText"/>
        <w:numPr>
          <w:ilvl w:val="3"/>
          <w:numId w:val="11"/>
        </w:numPr>
        <w:tabs>
          <w:tab w:val="left" w:pos="2517"/>
        </w:tabs>
        <w:spacing w:before="6"/>
        <w:ind w:left="2517"/>
        <w:rPr>
          <w:rFonts w:ascii="仿宋" w:eastAsia="仿宋" w:hAnsi="仿宋" w:cs="仿宋"/>
        </w:rPr>
      </w:pPr>
      <w:r w:rsidRPr="00EC10B3">
        <w:pict>
          <v:group id="_x0000_s3468" style="position:absolute;left:0;text-align:left;margin-left:95.85pt;margin-top:4.75pt;width:459.45pt;height:21.2pt;z-index:-25730;mso-position-horizontal-relative:page" coordorigin="1917,95" coordsize="9189,424">
            <v:shape id="_x0000_s3469"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vmsvr1-suse-x64</w:t>
      </w:r>
    </w:p>
    <w:p w:rsidR="00737AD2" w:rsidRDefault="007003A1">
      <w:pPr>
        <w:pStyle w:val="BodyText"/>
        <w:numPr>
          <w:ilvl w:val="3"/>
          <w:numId w:val="11"/>
        </w:numPr>
        <w:tabs>
          <w:tab w:val="left" w:pos="2517"/>
        </w:tabs>
        <w:spacing w:line="212" w:lineRule="exact"/>
        <w:ind w:left="2517"/>
        <w:rPr>
          <w:rFonts w:ascii="仿宋" w:eastAsia="仿宋" w:hAnsi="仿宋" w:cs="仿宋"/>
        </w:rPr>
      </w:pPr>
      <w:r>
        <w:rPr>
          <w:rFonts w:ascii="仿宋" w:eastAsia="仿宋" w:hAnsi="仿宋" w:cs="仿宋"/>
        </w:rPr>
        <w:t>vmsvr2-suse-x64</w:t>
      </w:r>
    </w:p>
    <w:p w:rsidR="00737AD2" w:rsidRDefault="00EC10B3">
      <w:pPr>
        <w:pStyle w:val="BodyText"/>
        <w:tabs>
          <w:tab w:val="left" w:pos="3517"/>
        </w:tabs>
        <w:spacing w:before="49" w:line="248" w:lineRule="auto"/>
        <w:ind w:left="1217" w:right="5202"/>
        <w:rPr>
          <w:rFonts w:ascii="仿宋" w:eastAsia="仿宋" w:hAnsi="仿宋" w:cs="仿宋"/>
        </w:rPr>
      </w:pPr>
      <w:r w:rsidRPr="00EC10B3">
        <w:pict>
          <v:group id="_x0000_s3466" style="position:absolute;left:0;text-align:left;margin-left:95.85pt;margin-top:42.3pt;width:459.45pt;height:21.2pt;z-index:-25729;mso-position-horizontal-relative:page" coordorigin="1917,846" coordsize="9189,424">
            <v:shape id="_x0000_s3467" style="position:absolute;left:1917;top:846;width:9189;height:424" coordorigin="1917,846" coordsize="9189,424" path="m1917,846r9189,l11106,1270r-9189,l1917,846xe" fillcolor="#efefef" stroked="f">
              <v:path arrowok="t"/>
            </v:shape>
            <w10:wrap anchorx="page"/>
          </v:group>
        </w:pict>
      </w:r>
      <w:r w:rsidR="007003A1">
        <w:t xml:space="preserve">按:wq保存退出； 5.执行如下命令，检查主机配置是否生效： </w:t>
      </w:r>
      <w:r w:rsidR="007003A1">
        <w:rPr>
          <w:rFonts w:ascii="仿宋" w:eastAsia="仿宋" w:hAnsi="仿宋" w:cs="仿宋"/>
        </w:rPr>
        <w:t>ping vmsvr1-suse-x64</w:t>
      </w:r>
      <w:r w:rsidR="007003A1">
        <w:rPr>
          <w:rFonts w:ascii="仿宋" w:eastAsia="仿宋" w:hAnsi="仿宋" w:cs="仿宋"/>
        </w:rPr>
        <w:tab/>
        <w:t>//检查是否ping通；</w:t>
      </w:r>
    </w:p>
    <w:p w:rsidR="00737AD2" w:rsidRDefault="007003A1">
      <w:pPr>
        <w:pStyle w:val="BodyText"/>
        <w:tabs>
          <w:tab w:val="left" w:pos="3517"/>
        </w:tabs>
        <w:spacing w:line="205" w:lineRule="exact"/>
        <w:ind w:left="1217"/>
        <w:rPr>
          <w:rFonts w:ascii="仿宋" w:eastAsia="仿宋" w:hAnsi="仿宋" w:cs="仿宋"/>
        </w:rPr>
      </w:pPr>
      <w:r>
        <w:rPr>
          <w:rFonts w:ascii="仿宋" w:eastAsia="仿宋" w:hAnsi="仿宋" w:cs="仿宋"/>
        </w:rPr>
        <w:t>ping vmsvr2-suse-x64</w:t>
      </w:r>
      <w:r>
        <w:rPr>
          <w:rFonts w:ascii="仿宋" w:eastAsia="仿宋" w:hAnsi="仿宋" w:cs="仿宋"/>
        </w:rPr>
        <w:tab/>
        <w:t>//检查是否ping通；</w:t>
      </w:r>
    </w:p>
    <w:p w:rsidR="00737AD2" w:rsidRDefault="00EC10B3">
      <w:pPr>
        <w:pStyle w:val="BodyText"/>
        <w:spacing w:before="49" w:line="262" w:lineRule="auto"/>
        <w:ind w:left="1217" w:right="4467"/>
        <w:rPr>
          <w:rFonts w:ascii="仿宋" w:eastAsia="仿宋" w:hAnsi="仿宋" w:cs="仿宋"/>
        </w:rPr>
      </w:pPr>
      <w:r w:rsidRPr="00EC10B3">
        <w:pict>
          <v:group id="_x0000_s3464" style="position:absolute;left:0;text-align:left;margin-left:95.85pt;margin-top:44.3pt;width:459.45pt;height:63.6pt;z-index:-25728;mso-position-horizontal-relative:page" coordorigin="1917,886" coordsize="9189,1272">
            <v:shape id="_x0000_s3465" style="position:absolute;left:1917;top:886;width:9189;height:1272" coordorigin="1917,886" coordsize="9189,1272" path="m1917,886r9189,l11106,2158r-9189,l1917,886xe" fillcolor="#efefef" stroked="f">
              <v:path arrowok="t"/>
            </v:shape>
            <w10:wrap anchorx="page"/>
          </v:group>
        </w:pict>
      </w:r>
      <w:r w:rsidR="007003A1">
        <w:t xml:space="preserve">6.配置系统内核参数： </w:t>
      </w:r>
      <w:r w:rsidR="007003A1">
        <w:rPr>
          <w:w w:val="95"/>
        </w:rPr>
        <w:t>打开/etc/profile文件，在该文件末尾增加如下行：</w:t>
      </w:r>
      <w:r w:rsidR="007003A1">
        <w:t xml:space="preserve"> </w:t>
      </w:r>
      <w:r w:rsidR="007003A1">
        <w:rPr>
          <w:rFonts w:ascii="仿宋" w:eastAsia="仿宋" w:hAnsi="仿宋" w:cs="仿宋"/>
        </w:rPr>
        <w:t>ulimit -Sf unlimited  //文件大小限制</w:t>
      </w:r>
    </w:p>
    <w:p w:rsidR="00737AD2" w:rsidRDefault="007003A1">
      <w:pPr>
        <w:pStyle w:val="BodyText"/>
        <w:spacing w:line="193" w:lineRule="exact"/>
        <w:ind w:left="1217"/>
        <w:rPr>
          <w:rFonts w:ascii="仿宋" w:eastAsia="仿宋" w:hAnsi="仿宋" w:cs="仿宋"/>
        </w:rPr>
      </w:pPr>
      <w:r>
        <w:rPr>
          <w:rFonts w:ascii="仿宋" w:eastAsia="仿宋" w:hAnsi="仿宋" w:cs="仿宋"/>
        </w:rPr>
        <w:t>ulimit -St unlimited  //CPU 时间限制</w:t>
      </w:r>
    </w:p>
    <w:p w:rsidR="00737AD2" w:rsidRDefault="007003A1">
      <w:pPr>
        <w:pStyle w:val="BodyText"/>
        <w:spacing w:line="212" w:lineRule="exact"/>
        <w:ind w:left="1217"/>
        <w:rPr>
          <w:rFonts w:ascii="仿宋" w:eastAsia="仿宋" w:hAnsi="仿宋" w:cs="仿宋"/>
        </w:rPr>
      </w:pPr>
      <w:r>
        <w:rPr>
          <w:rFonts w:ascii="仿宋" w:eastAsia="仿宋" w:hAnsi="仿宋" w:cs="仿宋"/>
        </w:rPr>
        <w:t>ulimit -Sv unlimited  //虚拟内存限制</w:t>
      </w:r>
    </w:p>
    <w:p w:rsidR="00737AD2" w:rsidRDefault="007003A1">
      <w:pPr>
        <w:pStyle w:val="BodyText"/>
        <w:tabs>
          <w:tab w:val="left" w:pos="3417"/>
        </w:tabs>
        <w:spacing w:line="212" w:lineRule="exact"/>
        <w:ind w:left="1217"/>
        <w:rPr>
          <w:rFonts w:ascii="仿宋" w:eastAsia="仿宋" w:hAnsi="仿宋" w:cs="仿宋"/>
        </w:rPr>
      </w:pPr>
      <w:r>
        <w:rPr>
          <w:rFonts w:ascii="仿宋" w:eastAsia="仿宋" w:hAnsi="仿宋" w:cs="仿宋"/>
        </w:rPr>
        <w:t>ulimit -Sn 64000</w:t>
      </w:r>
      <w:r>
        <w:rPr>
          <w:rFonts w:ascii="仿宋" w:eastAsia="仿宋" w:hAnsi="仿宋" w:cs="仿宋"/>
        </w:rPr>
        <w:tab/>
        <w:t>//文件个数限制</w:t>
      </w:r>
    </w:p>
    <w:p w:rsidR="00737AD2" w:rsidRDefault="007003A1">
      <w:pPr>
        <w:pStyle w:val="BodyText"/>
        <w:spacing w:line="212" w:lineRule="exact"/>
        <w:ind w:left="1217"/>
        <w:rPr>
          <w:rFonts w:ascii="仿宋" w:eastAsia="仿宋" w:hAnsi="仿宋" w:cs="仿宋"/>
        </w:rPr>
      </w:pPr>
      <w:r>
        <w:rPr>
          <w:rFonts w:ascii="仿宋" w:eastAsia="仿宋" w:hAnsi="仿宋" w:cs="仿宋"/>
        </w:rPr>
        <w:t>ulimit -Sm unlimited  //内存大小限制</w:t>
      </w:r>
    </w:p>
    <w:p w:rsidR="00737AD2" w:rsidRDefault="007003A1">
      <w:pPr>
        <w:pStyle w:val="BodyText"/>
        <w:tabs>
          <w:tab w:val="left" w:pos="3417"/>
        </w:tabs>
        <w:spacing w:line="212" w:lineRule="exact"/>
        <w:ind w:left="1217"/>
        <w:rPr>
          <w:rFonts w:ascii="仿宋" w:eastAsia="仿宋" w:hAnsi="仿宋" w:cs="仿宋"/>
        </w:rPr>
      </w:pPr>
      <w:r>
        <w:rPr>
          <w:rFonts w:ascii="仿宋" w:eastAsia="仿宋" w:hAnsi="仿宋" w:cs="仿宋"/>
        </w:rPr>
        <w:t>ulimit -Su 32000</w:t>
      </w:r>
      <w:r>
        <w:rPr>
          <w:rFonts w:ascii="仿宋" w:eastAsia="仿宋" w:hAnsi="仿宋" w:cs="仿宋"/>
        </w:rPr>
        <w:tab/>
        <w:t>//线程个数限制</w:t>
      </w:r>
    </w:p>
    <w:p w:rsidR="00737AD2" w:rsidRDefault="007003A1">
      <w:pPr>
        <w:pStyle w:val="BodyText"/>
        <w:spacing w:before="49"/>
        <w:ind w:left="1217"/>
      </w:pPr>
      <w:r>
        <w:t>按:wq保存退出；</w:t>
      </w:r>
    </w:p>
    <w:p w:rsidR="00737AD2" w:rsidRDefault="00EC10B3">
      <w:pPr>
        <w:pStyle w:val="BodyText"/>
        <w:spacing w:before="18" w:line="248" w:lineRule="auto"/>
        <w:ind w:left="1217" w:right="4445"/>
        <w:rPr>
          <w:rFonts w:ascii="仿宋" w:eastAsia="仿宋" w:hAnsi="仿宋" w:cs="仿宋"/>
        </w:rPr>
      </w:pPr>
      <w:r w:rsidRPr="00EC10B3">
        <w:pict>
          <v:group id="_x0000_s3462" style="position:absolute;left:0;text-align:left;margin-left:95.85pt;margin-top:40.75pt;width:459.45pt;height:10.6pt;z-index:-25727;mso-position-horizontal-relative:page" coordorigin="1917,815" coordsize="9189,212">
            <v:shape id="_x0000_s3463" style="position:absolute;left:1917;top:815;width:9189;height:212" coordorigin="1917,815" coordsize="9189,212" path="m1917,815r9189,l11106,1027r-9189,l1917,815xe" fillcolor="#efefef" stroked="f">
              <v:path arrowok="t"/>
            </v:shape>
            <w10:wrap anchorx="page"/>
          </v:group>
        </w:pict>
      </w:r>
      <w:r w:rsidR="007003A1">
        <w:rPr>
          <w:w w:val="95"/>
        </w:rPr>
        <w:t xml:space="preserve">执行source </w:t>
      </w:r>
      <w:r w:rsidR="007003A1">
        <w:rPr>
          <w:spacing w:val="16"/>
          <w:w w:val="95"/>
        </w:rPr>
        <w:t xml:space="preserve"> </w:t>
      </w:r>
      <w:r w:rsidR="007003A1">
        <w:rPr>
          <w:w w:val="95"/>
        </w:rPr>
        <w:t>/etc/profile，使得配置生效；</w:t>
      </w:r>
      <w:r w:rsidR="007003A1">
        <w:t xml:space="preserve"> </w:t>
      </w:r>
      <w:r w:rsidR="007003A1">
        <w:rPr>
          <w:w w:val="95"/>
        </w:rPr>
        <w:t>7.执行如下命令，检查系统内核参数配置是否生效：</w:t>
      </w:r>
      <w:r w:rsidR="007003A1">
        <w:t xml:space="preserve"> </w:t>
      </w:r>
      <w:r w:rsidR="007003A1">
        <w:rPr>
          <w:rFonts w:ascii="仿宋" w:eastAsia="仿宋" w:hAnsi="仿宋" w:cs="仿宋"/>
        </w:rPr>
        <w:t>ulimit -a; 查看配置是否正确；</w:t>
      </w:r>
    </w:p>
    <w:p w:rsidR="00737AD2" w:rsidRDefault="007003A1">
      <w:pPr>
        <w:pStyle w:val="BodyText"/>
        <w:tabs>
          <w:tab w:val="left" w:pos="1217"/>
        </w:tabs>
        <w:spacing w:line="250"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步骤二：配置原集群的主机</w:t>
      </w:r>
    </w:p>
    <w:p w:rsidR="00737AD2" w:rsidRDefault="007003A1">
      <w:pPr>
        <w:pStyle w:val="BodyText"/>
        <w:spacing w:before="22"/>
        <w:ind w:left="1217"/>
      </w:pPr>
      <w:r>
        <w:rPr>
          <w:w w:val="95"/>
        </w:rPr>
        <w:t>修改原主机vmsvr1-suse-x64的/etc/hosts配置文件，在配置文件中新增一行：</w:t>
      </w:r>
    </w:p>
    <w:p w:rsidR="00737AD2" w:rsidRDefault="00EC10B3">
      <w:pPr>
        <w:pStyle w:val="BodyText"/>
        <w:tabs>
          <w:tab w:val="left" w:pos="2717"/>
        </w:tabs>
        <w:spacing w:before="6"/>
        <w:ind w:left="1217"/>
        <w:rPr>
          <w:rFonts w:ascii="仿宋" w:eastAsia="仿宋" w:hAnsi="仿宋" w:cs="仿宋"/>
        </w:rPr>
      </w:pPr>
      <w:r w:rsidRPr="00EC10B3">
        <w:pict>
          <v:group id="_x0000_s3460" style="position:absolute;left:0;text-align:left;margin-left:95.85pt;margin-top:4.75pt;width:459.45pt;height:10.6pt;z-index:-25726;mso-position-horizontal-relative:page" coordorigin="1917,95" coordsize="9189,212">
            <v:shape id="_x0000_s3461"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192.168.1.11</w:t>
      </w:r>
      <w:r w:rsidR="007003A1">
        <w:rPr>
          <w:rFonts w:ascii="仿宋" w:eastAsia="仿宋" w:hAnsi="仿宋" w:cs="仿宋"/>
        </w:rPr>
        <w:tab/>
        <w:t>vmsvr2-suse-x64</w:t>
      </w:r>
    </w:p>
    <w:p w:rsidR="00737AD2" w:rsidRDefault="007003A1">
      <w:pPr>
        <w:pStyle w:val="BodyText"/>
        <w:spacing w:before="49"/>
        <w:ind w:left="1217"/>
      </w:pPr>
      <w:r>
        <w:t>按:wq保存退出；</w:t>
      </w:r>
    </w:p>
    <w:p w:rsidR="00737AD2" w:rsidRDefault="007003A1">
      <w:pPr>
        <w:pStyle w:val="BodyText"/>
        <w:tabs>
          <w:tab w:val="left" w:pos="283"/>
        </w:tabs>
        <w:spacing w:line="267" w:lineRule="exact"/>
        <w:ind w:left="0" w:right="4589"/>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步骤三：在新增主机上安装SequoiaDB软件</w:t>
      </w:r>
    </w:p>
    <w:p w:rsidR="00737AD2" w:rsidRDefault="007003A1">
      <w:pPr>
        <w:pStyle w:val="BodyText"/>
        <w:spacing w:before="22"/>
        <w:ind w:left="1217"/>
        <w:rPr>
          <w:lang w:eastAsia="zh-CN"/>
        </w:rPr>
      </w:pPr>
      <w:r>
        <w:rPr>
          <w:lang w:eastAsia="zh-CN"/>
        </w:rPr>
        <w:t>参考</w:t>
      </w:r>
      <w:hyperlink w:anchor="_bookmark48" w:history="1">
        <w:r>
          <w:rPr>
            <w:color w:val="0000FF"/>
            <w:lang w:eastAsia="zh-CN"/>
          </w:rPr>
          <w:t>SequoiaDB服务器安装</w:t>
        </w:r>
      </w:hyperlink>
      <w:r>
        <w:rPr>
          <w:color w:val="000000"/>
          <w:lang w:eastAsia="zh-CN"/>
        </w:rPr>
        <w:t>一节进行软件安装。</w:t>
      </w:r>
    </w:p>
    <w:p w:rsidR="00737AD2" w:rsidRDefault="007003A1">
      <w:pPr>
        <w:pStyle w:val="BodyText"/>
        <w:tabs>
          <w:tab w:val="left" w:pos="283"/>
        </w:tabs>
        <w:spacing w:line="267" w:lineRule="exact"/>
        <w:ind w:left="0" w:right="51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步骤四：在当前分区中新增数据节点</w:t>
      </w:r>
    </w:p>
    <w:p w:rsidR="00737AD2" w:rsidRDefault="007003A1">
      <w:pPr>
        <w:pStyle w:val="BodyText"/>
        <w:spacing w:before="22"/>
        <w:ind w:left="1217"/>
      </w:pPr>
      <w:r>
        <w:rPr>
          <w:w w:val="95"/>
        </w:rPr>
        <w:t xml:space="preserve">1.在vmsvr2-suse-x64上执行如下命令，启动sequoaidb </w:t>
      </w:r>
      <w:r>
        <w:rPr>
          <w:spacing w:val="48"/>
          <w:w w:val="95"/>
        </w:rPr>
        <w:t xml:space="preserve"> </w:t>
      </w:r>
      <w:r>
        <w:rPr>
          <w:w w:val="95"/>
        </w:rPr>
        <w:t>shell命令行：</w:t>
      </w:r>
    </w:p>
    <w:p w:rsidR="00737AD2" w:rsidRDefault="00EC10B3">
      <w:pPr>
        <w:pStyle w:val="BodyText"/>
        <w:spacing w:before="6"/>
        <w:ind w:left="1217"/>
        <w:rPr>
          <w:rFonts w:ascii="仿宋" w:eastAsia="仿宋" w:hAnsi="仿宋" w:cs="仿宋"/>
        </w:rPr>
      </w:pPr>
      <w:r w:rsidRPr="00EC10B3">
        <w:pict>
          <v:group id="_x0000_s3458" style="position:absolute;left:0;text-align:left;margin-left:95.85pt;margin-top:4.75pt;width:459.45pt;height:10.6pt;z-index:-25725;mso-position-horizontal-relative:page" coordorigin="1917,95" coordsize="9189,212">
            <v:shape id="_x0000_s3459"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/opt/sequoiadb/bin/sdb</w:t>
      </w:r>
    </w:p>
    <w:p w:rsidR="00737AD2" w:rsidRDefault="00737AD2">
      <w:pP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97"/>
      </w:pPr>
      <w:r>
        <w:rPr>
          <w:w w:val="95"/>
        </w:rPr>
        <w:t xml:space="preserve">2.在Sequoiadb    </w:t>
      </w:r>
      <w:r>
        <w:rPr>
          <w:spacing w:val="31"/>
          <w:w w:val="95"/>
        </w:rPr>
        <w:t xml:space="preserve"> </w:t>
      </w:r>
      <w:r>
        <w:rPr>
          <w:w w:val="95"/>
        </w:rPr>
        <w:t>shell命令行中，执行如下命令在当前数据分区组新增一副本节点：</w:t>
      </w:r>
    </w:p>
    <w:p w:rsidR="00737AD2" w:rsidRDefault="00EC10B3">
      <w:pPr>
        <w:pStyle w:val="BodyText"/>
        <w:spacing w:before="6"/>
        <w:ind w:left="197"/>
        <w:rPr>
          <w:rFonts w:ascii="仿宋" w:eastAsia="仿宋" w:hAnsi="仿宋" w:cs="仿宋"/>
        </w:rPr>
      </w:pPr>
      <w:r w:rsidRPr="00EC10B3">
        <w:pict>
          <v:group id="_x0000_s3456" style="position:absolute;left:0;text-align:left;margin-left:95.85pt;margin-top:4.75pt;width:459.45pt;height:42.4pt;z-index:-25724;mso-position-horizontal-relative:page" coordorigin="1917,95" coordsize="9189,848">
            <v:shape id="_x0000_s3457"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&gt; var db = new Sdb("localhost",11810)</w:t>
      </w:r>
    </w:p>
    <w:p w:rsidR="00737AD2" w:rsidRDefault="007003A1">
      <w:pPr>
        <w:pStyle w:val="BodyText"/>
        <w:spacing w:line="212" w:lineRule="exact"/>
        <w:ind w:left="197"/>
        <w:rPr>
          <w:rFonts w:ascii="仿宋" w:eastAsia="仿宋" w:hAnsi="仿宋" w:cs="仿宋"/>
        </w:rPr>
      </w:pPr>
      <w:r>
        <w:rPr>
          <w:rFonts w:ascii="仿宋" w:eastAsia="仿宋" w:hAnsi="仿宋" w:cs="仿宋"/>
        </w:rPr>
        <w:t>&gt; var datarg = db.getRG("datagroup1")</w:t>
      </w:r>
    </w:p>
    <w:p w:rsidR="00737AD2" w:rsidRDefault="007003A1">
      <w:pPr>
        <w:pStyle w:val="BodyText"/>
        <w:spacing w:line="212" w:lineRule="exact"/>
        <w:ind w:left="197"/>
        <w:rPr>
          <w:rFonts w:ascii="仿宋" w:eastAsia="仿宋" w:hAnsi="仿宋" w:cs="仿宋"/>
        </w:rPr>
      </w:pPr>
      <w:r>
        <w:rPr>
          <w:rFonts w:ascii="仿宋" w:eastAsia="仿宋" w:hAnsi="仿宋" w:cs="仿宋"/>
        </w:rPr>
        <w:t>&gt; node=rg.createNode("vmsvr2-suse-x64",11820,"/opt/sequoiadb /database/data/11820")</w:t>
      </w:r>
    </w:p>
    <w:p w:rsidR="00737AD2" w:rsidRDefault="007003A1">
      <w:pPr>
        <w:pStyle w:val="BodyText"/>
        <w:spacing w:line="212" w:lineRule="exact"/>
        <w:ind w:left="197"/>
        <w:rPr>
          <w:rFonts w:ascii="仿宋" w:eastAsia="仿宋" w:hAnsi="仿宋" w:cs="仿宋"/>
          <w:lang w:eastAsia="zh-CN"/>
        </w:rPr>
      </w:pPr>
      <w:r>
        <w:rPr>
          <w:rFonts w:ascii="仿宋" w:eastAsia="仿宋" w:hAnsi="仿宋" w:cs="仿宋"/>
          <w:lang w:eastAsia="zh-CN"/>
        </w:rPr>
        <w:t>&gt; node.start()</w:t>
      </w:r>
    </w:p>
    <w:p w:rsidR="00737AD2" w:rsidRDefault="00737AD2">
      <w:pPr>
        <w:spacing w:before="5" w:line="130" w:lineRule="exact"/>
        <w:rPr>
          <w:sz w:val="13"/>
          <w:szCs w:val="13"/>
          <w:lang w:eastAsia="zh-CN"/>
        </w:rPr>
      </w:pPr>
    </w:p>
    <w:p w:rsidR="00737AD2" w:rsidRDefault="007003A1">
      <w:pPr>
        <w:pStyle w:val="BodyText"/>
        <w:spacing w:line="168" w:lineRule="auto"/>
        <w:ind w:left="197" w:right="642"/>
        <w:rPr>
          <w:lang w:eastAsia="zh-CN"/>
        </w:rPr>
      </w:pPr>
      <w:r>
        <w:rPr>
          <w:w w:val="95"/>
          <w:lang w:eastAsia="zh-CN"/>
        </w:rPr>
        <w:t xml:space="preserve">3.在Sequoiadb     </w:t>
      </w:r>
      <w:r>
        <w:rPr>
          <w:spacing w:val="56"/>
          <w:w w:val="95"/>
          <w:lang w:eastAsia="zh-CN"/>
        </w:rPr>
        <w:t xml:space="preserve"> </w:t>
      </w:r>
      <w:r>
        <w:rPr>
          <w:w w:val="95"/>
          <w:lang w:eastAsia="zh-CN"/>
        </w:rPr>
        <w:t>Shell命令行中，执行如下命令检查分区组配置情况，可以看到数据组新增了一个数据节</w:t>
      </w:r>
      <w:r>
        <w:rPr>
          <w:lang w:eastAsia="zh-CN"/>
        </w:rPr>
        <w:t xml:space="preserve"> 点：</w:t>
      </w:r>
    </w:p>
    <w:p w:rsidR="00737AD2" w:rsidRDefault="00EC10B3">
      <w:pPr>
        <w:pStyle w:val="BodyText"/>
        <w:spacing w:before="22"/>
        <w:ind w:left="197"/>
        <w:rPr>
          <w:rFonts w:ascii="仿宋" w:eastAsia="仿宋" w:hAnsi="仿宋" w:cs="仿宋"/>
        </w:rPr>
      </w:pPr>
      <w:r w:rsidRPr="00EC10B3">
        <w:pict>
          <v:group id="_x0000_s3454" style="position:absolute;left:0;text-align:left;margin-left:95.85pt;margin-top:5.55pt;width:459.45pt;height:572.4pt;z-index:-25723;mso-position-horizontal-relative:page" coordorigin="1917,111" coordsize="9189,11448">
            <v:shape id="_x0000_s3455" style="position:absolute;left:1917;top:111;width:9189;height:11448" coordorigin="1917,111" coordsize="9189,11448" path="m1917,111r9189,l11106,11559r-9189,l1917,111xe" fillcolor="#efefef" stroked="f">
              <v:path arrowok="t"/>
            </v:shape>
            <w10:wrap anchorx="page"/>
          </v:group>
        </w:pict>
      </w:r>
      <w:r w:rsidR="007003A1">
        <w:rPr>
          <w:rFonts w:ascii="仿宋" w:eastAsia="仿宋" w:hAnsi="仿宋" w:cs="仿宋"/>
        </w:rPr>
        <w:t>&gt;db.listReplicaGroups();</w:t>
      </w:r>
    </w:p>
    <w:p w:rsidR="00737AD2" w:rsidRDefault="007003A1">
      <w:pPr>
        <w:pStyle w:val="BodyText"/>
        <w:spacing w:line="212" w:lineRule="exact"/>
        <w:ind w:left="197"/>
        <w:rPr>
          <w:rFonts w:ascii="仿宋" w:eastAsia="仿宋" w:hAnsi="仿宋" w:cs="仿宋"/>
        </w:rPr>
      </w:pPr>
      <w:r>
        <w:rPr>
          <w:rFonts w:ascii="仿宋" w:eastAsia="仿宋" w:hAnsi="仿宋" w:cs="仿宋"/>
        </w:rPr>
        <w:t>…</w:t>
      </w:r>
    </w:p>
    <w:p w:rsidR="00737AD2" w:rsidRDefault="007003A1">
      <w:pPr>
        <w:pStyle w:val="BodyText"/>
        <w:spacing w:line="212" w:lineRule="exact"/>
        <w:ind w:left="1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"Group": [</w:t>
      </w:r>
    </w:p>
    <w:p w:rsidR="00737AD2" w:rsidRDefault="007003A1">
      <w:pPr>
        <w:pStyle w:val="BodyText"/>
        <w:spacing w:line="212" w:lineRule="exact"/>
        <w:ind w:left="5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"dbpath": "/opt/sequoiadb/database/data/11820",</w:t>
      </w:r>
    </w:p>
    <w:p w:rsidR="00737AD2" w:rsidRDefault="007003A1">
      <w:pPr>
        <w:pStyle w:val="BodyText"/>
        <w:spacing w:line="212" w:lineRule="exact"/>
        <w:ind w:left="797"/>
        <w:rPr>
          <w:rFonts w:ascii="仿宋" w:eastAsia="仿宋" w:hAnsi="仿宋" w:cs="仿宋"/>
        </w:rPr>
      </w:pPr>
      <w:r>
        <w:rPr>
          <w:rFonts w:ascii="仿宋" w:eastAsia="仿宋" w:hAnsi="仿宋" w:cs="仿宋"/>
        </w:rPr>
        <w:t>"HostName": " vmsvr1-suse-x64",</w:t>
      </w:r>
    </w:p>
    <w:p w:rsidR="00737AD2" w:rsidRDefault="007003A1">
      <w:pPr>
        <w:pStyle w:val="BodyText"/>
        <w:spacing w:line="212" w:lineRule="exact"/>
        <w:ind w:left="797"/>
        <w:rPr>
          <w:rFonts w:ascii="仿宋" w:eastAsia="仿宋" w:hAnsi="仿宋" w:cs="仿宋"/>
        </w:rPr>
      </w:pPr>
      <w:r>
        <w:rPr>
          <w:rFonts w:ascii="仿宋" w:eastAsia="仿宋" w:hAnsi="仿宋" w:cs="仿宋"/>
        </w:rPr>
        <w:t>"Service": [</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0,</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1,</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"11821"</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2,</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"11822"</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3,</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"11823"</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"NodeID": 1000</w:t>
      </w:r>
    </w:p>
    <w:p w:rsidR="00737AD2" w:rsidRDefault="007003A1">
      <w:pPr>
        <w:pStyle w:val="BodyText"/>
        <w:spacing w:line="212" w:lineRule="exact"/>
        <w:ind w:left="5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"dbpath": "/opt/sequoiadb/database/data/11820",</w:t>
      </w:r>
    </w:p>
    <w:p w:rsidR="00737AD2" w:rsidRDefault="007003A1">
      <w:pPr>
        <w:pStyle w:val="BodyText"/>
        <w:spacing w:line="212" w:lineRule="exact"/>
        <w:ind w:left="797"/>
        <w:rPr>
          <w:rFonts w:ascii="仿宋" w:eastAsia="仿宋" w:hAnsi="仿宋" w:cs="仿宋"/>
        </w:rPr>
      </w:pPr>
      <w:r>
        <w:rPr>
          <w:rFonts w:ascii="仿宋" w:eastAsia="仿宋" w:hAnsi="仿宋" w:cs="仿宋"/>
        </w:rPr>
        <w:t>"HostName": " vmsvr2-suse-x64",</w:t>
      </w:r>
    </w:p>
    <w:p w:rsidR="00737AD2" w:rsidRDefault="007003A1">
      <w:pPr>
        <w:pStyle w:val="BodyText"/>
        <w:spacing w:line="212" w:lineRule="exact"/>
        <w:ind w:left="797"/>
        <w:rPr>
          <w:rFonts w:ascii="仿宋" w:eastAsia="仿宋" w:hAnsi="仿宋" w:cs="仿宋"/>
        </w:rPr>
      </w:pPr>
      <w:r>
        <w:rPr>
          <w:rFonts w:ascii="仿宋" w:eastAsia="仿宋" w:hAnsi="仿宋" w:cs="仿宋"/>
        </w:rPr>
        <w:t>"Service": [</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0,</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"11820"</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1,</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"11821"</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2,</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"11822"</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1197"/>
        <w:rPr>
          <w:rFonts w:ascii="仿宋" w:eastAsia="仿宋" w:hAnsi="仿宋" w:cs="仿宋"/>
        </w:rPr>
      </w:pPr>
      <w:r>
        <w:rPr>
          <w:rFonts w:ascii="仿宋" w:eastAsia="仿宋" w:hAnsi="仿宋" w:cs="仿宋"/>
        </w:rPr>
        <w:t>"Type": 3,</w:t>
      </w:r>
    </w:p>
    <w:p w:rsidR="00737AD2" w:rsidRDefault="007003A1">
      <w:pPr>
        <w:pStyle w:val="BodyText"/>
        <w:spacing w:line="212" w:lineRule="exact"/>
        <w:ind w:left="1197"/>
        <w:rPr>
          <w:rFonts w:ascii="仿宋" w:eastAsia="仿宋" w:hAnsi="仿宋" w:cs="仿宋"/>
        </w:rPr>
      </w:pPr>
      <w:r>
        <w:rPr>
          <w:rFonts w:ascii="仿宋" w:eastAsia="仿宋" w:hAnsi="仿宋" w:cs="仿宋"/>
        </w:rPr>
        <w:t>"Name": "11823"</w:t>
      </w:r>
    </w:p>
    <w:p w:rsidR="00737AD2" w:rsidRDefault="007003A1">
      <w:pPr>
        <w:pStyle w:val="BodyText"/>
        <w:spacing w:line="212" w:lineRule="exact"/>
        <w:ind w:left="9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"NodeID": 1001</w:t>
      </w:r>
    </w:p>
    <w:p w:rsidR="00737AD2" w:rsidRDefault="007003A1">
      <w:pPr>
        <w:pStyle w:val="BodyText"/>
        <w:spacing w:line="212" w:lineRule="exact"/>
        <w:ind w:left="5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"GroupID": 1000,</w:t>
      </w:r>
    </w:p>
    <w:p w:rsidR="00737AD2" w:rsidRDefault="007003A1">
      <w:pPr>
        <w:pStyle w:val="BodyText"/>
        <w:spacing w:line="212" w:lineRule="exact"/>
        <w:ind w:left="397"/>
        <w:rPr>
          <w:rFonts w:ascii="仿宋" w:eastAsia="仿宋" w:hAnsi="仿宋" w:cs="仿宋"/>
        </w:rPr>
      </w:pPr>
      <w:r>
        <w:rPr>
          <w:rFonts w:ascii="仿宋" w:eastAsia="仿宋" w:hAnsi="仿宋" w:cs="仿宋"/>
        </w:rPr>
        <w:t>"GroupName": "datagroup1",</w:t>
      </w:r>
    </w:p>
    <w:p w:rsidR="00737AD2" w:rsidRDefault="007003A1">
      <w:pPr>
        <w:pStyle w:val="BodyText"/>
        <w:spacing w:line="212" w:lineRule="exact"/>
        <w:ind w:left="397"/>
        <w:rPr>
          <w:rFonts w:ascii="仿宋" w:eastAsia="仿宋" w:hAnsi="仿宋" w:cs="仿宋"/>
        </w:rPr>
      </w:pPr>
      <w:r>
        <w:rPr>
          <w:rFonts w:ascii="仿宋" w:eastAsia="仿宋" w:hAnsi="仿宋" w:cs="仿宋"/>
        </w:rPr>
        <w:t>"PrimaryNode": 1000,</w:t>
      </w:r>
    </w:p>
    <w:p w:rsidR="00737AD2" w:rsidRDefault="007003A1">
      <w:pPr>
        <w:pStyle w:val="BodyText"/>
        <w:spacing w:line="212" w:lineRule="exact"/>
        <w:ind w:left="397"/>
        <w:rPr>
          <w:rFonts w:ascii="仿宋" w:eastAsia="仿宋" w:hAnsi="仿宋" w:cs="仿宋"/>
        </w:rPr>
      </w:pPr>
      <w:r>
        <w:rPr>
          <w:rFonts w:ascii="仿宋" w:eastAsia="仿宋" w:hAnsi="仿宋" w:cs="仿宋"/>
        </w:rPr>
        <w:t>"Role": 0,</w:t>
      </w:r>
    </w:p>
    <w:p w:rsidR="00737AD2" w:rsidRDefault="007003A1">
      <w:pPr>
        <w:pStyle w:val="BodyText"/>
        <w:spacing w:line="212" w:lineRule="exact"/>
        <w:ind w:left="397"/>
        <w:rPr>
          <w:rFonts w:ascii="仿宋" w:eastAsia="仿宋" w:hAnsi="仿宋" w:cs="仿宋"/>
        </w:rPr>
      </w:pPr>
      <w:r>
        <w:rPr>
          <w:rFonts w:ascii="仿宋" w:eastAsia="仿宋" w:hAnsi="仿宋" w:cs="仿宋"/>
        </w:rPr>
        <w:t>"Status": 1,</w:t>
      </w:r>
    </w:p>
    <w:p w:rsidR="00737AD2" w:rsidRDefault="00737AD2">
      <w:pPr>
        <w:spacing w:line="212" w:lineRule="exact"/>
        <w:rPr>
          <w:rFonts w:ascii="仿宋" w:eastAsia="仿宋" w:hAnsi="仿宋" w:cs="仿宋"/>
        </w:rPr>
        <w:sectPr w:rsidR="00737AD2">
          <w:pgSz w:w="12240" w:h="15840"/>
          <w:pgMar w:top="900" w:right="680" w:bottom="280" w:left="17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417"/>
        <w:rPr>
          <w:rFonts w:ascii="仿宋" w:eastAsia="仿宋" w:hAnsi="仿宋" w:cs="仿宋"/>
          <w:lang w:eastAsia="zh-CN"/>
        </w:rPr>
      </w:pPr>
      <w:r w:rsidRPr="00EC10B3">
        <w:pict>
          <v:group id="_x0000_s3452" style="position:absolute;left:0;text-align:left;margin-left:95.85pt;margin-top:4.7pt;width:459.45pt;height:53pt;z-index:-25722;mso-position-horizontal-relative:page" coordorigin="1917,94" coordsize="9189,1060">
            <v:shape id="_x0000_s3453" style="position:absolute;left:1917;top:94;width:9189;height:1060" coordorigin="1917,94" coordsize="9189,1060" path="m1917,94r9189,l11106,1154r-9189,l1917,94xe" fillcolor="#efefef" stroked="f">
              <v:path arrowok="t"/>
            </v:shape>
            <w10:wrap anchorx="page"/>
          </v:group>
        </w:pict>
      </w:r>
      <w:r w:rsidR="007003A1">
        <w:rPr>
          <w:rFonts w:ascii="仿宋" w:eastAsia="仿宋" w:hAnsi="仿宋" w:cs="仿宋"/>
          <w:lang w:eastAsia="zh-CN"/>
        </w:rPr>
        <w:t>"Version": 3,</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"_id": {</w:t>
      </w:r>
    </w:p>
    <w:p w:rsidR="00737AD2" w:rsidRDefault="007003A1">
      <w:pPr>
        <w:pStyle w:val="BodyText"/>
        <w:spacing w:line="212" w:lineRule="exact"/>
        <w:ind w:left="1617"/>
        <w:rPr>
          <w:rFonts w:ascii="仿宋" w:eastAsia="仿宋" w:hAnsi="仿宋" w:cs="仿宋"/>
          <w:lang w:eastAsia="zh-CN"/>
        </w:rPr>
      </w:pPr>
      <w:r>
        <w:rPr>
          <w:rFonts w:ascii="仿宋" w:eastAsia="仿宋" w:hAnsi="仿宋" w:cs="仿宋"/>
          <w:lang w:eastAsia="zh-CN"/>
        </w:rPr>
        <w:t>"$oid": "51d673c1fde96799fbac6aad"</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37AD2">
      <w:pPr>
        <w:spacing w:line="200" w:lineRule="exact"/>
        <w:rPr>
          <w:sz w:val="20"/>
          <w:szCs w:val="20"/>
          <w:lang w:eastAsia="zh-CN"/>
        </w:rPr>
      </w:pPr>
    </w:p>
    <w:p w:rsidR="00737AD2" w:rsidRDefault="00737AD2">
      <w:pPr>
        <w:spacing w:before="4" w:line="200" w:lineRule="exact"/>
        <w:rPr>
          <w:sz w:val="20"/>
          <w:szCs w:val="20"/>
          <w:lang w:eastAsia="zh-CN"/>
        </w:rPr>
      </w:pPr>
    </w:p>
    <w:p w:rsidR="00737AD2" w:rsidRDefault="00EC10B3">
      <w:pPr>
        <w:pStyle w:val="Heading2"/>
        <w:spacing w:line="396" w:lineRule="exact"/>
        <w:ind w:left="433"/>
        <w:rPr>
          <w:lang w:eastAsia="zh-CN"/>
        </w:rPr>
      </w:pPr>
      <w:r>
        <w:pict>
          <v:group id="_x0000_s3450" style="position:absolute;left:0;text-align:left;margin-left:56.7pt;margin-top:21.4pt;width:498.6pt;height:.1pt;z-index:-25721;mso-position-horizontal-relative:page" coordorigin="1134,428" coordsize="9972,2">
            <v:shape id="_x0000_s3451" style="position:absolute;left:1134;top:428;width:9972;height:2" coordorigin="1134,428" coordsize="9972,0" path="m1134,428r9972,e" filled="f" strokeweight="1pt">
              <v:path arrowok="t"/>
            </v:shape>
            <w10:wrap anchorx="page"/>
          </v:group>
        </w:pict>
      </w:r>
      <w:bookmarkStart w:id="350" w:name="运维"/>
      <w:bookmarkStart w:id="351" w:name="_bookmark94"/>
      <w:bookmarkEnd w:id="350"/>
      <w:bookmarkEnd w:id="351"/>
      <w:r w:rsidR="007003A1">
        <w:rPr>
          <w:lang w:eastAsia="zh-CN"/>
        </w:rPr>
        <w:t>运维</w:t>
      </w:r>
      <w:ins w:id="352" w:author="zhangsuonan" w:date="2014-07-17T13:03:00Z">
        <w:r w:rsidR="001509B5">
          <w:rPr>
            <w:rFonts w:asciiTheme="minorEastAsia" w:eastAsiaTheme="minorEastAsia" w:hAnsiTheme="minorEastAsia"/>
            <w:lang w:eastAsia="zh-CN"/>
          </w:rPr>
          <w:t>(</w:t>
        </w:r>
        <w:r w:rsidR="001509B5">
          <w:rPr>
            <w:rFonts w:asciiTheme="minorEastAsia" w:eastAsiaTheme="minorEastAsia" w:hAnsiTheme="minorEastAsia" w:hint="eastAsia"/>
            <w:lang w:eastAsia="zh-CN"/>
          </w:rPr>
          <w:t>许建辉</w:t>
        </w:r>
        <w:r w:rsidR="001509B5">
          <w:rPr>
            <w:rFonts w:asciiTheme="minorEastAsia" w:eastAsiaTheme="minorEastAsia" w:hAnsiTheme="minorEastAsia"/>
            <w:lang w:eastAsia="zh-CN"/>
          </w:rPr>
          <w:t>)</w:t>
        </w:r>
      </w:ins>
    </w:p>
    <w:p w:rsidR="00737AD2" w:rsidRDefault="007003A1">
      <w:pPr>
        <w:pStyle w:val="BodyText"/>
        <w:spacing w:before="45" w:line="253" w:lineRule="auto"/>
        <w:ind w:right="8387"/>
        <w:rPr>
          <w:lang w:eastAsia="zh-CN"/>
        </w:rPr>
      </w:pPr>
      <w:r>
        <w:rPr>
          <w:lang w:eastAsia="zh-CN"/>
        </w:rPr>
        <w:t xml:space="preserve">目录： </w:t>
      </w:r>
      <w:hyperlink w:anchor="_bookmark95" w:history="1">
        <w:r>
          <w:rPr>
            <w:color w:val="0000FF"/>
            <w:lang w:eastAsia="zh-CN"/>
          </w:rPr>
          <w:t>集群启停</w:t>
        </w:r>
      </w:hyperlink>
      <w:r>
        <w:rPr>
          <w:color w:val="0000FF"/>
          <w:lang w:eastAsia="zh-CN"/>
        </w:rPr>
        <w:t xml:space="preserve"> </w:t>
      </w:r>
      <w:hyperlink w:anchor="_bookmark98" w:history="1">
        <w:r>
          <w:rPr>
            <w:color w:val="0000FF"/>
            <w:lang w:eastAsia="zh-CN"/>
          </w:rPr>
          <w:t>数据备份</w:t>
        </w:r>
      </w:hyperlink>
      <w:r>
        <w:rPr>
          <w:color w:val="0000FF"/>
          <w:lang w:eastAsia="zh-CN"/>
        </w:rPr>
        <w:t xml:space="preserve"> </w:t>
      </w:r>
      <w:hyperlink w:anchor="_bookmark100" w:history="1">
        <w:r>
          <w:rPr>
            <w:color w:val="0000FF"/>
            <w:lang w:eastAsia="zh-CN"/>
          </w:rPr>
          <w:t>数据恢复</w:t>
        </w:r>
      </w:hyperlink>
      <w:r>
        <w:rPr>
          <w:color w:val="0000FF"/>
          <w:lang w:eastAsia="zh-CN"/>
        </w:rPr>
        <w:t xml:space="preserve"> </w:t>
      </w:r>
      <w:hyperlink w:anchor="_bookmark101" w:history="1">
        <w:r>
          <w:rPr>
            <w:color w:val="0000FF"/>
            <w:lang w:eastAsia="zh-CN"/>
          </w:rPr>
          <w:t>故障恢复</w:t>
        </w:r>
      </w:hyperlink>
      <w:r>
        <w:rPr>
          <w:color w:val="0000FF"/>
          <w:lang w:eastAsia="zh-CN"/>
        </w:rPr>
        <w:t xml:space="preserve"> </w:t>
      </w:r>
      <w:hyperlink w:anchor="_bookmark105" w:history="1">
        <w:r>
          <w:rPr>
            <w:color w:val="0000FF"/>
            <w:lang w:eastAsia="zh-CN"/>
          </w:rPr>
          <w:t>监控</w:t>
        </w:r>
      </w:hyperlink>
    </w:p>
    <w:p w:rsidR="00737AD2" w:rsidRDefault="00737AD2">
      <w:pPr>
        <w:spacing w:before="1" w:line="100" w:lineRule="exact"/>
        <w:rPr>
          <w:sz w:val="10"/>
          <w:szCs w:val="10"/>
          <w:lang w:eastAsia="zh-CN"/>
        </w:rPr>
      </w:pPr>
    </w:p>
    <w:p w:rsidR="00737AD2" w:rsidRDefault="007003A1">
      <w:pPr>
        <w:pStyle w:val="Heading3"/>
        <w:ind w:left="433"/>
        <w:rPr>
          <w:lang w:eastAsia="zh-CN"/>
        </w:rPr>
      </w:pPr>
      <w:bookmarkStart w:id="353" w:name="集群启停"/>
      <w:bookmarkStart w:id="354" w:name="_bookmark95"/>
      <w:bookmarkEnd w:id="353"/>
      <w:bookmarkEnd w:id="354"/>
      <w:r>
        <w:rPr>
          <w:lang w:eastAsia="zh-CN"/>
        </w:rPr>
        <w:t>集群启停</w:t>
      </w:r>
    </w:p>
    <w:p w:rsidR="00737AD2" w:rsidRDefault="007003A1">
      <w:pPr>
        <w:pStyle w:val="BodyText"/>
        <w:spacing w:before="21"/>
        <w:rPr>
          <w:lang w:eastAsia="zh-CN"/>
        </w:rPr>
      </w:pPr>
      <w:r>
        <w:rPr>
          <w:lang w:eastAsia="zh-CN"/>
        </w:rPr>
        <w:t>本节介绍集群的启动和停止。</w:t>
      </w:r>
    </w:p>
    <w:p w:rsidR="00737AD2" w:rsidRDefault="00EC10B3">
      <w:pPr>
        <w:pStyle w:val="BodyText"/>
        <w:spacing w:before="18" w:line="253" w:lineRule="auto"/>
        <w:ind w:right="8387"/>
        <w:rPr>
          <w:lang w:eastAsia="zh-CN"/>
        </w:rPr>
      </w:pPr>
      <w:hyperlink w:anchor="_bookmark96" w:history="1">
        <w:r w:rsidR="007003A1">
          <w:rPr>
            <w:color w:val="0000FF"/>
            <w:lang w:eastAsia="zh-CN"/>
          </w:rPr>
          <w:t>集群启动</w:t>
        </w:r>
      </w:hyperlink>
      <w:r w:rsidR="007003A1">
        <w:rPr>
          <w:color w:val="0000FF"/>
          <w:lang w:eastAsia="zh-CN"/>
        </w:rPr>
        <w:t xml:space="preserve"> </w:t>
      </w:r>
      <w:hyperlink w:anchor="_bookmark97" w:history="1">
        <w:r w:rsidR="007003A1">
          <w:rPr>
            <w:color w:val="0000FF"/>
            <w:lang w:eastAsia="zh-CN"/>
          </w:rPr>
          <w:t>集群停止</w:t>
        </w:r>
      </w:hyperlink>
    </w:p>
    <w:p w:rsidR="00737AD2" w:rsidRDefault="007003A1">
      <w:pPr>
        <w:pStyle w:val="BodyText"/>
        <w:spacing w:before="84"/>
        <w:rPr>
          <w:lang w:eastAsia="zh-CN"/>
        </w:rPr>
      </w:pPr>
      <w:bookmarkStart w:id="355" w:name="集群启动"/>
      <w:bookmarkStart w:id="356" w:name="_bookmark96"/>
      <w:bookmarkEnd w:id="355"/>
      <w:bookmarkEnd w:id="356"/>
      <w:r>
        <w:rPr>
          <w:lang w:eastAsia="zh-CN"/>
        </w:rPr>
        <w:t>集群启动</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操作系统重启动</w:t>
      </w:r>
    </w:p>
    <w:p w:rsidR="00737AD2" w:rsidRDefault="00737AD2">
      <w:pPr>
        <w:spacing w:before="5" w:line="100" w:lineRule="exact"/>
        <w:rPr>
          <w:sz w:val="10"/>
          <w:szCs w:val="10"/>
          <w:lang w:eastAsia="zh-CN"/>
        </w:rPr>
      </w:pPr>
    </w:p>
    <w:p w:rsidR="00737AD2" w:rsidRDefault="007003A1">
      <w:pPr>
        <w:pStyle w:val="BodyText"/>
        <w:spacing w:line="168" w:lineRule="auto"/>
        <w:ind w:right="15"/>
        <w:rPr>
          <w:lang w:eastAsia="zh-CN"/>
        </w:rPr>
      </w:pPr>
      <w:r>
        <w:rPr>
          <w:w w:val="95"/>
        </w:rPr>
        <w:t xml:space="preserve">操作系统启动后会自动启动服务sdbcm（sequoiadb  </w:t>
      </w:r>
      <w:r>
        <w:rPr>
          <w:spacing w:val="24"/>
          <w:w w:val="95"/>
        </w:rPr>
        <w:t xml:space="preserve"> </w:t>
      </w:r>
      <w:r>
        <w:rPr>
          <w:w w:val="95"/>
        </w:rPr>
        <w:t xml:space="preserve">cluster  </w:t>
      </w:r>
      <w:r>
        <w:rPr>
          <w:spacing w:val="24"/>
          <w:w w:val="95"/>
        </w:rPr>
        <w:t xml:space="preserve"> </w:t>
      </w:r>
      <w:r>
        <w:rPr>
          <w:w w:val="95"/>
        </w:rPr>
        <w:t>manager）。该服务启动后会自动启动该物理机</w:t>
      </w:r>
      <w:r>
        <w:t xml:space="preserve"> </w:t>
      </w:r>
      <w:r>
        <w:rPr>
          <w:w w:val="95"/>
        </w:rPr>
        <w:t>中所有注册在/opt/sequoiadb/conf/local目录下的节点。使用命令ps</w:t>
      </w:r>
      <w:r>
        <w:rPr>
          <w:spacing w:val="40"/>
          <w:w w:val="95"/>
        </w:rPr>
        <w:t xml:space="preserve"> </w:t>
      </w:r>
      <w:r>
        <w:rPr>
          <w:w w:val="95"/>
        </w:rPr>
        <w:t>–elf</w:t>
      </w:r>
      <w:r>
        <w:rPr>
          <w:spacing w:val="40"/>
          <w:w w:val="95"/>
        </w:rPr>
        <w:t xml:space="preserve"> </w:t>
      </w:r>
      <w:r>
        <w:rPr>
          <w:w w:val="95"/>
        </w:rPr>
        <w:t>|</w:t>
      </w:r>
      <w:r>
        <w:rPr>
          <w:spacing w:val="40"/>
          <w:w w:val="95"/>
        </w:rPr>
        <w:t xml:space="preserve"> </w:t>
      </w:r>
      <w:r>
        <w:rPr>
          <w:w w:val="95"/>
        </w:rPr>
        <w:t>grep</w:t>
      </w:r>
      <w:r>
        <w:rPr>
          <w:spacing w:val="40"/>
          <w:w w:val="95"/>
        </w:rPr>
        <w:t xml:space="preserve"> </w:t>
      </w:r>
      <w:r>
        <w:rPr>
          <w:w w:val="95"/>
        </w:rPr>
        <w:t>sequoiadb能看到当前正在</w:t>
      </w:r>
      <w:r>
        <w:t xml:space="preserve"> 启动的节点与启动完毕的节点。</w:t>
      </w:r>
      <w:r>
        <w:rPr>
          <w:lang w:eastAsia="zh-CN"/>
        </w:rPr>
        <w:t>启动完毕的进程名为：sequoiadb（服务名）正在启动的进程名一般为：</w:t>
      </w:r>
    </w:p>
    <w:p w:rsidR="00737AD2" w:rsidRDefault="007003A1">
      <w:pPr>
        <w:pStyle w:val="BodyText"/>
        <w:spacing w:before="34"/>
      </w:pPr>
      <w:r>
        <w:rPr>
          <w:w w:val="90"/>
        </w:rPr>
        <w:t xml:space="preserve">/opt/sequoiadb/bin/sequoiadb </w:t>
      </w:r>
      <w:r>
        <w:rPr>
          <w:spacing w:val="45"/>
          <w:w w:val="90"/>
        </w:rPr>
        <w:t xml:space="preserve"> </w:t>
      </w:r>
      <w:r>
        <w:rPr>
          <w:w w:val="90"/>
        </w:rPr>
        <w:t xml:space="preserve">–c </w:t>
      </w:r>
      <w:r>
        <w:rPr>
          <w:spacing w:val="46"/>
          <w:w w:val="90"/>
        </w:rPr>
        <w:t xml:space="preserve"> </w:t>
      </w:r>
      <w:r>
        <w:rPr>
          <w:w w:val="90"/>
        </w:rPr>
        <w:t>/opt/sequoiadb/conf/local/（服务名）</w:t>
      </w:r>
    </w:p>
    <w:p w:rsidR="00737AD2" w:rsidRDefault="00737AD2">
      <w:pPr>
        <w:spacing w:before="9" w:line="190" w:lineRule="exact"/>
        <w:rPr>
          <w:sz w:val="19"/>
          <w:szCs w:val="19"/>
        </w:rPr>
      </w:pPr>
    </w:p>
    <w:p w:rsidR="00737AD2" w:rsidRDefault="007003A1">
      <w:pPr>
        <w:pStyle w:val="BodyText"/>
        <w:spacing w:line="253" w:lineRule="auto"/>
      </w:pPr>
      <w:r>
        <w:t xml:space="preserve">手工启动特定节点 </w:t>
      </w:r>
      <w:r>
        <w:rPr>
          <w:w w:val="95"/>
        </w:rPr>
        <w:t>当集群中某个节点失效后，用户可以在sdb命令行使用如下步骤启动节点。假设SequoiaDB的安装路径为/</w:t>
      </w:r>
    </w:p>
    <w:p w:rsidR="00737AD2" w:rsidRDefault="007003A1">
      <w:pPr>
        <w:pStyle w:val="BodyText"/>
        <w:spacing w:line="225" w:lineRule="exact"/>
      </w:pPr>
      <w:r>
        <w:rPr>
          <w:w w:val="90"/>
        </w:rPr>
        <w:t>opt/sequoiadb</w:t>
      </w:r>
    </w:p>
    <w:p w:rsidR="00737AD2" w:rsidRDefault="007003A1">
      <w:pPr>
        <w:pStyle w:val="BodyText"/>
        <w:spacing w:before="38"/>
      </w:pPr>
      <w:r>
        <w:t>1.</w:t>
      </w:r>
      <w:r>
        <w:rPr>
          <w:spacing w:val="58"/>
        </w:rPr>
        <w:t xml:space="preserve"> </w:t>
      </w:r>
      <w:r>
        <w:t>连接到协调节点</w:t>
      </w:r>
    </w:p>
    <w:p w:rsidR="00737AD2" w:rsidRDefault="00EC10B3">
      <w:pPr>
        <w:pStyle w:val="BodyText"/>
        <w:spacing w:before="6"/>
        <w:ind w:left="1217"/>
        <w:rPr>
          <w:rFonts w:ascii="仿宋" w:eastAsia="仿宋" w:hAnsi="仿宋" w:cs="仿宋"/>
        </w:rPr>
      </w:pPr>
      <w:r w:rsidRPr="00EC10B3">
        <w:pict>
          <v:group id="_x0000_s3448" style="position:absolute;left:0;text-align:left;margin-left:95.85pt;margin-top:4.75pt;width:459.45pt;height:21.2pt;z-index:-25720;mso-position-horizontal-relative:page" coordorigin="1917,95" coordsize="9189,424">
            <v:shape id="_x0000_s3449"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121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pPr>
      <w:r>
        <w:t>2.</w:t>
      </w:r>
      <w:r>
        <w:rPr>
          <w:spacing w:val="58"/>
        </w:rPr>
        <w:t xml:space="preserve"> </w:t>
      </w:r>
      <w:r>
        <w:t>得到分区组</w:t>
      </w:r>
    </w:p>
    <w:p w:rsidR="00737AD2" w:rsidRDefault="00EC10B3">
      <w:pPr>
        <w:pStyle w:val="BodyText"/>
        <w:spacing w:before="6"/>
        <w:ind w:left="1217"/>
        <w:rPr>
          <w:rFonts w:ascii="仿宋" w:eastAsia="仿宋" w:hAnsi="仿宋" w:cs="仿宋"/>
        </w:rPr>
      </w:pPr>
      <w:r w:rsidRPr="00EC10B3">
        <w:pict>
          <v:group id="_x0000_s3446" style="position:absolute;left:0;text-align:left;margin-left:95.85pt;margin-top:4.75pt;width:459.45pt;height:10.6pt;z-index:-25719;mso-position-horizontal-relative:page" coordorigin="1917,95" coordsize="9189,212">
            <v:shape id="_x0000_s3447"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dataRG = db.getRG ( "&lt;datagroup1&gt;" ) ;</w:t>
      </w:r>
    </w:p>
    <w:p w:rsidR="00737AD2" w:rsidRDefault="007003A1">
      <w:pPr>
        <w:pStyle w:val="BodyText"/>
        <w:spacing w:line="261" w:lineRule="exact"/>
      </w:pPr>
      <w:r>
        <w:t>3.</w:t>
      </w:r>
      <w:r>
        <w:rPr>
          <w:spacing w:val="58"/>
        </w:rPr>
        <w:t xml:space="preserve"> </w:t>
      </w:r>
      <w:r>
        <w:t>得到数据节点</w:t>
      </w:r>
    </w:p>
    <w:p w:rsidR="00737AD2" w:rsidRDefault="00EC10B3">
      <w:pPr>
        <w:pStyle w:val="BodyText"/>
        <w:spacing w:before="6"/>
        <w:ind w:left="1217"/>
        <w:rPr>
          <w:rFonts w:ascii="仿宋" w:eastAsia="仿宋" w:hAnsi="仿宋" w:cs="仿宋"/>
        </w:rPr>
      </w:pPr>
      <w:r w:rsidRPr="00EC10B3">
        <w:pict>
          <v:group id="_x0000_s3444" style="position:absolute;left:0;text-align:left;margin-left:95.85pt;margin-top:4.75pt;width:459.45pt;height:10.6pt;z-index:-25718;mso-position-horizontal-relative:page" coordorigin="1917,95" coordsize="9189,212">
            <v:shape id="_x0000_s344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datanode = dataRG.getNode ( "&lt;hostname1&gt;", "&lt;servicename1&gt;" ) ;</w:t>
      </w:r>
    </w:p>
    <w:p w:rsidR="00737AD2" w:rsidRDefault="007003A1">
      <w:pPr>
        <w:pStyle w:val="BodyText"/>
        <w:spacing w:line="261" w:lineRule="exact"/>
        <w:rPr>
          <w:lang w:eastAsia="zh-CN"/>
        </w:rPr>
      </w:pPr>
      <w:r>
        <w:rPr>
          <w:lang w:eastAsia="zh-CN"/>
        </w:rPr>
        <w:t>4.</w:t>
      </w:r>
      <w:r>
        <w:rPr>
          <w:spacing w:val="58"/>
          <w:lang w:eastAsia="zh-CN"/>
        </w:rPr>
        <w:t xml:space="preserve"> </w:t>
      </w:r>
      <w:r>
        <w:rPr>
          <w:lang w:eastAsia="zh-CN"/>
        </w:rPr>
        <w:t>启动节点</w:t>
      </w:r>
    </w:p>
    <w:p w:rsidR="00737AD2" w:rsidRDefault="00EC10B3">
      <w:pPr>
        <w:pStyle w:val="BodyText"/>
        <w:spacing w:before="6"/>
        <w:ind w:left="1217"/>
        <w:rPr>
          <w:rFonts w:ascii="仿宋" w:eastAsia="仿宋" w:hAnsi="仿宋" w:cs="仿宋"/>
          <w:lang w:eastAsia="zh-CN"/>
        </w:rPr>
      </w:pPr>
      <w:r w:rsidRPr="00EC10B3">
        <w:pict>
          <v:group id="_x0000_s3442" style="position:absolute;left:0;text-align:left;margin-left:95.85pt;margin-top:4.75pt;width:459.45pt;height:10.6pt;z-index:-25717;mso-position-horizontal-relative:page" coordorigin="1917,95" coordsize="9189,212">
            <v:shape id="_x0000_s3443"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lang w:eastAsia="zh-CN"/>
        </w:rPr>
        <w:t>&gt; datanode.start() ;</w:t>
      </w:r>
    </w:p>
    <w:p w:rsidR="00737AD2" w:rsidRDefault="00737AD2">
      <w:pPr>
        <w:spacing w:before="9" w:line="180" w:lineRule="exact"/>
        <w:rPr>
          <w:sz w:val="18"/>
          <w:szCs w:val="18"/>
          <w:lang w:eastAsia="zh-CN"/>
        </w:rPr>
      </w:pPr>
    </w:p>
    <w:p w:rsidR="00737AD2" w:rsidRDefault="007003A1">
      <w:pPr>
        <w:pStyle w:val="BodyText"/>
        <w:spacing w:line="253" w:lineRule="auto"/>
        <w:ind w:right="15"/>
        <w:rPr>
          <w:lang w:eastAsia="zh-CN"/>
        </w:rPr>
      </w:pPr>
      <w:r>
        <w:rPr>
          <w:lang w:eastAsia="zh-CN"/>
        </w:rPr>
        <w:t xml:space="preserve">手工启动数据组 </w:t>
      </w:r>
      <w:r>
        <w:rPr>
          <w:w w:val="95"/>
          <w:lang w:eastAsia="zh-CN"/>
        </w:rPr>
        <w:t>当集群中某个数据组被停止后，用户可以在sdb命令行使用如下步骤启动数据组。该操作会启动数据组中全</w:t>
      </w:r>
    </w:p>
    <w:p w:rsidR="00737AD2" w:rsidRDefault="007003A1">
      <w:pPr>
        <w:pStyle w:val="BodyText"/>
        <w:spacing w:line="225" w:lineRule="exact"/>
        <w:rPr>
          <w:lang w:eastAsia="zh-CN"/>
        </w:rPr>
      </w:pPr>
      <w:r>
        <w:rPr>
          <w:lang w:eastAsia="zh-CN"/>
        </w:rPr>
        <w:t>部数据节点。</w:t>
      </w:r>
    </w:p>
    <w:p w:rsidR="00737AD2" w:rsidRDefault="007003A1">
      <w:pPr>
        <w:pStyle w:val="BodyText"/>
        <w:spacing w:before="38"/>
        <w:rPr>
          <w:lang w:eastAsia="zh-CN"/>
        </w:rPr>
      </w:pPr>
      <w:r>
        <w:rPr>
          <w:lang w:eastAsia="zh-CN"/>
        </w:rPr>
        <w:t>1.</w:t>
      </w:r>
      <w:r>
        <w:rPr>
          <w:spacing w:val="58"/>
          <w:lang w:eastAsia="zh-CN"/>
        </w:rPr>
        <w:t xml:space="preserve"> </w:t>
      </w:r>
      <w:r>
        <w:rPr>
          <w:lang w:eastAsia="zh-CN"/>
        </w:rPr>
        <w:t>连接到协调节点</w:t>
      </w:r>
    </w:p>
    <w:p w:rsidR="00737AD2" w:rsidRDefault="00EC10B3">
      <w:pPr>
        <w:pStyle w:val="BodyText"/>
        <w:spacing w:before="6"/>
        <w:ind w:left="1217"/>
        <w:rPr>
          <w:rFonts w:ascii="仿宋" w:eastAsia="仿宋" w:hAnsi="仿宋" w:cs="仿宋"/>
        </w:rPr>
      </w:pPr>
      <w:r w:rsidRPr="00EC10B3">
        <w:pict>
          <v:group id="_x0000_s3440" style="position:absolute;left:0;text-align:left;margin-left:95.85pt;margin-top:4.75pt;width:459.45pt;height:10.6pt;z-index:-25716;mso-position-horizontal-relative:page" coordorigin="1917,95" coordsize="9189,212">
            <v:shape id="_x0000_s3441"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/opt/sequoiadb/bin/sdb</w:t>
      </w:r>
    </w:p>
    <w:p w:rsidR="00737AD2" w:rsidRDefault="00737AD2">
      <w:pPr>
        <w:rPr>
          <w:rFonts w:ascii="仿宋" w:eastAsia="仿宋" w:hAnsi="仿宋" w:cs="仿宋"/>
        </w:rPr>
        <w:sectPr w:rsidR="00737AD2">
          <w:pgSz w:w="12240" w:h="15840"/>
          <w:pgMar w:top="900" w:right="104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897"/>
        <w:rPr>
          <w:rFonts w:ascii="仿宋" w:eastAsia="仿宋" w:hAnsi="仿宋" w:cs="仿宋"/>
        </w:rPr>
      </w:pPr>
      <w:r w:rsidRPr="00EC10B3">
        <w:pict>
          <v:group id="_x0000_s3438" style="position:absolute;left:0;text-align:left;margin-left:95.85pt;margin-top:4.7pt;width:459.45pt;height:10.6pt;z-index:-25715;mso-position-horizontal-relative:page" coordorigin="1917,94" coordsize="9189,212">
            <v:shape id="_x0000_s3439" style="position:absolute;left:1917;top:94;width:9189;height:212" coordorigin="1917,94" coordsize="9189,212" path="m1917,94r9189,l11106,306r-9189,l1917,94xe" fillcolor="#efefef" stroked="f">
              <v:path arrowok="t"/>
            </v:shape>
            <w10:wrap anchorx="page"/>
          </v:group>
        </w:pict>
      </w:r>
      <w:r w:rsidR="007003A1">
        <w:rPr>
          <w:rFonts w:ascii="仿宋" w:eastAsia="仿宋" w:hAnsi="仿宋" w:cs="仿宋"/>
        </w:rPr>
        <w:t>&gt; var db = new Sdb("localhost", 11810) ;</w:t>
      </w:r>
    </w:p>
    <w:p w:rsidR="00737AD2" w:rsidRDefault="007003A1">
      <w:pPr>
        <w:pStyle w:val="BodyText"/>
        <w:spacing w:line="261" w:lineRule="exact"/>
        <w:ind w:left="613"/>
      </w:pPr>
      <w:r>
        <w:t>2.</w:t>
      </w:r>
      <w:r>
        <w:rPr>
          <w:spacing w:val="58"/>
        </w:rPr>
        <w:t xml:space="preserve"> </w:t>
      </w:r>
      <w:r>
        <w:t>得到分区组</w:t>
      </w:r>
    </w:p>
    <w:p w:rsidR="00737AD2" w:rsidRDefault="00EC10B3">
      <w:pPr>
        <w:pStyle w:val="BodyText"/>
        <w:spacing w:before="6"/>
        <w:ind w:left="897"/>
        <w:rPr>
          <w:rFonts w:ascii="仿宋" w:eastAsia="仿宋" w:hAnsi="仿宋" w:cs="仿宋"/>
        </w:rPr>
      </w:pPr>
      <w:r w:rsidRPr="00EC10B3">
        <w:pict>
          <v:group id="_x0000_s3436" style="position:absolute;left:0;text-align:left;margin-left:95.85pt;margin-top:4.75pt;width:459.45pt;height:10.6pt;z-index:-25714;mso-position-horizontal-relative:page" coordorigin="1917,95" coordsize="9189,212">
            <v:shape id="_x0000_s3437"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datashard = db.getShard ( "&lt;datashard&gt;" ) ;</w:t>
      </w:r>
    </w:p>
    <w:p w:rsidR="00737AD2" w:rsidRDefault="007003A1">
      <w:pPr>
        <w:pStyle w:val="BodyText"/>
        <w:spacing w:line="261" w:lineRule="exact"/>
        <w:ind w:left="613"/>
      </w:pPr>
      <w:r>
        <w:t>3.</w:t>
      </w:r>
      <w:r>
        <w:rPr>
          <w:spacing w:val="58"/>
        </w:rPr>
        <w:t xml:space="preserve"> </w:t>
      </w:r>
      <w:r>
        <w:t>启动数据组</w:t>
      </w:r>
    </w:p>
    <w:p w:rsidR="00737AD2" w:rsidRDefault="00EC10B3">
      <w:pPr>
        <w:pStyle w:val="BodyText"/>
        <w:spacing w:before="6"/>
        <w:ind w:left="897"/>
        <w:rPr>
          <w:rFonts w:ascii="仿宋" w:eastAsia="仿宋" w:hAnsi="仿宋" w:cs="仿宋"/>
        </w:rPr>
      </w:pPr>
      <w:r w:rsidRPr="00EC10B3">
        <w:pict>
          <v:group id="_x0000_s3434" style="position:absolute;left:0;text-align:left;margin-left:95.85pt;margin-top:4.75pt;width:459.45pt;height:10.6pt;z-index:-25713;mso-position-horizontal-relative:page" coordorigin="1917,95" coordsize="9189,212">
            <v:shape id="_x0000_s343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datashard.start();</w:t>
      </w:r>
    </w:p>
    <w:p w:rsidR="00737AD2" w:rsidRDefault="007003A1">
      <w:pPr>
        <w:pStyle w:val="BodyText"/>
        <w:spacing w:before="89"/>
        <w:ind w:left="613"/>
      </w:pPr>
      <w:bookmarkStart w:id="357" w:name="集群停止"/>
      <w:bookmarkStart w:id="358" w:name="_bookmark97"/>
      <w:bookmarkEnd w:id="357"/>
      <w:bookmarkEnd w:id="358"/>
      <w:r>
        <w:t>集群停止</w:t>
      </w:r>
    </w:p>
    <w:p w:rsidR="00737AD2" w:rsidRDefault="00737AD2">
      <w:pPr>
        <w:spacing w:before="9" w:line="190" w:lineRule="exact"/>
        <w:rPr>
          <w:sz w:val="19"/>
          <w:szCs w:val="19"/>
        </w:rPr>
      </w:pPr>
    </w:p>
    <w:p w:rsidR="00737AD2" w:rsidRDefault="007003A1">
      <w:pPr>
        <w:pStyle w:val="BodyText"/>
        <w:spacing w:line="260" w:lineRule="auto"/>
        <w:ind w:left="613" w:right="5441"/>
      </w:pPr>
      <w:r>
        <w:t xml:space="preserve">手工停止特定节点 </w:t>
      </w:r>
      <w:r>
        <w:rPr>
          <w:w w:val="95"/>
        </w:rPr>
        <w:t>用户可以在sdb命令行使用如下步骤停止数据节点。</w:t>
      </w:r>
      <w:r>
        <w:t xml:space="preserve"> 1.</w:t>
      </w:r>
      <w:r>
        <w:rPr>
          <w:spacing w:val="58"/>
        </w:rPr>
        <w:t xml:space="preserve"> </w:t>
      </w:r>
      <w:r>
        <w:t>连接到协调节点</w:t>
      </w:r>
    </w:p>
    <w:p w:rsidR="00737AD2" w:rsidRDefault="00EC10B3">
      <w:pPr>
        <w:pStyle w:val="BodyText"/>
        <w:spacing w:line="279" w:lineRule="exact"/>
        <w:ind w:left="897"/>
        <w:rPr>
          <w:rFonts w:ascii="仿宋" w:eastAsia="仿宋" w:hAnsi="仿宋" w:cs="仿宋"/>
        </w:rPr>
      </w:pPr>
      <w:r w:rsidRPr="00EC10B3">
        <w:pict>
          <v:group id="_x0000_s3432" style="position:absolute;left:0;text-align:left;margin-left:95.85pt;margin-top:3.65pt;width:459.45pt;height:21.2pt;z-index:-25712;mso-position-horizontal-relative:page" coordorigin="1917,73" coordsize="9189,424">
            <v:shape id="_x0000_s3433" style="position:absolute;left:1917;top:73;width:9189;height:424" coordorigin="1917,73" coordsize="9189,424" path="m1917,73r9189,l11106,497r-9189,l1917,73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89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ind w:left="613"/>
      </w:pPr>
      <w:r>
        <w:t>2.</w:t>
      </w:r>
      <w:r>
        <w:rPr>
          <w:spacing w:val="58"/>
        </w:rPr>
        <w:t xml:space="preserve"> </w:t>
      </w:r>
      <w:r>
        <w:t>得到分区组</w:t>
      </w:r>
    </w:p>
    <w:p w:rsidR="00737AD2" w:rsidRDefault="00EC10B3">
      <w:pPr>
        <w:pStyle w:val="BodyText"/>
        <w:spacing w:before="6"/>
        <w:ind w:left="897"/>
        <w:rPr>
          <w:rFonts w:ascii="仿宋" w:eastAsia="仿宋" w:hAnsi="仿宋" w:cs="仿宋"/>
        </w:rPr>
      </w:pPr>
      <w:r w:rsidRPr="00EC10B3">
        <w:pict>
          <v:group id="_x0000_s3430" style="position:absolute;left:0;text-align:left;margin-left:95.85pt;margin-top:4.75pt;width:459.45pt;height:10.6pt;z-index:-25711;mso-position-horizontal-relative:page" coordorigin="1917,95" coordsize="9189,212">
            <v:shape id="_x0000_s3431"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dataRG = db.getRG ( "&lt;datagroup1&gt;" ) ;</w:t>
      </w:r>
    </w:p>
    <w:p w:rsidR="00737AD2" w:rsidRDefault="007003A1">
      <w:pPr>
        <w:pStyle w:val="BodyText"/>
        <w:spacing w:line="261" w:lineRule="exact"/>
        <w:ind w:left="613"/>
      </w:pPr>
      <w:r>
        <w:t>3.</w:t>
      </w:r>
      <w:r>
        <w:rPr>
          <w:spacing w:val="58"/>
        </w:rPr>
        <w:t xml:space="preserve"> </w:t>
      </w:r>
      <w:r>
        <w:t>得到数据节点</w:t>
      </w:r>
    </w:p>
    <w:p w:rsidR="00737AD2" w:rsidRDefault="00EC10B3">
      <w:pPr>
        <w:pStyle w:val="BodyText"/>
        <w:spacing w:before="6"/>
        <w:ind w:left="897"/>
        <w:rPr>
          <w:rFonts w:ascii="仿宋" w:eastAsia="仿宋" w:hAnsi="仿宋" w:cs="仿宋"/>
        </w:rPr>
      </w:pPr>
      <w:r w:rsidRPr="00EC10B3">
        <w:pict>
          <v:group id="_x0000_s3428" style="position:absolute;left:0;text-align:left;margin-left:95.85pt;margin-top:4.75pt;width:459.45pt;height:10.6pt;z-index:-25710;mso-position-horizontal-relative:page" coordorigin="1917,95" coordsize="9189,212">
            <v:shape id="_x0000_s3429"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datanode = dataRG.getNode ( "&lt;hostname1&gt;", "&lt;servicename1&gt;" ) ;</w:t>
      </w:r>
    </w:p>
    <w:p w:rsidR="00737AD2" w:rsidRDefault="007003A1">
      <w:pPr>
        <w:pStyle w:val="BodyText"/>
        <w:spacing w:line="261" w:lineRule="exact"/>
        <w:ind w:left="613"/>
      </w:pPr>
      <w:r>
        <w:t>4.</w:t>
      </w:r>
      <w:r>
        <w:rPr>
          <w:spacing w:val="58"/>
        </w:rPr>
        <w:t xml:space="preserve"> </w:t>
      </w:r>
      <w:r>
        <w:t>停止节点</w:t>
      </w:r>
    </w:p>
    <w:p w:rsidR="00737AD2" w:rsidRDefault="00EC10B3">
      <w:pPr>
        <w:pStyle w:val="BodyText"/>
        <w:spacing w:before="6"/>
        <w:ind w:left="897"/>
        <w:rPr>
          <w:rFonts w:ascii="仿宋" w:eastAsia="仿宋" w:hAnsi="仿宋" w:cs="仿宋"/>
        </w:rPr>
      </w:pPr>
      <w:r w:rsidRPr="00EC10B3">
        <w:pict>
          <v:group id="_x0000_s3426" style="position:absolute;left:0;text-align:left;margin-left:95.85pt;margin-top:4.75pt;width:459.45pt;height:10.6pt;z-index:-25709;mso-position-horizontal-relative:page" coordorigin="1917,95" coordsize="9189,212">
            <v:shape id="_x0000_s3427"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datanode.stop() ;</w:t>
      </w:r>
    </w:p>
    <w:p w:rsidR="00737AD2" w:rsidRDefault="00737AD2">
      <w:pPr>
        <w:spacing w:before="9" w:line="180" w:lineRule="exact"/>
        <w:rPr>
          <w:sz w:val="18"/>
          <w:szCs w:val="18"/>
        </w:rPr>
      </w:pPr>
    </w:p>
    <w:p w:rsidR="00737AD2" w:rsidRDefault="007003A1">
      <w:pPr>
        <w:pStyle w:val="BodyText"/>
        <w:spacing w:line="260" w:lineRule="auto"/>
        <w:ind w:left="613" w:right="1805"/>
      </w:pPr>
      <w:r>
        <w:t xml:space="preserve">手工停止数据组 </w:t>
      </w:r>
      <w:r>
        <w:rPr>
          <w:w w:val="95"/>
        </w:rPr>
        <w:t>用户可以在sdb命令行使用如下步骤停止数据组。该操作会停止数据组中全部数据节点。</w:t>
      </w:r>
      <w:r>
        <w:t xml:space="preserve"> 1.</w:t>
      </w:r>
      <w:r>
        <w:rPr>
          <w:spacing w:val="58"/>
        </w:rPr>
        <w:t xml:space="preserve"> </w:t>
      </w:r>
      <w:r>
        <w:t>连接到协调节点</w:t>
      </w:r>
    </w:p>
    <w:p w:rsidR="00737AD2" w:rsidRDefault="00EC10B3">
      <w:pPr>
        <w:pStyle w:val="BodyText"/>
        <w:spacing w:line="279" w:lineRule="exact"/>
        <w:ind w:left="897"/>
        <w:rPr>
          <w:rFonts w:ascii="仿宋" w:eastAsia="仿宋" w:hAnsi="仿宋" w:cs="仿宋"/>
        </w:rPr>
      </w:pPr>
      <w:r w:rsidRPr="00EC10B3">
        <w:pict>
          <v:group id="_x0000_s3424" style="position:absolute;left:0;text-align:left;margin-left:95.85pt;margin-top:3.65pt;width:459.45pt;height:21.2pt;z-index:-25708;mso-position-horizontal-relative:page" coordorigin="1917,73" coordsize="9189,424">
            <v:shape id="_x0000_s3425" style="position:absolute;left:1917;top:73;width:9189;height:424" coordorigin="1917,73" coordsize="9189,424" path="m1917,73r9189,l11106,497r-9189,l1917,73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89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ind w:left="613"/>
      </w:pPr>
      <w:r>
        <w:t>2.</w:t>
      </w:r>
      <w:r>
        <w:rPr>
          <w:spacing w:val="58"/>
        </w:rPr>
        <w:t xml:space="preserve"> </w:t>
      </w:r>
      <w:r>
        <w:t>得到分区组</w:t>
      </w:r>
    </w:p>
    <w:p w:rsidR="00737AD2" w:rsidRDefault="00EC10B3">
      <w:pPr>
        <w:pStyle w:val="BodyText"/>
        <w:spacing w:before="6"/>
        <w:ind w:left="897"/>
        <w:rPr>
          <w:rFonts w:ascii="仿宋" w:eastAsia="仿宋" w:hAnsi="仿宋" w:cs="仿宋"/>
        </w:rPr>
      </w:pPr>
      <w:r w:rsidRPr="00EC10B3">
        <w:pict>
          <v:group id="_x0000_s3422" style="position:absolute;left:0;text-align:left;margin-left:95.85pt;margin-top:4.75pt;width:459.45pt;height:10.6pt;z-index:-25707;mso-position-horizontal-relative:page" coordorigin="1917,95" coordsize="9189,212">
            <v:shape id="_x0000_s3423"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dataRG = db.getRG ( "&lt;datagroup1&gt;" ) ;</w:t>
      </w:r>
    </w:p>
    <w:p w:rsidR="00737AD2" w:rsidRDefault="007003A1">
      <w:pPr>
        <w:pStyle w:val="BodyText"/>
        <w:spacing w:line="261" w:lineRule="exact"/>
        <w:ind w:left="613"/>
      </w:pPr>
      <w:r>
        <w:t>3.</w:t>
      </w:r>
      <w:r>
        <w:rPr>
          <w:spacing w:val="58"/>
        </w:rPr>
        <w:t xml:space="preserve"> </w:t>
      </w:r>
      <w:r>
        <w:t>停止数据组</w:t>
      </w:r>
    </w:p>
    <w:p w:rsidR="00737AD2" w:rsidRDefault="00EC10B3">
      <w:pPr>
        <w:pStyle w:val="BodyText"/>
        <w:spacing w:before="6"/>
        <w:ind w:left="897"/>
        <w:rPr>
          <w:rFonts w:ascii="仿宋" w:eastAsia="仿宋" w:hAnsi="仿宋" w:cs="仿宋"/>
        </w:rPr>
      </w:pPr>
      <w:r w:rsidRPr="00EC10B3">
        <w:pict>
          <v:group id="_x0000_s3420" style="position:absolute;left:0;text-align:left;margin-left:95.85pt;margin-top:4.75pt;width:459.45pt;height:10.6pt;z-index:-25706;mso-position-horizontal-relative:page" coordorigin="1917,95" coordsize="9189,212">
            <v:shape id="_x0000_s3421"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dataRG.stop() ;</w:t>
      </w:r>
    </w:p>
    <w:p w:rsidR="00737AD2" w:rsidRDefault="00737AD2">
      <w:pPr>
        <w:spacing w:before="9" w:line="180" w:lineRule="exact"/>
        <w:rPr>
          <w:sz w:val="18"/>
          <w:szCs w:val="18"/>
        </w:rPr>
      </w:pPr>
    </w:p>
    <w:p w:rsidR="00737AD2" w:rsidRDefault="007003A1">
      <w:pPr>
        <w:pStyle w:val="BodyText"/>
        <w:ind w:left="613"/>
      </w:pPr>
      <w:r>
        <w:t>使用kill命令停止数据节点</w:t>
      </w:r>
    </w:p>
    <w:p w:rsidR="00737AD2" w:rsidRDefault="007003A1">
      <w:pPr>
        <w:pStyle w:val="BodyText"/>
        <w:spacing w:before="18"/>
        <w:ind w:left="613"/>
        <w:rPr>
          <w:lang w:eastAsia="zh-CN"/>
        </w:rPr>
      </w:pPr>
      <w:r>
        <w:rPr>
          <w:w w:val="95"/>
          <w:lang w:eastAsia="zh-CN"/>
        </w:rPr>
        <w:t xml:space="preserve">用户可以使用kill </w:t>
      </w:r>
      <w:r>
        <w:rPr>
          <w:spacing w:val="26"/>
          <w:w w:val="95"/>
          <w:lang w:eastAsia="zh-CN"/>
        </w:rPr>
        <w:t xml:space="preserve"> </w:t>
      </w:r>
      <w:r>
        <w:rPr>
          <w:w w:val="95"/>
          <w:lang w:eastAsia="zh-CN"/>
        </w:rPr>
        <w:t xml:space="preserve">-15 </w:t>
      </w:r>
      <w:r>
        <w:rPr>
          <w:spacing w:val="26"/>
          <w:w w:val="95"/>
          <w:lang w:eastAsia="zh-CN"/>
        </w:rPr>
        <w:t xml:space="preserve"> </w:t>
      </w:r>
      <w:r>
        <w:rPr>
          <w:w w:val="95"/>
          <w:lang w:eastAsia="zh-CN"/>
        </w:rPr>
        <w:t xml:space="preserve">&lt;pid&gt;正常停止数据节点。以该方式停止的数据节点被认为正常停止。用户使用kill </w:t>
      </w:r>
      <w:r>
        <w:rPr>
          <w:spacing w:val="26"/>
          <w:w w:val="95"/>
          <w:lang w:eastAsia="zh-CN"/>
        </w:rPr>
        <w:t xml:space="preserve"> </w:t>
      </w:r>
      <w:r>
        <w:rPr>
          <w:w w:val="95"/>
          <w:lang w:eastAsia="zh-CN"/>
        </w:rPr>
        <w:t>-9</w:t>
      </w:r>
    </w:p>
    <w:p w:rsidR="00737AD2" w:rsidRDefault="007003A1">
      <w:pPr>
        <w:pStyle w:val="BodyText"/>
        <w:spacing w:line="240" w:lineRule="exact"/>
        <w:ind w:left="613"/>
        <w:rPr>
          <w:lang w:eastAsia="zh-CN"/>
        </w:rPr>
      </w:pPr>
      <w:r>
        <w:rPr>
          <w:w w:val="95"/>
          <w:lang w:eastAsia="zh-CN"/>
        </w:rPr>
        <w:t xml:space="preserve">&lt;pid&gt;强行停止数据节点。      </w:t>
      </w:r>
      <w:r>
        <w:rPr>
          <w:spacing w:val="15"/>
          <w:w w:val="95"/>
          <w:lang w:eastAsia="zh-CN"/>
        </w:rPr>
        <w:t xml:space="preserve"> </w:t>
      </w:r>
      <w:r>
        <w:rPr>
          <w:w w:val="95"/>
          <w:lang w:eastAsia="zh-CN"/>
        </w:rPr>
        <w:t>以该方式停止的数据节点被认为非正常停止。如果该节点使用了正常的启动流</w:t>
      </w:r>
    </w:p>
    <w:p w:rsidR="00737AD2" w:rsidRDefault="007003A1">
      <w:pPr>
        <w:pStyle w:val="BodyText"/>
        <w:spacing w:line="240" w:lineRule="exact"/>
        <w:ind w:left="613"/>
        <w:rPr>
          <w:lang w:eastAsia="zh-CN"/>
        </w:rPr>
      </w:pPr>
      <w:r>
        <w:rPr>
          <w:lang w:eastAsia="zh-CN"/>
        </w:rPr>
        <w:t>程，则会被sdbcm进程尝试重新启动。启动后会与当前数据组中其它节点进行同步。</w:t>
      </w:r>
    </w:p>
    <w:p w:rsidR="00737AD2" w:rsidRDefault="00737AD2">
      <w:pPr>
        <w:spacing w:before="5" w:line="110" w:lineRule="exact"/>
        <w:rPr>
          <w:sz w:val="11"/>
          <w:szCs w:val="11"/>
          <w:lang w:eastAsia="zh-CN"/>
        </w:rPr>
      </w:pPr>
    </w:p>
    <w:p w:rsidR="00737AD2" w:rsidRDefault="007003A1">
      <w:pPr>
        <w:pStyle w:val="Heading3"/>
        <w:rPr>
          <w:lang w:eastAsia="zh-CN"/>
        </w:rPr>
      </w:pPr>
      <w:bookmarkStart w:id="359" w:name="数据备份"/>
      <w:bookmarkStart w:id="360" w:name="_bookmark98"/>
      <w:bookmarkEnd w:id="359"/>
      <w:bookmarkEnd w:id="360"/>
      <w:r>
        <w:rPr>
          <w:lang w:eastAsia="zh-CN"/>
        </w:rPr>
        <w:t>数据备份</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lang w:eastAsia="zh-CN"/>
        </w:rPr>
        <w:t>当前版本中，数据备份支持离线备份，即数据备份期间需要中断插入、更新、删除等变更操作，只支持查询 操作。当前备份支持两种方式：全量备份和增量备份</w:t>
      </w:r>
    </w:p>
    <w:p w:rsidR="00737AD2" w:rsidRDefault="007003A1">
      <w:pPr>
        <w:pStyle w:val="BodyText"/>
        <w:tabs>
          <w:tab w:val="left" w:pos="897"/>
        </w:tabs>
        <w:spacing w:before="50"/>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全量备份：备份整个数据库的配置、数据和日志；</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增量备份：在上一个全量备份或增量备份的基础上备份新增的日志和配置；</w:t>
      </w:r>
    </w:p>
    <w:p w:rsidR="00737AD2" w:rsidRDefault="00737AD2">
      <w:pPr>
        <w:spacing w:before="5" w:line="220" w:lineRule="exact"/>
        <w:rPr>
          <w:lang w:eastAsia="zh-CN"/>
        </w:rPr>
      </w:pPr>
    </w:p>
    <w:p w:rsidR="00737AD2" w:rsidRDefault="007003A1">
      <w:pPr>
        <w:pStyle w:val="BodyText"/>
        <w:ind w:left="613"/>
      </w:pPr>
      <w:r>
        <w:t>离线备份参数说明</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595"/>
        </w:trPr>
        <w:tc>
          <w:tcPr>
            <w:tcW w:w="4741" w:type="dxa"/>
            <w:tcBorders>
              <w:top w:val="single" w:sz="8" w:space="0" w:color="000000"/>
              <w:left w:val="nil"/>
              <w:bottom w:val="single" w:sz="8" w:space="0" w:color="000000"/>
              <w:right w:val="nil"/>
            </w:tcBorders>
          </w:tcPr>
          <w:p w:rsidR="00737AD2" w:rsidRDefault="007003A1">
            <w:pPr>
              <w:pStyle w:val="TableParagraph"/>
              <w:spacing w:line="213" w:lineRule="exact"/>
              <w:ind w:left="50"/>
              <w:rPr>
                <w:rFonts w:ascii="微软雅黑" w:eastAsia="微软雅黑" w:hAnsi="微软雅黑" w:cs="微软雅黑"/>
                <w:sz w:val="14"/>
                <w:szCs w:val="14"/>
              </w:rPr>
            </w:pPr>
            <w:r>
              <w:rPr>
                <w:rFonts w:ascii="微软雅黑" w:eastAsia="微软雅黑" w:hAnsi="微软雅黑" w:cs="微软雅黑"/>
                <w:sz w:val="14"/>
                <w:szCs w:val="14"/>
              </w:rPr>
              <w:t>参数</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731" w:type="dxa"/>
            <w:tcBorders>
              <w:top w:val="single" w:sz="8" w:space="0" w:color="000000"/>
              <w:left w:val="nil"/>
              <w:bottom w:val="single" w:sz="8" w:space="0" w:color="000000"/>
              <w:right w:val="nil"/>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说明</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备份名称，缺省则以当前时间格式命名，如“2013-11-13-15:00:00”。</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Description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备份用户描述信息。</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本次备份的指定路径，缺省为配置参数“bkuppath”中指定的路径。</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EnsureInc</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备份方式，true表示增量备份，false表示全量备份，缺省为false。</w:t>
            </w:r>
          </w:p>
        </w:tc>
      </w:tr>
    </w:tbl>
    <w:p w:rsidR="00737AD2" w:rsidRDefault="00737AD2">
      <w:pPr>
        <w:spacing w:line="218"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OverWrite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对于同名备份是否覆盖，true表示覆盖，false表示不覆盖，如果同名则报</w:t>
            </w:r>
          </w:p>
          <w:p w:rsidR="00737AD2" w:rsidRDefault="007003A1">
            <w:pPr>
              <w:pStyle w:val="TableParagraph"/>
              <w:spacing w:before="1"/>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错；缺少为true。</w:t>
            </w:r>
          </w:p>
        </w:tc>
      </w:tr>
      <w:tr w:rsidR="00737AD2">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对指定组进行备份，缺省为对全系统备份，当需要对多个组进行备份可以指</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w w:val="95"/>
                <w:sz w:val="14"/>
                <w:szCs w:val="14"/>
              </w:rPr>
              <w:t>定为数组类型，如：["datagroup1","datagroup2"]。</w:t>
            </w:r>
          </w:p>
        </w:tc>
      </w:tr>
    </w:tbl>
    <w:p w:rsidR="00737AD2" w:rsidRDefault="00737AD2">
      <w:pPr>
        <w:spacing w:before="3" w:line="200" w:lineRule="exact"/>
        <w:rPr>
          <w:sz w:val="20"/>
          <w:szCs w:val="20"/>
        </w:rPr>
      </w:pPr>
    </w:p>
    <w:p w:rsidR="00737AD2" w:rsidRDefault="007003A1">
      <w:pPr>
        <w:pStyle w:val="BodyText"/>
        <w:spacing w:line="312" w:lineRule="exact"/>
      </w:pPr>
      <w:r>
        <w:t>备份整个数据库</w:t>
      </w:r>
    </w:p>
    <w:p w:rsidR="00737AD2" w:rsidRDefault="007003A1">
      <w:pPr>
        <w:pStyle w:val="BodyText"/>
        <w:spacing w:before="18"/>
      </w:pPr>
      <w:r>
        <w:t>1.连接到协调节点</w:t>
      </w:r>
    </w:p>
    <w:p w:rsidR="00737AD2" w:rsidRDefault="00EC10B3">
      <w:pPr>
        <w:pStyle w:val="BodyText"/>
        <w:spacing w:before="6"/>
        <w:rPr>
          <w:rFonts w:ascii="仿宋" w:eastAsia="仿宋" w:hAnsi="仿宋" w:cs="仿宋"/>
        </w:rPr>
      </w:pPr>
      <w:r w:rsidRPr="00EC10B3">
        <w:pict>
          <v:group id="_x0000_s3418" style="position:absolute;left:0;text-align:left;margin-left:81.7pt;margin-top:4.75pt;width:473.6pt;height:21.2pt;z-index:-25705;mso-position-horizontal-relative:page" coordorigin="1634,95" coordsize="9472,424">
            <v:shape id="_x0000_s3419" style="position:absolute;left:1634;top:95;width:9472;height:424" coordorigin="1634,95" coordsize="9472,424" path="m1634,95r9472,l11106,519r-9472,l1634,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rPr>
          <w:rFonts w:ascii="仿宋" w:eastAsia="仿宋" w:hAnsi="仿宋" w:cs="仿宋"/>
        </w:rPr>
      </w:pPr>
      <w:r>
        <w:rPr>
          <w:rFonts w:ascii="仿宋" w:eastAsia="仿宋" w:hAnsi="仿宋" w:cs="仿宋"/>
        </w:rPr>
        <w:t>&gt; var db = new Sdb("localhost",11810);</w:t>
      </w:r>
    </w:p>
    <w:p w:rsidR="00737AD2" w:rsidRDefault="007003A1">
      <w:pPr>
        <w:pStyle w:val="BodyText"/>
        <w:spacing w:before="49"/>
      </w:pPr>
      <w:r>
        <w:t>2.执行备份命令</w:t>
      </w:r>
    </w:p>
    <w:p w:rsidR="00737AD2" w:rsidRDefault="00EC10B3">
      <w:pPr>
        <w:pStyle w:val="BodyText"/>
        <w:spacing w:before="6"/>
        <w:rPr>
          <w:rFonts w:ascii="仿宋" w:eastAsia="仿宋" w:hAnsi="仿宋" w:cs="仿宋"/>
        </w:rPr>
      </w:pPr>
      <w:r w:rsidRPr="00EC10B3">
        <w:pict>
          <v:group id="_x0000_s3416" style="position:absolute;left:0;text-align:left;margin-left:81.7pt;margin-top:4.75pt;width:473.6pt;height:10.6pt;z-index:-25704;mso-position-horizontal-relative:page" coordorigin="1634,95" coordsize="9472,212">
            <v:shape id="_x0000_s3417"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db.backupOffline({Name:"backupName",Description:"backup for all"})</w:t>
      </w:r>
    </w:p>
    <w:p w:rsidR="00737AD2" w:rsidRDefault="00737AD2">
      <w:pPr>
        <w:spacing w:before="9" w:line="180" w:lineRule="exact"/>
        <w:rPr>
          <w:sz w:val="18"/>
          <w:szCs w:val="18"/>
        </w:rPr>
      </w:pPr>
    </w:p>
    <w:p w:rsidR="00737AD2" w:rsidRDefault="007003A1">
      <w:pPr>
        <w:pStyle w:val="BodyText"/>
        <w:spacing w:line="253" w:lineRule="auto"/>
        <w:ind w:right="6700"/>
      </w:pPr>
      <w:r>
        <w:t>备份指定组的数据库 1.连接到协调节点</w:t>
      </w:r>
    </w:p>
    <w:p w:rsidR="00737AD2" w:rsidRDefault="00EC10B3">
      <w:pPr>
        <w:pStyle w:val="BodyText"/>
        <w:spacing w:line="287" w:lineRule="exact"/>
        <w:rPr>
          <w:rFonts w:ascii="仿宋" w:eastAsia="仿宋" w:hAnsi="仿宋" w:cs="仿宋"/>
        </w:rPr>
      </w:pPr>
      <w:r w:rsidRPr="00EC10B3">
        <w:pict>
          <v:group id="_x0000_s3414" style="position:absolute;left:0;text-align:left;margin-left:81.7pt;margin-top:4.05pt;width:473.6pt;height:21.2pt;z-index:-25703;mso-position-horizontal-relative:page" coordorigin="1634,81" coordsize="9472,424">
            <v:shape id="_x0000_s3415" style="position:absolute;left:1634;top:81;width:9472;height:424" coordorigin="1634,81" coordsize="9472,424" path="m1634,81r9472,l11106,505r-9472,l1634,81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rPr>
          <w:rFonts w:ascii="仿宋" w:eastAsia="仿宋" w:hAnsi="仿宋" w:cs="仿宋"/>
        </w:rPr>
      </w:pPr>
      <w:r>
        <w:rPr>
          <w:rFonts w:ascii="仿宋" w:eastAsia="仿宋" w:hAnsi="仿宋" w:cs="仿宋"/>
        </w:rPr>
        <w:t>&gt; var db = new Sdb("localhost",11810);</w:t>
      </w:r>
    </w:p>
    <w:p w:rsidR="00737AD2" w:rsidRDefault="007003A1">
      <w:pPr>
        <w:pStyle w:val="BodyText"/>
        <w:spacing w:before="49"/>
      </w:pPr>
      <w:r>
        <w:t>2.执行备份命令</w:t>
      </w:r>
    </w:p>
    <w:p w:rsidR="00737AD2" w:rsidRDefault="00EC10B3">
      <w:pPr>
        <w:pStyle w:val="BodyText"/>
        <w:spacing w:before="6"/>
        <w:rPr>
          <w:rFonts w:ascii="仿宋" w:eastAsia="仿宋" w:hAnsi="仿宋" w:cs="仿宋"/>
        </w:rPr>
      </w:pPr>
      <w:r w:rsidRPr="00EC10B3">
        <w:pict>
          <v:group id="_x0000_s3412" style="position:absolute;left:0;text-align:left;margin-left:81.7pt;margin-top:4.75pt;width:473.6pt;height:10.6pt;z-index:-25702;mso-position-horizontal-relative:page" coordorigin="1634,95" coordsize="9472,212">
            <v:shape id="_x0000_s341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db.backupOffline({Name:"backupName",Description:"backup group1",GroupName:"datagroup1"})</w:t>
      </w:r>
    </w:p>
    <w:p w:rsidR="00737AD2" w:rsidRDefault="00737AD2">
      <w:pPr>
        <w:spacing w:before="9" w:line="180" w:lineRule="exact"/>
        <w:rPr>
          <w:sz w:val="18"/>
          <w:szCs w:val="18"/>
        </w:rPr>
      </w:pPr>
    </w:p>
    <w:p w:rsidR="00737AD2" w:rsidRDefault="007003A1">
      <w:pPr>
        <w:pStyle w:val="BodyText"/>
        <w:spacing w:line="253" w:lineRule="auto"/>
        <w:ind w:right="6700"/>
      </w:pPr>
      <w:r>
        <w:t>备份指定节点的数据库 1.连接到指定节点</w:t>
      </w:r>
    </w:p>
    <w:p w:rsidR="00737AD2" w:rsidRDefault="00EC10B3">
      <w:pPr>
        <w:pStyle w:val="BodyText"/>
        <w:spacing w:line="287" w:lineRule="exact"/>
        <w:rPr>
          <w:rFonts w:ascii="仿宋" w:eastAsia="仿宋" w:hAnsi="仿宋" w:cs="仿宋"/>
        </w:rPr>
      </w:pPr>
      <w:r w:rsidRPr="00EC10B3">
        <w:pict>
          <v:group id="_x0000_s3410" style="position:absolute;left:0;text-align:left;margin-left:81.7pt;margin-top:4.05pt;width:473.6pt;height:21.2pt;z-index:-25701;mso-position-horizontal-relative:page" coordorigin="1634,81" coordsize="9472,424">
            <v:shape id="_x0000_s3411" style="position:absolute;left:1634;top:81;width:9472;height:424" coordorigin="1634,81" coordsize="9472,424" path="m1634,81r9472,l11106,505r-9472,l1634,81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rPr>
          <w:rFonts w:ascii="仿宋" w:eastAsia="仿宋" w:hAnsi="仿宋" w:cs="仿宋"/>
        </w:rPr>
      </w:pPr>
      <w:r>
        <w:rPr>
          <w:rFonts w:ascii="仿宋" w:eastAsia="仿宋" w:hAnsi="仿宋" w:cs="仿宋"/>
        </w:rPr>
        <w:t>&gt; var dbdata = new Sdb("hostname1","servicename1");</w:t>
      </w:r>
    </w:p>
    <w:p w:rsidR="00737AD2" w:rsidRDefault="007003A1">
      <w:pPr>
        <w:pStyle w:val="BodyText"/>
        <w:spacing w:before="49"/>
      </w:pPr>
      <w:r>
        <w:t>2.执行备份命令</w:t>
      </w:r>
    </w:p>
    <w:p w:rsidR="00737AD2" w:rsidRDefault="00EC10B3">
      <w:pPr>
        <w:pStyle w:val="BodyText"/>
        <w:spacing w:before="6"/>
        <w:rPr>
          <w:rFonts w:ascii="仿宋" w:eastAsia="仿宋" w:hAnsi="仿宋" w:cs="仿宋"/>
        </w:rPr>
      </w:pPr>
      <w:r w:rsidRPr="00EC10B3">
        <w:pict>
          <v:group id="_x0000_s3408" style="position:absolute;left:0;text-align:left;margin-left:81.7pt;margin-top:4.75pt;width:473.6pt;height:10.6pt;z-index:-25700;mso-position-horizontal-relative:page" coordorigin="1634,95" coordsize="9472,212">
            <v:shape id="_x0000_s3409"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 dbdata.backupOffline({Name:"backupName",Description:"backup data node"}))</w:t>
      </w:r>
    </w:p>
    <w:p w:rsidR="00737AD2" w:rsidRDefault="00921398">
      <w:pPr>
        <w:pStyle w:val="BodyText"/>
        <w:spacing w:before="49"/>
      </w:pPr>
      <w:r>
        <w:pict>
          <v:shape id="_x0000_i1070"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rPr>
          <w:w w:val="95"/>
        </w:rPr>
        <w:t xml:space="preserve">注: </w:t>
      </w:r>
      <w:r w:rsidR="007003A1">
        <w:rPr>
          <w:spacing w:val="3"/>
          <w:w w:val="95"/>
        </w:rPr>
        <w:t xml:space="preserve"> </w:t>
      </w:r>
      <w:r w:rsidR="007003A1">
        <w:rPr>
          <w:w w:val="95"/>
        </w:rPr>
        <w:t>catalog编目组的名称固定为SYSCatalogGroup</w:t>
      </w:r>
    </w:p>
    <w:p w:rsidR="00737AD2" w:rsidRDefault="00737AD2">
      <w:pPr>
        <w:spacing w:before="8" w:line="160" w:lineRule="exact"/>
        <w:rPr>
          <w:sz w:val="16"/>
          <w:szCs w:val="16"/>
        </w:rPr>
      </w:pPr>
    </w:p>
    <w:p w:rsidR="00737AD2" w:rsidRDefault="007003A1">
      <w:pPr>
        <w:pStyle w:val="Heading3"/>
        <w:ind w:left="433"/>
      </w:pPr>
      <w:bookmarkStart w:id="361" w:name="查看备份信息"/>
      <w:bookmarkStart w:id="362" w:name="_bookmark99"/>
      <w:bookmarkEnd w:id="361"/>
      <w:bookmarkEnd w:id="362"/>
      <w:r>
        <w:t>查看备份信息</w:t>
      </w:r>
    </w:p>
    <w:p w:rsidR="00737AD2" w:rsidRDefault="00EC10B3">
      <w:pPr>
        <w:pStyle w:val="BodyText"/>
        <w:spacing w:before="21" w:line="379" w:lineRule="auto"/>
        <w:ind w:right="3807"/>
      </w:pPr>
      <w:r>
        <w:pict>
          <v:shape id="_x0000_s3406" type="#_x0000_t202" style="position:absolute;left:0;text-align:left;margin-left:81.2pt;margin-top:46.4pt;width:475.1pt;height:73pt;z-index:-25697;mso-position-horizontal-relative:page" filled="f" stroked="f">
            <v:textbox style="mso-next-textbox:#_x0000_s3406" inset="0,0,0,0">
              <w:txbxContent>
                <w:tbl>
                  <w:tblPr>
                    <w:tblW w:w="0" w:type="auto"/>
                    <w:tblLayout w:type="fixed"/>
                    <w:tblCellMar>
                      <w:left w:w="0" w:type="dxa"/>
                      <w:right w:w="0" w:type="dxa"/>
                    </w:tblCellMar>
                    <w:tblLook w:val="01E0"/>
                  </w:tblPr>
                  <w:tblGrid>
                    <w:gridCol w:w="4741"/>
                    <w:gridCol w:w="4731"/>
                  </w:tblGrid>
                  <w:tr w:rsidR="00921398">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备份名称，缺省则查看目录下所有备份信息。</w:t>
                        </w:r>
                      </w:p>
                    </w:tc>
                  </w:tr>
                  <w:tr w:rsidR="00921398">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Path</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查看备份的指定路径，缺省为配置参数“bkuppath”中指定的路径。</w:t>
                        </w:r>
                      </w:p>
                    </w:tc>
                  </w:tr>
                  <w:tr w:rsidR="00921398">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731"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查看指定组的备份信息，缺省为查看全系统备份信息，当需要查看多个组的</w:t>
                        </w:r>
                      </w:p>
                      <w:p w:rsidR="00921398" w:rsidRDefault="00921398">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w w:val="95"/>
                            <w:sz w:val="14"/>
                            <w:szCs w:val="14"/>
                          </w:rPr>
                          <w:t>备份信息可以指定为数组类型，如：["datagroup1","datagroup2"]。</w:t>
                        </w:r>
                      </w:p>
                    </w:tc>
                  </w:tr>
                </w:tbl>
                <w:p w:rsidR="00921398" w:rsidRDefault="00921398"/>
              </w:txbxContent>
            </v:textbox>
            <w10:wrap anchorx="page"/>
          </v:shape>
        </w:pict>
      </w:r>
      <w:r w:rsidR="007003A1">
        <w:t>备份信息查看可以通过客户端和手工查看。 查看备份信息参数说明</w:t>
      </w:r>
    </w:p>
    <w:p w:rsidR="00737AD2" w:rsidRDefault="00737AD2">
      <w:pPr>
        <w:spacing w:before="5" w:line="130" w:lineRule="exact"/>
        <w:rPr>
          <w:sz w:val="13"/>
          <w:szCs w:val="13"/>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pStyle w:val="BodyText"/>
        <w:spacing w:line="312" w:lineRule="exact"/>
      </w:pPr>
      <w:r>
        <w:t>查看全系统备份信息</w:t>
      </w:r>
    </w:p>
    <w:p w:rsidR="00737AD2" w:rsidRDefault="007003A1">
      <w:pPr>
        <w:pStyle w:val="BodyText"/>
        <w:spacing w:before="18"/>
      </w:pPr>
      <w:r>
        <w:t>1.连接到协调节点</w:t>
      </w:r>
    </w:p>
    <w:p w:rsidR="00737AD2" w:rsidRDefault="00EC10B3">
      <w:pPr>
        <w:pStyle w:val="BodyText"/>
        <w:spacing w:before="6"/>
        <w:rPr>
          <w:rFonts w:ascii="仿宋" w:eastAsia="仿宋" w:hAnsi="仿宋" w:cs="仿宋"/>
        </w:rPr>
      </w:pPr>
      <w:r w:rsidRPr="00EC10B3">
        <w:pict>
          <v:group id="_x0000_s3404" style="position:absolute;left:0;text-align:left;margin-left:81.7pt;margin-top:4.75pt;width:473.6pt;height:21.2pt;z-index:-25699;mso-position-horizontal-relative:page" coordorigin="1634,95" coordsize="9472,424">
            <v:shape id="_x0000_s3405" style="position:absolute;left:1634;top:95;width:9472;height:424" coordorigin="1634,95" coordsize="9472,424" path="m1634,95r9472,l11106,519r-9472,l1634,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rPr>
          <w:rFonts w:ascii="仿宋" w:eastAsia="仿宋" w:hAnsi="仿宋" w:cs="仿宋"/>
        </w:rPr>
      </w:pPr>
      <w:r>
        <w:rPr>
          <w:rFonts w:ascii="仿宋" w:eastAsia="仿宋" w:hAnsi="仿宋" w:cs="仿宋"/>
        </w:rPr>
        <w:t>&gt; var db = new Sdb("localhost",11810);</w:t>
      </w:r>
    </w:p>
    <w:p w:rsidR="00737AD2" w:rsidRDefault="007003A1">
      <w:pPr>
        <w:pStyle w:val="BodyText"/>
        <w:spacing w:before="49"/>
      </w:pPr>
      <w:r>
        <w:t>2.执行查看备份信息命令</w:t>
      </w:r>
    </w:p>
    <w:p w:rsidR="00737AD2" w:rsidRDefault="00EC10B3">
      <w:pPr>
        <w:pStyle w:val="BodyText"/>
        <w:spacing w:before="6"/>
        <w:rPr>
          <w:rFonts w:ascii="仿宋" w:eastAsia="仿宋" w:hAnsi="仿宋" w:cs="仿宋"/>
        </w:rPr>
      </w:pPr>
      <w:r w:rsidRPr="00EC10B3">
        <w:pict>
          <v:group id="_x0000_s3402" style="position:absolute;left:0;text-align:left;margin-left:81.7pt;margin-top:4.75pt;width:473.6pt;height:10.6pt;z-index:-25698;mso-position-horizontal-relative:page" coordorigin="1634,95" coordsize="9472,212">
            <v:shape id="_x0000_s340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&gt;db.listBackup()</w:t>
      </w:r>
    </w:p>
    <w:p w:rsidR="00737AD2" w:rsidRDefault="00737AD2">
      <w:pP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613"/>
        <w:rPr>
          <w:rFonts w:ascii="仿宋" w:eastAsia="仿宋" w:hAnsi="仿宋" w:cs="仿宋"/>
        </w:rPr>
      </w:pPr>
      <w:r w:rsidRPr="00EC10B3">
        <w:pict>
          <v:group id="_x0000_s3400" style="position:absolute;left:0;text-align:left;margin-left:81.7pt;margin-top:4.7pt;width:473.6pt;height:212pt;z-index:-25696;mso-position-horizontal-relative:page" coordorigin="1634,94" coordsize="9472,4240">
            <v:shape id="_x0000_s3401" style="position:absolute;left:1634;top:94;width:9472;height:4240" coordorigin="1634,94" coordsize="9472,4240" path="m1634,94r9472,l11106,4334r-9472,l1634,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"Name": "test_bk",</w:t>
      </w:r>
    </w:p>
    <w:p w:rsidR="00737AD2" w:rsidRDefault="007003A1">
      <w:pPr>
        <w:pStyle w:val="BodyText"/>
        <w:spacing w:line="212" w:lineRule="exact"/>
        <w:ind w:left="813"/>
        <w:rPr>
          <w:rFonts w:ascii="仿宋" w:eastAsia="仿宋" w:hAnsi="仿宋" w:cs="仿宋"/>
        </w:rPr>
      </w:pPr>
      <w:r>
        <w:rPr>
          <w:rFonts w:ascii="仿宋" w:eastAsia="仿宋" w:hAnsi="仿宋" w:cs="仿宋"/>
        </w:rPr>
        <w:t>"NodeName": "vmsvr2-suse-x64-1:11800",</w:t>
      </w:r>
    </w:p>
    <w:p w:rsidR="00737AD2" w:rsidRDefault="007003A1">
      <w:pPr>
        <w:pStyle w:val="BodyText"/>
        <w:spacing w:line="212" w:lineRule="exact"/>
        <w:ind w:left="813"/>
        <w:rPr>
          <w:rFonts w:ascii="仿宋" w:eastAsia="仿宋" w:hAnsi="仿宋" w:cs="仿宋"/>
        </w:rPr>
      </w:pPr>
      <w:r>
        <w:rPr>
          <w:rFonts w:ascii="仿宋" w:eastAsia="仿宋" w:hAnsi="仿宋" w:cs="仿宋"/>
        </w:rPr>
        <w:t>"GroupName": "SYSCatalogGroup",</w:t>
      </w:r>
    </w:p>
    <w:p w:rsidR="00737AD2" w:rsidRDefault="007003A1">
      <w:pPr>
        <w:pStyle w:val="BodyText"/>
        <w:spacing w:line="212" w:lineRule="exact"/>
        <w:ind w:left="813"/>
        <w:rPr>
          <w:rFonts w:ascii="仿宋" w:eastAsia="仿宋" w:hAnsi="仿宋" w:cs="仿宋"/>
        </w:rPr>
      </w:pPr>
      <w:r>
        <w:rPr>
          <w:rFonts w:ascii="仿宋" w:eastAsia="仿宋" w:hAnsi="仿宋" w:cs="仿宋"/>
        </w:rPr>
        <w:t>"EnsureInc": false,</w:t>
      </w:r>
    </w:p>
    <w:p w:rsidR="00737AD2" w:rsidRDefault="007003A1">
      <w:pPr>
        <w:pStyle w:val="BodyText"/>
        <w:spacing w:line="212" w:lineRule="exact"/>
        <w:ind w:left="813"/>
        <w:rPr>
          <w:rFonts w:ascii="仿宋" w:eastAsia="仿宋" w:hAnsi="仿宋" w:cs="仿宋"/>
        </w:rPr>
      </w:pPr>
      <w:r>
        <w:rPr>
          <w:rFonts w:ascii="仿宋" w:eastAsia="仿宋" w:hAnsi="仿宋" w:cs="仿宋"/>
        </w:rPr>
        <w:t>"BeginLSNOffset": 0,</w:t>
      </w:r>
    </w:p>
    <w:p w:rsidR="00737AD2" w:rsidRDefault="007003A1">
      <w:pPr>
        <w:pStyle w:val="BodyText"/>
        <w:spacing w:line="212" w:lineRule="exact"/>
        <w:ind w:left="813"/>
        <w:rPr>
          <w:rFonts w:ascii="仿宋" w:eastAsia="仿宋" w:hAnsi="仿宋" w:cs="仿宋"/>
        </w:rPr>
      </w:pPr>
      <w:r>
        <w:rPr>
          <w:rFonts w:ascii="仿宋" w:eastAsia="仿宋" w:hAnsi="仿宋" w:cs="仿宋"/>
        </w:rPr>
        <w:t>"EndLSNOffset": 18744,</w:t>
      </w:r>
    </w:p>
    <w:p w:rsidR="00737AD2" w:rsidRDefault="007003A1">
      <w:pPr>
        <w:pStyle w:val="BodyText"/>
        <w:spacing w:line="212" w:lineRule="exact"/>
        <w:ind w:left="813"/>
        <w:rPr>
          <w:rFonts w:ascii="仿宋" w:eastAsia="仿宋" w:hAnsi="仿宋" w:cs="仿宋"/>
        </w:rPr>
      </w:pPr>
      <w:r>
        <w:rPr>
          <w:rFonts w:ascii="仿宋" w:eastAsia="仿宋" w:hAnsi="仿宋" w:cs="仿宋"/>
        </w:rPr>
        <w:t>"StartTime": "2013-11-13-16:06:31",</w:t>
      </w:r>
    </w:p>
    <w:p w:rsidR="00737AD2" w:rsidRDefault="007003A1">
      <w:pPr>
        <w:pStyle w:val="BodyText"/>
        <w:spacing w:line="212" w:lineRule="exact"/>
        <w:ind w:left="813"/>
        <w:rPr>
          <w:rFonts w:ascii="仿宋" w:eastAsia="仿宋" w:hAnsi="仿宋" w:cs="仿宋"/>
        </w:rPr>
      </w:pPr>
      <w:r>
        <w:rPr>
          <w:rFonts w:ascii="仿宋" w:eastAsia="仿宋" w:hAnsi="仿宋" w:cs="仿宋"/>
        </w:rPr>
        <w:t>"HasError": false</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"Name": "test_bk",</w:t>
      </w:r>
    </w:p>
    <w:p w:rsidR="00737AD2" w:rsidRDefault="007003A1">
      <w:pPr>
        <w:pStyle w:val="BodyText"/>
        <w:spacing w:line="212" w:lineRule="exact"/>
        <w:ind w:left="813"/>
        <w:rPr>
          <w:rFonts w:ascii="仿宋" w:eastAsia="仿宋" w:hAnsi="仿宋" w:cs="仿宋"/>
        </w:rPr>
      </w:pPr>
      <w:r>
        <w:rPr>
          <w:rFonts w:ascii="仿宋" w:eastAsia="仿宋" w:hAnsi="仿宋" w:cs="仿宋"/>
        </w:rPr>
        <w:t>"NodeName": "vmsvr2-suse-x64-1:11820",</w:t>
      </w:r>
    </w:p>
    <w:p w:rsidR="00737AD2" w:rsidRDefault="007003A1">
      <w:pPr>
        <w:pStyle w:val="BodyText"/>
        <w:spacing w:line="212" w:lineRule="exact"/>
        <w:ind w:left="813"/>
        <w:rPr>
          <w:rFonts w:ascii="仿宋" w:eastAsia="仿宋" w:hAnsi="仿宋" w:cs="仿宋"/>
        </w:rPr>
      </w:pPr>
      <w:r>
        <w:rPr>
          <w:rFonts w:ascii="仿宋" w:eastAsia="仿宋" w:hAnsi="仿宋" w:cs="仿宋"/>
        </w:rPr>
        <w:t>"GroupName": "db1",</w:t>
      </w:r>
    </w:p>
    <w:p w:rsidR="00737AD2" w:rsidRDefault="007003A1">
      <w:pPr>
        <w:pStyle w:val="BodyText"/>
        <w:spacing w:line="212" w:lineRule="exact"/>
        <w:ind w:left="813"/>
        <w:rPr>
          <w:rFonts w:ascii="仿宋" w:eastAsia="仿宋" w:hAnsi="仿宋" w:cs="仿宋"/>
        </w:rPr>
      </w:pPr>
      <w:r>
        <w:rPr>
          <w:rFonts w:ascii="仿宋" w:eastAsia="仿宋" w:hAnsi="仿宋" w:cs="仿宋"/>
        </w:rPr>
        <w:t>"EnsureInc": false,</w:t>
      </w:r>
    </w:p>
    <w:p w:rsidR="00737AD2" w:rsidRDefault="007003A1">
      <w:pPr>
        <w:pStyle w:val="BodyText"/>
        <w:spacing w:line="212" w:lineRule="exact"/>
        <w:ind w:left="813"/>
        <w:rPr>
          <w:rFonts w:ascii="仿宋" w:eastAsia="仿宋" w:hAnsi="仿宋" w:cs="仿宋"/>
        </w:rPr>
      </w:pPr>
      <w:r>
        <w:rPr>
          <w:rFonts w:ascii="仿宋" w:eastAsia="仿宋" w:hAnsi="仿宋" w:cs="仿宋"/>
        </w:rPr>
        <w:t>"BeginLSNOffset": 0,</w:t>
      </w:r>
    </w:p>
    <w:p w:rsidR="00737AD2" w:rsidRDefault="007003A1">
      <w:pPr>
        <w:pStyle w:val="BodyText"/>
        <w:spacing w:line="212" w:lineRule="exact"/>
        <w:ind w:left="813"/>
        <w:rPr>
          <w:rFonts w:ascii="仿宋" w:eastAsia="仿宋" w:hAnsi="仿宋" w:cs="仿宋"/>
        </w:rPr>
      </w:pPr>
      <w:r>
        <w:rPr>
          <w:rFonts w:ascii="仿宋" w:eastAsia="仿宋" w:hAnsi="仿宋" w:cs="仿宋"/>
        </w:rPr>
        <w:t>"EndLSNOffset": 920424,</w:t>
      </w:r>
    </w:p>
    <w:p w:rsidR="00737AD2" w:rsidRDefault="007003A1">
      <w:pPr>
        <w:pStyle w:val="BodyText"/>
        <w:spacing w:line="212" w:lineRule="exact"/>
        <w:ind w:left="813"/>
        <w:rPr>
          <w:rFonts w:ascii="仿宋" w:eastAsia="仿宋" w:hAnsi="仿宋" w:cs="仿宋"/>
        </w:rPr>
      </w:pPr>
      <w:r>
        <w:rPr>
          <w:rFonts w:ascii="仿宋" w:eastAsia="仿宋" w:hAnsi="仿宋" w:cs="仿宋"/>
        </w:rPr>
        <w:t>"StartTime": "2013-11-13-16:06:31",</w:t>
      </w:r>
    </w:p>
    <w:p w:rsidR="00737AD2" w:rsidRDefault="007003A1">
      <w:pPr>
        <w:pStyle w:val="BodyText"/>
        <w:spacing w:line="212" w:lineRule="exact"/>
        <w:ind w:left="813"/>
        <w:rPr>
          <w:rFonts w:ascii="仿宋" w:eastAsia="仿宋" w:hAnsi="仿宋" w:cs="仿宋"/>
        </w:rPr>
      </w:pPr>
      <w:r>
        <w:rPr>
          <w:rFonts w:ascii="仿宋" w:eastAsia="仿宋" w:hAnsi="仿宋" w:cs="仿宋"/>
        </w:rPr>
        <w:t>"HasError": false</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613"/>
      </w:pPr>
      <w:r>
        <w:t>查看指定名称的备份信息</w:t>
      </w:r>
    </w:p>
    <w:p w:rsidR="00737AD2" w:rsidRDefault="007003A1">
      <w:pPr>
        <w:pStyle w:val="BodyText"/>
        <w:spacing w:before="18"/>
        <w:ind w:left="613"/>
      </w:pPr>
      <w:r>
        <w:t>1.连接到协调节点</w:t>
      </w:r>
    </w:p>
    <w:p w:rsidR="00737AD2" w:rsidRDefault="00EC10B3">
      <w:pPr>
        <w:pStyle w:val="BodyText"/>
        <w:spacing w:before="6"/>
        <w:ind w:left="613"/>
        <w:rPr>
          <w:rFonts w:ascii="仿宋" w:eastAsia="仿宋" w:hAnsi="仿宋" w:cs="仿宋"/>
        </w:rPr>
      </w:pPr>
      <w:r w:rsidRPr="00EC10B3">
        <w:pict>
          <v:group id="_x0000_s3398" style="position:absolute;left:0;text-align:left;margin-left:81.7pt;margin-top:4.75pt;width:473.6pt;height:21.2pt;z-index:-25695;mso-position-horizontal-relative:page" coordorigin="1634,95" coordsize="9472,424">
            <v:shape id="_x0000_s3399" style="position:absolute;left:1634;top:95;width:9472;height:424" coordorigin="1634,95" coordsize="9472,424" path="m1634,95r9472,l11106,519r-9472,l1634,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613"/>
        <w:rPr>
          <w:rFonts w:ascii="仿宋" w:eastAsia="仿宋" w:hAnsi="仿宋" w:cs="仿宋"/>
        </w:rPr>
      </w:pPr>
      <w:r>
        <w:rPr>
          <w:rFonts w:ascii="仿宋" w:eastAsia="仿宋" w:hAnsi="仿宋" w:cs="仿宋"/>
        </w:rPr>
        <w:t>&gt; var db = new Sdb("localhost",11810);</w:t>
      </w:r>
    </w:p>
    <w:p w:rsidR="00737AD2" w:rsidRDefault="007003A1">
      <w:pPr>
        <w:pStyle w:val="BodyText"/>
        <w:spacing w:before="49"/>
        <w:ind w:left="613"/>
      </w:pPr>
      <w:r>
        <w:t>2.执行查看备份信息命令</w:t>
      </w:r>
    </w:p>
    <w:p w:rsidR="00737AD2" w:rsidRDefault="00EC10B3">
      <w:pPr>
        <w:pStyle w:val="BodyText"/>
        <w:spacing w:before="6"/>
        <w:ind w:left="613"/>
        <w:rPr>
          <w:rFonts w:ascii="仿宋" w:eastAsia="仿宋" w:hAnsi="仿宋" w:cs="仿宋"/>
        </w:rPr>
      </w:pPr>
      <w:r w:rsidRPr="00EC10B3">
        <w:pict>
          <v:group id="_x0000_s3396" style="position:absolute;left:0;text-align:left;margin-left:81.7pt;margin-top:4.75pt;width:473.6pt;height:116.6pt;z-index:-25694;mso-position-horizontal-relative:page" coordorigin="1634,95" coordsize="9472,2332">
            <v:shape id="_x0000_s3397" style="position:absolute;left:1634;top:95;width:9472;height:2332" coordorigin="1634,95" coordsize="9472,2332" path="m1634,95r9472,l11106,2427r-9472,l1634,95xe" fillcolor="#efefef" stroked="f">
              <v:path arrowok="t"/>
            </v:shape>
            <w10:wrap anchorx="page"/>
          </v:group>
        </w:pict>
      </w:r>
      <w:r w:rsidR="007003A1">
        <w:rPr>
          <w:rFonts w:ascii="仿宋" w:eastAsia="仿宋" w:hAnsi="仿宋" w:cs="仿宋"/>
        </w:rPr>
        <w:t>&gt;db.listBackup({Name:"backup1"})</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"Name": "backup1",</w:t>
      </w:r>
    </w:p>
    <w:p w:rsidR="00737AD2" w:rsidRDefault="007003A1">
      <w:pPr>
        <w:pStyle w:val="BodyText"/>
        <w:spacing w:line="212" w:lineRule="exact"/>
        <w:ind w:left="813"/>
        <w:rPr>
          <w:rFonts w:ascii="仿宋" w:eastAsia="仿宋" w:hAnsi="仿宋" w:cs="仿宋"/>
        </w:rPr>
      </w:pPr>
      <w:r>
        <w:rPr>
          <w:rFonts w:ascii="仿宋" w:eastAsia="仿宋" w:hAnsi="仿宋" w:cs="仿宋"/>
        </w:rPr>
        <w:t>"NodeName": "vmsvr2-suse-x64-1:11820",</w:t>
      </w:r>
    </w:p>
    <w:p w:rsidR="00737AD2" w:rsidRDefault="007003A1">
      <w:pPr>
        <w:pStyle w:val="BodyText"/>
        <w:spacing w:line="212" w:lineRule="exact"/>
        <w:ind w:left="813"/>
        <w:rPr>
          <w:rFonts w:ascii="仿宋" w:eastAsia="仿宋" w:hAnsi="仿宋" w:cs="仿宋"/>
        </w:rPr>
      </w:pPr>
      <w:r>
        <w:rPr>
          <w:rFonts w:ascii="仿宋" w:eastAsia="仿宋" w:hAnsi="仿宋" w:cs="仿宋"/>
        </w:rPr>
        <w:t>"GroupName": "group1",</w:t>
      </w:r>
    </w:p>
    <w:p w:rsidR="00737AD2" w:rsidRDefault="007003A1">
      <w:pPr>
        <w:pStyle w:val="BodyText"/>
        <w:spacing w:line="212" w:lineRule="exact"/>
        <w:ind w:left="813"/>
        <w:rPr>
          <w:rFonts w:ascii="仿宋" w:eastAsia="仿宋" w:hAnsi="仿宋" w:cs="仿宋"/>
        </w:rPr>
      </w:pPr>
      <w:r>
        <w:rPr>
          <w:rFonts w:ascii="仿宋" w:eastAsia="仿宋" w:hAnsi="仿宋" w:cs="仿宋"/>
        </w:rPr>
        <w:t>"EnsureInc": false,</w:t>
      </w:r>
    </w:p>
    <w:p w:rsidR="00737AD2" w:rsidRDefault="007003A1">
      <w:pPr>
        <w:pStyle w:val="BodyText"/>
        <w:spacing w:line="212" w:lineRule="exact"/>
        <w:ind w:left="813"/>
        <w:rPr>
          <w:rFonts w:ascii="仿宋" w:eastAsia="仿宋" w:hAnsi="仿宋" w:cs="仿宋"/>
        </w:rPr>
      </w:pPr>
      <w:r>
        <w:rPr>
          <w:rFonts w:ascii="仿宋" w:eastAsia="仿宋" w:hAnsi="仿宋" w:cs="仿宋"/>
        </w:rPr>
        <w:t>"BeginLSNOffset": 0,</w:t>
      </w:r>
    </w:p>
    <w:p w:rsidR="00737AD2" w:rsidRDefault="007003A1">
      <w:pPr>
        <w:pStyle w:val="BodyText"/>
        <w:spacing w:line="212" w:lineRule="exact"/>
        <w:ind w:left="813"/>
        <w:rPr>
          <w:rFonts w:ascii="仿宋" w:eastAsia="仿宋" w:hAnsi="仿宋" w:cs="仿宋"/>
        </w:rPr>
      </w:pPr>
      <w:r>
        <w:rPr>
          <w:rFonts w:ascii="仿宋" w:eastAsia="仿宋" w:hAnsi="仿宋" w:cs="仿宋"/>
        </w:rPr>
        <w:t>"EndLSNOffset": 108744,</w:t>
      </w:r>
    </w:p>
    <w:p w:rsidR="00737AD2" w:rsidRDefault="007003A1">
      <w:pPr>
        <w:pStyle w:val="BodyText"/>
        <w:spacing w:line="212" w:lineRule="exact"/>
        <w:ind w:left="813"/>
        <w:rPr>
          <w:rFonts w:ascii="仿宋" w:eastAsia="仿宋" w:hAnsi="仿宋" w:cs="仿宋"/>
        </w:rPr>
      </w:pPr>
      <w:r>
        <w:rPr>
          <w:rFonts w:ascii="仿宋" w:eastAsia="仿宋" w:hAnsi="仿宋" w:cs="仿宋"/>
        </w:rPr>
        <w:t>"StartTime": "2013-11-13-16:06:31",</w:t>
      </w:r>
    </w:p>
    <w:p w:rsidR="00737AD2" w:rsidRDefault="007003A1">
      <w:pPr>
        <w:pStyle w:val="BodyText"/>
        <w:spacing w:line="212" w:lineRule="exact"/>
        <w:ind w:left="813"/>
        <w:rPr>
          <w:rFonts w:ascii="仿宋" w:eastAsia="仿宋" w:hAnsi="仿宋" w:cs="仿宋"/>
        </w:rPr>
      </w:pPr>
      <w:r>
        <w:rPr>
          <w:rFonts w:ascii="仿宋" w:eastAsia="仿宋" w:hAnsi="仿宋" w:cs="仿宋"/>
        </w:rPr>
        <w:t>"HasError": false</w:t>
      </w:r>
    </w:p>
    <w:p w:rsidR="00737AD2" w:rsidRDefault="007003A1">
      <w:pPr>
        <w:pStyle w:val="BodyText"/>
        <w:spacing w:line="212" w:lineRule="exact"/>
        <w:ind w:left="613"/>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613"/>
      </w:pPr>
      <w:r>
        <w:t>手工查看备份信息</w:t>
      </w:r>
    </w:p>
    <w:p w:rsidR="00737AD2" w:rsidRDefault="007003A1">
      <w:pPr>
        <w:pStyle w:val="BodyText"/>
        <w:spacing w:before="18"/>
        <w:ind w:left="613"/>
      </w:pPr>
      <w:r>
        <w:rPr>
          <w:w w:val="95"/>
        </w:rPr>
        <w:t xml:space="preserve">手工查看备份信息直接通过终端登入指定机器，并进入到相应的备份目录中，执行"ls     </w:t>
      </w:r>
      <w:r>
        <w:rPr>
          <w:spacing w:val="54"/>
          <w:w w:val="95"/>
        </w:rPr>
        <w:t xml:space="preserve"> </w:t>
      </w:r>
      <w:r>
        <w:rPr>
          <w:w w:val="95"/>
        </w:rPr>
        <w:t>-l"</w:t>
      </w:r>
    </w:p>
    <w:p w:rsidR="00737AD2" w:rsidRDefault="00EC10B3">
      <w:pPr>
        <w:pStyle w:val="BodyText"/>
        <w:spacing w:before="81" w:line="172" w:lineRule="auto"/>
        <w:ind w:left="613" w:right="2855"/>
        <w:rPr>
          <w:rFonts w:ascii="仿宋" w:eastAsia="仿宋" w:hAnsi="仿宋" w:cs="仿宋"/>
        </w:rPr>
      </w:pPr>
      <w:r w:rsidRPr="00EC10B3">
        <w:pict>
          <v:group id="_x0000_s3394" style="position:absolute;left:0;text-align:left;margin-left:81.7pt;margin-top:4.75pt;width:473.6pt;height:42.4pt;z-index:-25693;mso-position-horizontal-relative:page" coordorigin="1634,95" coordsize="9472,848">
            <v:shape id="_x0000_s3395" style="position:absolute;left:1634;top:95;width:9472;height:848" coordorigin="1634,95" coordsize="9472,848" path="m1634,95r9472,l11106,943r-9472,l1634,95xe" fillcolor="#efefef" stroked="f">
              <v:path arrowok="t"/>
            </v:shape>
            <w10:wrap anchorx="page"/>
          </v:group>
        </w:pict>
      </w:r>
      <w:r w:rsidR="007003A1">
        <w:rPr>
          <w:rFonts w:ascii="仿宋" w:eastAsia="仿宋" w:hAnsi="仿宋" w:cs="仿宋"/>
        </w:rPr>
        <w:t>use@vmsvr2-suse-x64-1:/opt/sequoiadb/database/11820/bakfile&gt; ls -l total 37328</w:t>
      </w:r>
    </w:p>
    <w:p w:rsidR="00737AD2" w:rsidRDefault="007003A1">
      <w:pPr>
        <w:pStyle w:val="BodyText"/>
        <w:spacing w:line="220" w:lineRule="exact"/>
        <w:ind w:left="613"/>
        <w:rPr>
          <w:rFonts w:ascii="仿宋" w:eastAsia="仿宋" w:hAnsi="仿宋" w:cs="仿宋"/>
        </w:rPr>
      </w:pPr>
      <w:r>
        <w:rPr>
          <w:rFonts w:ascii="仿宋" w:eastAsia="仿宋" w:hAnsi="仿宋" w:cs="仿宋"/>
        </w:rPr>
        <w:t>-rw-r----- 1 sdbadmin sdbadmin  38157784 Nov 13 16:06 test_bk.1</w:t>
      </w:r>
    </w:p>
    <w:p w:rsidR="00737AD2" w:rsidRDefault="007003A1">
      <w:pPr>
        <w:pStyle w:val="BodyText"/>
        <w:tabs>
          <w:tab w:val="left" w:pos="4013"/>
        </w:tabs>
        <w:spacing w:line="212" w:lineRule="exact"/>
        <w:ind w:left="613"/>
        <w:rPr>
          <w:rFonts w:ascii="仿宋" w:eastAsia="仿宋" w:hAnsi="仿宋" w:cs="仿宋"/>
        </w:rPr>
      </w:pPr>
      <w:r>
        <w:rPr>
          <w:rFonts w:ascii="仿宋" w:eastAsia="仿宋" w:hAnsi="仿宋" w:cs="仿宋"/>
        </w:rPr>
        <w:t>-rw-r----- 1 sdbadmin sdbadmin</w:t>
      </w:r>
      <w:r>
        <w:rPr>
          <w:rFonts w:ascii="仿宋" w:eastAsia="仿宋" w:hAnsi="仿宋" w:cs="仿宋"/>
        </w:rPr>
        <w:tab/>
        <w:t>65536 Nov 13 16:06 test_bk.bak</w:t>
      </w:r>
    </w:p>
    <w:p w:rsidR="00737AD2" w:rsidRDefault="00737AD2">
      <w:pPr>
        <w:spacing w:before="6" w:line="100" w:lineRule="exact"/>
        <w:rPr>
          <w:sz w:val="10"/>
          <w:szCs w:val="10"/>
        </w:rPr>
      </w:pPr>
    </w:p>
    <w:p w:rsidR="00737AD2" w:rsidRDefault="007003A1">
      <w:pPr>
        <w:pStyle w:val="Heading3"/>
        <w:rPr>
          <w:lang w:eastAsia="zh-CN"/>
        </w:rPr>
      </w:pPr>
      <w:bookmarkStart w:id="363" w:name="数据恢复"/>
      <w:bookmarkStart w:id="364" w:name="_bookmark100"/>
      <w:bookmarkEnd w:id="363"/>
      <w:bookmarkEnd w:id="364"/>
      <w:r>
        <w:rPr>
          <w:lang w:eastAsia="zh-CN"/>
        </w:rPr>
        <w:t>数据恢复</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lang w:eastAsia="zh-CN"/>
        </w:rPr>
        <w:t>使用备份的数据恢复某个分区组。执行数据恢复必须确保相应组已停止运行，数据恢复首先会清空原节点的 所有数据和日志，然后从备份的数据中恢复配置、数据和日志。</w:t>
      </w:r>
    </w:p>
    <w:p w:rsidR="00737AD2" w:rsidRDefault="00737AD2">
      <w:pPr>
        <w:spacing w:before="14" w:line="200" w:lineRule="exact"/>
        <w:rPr>
          <w:sz w:val="20"/>
          <w:szCs w:val="20"/>
          <w:lang w:eastAsia="zh-CN"/>
        </w:rPr>
      </w:pPr>
    </w:p>
    <w:p w:rsidR="00737AD2" w:rsidRDefault="007003A1">
      <w:pPr>
        <w:pStyle w:val="BodyText"/>
        <w:ind w:left="613"/>
      </w:pPr>
      <w:r>
        <w:t>数据恢复工具参数说明</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595"/>
        </w:trPr>
        <w:tc>
          <w:tcPr>
            <w:tcW w:w="4741" w:type="dxa"/>
            <w:tcBorders>
              <w:top w:val="single" w:sz="8" w:space="0" w:color="000000"/>
              <w:left w:val="nil"/>
              <w:bottom w:val="single" w:sz="8" w:space="0" w:color="000000"/>
              <w:right w:val="nil"/>
            </w:tcBorders>
          </w:tcPr>
          <w:p w:rsidR="00737AD2" w:rsidRDefault="007003A1">
            <w:pPr>
              <w:pStyle w:val="TableParagraph"/>
              <w:spacing w:line="213" w:lineRule="exact"/>
              <w:ind w:left="50"/>
              <w:rPr>
                <w:rFonts w:ascii="微软雅黑" w:eastAsia="微软雅黑" w:hAnsi="微软雅黑" w:cs="微软雅黑"/>
                <w:sz w:val="14"/>
                <w:szCs w:val="14"/>
              </w:rPr>
            </w:pPr>
            <w:r>
              <w:rPr>
                <w:rFonts w:ascii="微软雅黑" w:eastAsia="微软雅黑" w:hAnsi="微软雅黑" w:cs="微软雅黑"/>
                <w:sz w:val="14"/>
                <w:szCs w:val="14"/>
              </w:rPr>
              <w:t>参数</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85"/>
                <w:sz w:val="14"/>
                <w:szCs w:val="14"/>
              </w:rPr>
              <w:t>-p</w:t>
            </w:r>
            <w:r>
              <w:rPr>
                <w:rFonts w:ascii="微软雅黑" w:eastAsia="微软雅黑" w:hAnsi="微软雅黑" w:cs="微软雅黑"/>
                <w:spacing w:val="27"/>
                <w:w w:val="85"/>
                <w:sz w:val="14"/>
                <w:szCs w:val="14"/>
              </w:rPr>
              <w:t xml:space="preserve"> </w:t>
            </w:r>
            <w:r>
              <w:rPr>
                <w:rFonts w:ascii="微软雅黑" w:eastAsia="微软雅黑" w:hAnsi="微软雅黑" w:cs="微软雅黑"/>
                <w:w w:val="85"/>
                <w:sz w:val="14"/>
                <w:szCs w:val="14"/>
              </w:rPr>
              <w:t>[--bkpath]</w:t>
            </w:r>
          </w:p>
        </w:tc>
        <w:tc>
          <w:tcPr>
            <w:tcW w:w="4731" w:type="dxa"/>
            <w:tcBorders>
              <w:top w:val="single" w:sz="8" w:space="0" w:color="000000"/>
              <w:left w:val="nil"/>
              <w:bottom w:val="single" w:sz="8" w:space="0" w:color="000000"/>
              <w:right w:val="nil"/>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说明</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备份源数据所在路径。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[--increaseid]</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需要恢复到第几次增量备份，缺省恢复到最后一次。</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[--bkname]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sz w:val="14"/>
                <w:szCs w:val="14"/>
              </w:rPr>
              <w:t>需要恢复的备份名。</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w:t>
            </w:r>
            <w:r>
              <w:rPr>
                <w:rFonts w:ascii="微软雅黑" w:eastAsia="微软雅黑" w:hAnsi="微软雅黑" w:cs="微软雅黑"/>
                <w:spacing w:val="-13"/>
                <w:w w:val="90"/>
                <w:sz w:val="14"/>
                <w:szCs w:val="14"/>
              </w:rPr>
              <w:t xml:space="preserve"> </w:t>
            </w:r>
            <w:r>
              <w:rPr>
                <w:rFonts w:ascii="微软雅黑" w:eastAsia="微软雅黑" w:hAnsi="微软雅黑" w:cs="微软雅黑"/>
                <w:w w:val="90"/>
                <w:sz w:val="14"/>
                <w:szCs w:val="14"/>
              </w:rPr>
              <w:t>[--action]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恢复行为，“restore”表示恢复，“list”表示查看备份信息，缺省为“restore”。</w:t>
            </w:r>
          </w:p>
        </w:tc>
      </w:tr>
    </w:tbl>
    <w:p w:rsidR="00737AD2" w:rsidRDefault="00737AD2">
      <w:pPr>
        <w:spacing w:line="218"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说明</w:t>
            </w:r>
          </w:p>
        </w:tc>
      </w:tr>
      <w:tr w:rsidR="00737AD2">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--isSelf</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是否为恢复本节点数据，缺省为“true”；当取值为“false”时，根据如下参数</w:t>
            </w:r>
          </w:p>
          <w:p w:rsidR="00737AD2" w:rsidRDefault="007003A1">
            <w:pPr>
              <w:pStyle w:val="TableParagraph"/>
              <w:spacing w:before="1"/>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将数据恢复至指定路径：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必须配置，数据文件目录。</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--confpath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必须配置，配置文件路径。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--svcname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必须配置，本地服务名或端口。</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--indexpath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索引文件目录。</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85"/>
                <w:sz w:val="14"/>
                <w:szCs w:val="14"/>
              </w:rPr>
              <w:t>--logpath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日志文件目录。</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--diagpath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诊断日志文件目录。</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--bkuppath</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备份文件目录。</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复制通讯服务名或端口。</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分区通讯服务名或端口。</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--catalogname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编目通讯服务名或端口。</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--httpname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REST服务名或端口。</w:t>
            </w:r>
          </w:p>
        </w:tc>
      </w:tr>
    </w:tbl>
    <w:p w:rsidR="00737AD2" w:rsidRDefault="00737AD2">
      <w:pPr>
        <w:spacing w:before="3" w:line="200" w:lineRule="exact"/>
        <w:rPr>
          <w:sz w:val="20"/>
          <w:szCs w:val="20"/>
        </w:rPr>
      </w:pPr>
    </w:p>
    <w:p w:rsidR="00737AD2" w:rsidRDefault="007003A1">
      <w:pPr>
        <w:pStyle w:val="BodyText"/>
        <w:spacing w:line="312" w:lineRule="exact"/>
      </w:pPr>
      <w:r>
        <w:t>恢复数据</w:t>
      </w:r>
    </w:p>
    <w:p w:rsidR="00737AD2" w:rsidRDefault="00737AD2">
      <w:pPr>
        <w:spacing w:before="5" w:line="100" w:lineRule="exact"/>
        <w:rPr>
          <w:sz w:val="10"/>
          <w:szCs w:val="10"/>
        </w:rPr>
      </w:pPr>
    </w:p>
    <w:p w:rsidR="00737AD2" w:rsidRDefault="00EC10B3">
      <w:pPr>
        <w:pStyle w:val="BodyText"/>
        <w:spacing w:line="168" w:lineRule="auto"/>
        <w:ind w:left="1573" w:right="135"/>
        <w:rPr>
          <w:lang w:eastAsia="zh-CN"/>
        </w:rPr>
      </w:pPr>
      <w:r>
        <w:pict>
          <v:shape id="_x0000_s3393" type="#_x0000_t75" style="position:absolute;left:0;text-align:left;margin-left:81.7pt;margin-top:2.55pt;width:24pt;height:24pt;z-index:-25692;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 xml:space="preserve">如果一个分区组包含多个数据节点，必须停止该组中每个数据节点并进行恢复。如果将备份的数 </w:t>
      </w:r>
      <w:r w:rsidR="007003A1">
        <w:rPr>
          <w:w w:val="95"/>
          <w:lang w:eastAsia="zh-CN"/>
        </w:rPr>
        <w:t xml:space="preserve">据恢复至非备份数据节点，须使用–isSelf     </w:t>
      </w:r>
      <w:r w:rsidR="007003A1">
        <w:rPr>
          <w:spacing w:val="21"/>
          <w:w w:val="95"/>
          <w:lang w:eastAsia="zh-CN"/>
        </w:rPr>
        <w:t xml:space="preserve"> </w:t>
      </w:r>
      <w:r w:rsidR="007003A1">
        <w:rPr>
          <w:w w:val="95"/>
          <w:lang w:eastAsia="zh-CN"/>
        </w:rPr>
        <w:t>false配置参数，同时设置相关的配置参数。</w:t>
      </w:r>
    </w:p>
    <w:p w:rsidR="00737AD2" w:rsidRDefault="00737AD2">
      <w:pPr>
        <w:spacing w:before="2" w:line="140" w:lineRule="exact"/>
        <w:rPr>
          <w:sz w:val="14"/>
          <w:szCs w:val="14"/>
          <w:lang w:eastAsia="zh-CN"/>
        </w:rPr>
      </w:pPr>
    </w:p>
    <w:p w:rsidR="00737AD2" w:rsidRDefault="007003A1">
      <w:pPr>
        <w:pStyle w:val="BodyText"/>
      </w:pPr>
      <w:r>
        <w:t>1.</w:t>
      </w:r>
      <w:r>
        <w:rPr>
          <w:spacing w:val="58"/>
        </w:rPr>
        <w:t xml:space="preserve"> </w:t>
      </w:r>
      <w:r>
        <w:t>连接到协调节点</w:t>
      </w:r>
    </w:p>
    <w:p w:rsidR="00737AD2" w:rsidRDefault="00EC10B3">
      <w:pPr>
        <w:pStyle w:val="BodyText"/>
        <w:spacing w:before="6"/>
        <w:ind w:left="1217"/>
        <w:rPr>
          <w:rFonts w:ascii="仿宋" w:eastAsia="仿宋" w:hAnsi="仿宋" w:cs="仿宋"/>
        </w:rPr>
      </w:pPr>
      <w:r w:rsidRPr="00EC10B3">
        <w:pict>
          <v:group id="_x0000_s3391" style="position:absolute;left:0;text-align:left;margin-left:95.85pt;margin-top:4.75pt;width:459.45pt;height:21.2pt;z-index:-25691;mso-position-horizontal-relative:page" coordorigin="1917,95" coordsize="9189,424">
            <v:shape id="_x0000_s3392"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121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pPr>
      <w:r>
        <w:t>2.</w:t>
      </w:r>
      <w:r>
        <w:rPr>
          <w:spacing w:val="58"/>
        </w:rPr>
        <w:t xml:space="preserve"> </w:t>
      </w:r>
      <w:r>
        <w:t>得到分区组</w:t>
      </w:r>
    </w:p>
    <w:p w:rsidR="00737AD2" w:rsidRDefault="00EC10B3">
      <w:pPr>
        <w:pStyle w:val="BodyText"/>
        <w:spacing w:before="6"/>
        <w:ind w:left="1217"/>
        <w:rPr>
          <w:rFonts w:ascii="仿宋" w:eastAsia="仿宋" w:hAnsi="仿宋" w:cs="仿宋"/>
        </w:rPr>
      </w:pPr>
      <w:r w:rsidRPr="00EC10B3">
        <w:pict>
          <v:group id="_x0000_s3389" style="position:absolute;left:0;text-align:left;margin-left:95.85pt;margin-top:4.75pt;width:459.45pt;height:10.6pt;z-index:-25690;mso-position-horizontal-relative:page" coordorigin="1917,95" coordsize="9189,212">
            <v:shape id="_x0000_s3390"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datarg = db.getRG ( "data" ) ;</w:t>
      </w:r>
    </w:p>
    <w:p w:rsidR="00737AD2" w:rsidRDefault="007003A1">
      <w:pPr>
        <w:pStyle w:val="BodyText"/>
        <w:spacing w:line="261" w:lineRule="exact"/>
      </w:pPr>
      <w:r>
        <w:t>3.</w:t>
      </w:r>
      <w:r>
        <w:rPr>
          <w:spacing w:val="58"/>
        </w:rPr>
        <w:t xml:space="preserve"> </w:t>
      </w:r>
      <w:r>
        <w:t>停止分区组</w:t>
      </w:r>
    </w:p>
    <w:p w:rsidR="00737AD2" w:rsidRDefault="00EC10B3">
      <w:pPr>
        <w:pStyle w:val="BodyText"/>
        <w:spacing w:before="6"/>
        <w:ind w:left="1217"/>
        <w:rPr>
          <w:rFonts w:ascii="仿宋" w:eastAsia="仿宋" w:hAnsi="仿宋" w:cs="仿宋"/>
        </w:rPr>
      </w:pPr>
      <w:r w:rsidRPr="00EC10B3">
        <w:pict>
          <v:group id="_x0000_s3387" style="position:absolute;left:0;text-align:left;margin-left:95.85pt;margin-top:4.75pt;width:459.45pt;height:10.6pt;z-index:-25689;mso-position-horizontal-relative:page" coordorigin="1917,95" coordsize="9189,212">
            <v:shape id="_x0000_s3388"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dataeg.stop()</w:t>
      </w:r>
    </w:p>
    <w:p w:rsidR="00737AD2" w:rsidRDefault="007003A1">
      <w:pPr>
        <w:pStyle w:val="BodyText"/>
        <w:spacing w:line="261" w:lineRule="exact"/>
      </w:pPr>
      <w:r>
        <w:t>4.</w:t>
      </w:r>
      <w:r>
        <w:rPr>
          <w:spacing w:val="58"/>
        </w:rPr>
        <w:t xml:space="preserve"> </w:t>
      </w:r>
      <w:r>
        <w:t>通过终端登入相应分区组的数据节点，执行数据恢复。</w:t>
      </w:r>
    </w:p>
    <w:p w:rsidR="00737AD2" w:rsidRDefault="00EC10B3">
      <w:pPr>
        <w:pStyle w:val="BodyText"/>
        <w:spacing w:before="81" w:line="172" w:lineRule="auto"/>
        <w:ind w:left="1317" w:right="133" w:hanging="100"/>
        <w:rPr>
          <w:rFonts w:ascii="仿宋" w:eastAsia="仿宋" w:hAnsi="仿宋" w:cs="仿宋"/>
        </w:rPr>
      </w:pPr>
      <w:r w:rsidRPr="00EC10B3">
        <w:pict>
          <v:group id="_x0000_s3385" style="position:absolute;left:0;text-align:left;margin-left:95.85pt;margin-top:4.75pt;width:459.45pt;height:137.8pt;z-index:-25688;mso-position-horizontal-relative:page" coordorigin="1917,95" coordsize="9189,2756">
            <v:shape id="_x0000_s3386" style="position:absolute;left:1917;top:95;width:9189;height:2756" coordorigin="1917,95" coordsize="9189,2756" path="m1917,95r9189,l11106,2851r-9189,l1917,95xe" fillcolor="#efefef" stroked="f">
              <v:path arrowok="t"/>
            </v:shape>
            <w10:wrap anchorx="page"/>
          </v:group>
        </w:pict>
      </w:r>
      <w:r w:rsidR="007003A1">
        <w:rPr>
          <w:rFonts w:ascii="仿宋" w:eastAsia="仿宋" w:hAnsi="仿宋" w:cs="仿宋"/>
        </w:rPr>
        <w:t>sdbadmin@vmsvr2-suse-x64-1:/opt/sequoiadb&gt; bin/sdbrestore -p  database/11820/bakfile -n test_bk</w:t>
      </w:r>
    </w:p>
    <w:p w:rsidR="00737AD2" w:rsidRDefault="007003A1">
      <w:pPr>
        <w:pStyle w:val="BodyText"/>
        <w:spacing w:line="172" w:lineRule="auto"/>
        <w:ind w:left="1217" w:right="6223"/>
        <w:rPr>
          <w:rFonts w:ascii="仿宋" w:eastAsia="仿宋" w:hAnsi="仿宋" w:cs="仿宋"/>
        </w:rPr>
      </w:pPr>
      <w:r>
        <w:rPr>
          <w:rFonts w:ascii="仿宋" w:eastAsia="仿宋" w:hAnsi="仿宋" w:cs="仿宋"/>
        </w:rPr>
        <w:t>Begin to clean dps logs... Begin to clean dms storages... Begin to init dps logs...</w:t>
      </w:r>
    </w:p>
    <w:p w:rsidR="00737AD2" w:rsidRDefault="007003A1">
      <w:pPr>
        <w:pStyle w:val="BodyText"/>
        <w:spacing w:line="220" w:lineRule="exact"/>
        <w:ind w:left="1217"/>
        <w:rPr>
          <w:rFonts w:ascii="仿宋" w:eastAsia="仿宋" w:hAnsi="仿宋" w:cs="仿宋"/>
        </w:rPr>
      </w:pPr>
      <w:r>
        <w:rPr>
          <w:rFonts w:ascii="仿宋" w:eastAsia="仿宋" w:hAnsi="仿宋" w:cs="仿宋"/>
        </w:rPr>
        <w:t>Begin to restore...</w:t>
      </w:r>
    </w:p>
    <w:p w:rsidR="00737AD2" w:rsidRDefault="007003A1">
      <w:pPr>
        <w:pStyle w:val="BodyText"/>
        <w:spacing w:line="212" w:lineRule="exact"/>
        <w:ind w:left="1217"/>
        <w:rPr>
          <w:rFonts w:ascii="仿宋" w:eastAsia="仿宋" w:hAnsi="仿宋" w:cs="仿宋"/>
        </w:rPr>
      </w:pPr>
      <w:r>
        <w:rPr>
          <w:rFonts w:ascii="仿宋" w:eastAsia="仿宋" w:hAnsi="仿宋" w:cs="仿宋"/>
        </w:rPr>
        <w:t>Begin to restore data file: 11820/bakfile/test_bk.1 ...</w:t>
      </w:r>
    </w:p>
    <w:p w:rsidR="00737AD2" w:rsidRDefault="007003A1">
      <w:pPr>
        <w:pStyle w:val="BodyText"/>
        <w:spacing w:line="212" w:lineRule="exact"/>
        <w:ind w:left="1217"/>
        <w:rPr>
          <w:rFonts w:ascii="仿宋" w:eastAsia="仿宋" w:hAnsi="仿宋" w:cs="仿宋"/>
        </w:rPr>
      </w:pPr>
      <w:r>
        <w:rPr>
          <w:rFonts w:ascii="仿宋" w:eastAsia="仿宋" w:hAnsi="仿宋" w:cs="仿宋"/>
        </w:rPr>
        <w:t>Begin to restore su: test.1.data ...</w:t>
      </w:r>
    </w:p>
    <w:p w:rsidR="00737AD2" w:rsidRDefault="007003A1">
      <w:pPr>
        <w:pStyle w:val="BodyText"/>
        <w:spacing w:line="212" w:lineRule="exact"/>
        <w:ind w:left="1217"/>
        <w:rPr>
          <w:rFonts w:ascii="仿宋" w:eastAsia="仿宋" w:hAnsi="仿宋" w:cs="仿宋"/>
        </w:rPr>
      </w:pPr>
      <w:r>
        <w:rPr>
          <w:rFonts w:ascii="仿宋" w:eastAsia="仿宋" w:hAnsi="仿宋" w:cs="仿宋"/>
        </w:rPr>
        <w:t>Begin to restore su: test.1.idx ...</w:t>
      </w:r>
    </w:p>
    <w:p w:rsidR="00737AD2" w:rsidRDefault="007003A1">
      <w:pPr>
        <w:pStyle w:val="BodyText"/>
        <w:spacing w:line="212" w:lineRule="exact"/>
        <w:ind w:left="1217"/>
        <w:rPr>
          <w:rFonts w:ascii="仿宋" w:eastAsia="仿宋" w:hAnsi="仿宋" w:cs="仿宋"/>
        </w:rPr>
      </w:pPr>
      <w:r>
        <w:rPr>
          <w:rFonts w:ascii="仿宋" w:eastAsia="仿宋" w:hAnsi="仿宋" w:cs="仿宋"/>
        </w:rPr>
        <w:t>Begin to restore dps logs...</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Restore succeed!</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61" w:lineRule="exact"/>
      </w:pPr>
      <w:r>
        <w:t>5.</w:t>
      </w:r>
      <w:r>
        <w:rPr>
          <w:spacing w:val="58"/>
        </w:rPr>
        <w:t xml:space="preserve"> </w:t>
      </w:r>
      <w:r>
        <w:t>到数据节点目录检查文件是否恢复。</w:t>
      </w:r>
    </w:p>
    <w:p w:rsidR="00737AD2" w:rsidRDefault="00EC10B3">
      <w:pPr>
        <w:pStyle w:val="BodyText"/>
        <w:spacing w:before="81" w:line="172" w:lineRule="auto"/>
        <w:ind w:left="1217" w:right="2255"/>
        <w:rPr>
          <w:rFonts w:ascii="仿宋" w:eastAsia="仿宋" w:hAnsi="仿宋" w:cs="仿宋"/>
        </w:rPr>
      </w:pPr>
      <w:r w:rsidRPr="00EC10B3">
        <w:pict>
          <v:group id="_x0000_s3383" style="position:absolute;left:0;text-align:left;margin-left:95.85pt;margin-top:4.75pt;width:459.45pt;height:74.2pt;z-index:-25687;mso-position-horizontal-relative:page" coordorigin="1917,95" coordsize="9189,1484">
            <v:shape id="_x0000_s3384" style="position:absolute;left:1917;top:95;width:9189;height:1484" coordorigin="1917,95" coordsize="9189,1484" path="m1917,95r9189,l11106,1579r-9189,l1917,95xe" fillcolor="#efefef" stroked="f">
              <v:path arrowok="t"/>
            </v:shape>
            <w10:wrap anchorx="page"/>
          </v:group>
        </w:pict>
      </w:r>
      <w:r w:rsidR="007003A1">
        <w:rPr>
          <w:rFonts w:ascii="仿宋" w:eastAsia="仿宋" w:hAnsi="仿宋" w:cs="仿宋"/>
        </w:rPr>
        <w:t>sdbadmin @vmsvr2-suse-x64-1:/ opt/sequoiadb /database/11820&gt; ls -l total 299156</w:t>
      </w:r>
    </w:p>
    <w:p w:rsidR="00737AD2" w:rsidRDefault="007003A1">
      <w:pPr>
        <w:pStyle w:val="BodyText"/>
        <w:tabs>
          <w:tab w:val="left" w:pos="4817"/>
        </w:tabs>
        <w:spacing w:line="220" w:lineRule="exact"/>
        <w:ind w:left="1217"/>
        <w:rPr>
          <w:rFonts w:ascii="仿宋" w:eastAsia="仿宋" w:hAnsi="仿宋" w:cs="仿宋"/>
        </w:rPr>
      </w:pPr>
      <w:r>
        <w:rPr>
          <w:rFonts w:ascii="仿宋" w:eastAsia="仿宋" w:hAnsi="仿宋" w:cs="仿宋"/>
        </w:rPr>
        <w:t>drwxr-xr-x 2 sdbadmin sdbadmin</w:t>
      </w:r>
      <w:r>
        <w:rPr>
          <w:rFonts w:ascii="仿宋" w:eastAsia="仿宋" w:hAnsi="仿宋" w:cs="仿宋"/>
        </w:rPr>
        <w:tab/>
        <w:t>4096 Nov 13 16:06 bakfile</w:t>
      </w:r>
    </w:p>
    <w:p w:rsidR="00737AD2" w:rsidRDefault="007003A1">
      <w:pPr>
        <w:pStyle w:val="BodyText"/>
        <w:tabs>
          <w:tab w:val="left" w:pos="4817"/>
        </w:tabs>
        <w:spacing w:line="212" w:lineRule="exact"/>
        <w:ind w:left="1217"/>
        <w:rPr>
          <w:rFonts w:ascii="仿宋" w:eastAsia="仿宋" w:hAnsi="仿宋" w:cs="仿宋"/>
        </w:rPr>
      </w:pPr>
      <w:r>
        <w:rPr>
          <w:rFonts w:ascii="仿宋" w:eastAsia="仿宋" w:hAnsi="仿宋" w:cs="仿宋"/>
        </w:rPr>
        <w:t>drwxr-xr-x 2 sdbadmin sdbadmin</w:t>
      </w:r>
      <w:r>
        <w:rPr>
          <w:rFonts w:ascii="仿宋" w:eastAsia="仿宋" w:hAnsi="仿宋" w:cs="仿宋"/>
        </w:rPr>
        <w:tab/>
        <w:t>4096 Nov 13 15:48 diaglog</w:t>
      </w:r>
    </w:p>
    <w:p w:rsidR="00737AD2" w:rsidRDefault="007003A1">
      <w:pPr>
        <w:pStyle w:val="BodyText"/>
        <w:tabs>
          <w:tab w:val="left" w:pos="4817"/>
        </w:tabs>
        <w:spacing w:line="212" w:lineRule="exact"/>
        <w:ind w:left="1217"/>
        <w:rPr>
          <w:rFonts w:ascii="仿宋" w:eastAsia="仿宋" w:hAnsi="仿宋" w:cs="仿宋"/>
        </w:rPr>
      </w:pPr>
      <w:r>
        <w:rPr>
          <w:rFonts w:ascii="仿宋" w:eastAsia="仿宋" w:hAnsi="仿宋" w:cs="仿宋"/>
        </w:rPr>
        <w:t>drwxr-xr-x 2 sdbadmin sdbadmin</w:t>
      </w:r>
      <w:r>
        <w:rPr>
          <w:rFonts w:ascii="仿宋" w:eastAsia="仿宋" w:hAnsi="仿宋" w:cs="仿宋"/>
        </w:rPr>
        <w:tab/>
        <w:t>4096 Nov 13 17:39 replicalog</w:t>
      </w:r>
    </w:p>
    <w:p w:rsidR="00737AD2" w:rsidRDefault="007003A1">
      <w:pPr>
        <w:pStyle w:val="BodyText"/>
        <w:spacing w:line="212" w:lineRule="exact"/>
        <w:ind w:left="1217"/>
        <w:rPr>
          <w:rFonts w:ascii="仿宋" w:eastAsia="仿宋" w:hAnsi="仿宋" w:cs="仿宋"/>
        </w:rPr>
      </w:pPr>
      <w:r>
        <w:rPr>
          <w:rFonts w:ascii="仿宋" w:eastAsia="仿宋" w:hAnsi="仿宋" w:cs="仿宋"/>
        </w:rPr>
        <w:t>-rw-r----- 1 sdbadmin sdbadmin 155254784 Nov 13 17:39 test.1.data</w:t>
      </w:r>
    </w:p>
    <w:p w:rsidR="00737AD2" w:rsidRDefault="007003A1">
      <w:pPr>
        <w:pStyle w:val="BodyText"/>
        <w:spacing w:line="212" w:lineRule="exact"/>
        <w:ind w:left="1217"/>
        <w:rPr>
          <w:rFonts w:ascii="仿宋" w:eastAsia="仿宋" w:hAnsi="仿宋" w:cs="仿宋"/>
        </w:rPr>
      </w:pPr>
      <w:r>
        <w:rPr>
          <w:rFonts w:ascii="仿宋" w:eastAsia="仿宋" w:hAnsi="仿宋" w:cs="仿宋"/>
        </w:rPr>
        <w:t>-rw-r----- 1 sdbadmin sdbadmin 151060480 Nov 13 17:39 test.1.idx</w:t>
      </w:r>
    </w:p>
    <w:p w:rsidR="00737AD2" w:rsidRDefault="007003A1">
      <w:pPr>
        <w:pStyle w:val="BodyText"/>
        <w:spacing w:before="5" w:line="168" w:lineRule="auto"/>
        <w:ind w:left="1217" w:hanging="284"/>
        <w:rPr>
          <w:lang w:eastAsia="zh-CN"/>
        </w:rPr>
      </w:pPr>
      <w:r>
        <w:rPr>
          <w:lang w:eastAsia="zh-CN"/>
        </w:rPr>
        <w:t>6.</w:t>
      </w:r>
      <w:r>
        <w:rPr>
          <w:spacing w:val="25"/>
          <w:lang w:eastAsia="zh-CN"/>
        </w:rPr>
        <w:t xml:space="preserve"> </w:t>
      </w:r>
      <w:r>
        <w:rPr>
          <w:lang w:eastAsia="zh-CN"/>
        </w:rPr>
        <w:t xml:space="preserve">删除该分区组中其它数据节点的所有数据（或者将该节点的所有.data和.idx文件拷贝至其它数据节点的数 </w:t>
      </w:r>
      <w:r>
        <w:rPr>
          <w:w w:val="95"/>
          <w:lang w:eastAsia="zh-CN"/>
        </w:rPr>
        <w:t>据目录和索引目录下，以及将该节点replicalog所有日志拷贝至其它数据节点的日志目录下，或者将备份</w:t>
      </w:r>
      <w:r>
        <w:rPr>
          <w:lang w:eastAsia="zh-CN"/>
        </w:rPr>
        <w:t xml:space="preserve"> 文件拷贝至其它数据节点，并通过restored工具恢复）；重新启动系统。</w:t>
      </w:r>
    </w:p>
    <w:p w:rsidR="00737AD2" w:rsidRDefault="00737AD2">
      <w:pPr>
        <w:spacing w:line="168" w:lineRule="auto"/>
        <w:rPr>
          <w:lang w:eastAsia="zh-CN"/>
        </w:rPr>
        <w:sectPr w:rsidR="00737AD2">
          <w:pgSz w:w="12240" w:h="15840"/>
          <w:pgMar w:top="900" w:right="1020" w:bottom="280" w:left="700" w:header="713" w:footer="0" w:gutter="0"/>
          <w:cols w:space="720"/>
        </w:sectPr>
      </w:pPr>
    </w:p>
    <w:p w:rsidR="00737AD2" w:rsidRDefault="00737AD2">
      <w:pPr>
        <w:spacing w:before="6" w:line="170" w:lineRule="exact"/>
        <w:rPr>
          <w:sz w:val="17"/>
          <w:szCs w:val="17"/>
          <w:lang w:eastAsia="zh-CN"/>
        </w:rPr>
      </w:pPr>
    </w:p>
    <w:p w:rsidR="00737AD2" w:rsidRDefault="00737AD2">
      <w:pPr>
        <w:spacing w:line="200" w:lineRule="exact"/>
        <w:rPr>
          <w:sz w:val="20"/>
          <w:szCs w:val="20"/>
          <w:lang w:eastAsia="zh-CN"/>
        </w:rPr>
      </w:pPr>
    </w:p>
    <w:p w:rsidR="00737AD2" w:rsidRDefault="007003A1">
      <w:pPr>
        <w:pStyle w:val="Heading3"/>
        <w:spacing w:line="354" w:lineRule="exact"/>
        <w:rPr>
          <w:lang w:eastAsia="zh-CN"/>
        </w:rPr>
      </w:pPr>
      <w:bookmarkStart w:id="365" w:name="故障恢复"/>
      <w:bookmarkStart w:id="366" w:name="_bookmark101"/>
      <w:bookmarkEnd w:id="365"/>
      <w:bookmarkEnd w:id="366"/>
      <w:r>
        <w:rPr>
          <w:lang w:eastAsia="zh-CN"/>
        </w:rPr>
        <w:t>故障恢复</w:t>
      </w:r>
    </w:p>
    <w:p w:rsidR="00737AD2" w:rsidRDefault="007003A1">
      <w:pPr>
        <w:pStyle w:val="BodyText"/>
        <w:spacing w:before="21"/>
        <w:ind w:left="613" w:right="6926"/>
        <w:jc w:val="both"/>
        <w:rPr>
          <w:lang w:eastAsia="zh-CN"/>
        </w:rPr>
      </w:pPr>
      <w:r>
        <w:rPr>
          <w:lang w:eastAsia="zh-CN"/>
        </w:rPr>
        <w:t>本节介绍个类型节点的故障恢复。</w:t>
      </w:r>
    </w:p>
    <w:p w:rsidR="00737AD2" w:rsidRDefault="00EC10B3">
      <w:pPr>
        <w:pStyle w:val="BodyText"/>
        <w:spacing w:before="18" w:line="253" w:lineRule="auto"/>
        <w:ind w:left="613" w:right="9126"/>
        <w:jc w:val="both"/>
        <w:rPr>
          <w:lang w:eastAsia="zh-CN"/>
        </w:rPr>
      </w:pPr>
      <w:hyperlink w:anchor="_bookmark102" w:history="1">
        <w:r w:rsidR="007003A1">
          <w:rPr>
            <w:color w:val="0000FF"/>
            <w:lang w:eastAsia="zh-CN"/>
          </w:rPr>
          <w:t>协调节点</w:t>
        </w:r>
      </w:hyperlink>
      <w:r w:rsidR="007003A1">
        <w:rPr>
          <w:color w:val="0000FF"/>
          <w:lang w:eastAsia="zh-CN"/>
        </w:rPr>
        <w:t xml:space="preserve"> </w:t>
      </w:r>
      <w:hyperlink w:anchor="_bookmark103" w:history="1">
        <w:r w:rsidR="007003A1">
          <w:rPr>
            <w:color w:val="0000FF"/>
            <w:lang w:eastAsia="zh-CN"/>
          </w:rPr>
          <w:t>数据节点</w:t>
        </w:r>
      </w:hyperlink>
      <w:r w:rsidR="007003A1">
        <w:rPr>
          <w:color w:val="0000FF"/>
          <w:lang w:eastAsia="zh-CN"/>
        </w:rPr>
        <w:t xml:space="preserve"> </w:t>
      </w:r>
      <w:hyperlink w:anchor="_bookmark104" w:history="1">
        <w:r w:rsidR="007003A1">
          <w:rPr>
            <w:color w:val="0000FF"/>
            <w:lang w:eastAsia="zh-CN"/>
          </w:rPr>
          <w:t>编目节点</w:t>
        </w:r>
      </w:hyperlink>
    </w:p>
    <w:p w:rsidR="00737AD2" w:rsidRDefault="007003A1">
      <w:pPr>
        <w:pStyle w:val="BodyText"/>
        <w:spacing w:before="84" w:line="253" w:lineRule="auto"/>
        <w:ind w:left="613" w:right="268"/>
        <w:rPr>
          <w:lang w:eastAsia="zh-CN"/>
        </w:rPr>
      </w:pPr>
      <w:bookmarkStart w:id="367" w:name="协调节点"/>
      <w:bookmarkStart w:id="368" w:name="_bookmark102"/>
      <w:bookmarkEnd w:id="367"/>
      <w:bookmarkEnd w:id="368"/>
      <w:r>
        <w:rPr>
          <w:lang w:eastAsia="zh-CN"/>
        </w:rPr>
        <w:t>协调节点 由于协调节点不存在用户数据，因此发生故障后可以直接重新启动，不参与任何额外的故障恢复步骤。</w:t>
      </w:r>
    </w:p>
    <w:p w:rsidR="00737AD2" w:rsidRDefault="007003A1">
      <w:pPr>
        <w:pStyle w:val="BodyText"/>
        <w:spacing w:before="84" w:line="253" w:lineRule="auto"/>
        <w:ind w:left="613" w:right="2055"/>
        <w:rPr>
          <w:lang w:eastAsia="zh-CN"/>
        </w:rPr>
      </w:pPr>
      <w:bookmarkStart w:id="369" w:name="数据节点"/>
      <w:bookmarkStart w:id="370" w:name="_bookmark103"/>
      <w:bookmarkEnd w:id="369"/>
      <w:bookmarkEnd w:id="370"/>
      <w:r>
        <w:rPr>
          <w:lang w:eastAsia="zh-CN"/>
        </w:rPr>
        <w:t xml:space="preserve">数据节点 </w:t>
      </w:r>
      <w:r>
        <w:rPr>
          <w:w w:val="95"/>
          <w:lang w:eastAsia="zh-CN"/>
        </w:rPr>
        <w:t>数据节点发生故障后，重新启动会自动检测数据库目录下.SEQUOIADB_STARTUP隐藏文件。</w:t>
      </w:r>
    </w:p>
    <w:p w:rsidR="00737AD2" w:rsidRDefault="007003A1">
      <w:pPr>
        <w:pStyle w:val="BodyText"/>
        <w:spacing w:before="90" w:line="168" w:lineRule="auto"/>
        <w:ind w:left="613" w:right="117"/>
        <w:rPr>
          <w:lang w:eastAsia="zh-CN"/>
        </w:rPr>
      </w:pPr>
      <w:r>
        <w:rPr>
          <w:w w:val="95"/>
          <w:lang w:eastAsia="zh-CN"/>
        </w:rPr>
        <w:t xml:space="preserve">如果该文件存在则说明上次的执行意外终止（例如kill       </w:t>
      </w:r>
      <w:r>
        <w:rPr>
          <w:spacing w:val="17"/>
          <w:w w:val="95"/>
          <w:lang w:eastAsia="zh-CN"/>
        </w:rPr>
        <w:t xml:space="preserve"> </w:t>
      </w:r>
      <w:r>
        <w:rPr>
          <w:w w:val="95"/>
          <w:lang w:eastAsia="zh-CN"/>
        </w:rPr>
        <w:t>-9）。对于意外终止的节点，系统会将该数据节点置</w:t>
      </w:r>
      <w:r>
        <w:rPr>
          <w:lang w:eastAsia="zh-CN"/>
        </w:rPr>
        <w:t xml:space="preserve"> 入崩溃恢复状态。</w:t>
      </w:r>
    </w:p>
    <w:p w:rsidR="00737AD2" w:rsidRDefault="00737AD2">
      <w:pPr>
        <w:spacing w:line="120" w:lineRule="exact"/>
        <w:rPr>
          <w:sz w:val="12"/>
          <w:szCs w:val="12"/>
          <w:lang w:eastAsia="zh-CN"/>
        </w:rPr>
      </w:pPr>
    </w:p>
    <w:p w:rsidR="00737AD2" w:rsidRDefault="007003A1">
      <w:pPr>
        <w:pStyle w:val="BodyText"/>
        <w:spacing w:line="168" w:lineRule="auto"/>
        <w:ind w:left="613" w:right="117"/>
        <w:rPr>
          <w:lang w:eastAsia="zh-CN"/>
        </w:rPr>
      </w:pPr>
      <w:r>
        <w:rPr>
          <w:lang w:eastAsia="zh-CN"/>
        </w:rPr>
        <w:t xml:space="preserve">在崩溃恢复的过程中，数据节点会与该组中的一个正常节点进行全量同步。在这种情况下，被恢复的节点 </w:t>
      </w:r>
      <w:r>
        <w:rPr>
          <w:w w:val="95"/>
          <w:lang w:eastAsia="zh-CN"/>
        </w:rPr>
        <w:t xml:space="preserve">中所有数据作废，同步到的新数据作为基准。假设该节点没有被意外终止（例如kill       </w:t>
      </w:r>
      <w:r>
        <w:rPr>
          <w:spacing w:val="12"/>
          <w:w w:val="95"/>
          <w:lang w:eastAsia="zh-CN"/>
        </w:rPr>
        <w:t xml:space="preserve"> </w:t>
      </w:r>
      <w:r>
        <w:rPr>
          <w:w w:val="95"/>
          <w:lang w:eastAsia="zh-CN"/>
        </w:rPr>
        <w:t>-15），则进入增量同步</w:t>
      </w:r>
      <w:r>
        <w:rPr>
          <w:lang w:eastAsia="zh-CN"/>
        </w:rPr>
        <w:t xml:space="preserve"> 状态。</w:t>
      </w:r>
      <w:r>
        <w:rPr>
          <w:spacing w:val="-7"/>
          <w:lang w:eastAsia="zh-CN"/>
        </w:rPr>
        <w:t xml:space="preserve"> </w:t>
      </w:r>
      <w:r>
        <w:rPr>
          <w:lang w:eastAsia="zh-CN"/>
        </w:rPr>
        <w:t>在这种情况下，如果当前其它数据节点中包含的最老日志已经比被恢复节点新，则进入全量同步状 态，否则只同步增量日志。</w:t>
      </w:r>
    </w:p>
    <w:p w:rsidR="00737AD2" w:rsidRDefault="00737AD2">
      <w:pPr>
        <w:spacing w:line="120" w:lineRule="exact"/>
        <w:rPr>
          <w:sz w:val="12"/>
          <w:szCs w:val="12"/>
          <w:lang w:eastAsia="zh-CN"/>
        </w:rPr>
      </w:pPr>
    </w:p>
    <w:p w:rsidR="00737AD2" w:rsidRDefault="007003A1">
      <w:pPr>
        <w:pStyle w:val="BodyText"/>
        <w:spacing w:line="168" w:lineRule="auto"/>
        <w:ind w:left="613" w:right="526"/>
        <w:jc w:val="both"/>
        <w:rPr>
          <w:lang w:eastAsia="zh-CN"/>
        </w:rPr>
      </w:pPr>
      <w:r>
        <w:rPr>
          <w:lang w:eastAsia="zh-CN"/>
        </w:rPr>
        <w:t>如果该数据组中所有节点都被意外终止，则需要以独立模式启动一个节点进行本地恢复。在该模式中，数据 会被导出并再次导入，以过滤掉所有可能出现的数据损坏。当其中一个节点被本地恢复后，需要将其数据目 录拷贝入其它所有数据节点。</w:t>
      </w:r>
    </w:p>
    <w:p w:rsidR="00737AD2" w:rsidRDefault="00737AD2">
      <w:pPr>
        <w:spacing w:before="4" w:line="110" w:lineRule="exact"/>
        <w:rPr>
          <w:sz w:val="11"/>
          <w:szCs w:val="11"/>
          <w:lang w:eastAsia="zh-CN"/>
        </w:rPr>
      </w:pPr>
    </w:p>
    <w:p w:rsidR="00737AD2" w:rsidRDefault="007003A1">
      <w:pPr>
        <w:pStyle w:val="BodyText"/>
        <w:spacing w:line="253" w:lineRule="auto"/>
        <w:ind w:left="613" w:right="4963"/>
        <w:rPr>
          <w:lang w:eastAsia="zh-CN"/>
        </w:rPr>
      </w:pPr>
      <w:bookmarkStart w:id="371" w:name="编目节点"/>
      <w:bookmarkStart w:id="372" w:name="_bookmark104"/>
      <w:bookmarkEnd w:id="371"/>
      <w:bookmarkEnd w:id="372"/>
      <w:r>
        <w:rPr>
          <w:lang w:eastAsia="zh-CN"/>
        </w:rPr>
        <w:t>编目节点 编目节点故障恢复策略与数据节点相同。</w:t>
      </w:r>
      <w:hyperlink w:anchor="_bookmark103" w:history="1">
        <w:r>
          <w:rPr>
            <w:color w:val="0000FF"/>
            <w:lang w:eastAsia="zh-CN"/>
          </w:rPr>
          <w:t>点击这里</w:t>
        </w:r>
      </w:hyperlink>
    </w:p>
    <w:p w:rsidR="00737AD2" w:rsidRDefault="00737AD2">
      <w:pPr>
        <w:spacing w:before="6" w:line="150" w:lineRule="exact"/>
        <w:rPr>
          <w:sz w:val="15"/>
          <w:szCs w:val="15"/>
          <w:lang w:eastAsia="zh-CN"/>
        </w:rPr>
      </w:pPr>
    </w:p>
    <w:p w:rsidR="00737AD2" w:rsidRDefault="007003A1">
      <w:pPr>
        <w:pStyle w:val="Heading3"/>
        <w:spacing w:line="354" w:lineRule="exact"/>
        <w:rPr>
          <w:lang w:eastAsia="zh-CN"/>
        </w:rPr>
      </w:pPr>
      <w:bookmarkStart w:id="373" w:name="监控"/>
      <w:bookmarkStart w:id="374" w:name="_bookmark105"/>
      <w:bookmarkEnd w:id="373"/>
      <w:bookmarkEnd w:id="374"/>
      <w:r>
        <w:rPr>
          <w:lang w:eastAsia="zh-CN"/>
        </w:rPr>
        <w:t>监控</w:t>
      </w:r>
    </w:p>
    <w:p w:rsidR="00737AD2" w:rsidRDefault="007003A1">
      <w:pPr>
        <w:pStyle w:val="BodyText"/>
        <w:spacing w:before="21"/>
        <w:ind w:left="613"/>
        <w:rPr>
          <w:lang w:eastAsia="zh-CN"/>
        </w:rPr>
      </w:pPr>
      <w:r>
        <w:rPr>
          <w:lang w:eastAsia="zh-CN"/>
        </w:rPr>
        <w:t>本节介绍节点和集群的监控信息</w:t>
      </w:r>
    </w:p>
    <w:p w:rsidR="00737AD2" w:rsidRDefault="00EC10B3">
      <w:pPr>
        <w:pStyle w:val="BodyText"/>
        <w:spacing w:before="18" w:line="253" w:lineRule="auto"/>
        <w:ind w:left="613" w:right="8147"/>
        <w:rPr>
          <w:lang w:eastAsia="zh-CN"/>
        </w:rPr>
      </w:pPr>
      <w:hyperlink w:anchor="_bookmark106" w:history="1">
        <w:r w:rsidR="007003A1">
          <w:rPr>
            <w:color w:val="0000FF"/>
            <w:lang w:eastAsia="zh-CN"/>
          </w:rPr>
          <w:t>监控节点状态</w:t>
        </w:r>
      </w:hyperlink>
      <w:r w:rsidR="007003A1">
        <w:rPr>
          <w:color w:val="0000FF"/>
          <w:lang w:eastAsia="zh-CN"/>
        </w:rPr>
        <w:t xml:space="preserve"> </w:t>
      </w:r>
      <w:hyperlink w:anchor="_bookmark107" w:history="1">
        <w:r w:rsidR="007003A1">
          <w:rPr>
            <w:color w:val="0000FF"/>
            <w:lang w:eastAsia="zh-CN"/>
          </w:rPr>
          <w:t>监控集群</w:t>
        </w:r>
      </w:hyperlink>
    </w:p>
    <w:p w:rsidR="00737AD2" w:rsidRDefault="007003A1">
      <w:pPr>
        <w:pStyle w:val="BodyText"/>
        <w:spacing w:before="84" w:line="260" w:lineRule="auto"/>
        <w:ind w:left="613" w:right="5902"/>
      </w:pPr>
      <w:bookmarkStart w:id="375" w:name="监控节点状态"/>
      <w:bookmarkStart w:id="376" w:name="_bookmark106"/>
      <w:bookmarkEnd w:id="375"/>
      <w:bookmarkEnd w:id="376"/>
      <w:r>
        <w:rPr>
          <w:lang w:eastAsia="zh-CN"/>
        </w:rPr>
        <w:t xml:space="preserve">监控节点状态 </w:t>
      </w:r>
      <w:r>
        <w:rPr>
          <w:w w:val="95"/>
          <w:lang w:eastAsia="zh-CN"/>
        </w:rPr>
        <w:t>用户可以使用snapshot监控每个节点的状态。</w:t>
      </w:r>
      <w:r>
        <w:rPr>
          <w:lang w:eastAsia="zh-CN"/>
        </w:rPr>
        <w:t xml:space="preserve"> </w:t>
      </w:r>
      <w:r>
        <w:t>1.</w:t>
      </w:r>
      <w:r>
        <w:rPr>
          <w:spacing w:val="58"/>
        </w:rPr>
        <w:t xml:space="preserve"> </w:t>
      </w:r>
      <w:r>
        <w:t>连接到协调节点</w:t>
      </w:r>
    </w:p>
    <w:p w:rsidR="00737AD2" w:rsidRDefault="00EC10B3">
      <w:pPr>
        <w:pStyle w:val="BodyText"/>
        <w:spacing w:line="279" w:lineRule="exact"/>
        <w:ind w:left="897"/>
        <w:rPr>
          <w:rFonts w:ascii="仿宋" w:eastAsia="仿宋" w:hAnsi="仿宋" w:cs="仿宋"/>
        </w:rPr>
      </w:pPr>
      <w:r w:rsidRPr="00EC10B3">
        <w:pict>
          <v:group id="_x0000_s3381" style="position:absolute;left:0;text-align:left;margin-left:95.85pt;margin-top:3.65pt;width:459.45pt;height:21.2pt;z-index:-25686;mso-position-horizontal-relative:page" coordorigin="1917,73" coordsize="9189,424">
            <v:shape id="_x0000_s3382" style="position:absolute;left:1917;top:73;width:9189;height:424" coordorigin="1917,73" coordsize="9189,424" path="m1917,73r9189,l11106,497r-9189,l1917,73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89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ind w:left="613"/>
      </w:pPr>
      <w:r>
        <w:t>2.</w:t>
      </w:r>
      <w:r>
        <w:rPr>
          <w:spacing w:val="58"/>
        </w:rPr>
        <w:t xml:space="preserve"> </w:t>
      </w:r>
      <w:r>
        <w:t>得到分区组</w:t>
      </w:r>
    </w:p>
    <w:p w:rsidR="00737AD2" w:rsidRDefault="00EC10B3">
      <w:pPr>
        <w:pStyle w:val="BodyText"/>
        <w:spacing w:before="6"/>
        <w:ind w:left="897"/>
        <w:rPr>
          <w:rFonts w:ascii="仿宋" w:eastAsia="仿宋" w:hAnsi="仿宋" w:cs="仿宋"/>
        </w:rPr>
      </w:pPr>
      <w:r w:rsidRPr="00EC10B3">
        <w:pict>
          <v:group id="_x0000_s3379" style="position:absolute;left:0;text-align:left;margin-left:95.85pt;margin-top:4.75pt;width:459.45pt;height:10.6pt;z-index:-25685;mso-position-horizontal-relative:page" coordorigin="1917,95" coordsize="9189,212">
            <v:shape id="_x0000_s3380"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datarg = db.getRG ( "&lt;datagroup1&gt;" ) ;</w:t>
      </w:r>
    </w:p>
    <w:p w:rsidR="00737AD2" w:rsidRDefault="007003A1">
      <w:pPr>
        <w:pStyle w:val="BodyText"/>
        <w:spacing w:line="261" w:lineRule="exact"/>
        <w:ind w:left="613"/>
      </w:pPr>
      <w:r>
        <w:t>3.</w:t>
      </w:r>
      <w:r>
        <w:rPr>
          <w:spacing w:val="58"/>
        </w:rPr>
        <w:t xml:space="preserve"> </w:t>
      </w:r>
      <w:r>
        <w:t>得到数据节点</w:t>
      </w:r>
    </w:p>
    <w:p w:rsidR="00737AD2" w:rsidRDefault="00EC10B3">
      <w:pPr>
        <w:pStyle w:val="BodyText"/>
        <w:spacing w:before="6"/>
        <w:ind w:left="897"/>
        <w:rPr>
          <w:rFonts w:ascii="仿宋" w:eastAsia="仿宋" w:hAnsi="仿宋" w:cs="仿宋"/>
        </w:rPr>
      </w:pPr>
      <w:r w:rsidRPr="00EC10B3">
        <w:pict>
          <v:group id="_x0000_s3377" style="position:absolute;left:0;text-align:left;margin-left:95.85pt;margin-top:4.75pt;width:459.45pt;height:10.6pt;z-index:-25684;mso-position-horizontal-relative:page" coordorigin="1917,95" coordsize="9189,212">
            <v:shape id="_x0000_s3378"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datanode = datarg.getNode ( "&lt;hostname1&gt;", "&lt;servicename1&gt;" ) ;</w:t>
      </w:r>
    </w:p>
    <w:p w:rsidR="00737AD2" w:rsidRDefault="007003A1">
      <w:pPr>
        <w:pStyle w:val="BodyText"/>
        <w:spacing w:line="261" w:lineRule="exact"/>
        <w:ind w:left="613"/>
      </w:pPr>
      <w:r>
        <w:t>4.</w:t>
      </w:r>
      <w:r>
        <w:rPr>
          <w:spacing w:val="58"/>
        </w:rPr>
        <w:t xml:space="preserve"> </w:t>
      </w:r>
      <w:r>
        <w:t>得到该节点的快照</w:t>
      </w:r>
    </w:p>
    <w:p w:rsidR="00737AD2" w:rsidRDefault="00EC10B3">
      <w:pPr>
        <w:pStyle w:val="BodyText"/>
        <w:spacing w:before="6"/>
        <w:ind w:left="897"/>
        <w:rPr>
          <w:rFonts w:ascii="仿宋" w:eastAsia="仿宋" w:hAnsi="仿宋" w:cs="仿宋"/>
        </w:rPr>
      </w:pPr>
      <w:r w:rsidRPr="00EC10B3">
        <w:pict>
          <v:group id="_x0000_s3375" style="position:absolute;left:0;text-align:left;margin-left:95.85pt;margin-top:4.75pt;width:459.45pt;height:10.6pt;z-index:-25683;mso-position-horizontal-relative:page" coordorigin="1917,95" coordsize="9189,212">
            <v:shape id="_x0000_s337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&gt; datanode.connect().snapshot(SDB_SNAP_DATABASE)</w:t>
      </w:r>
    </w:p>
    <w:p w:rsidR="00737AD2" w:rsidRDefault="007003A1">
      <w:pPr>
        <w:pStyle w:val="BodyText"/>
        <w:spacing w:before="49" w:line="253" w:lineRule="auto"/>
        <w:ind w:left="897" w:right="6462"/>
      </w:pPr>
      <w:r>
        <w:rPr>
          <w:w w:val="90"/>
        </w:rPr>
        <w:t xml:space="preserve">快照类型分为： </w:t>
      </w:r>
      <w:hyperlink w:anchor="_bookmark60" w:history="1">
        <w:r>
          <w:rPr>
            <w:color w:val="0000FF"/>
            <w:w w:val="90"/>
          </w:rPr>
          <w:t>SDB_SNAP_CONTEXTS</w:t>
        </w:r>
      </w:hyperlink>
      <w:r>
        <w:rPr>
          <w:color w:val="0000FF"/>
          <w:w w:val="90"/>
        </w:rPr>
        <w:t xml:space="preserve"> </w:t>
      </w:r>
      <w:hyperlink w:anchor="_bookmark61" w:history="1">
        <w:r>
          <w:rPr>
            <w:color w:val="0000FF"/>
            <w:w w:val="90"/>
          </w:rPr>
          <w:t>SDB_SNAP_CONTEXTS_CURRENT</w:t>
        </w:r>
      </w:hyperlink>
      <w:r>
        <w:rPr>
          <w:color w:val="0000FF"/>
          <w:w w:val="90"/>
        </w:rPr>
        <w:t xml:space="preserve"> </w:t>
      </w:r>
      <w:hyperlink w:anchor="_bookmark62" w:history="1">
        <w:r>
          <w:rPr>
            <w:color w:val="0000FF"/>
            <w:w w:val="90"/>
          </w:rPr>
          <w:t>SDB_SNAP_SESSIONS</w:t>
        </w:r>
      </w:hyperlink>
    </w:p>
    <w:p w:rsidR="00737AD2" w:rsidRDefault="00737AD2">
      <w:pPr>
        <w:spacing w:line="253" w:lineRule="auto"/>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EC10B3">
      <w:pPr>
        <w:pStyle w:val="BodyText"/>
        <w:spacing w:line="312" w:lineRule="exact"/>
        <w:ind w:left="1217"/>
      </w:pPr>
      <w:hyperlink w:anchor="_bookmark63" w:history="1">
        <w:r w:rsidR="007003A1">
          <w:rPr>
            <w:color w:val="0000FF"/>
            <w:w w:val="90"/>
          </w:rPr>
          <w:t>SDB_SNAP_SESSIONS_CURRENT</w:t>
        </w:r>
      </w:hyperlink>
    </w:p>
    <w:p w:rsidR="00737AD2" w:rsidRDefault="00EC10B3">
      <w:pPr>
        <w:pStyle w:val="BodyText"/>
        <w:spacing w:before="18" w:line="253" w:lineRule="auto"/>
        <w:ind w:left="1217" w:right="5714"/>
      </w:pPr>
      <w:hyperlink w:anchor="_bookmark64" w:history="1">
        <w:r w:rsidR="007003A1">
          <w:rPr>
            <w:color w:val="0000FF"/>
            <w:w w:val="90"/>
          </w:rPr>
          <w:t>SDB_SNAP_COLLECTIONS</w:t>
        </w:r>
      </w:hyperlink>
      <w:r w:rsidR="007003A1">
        <w:rPr>
          <w:color w:val="0000FF"/>
          <w:w w:val="92"/>
        </w:rPr>
        <w:t xml:space="preserve"> </w:t>
      </w:r>
      <w:hyperlink w:anchor="_bookmark65" w:history="1">
        <w:r w:rsidR="007003A1">
          <w:rPr>
            <w:color w:val="0000FF"/>
            <w:w w:val="90"/>
          </w:rPr>
          <w:t>SDB_SNAP_COLLECTIONSPACES</w:t>
        </w:r>
      </w:hyperlink>
      <w:r w:rsidR="007003A1">
        <w:rPr>
          <w:color w:val="0000FF"/>
          <w:w w:val="91"/>
        </w:rPr>
        <w:t xml:space="preserve"> </w:t>
      </w:r>
      <w:hyperlink w:anchor="_bookmark66" w:history="1">
        <w:r w:rsidR="007003A1">
          <w:rPr>
            <w:color w:val="0000FF"/>
            <w:w w:val="90"/>
          </w:rPr>
          <w:t>SDB_SNAP_DATABASE</w:t>
        </w:r>
      </w:hyperlink>
      <w:r w:rsidR="007003A1">
        <w:rPr>
          <w:color w:val="0000FF"/>
          <w:w w:val="90"/>
        </w:rPr>
        <w:t xml:space="preserve"> </w:t>
      </w:r>
      <w:hyperlink w:anchor="_bookmark67" w:history="1">
        <w:r w:rsidR="007003A1">
          <w:rPr>
            <w:color w:val="0000FF"/>
            <w:w w:val="90"/>
          </w:rPr>
          <w:t>SDB_SNAP_SYSTEM</w:t>
        </w:r>
      </w:hyperlink>
      <w:r w:rsidR="007003A1">
        <w:rPr>
          <w:color w:val="0000FF"/>
          <w:w w:val="90"/>
        </w:rPr>
        <w:t xml:space="preserve"> </w:t>
      </w:r>
      <w:hyperlink w:anchor="_bookmark68" w:history="1">
        <w:r w:rsidR="007003A1">
          <w:rPr>
            <w:color w:val="0000FF"/>
            <w:w w:val="90"/>
          </w:rPr>
          <w:t>SDB_SNAP_CATALOG</w:t>
        </w:r>
      </w:hyperlink>
    </w:p>
    <w:p w:rsidR="00737AD2" w:rsidRDefault="007003A1">
      <w:pPr>
        <w:pStyle w:val="BodyText"/>
        <w:spacing w:before="24"/>
        <w:rPr>
          <w:lang w:eastAsia="zh-CN"/>
        </w:rPr>
      </w:pPr>
      <w:r>
        <w:rPr>
          <w:lang w:eastAsia="zh-CN"/>
        </w:rPr>
        <w:t>用户可以使用shell脚本监控，例如：</w:t>
      </w:r>
    </w:p>
    <w:p w:rsidR="00737AD2" w:rsidRDefault="00EC10B3">
      <w:pPr>
        <w:pStyle w:val="BodyText"/>
        <w:spacing w:before="6"/>
        <w:rPr>
          <w:rFonts w:ascii="仿宋" w:eastAsia="仿宋" w:hAnsi="仿宋" w:cs="仿宋"/>
        </w:rPr>
      </w:pPr>
      <w:r w:rsidRPr="00EC10B3">
        <w:pict>
          <v:group id="_x0000_s3373" style="position:absolute;left:0;text-align:left;margin-left:81.7pt;margin-top:4.75pt;width:473.6pt;height:84.8pt;z-index:-25682;mso-position-horizontal-relative:page" coordorigin="1634,95" coordsize="9472,1696">
            <v:shape id="_x0000_s3374" style="position:absolute;left:1634;top:95;width:9472;height:1696" coordorigin="1634,95" coordsize="9472,1696" path="m1634,95r9472,l11106,1791r-9472,l1634,95xe" fillcolor="#efefef" stroked="f">
              <v:path arrowok="t"/>
            </v:shape>
            <w10:wrap anchorx="page"/>
          </v:group>
        </w:pict>
      </w:r>
      <w:r w:rsidR="007003A1">
        <w:rPr>
          <w:rFonts w:ascii="仿宋" w:eastAsia="仿宋" w:hAnsi="仿宋" w:cs="仿宋"/>
        </w:rPr>
        <w:t>[sequoiadb@vmsvr1-rhel-x64 sequoiadb]$ cat monitor_insert.sh</w:t>
      </w:r>
    </w:p>
    <w:p w:rsidR="00737AD2" w:rsidRDefault="007003A1">
      <w:pPr>
        <w:pStyle w:val="BodyText"/>
        <w:spacing w:line="212" w:lineRule="exact"/>
        <w:rPr>
          <w:rFonts w:ascii="仿宋" w:eastAsia="仿宋" w:hAnsi="仿宋" w:cs="仿宋"/>
        </w:rPr>
      </w:pPr>
      <w:r>
        <w:rPr>
          <w:rFonts w:ascii="仿宋" w:eastAsia="仿宋" w:hAnsi="仿宋" w:cs="仿宋"/>
        </w:rPr>
        <w:t>#!/bin/bash</w:t>
      </w:r>
    </w:p>
    <w:p w:rsidR="00737AD2" w:rsidRDefault="007003A1">
      <w:pPr>
        <w:pStyle w:val="BodyText"/>
        <w:spacing w:line="212" w:lineRule="exact"/>
        <w:rPr>
          <w:rFonts w:ascii="仿宋" w:eastAsia="仿宋" w:hAnsi="仿宋" w:cs="仿宋"/>
        </w:rPr>
      </w:pPr>
      <w:r>
        <w:rPr>
          <w:rFonts w:ascii="仿宋" w:eastAsia="仿宋" w:hAnsi="仿宋" w:cs="仿宋"/>
        </w:rPr>
        <w:t>~/sequoiadb/bin/sdb "db=new Sdb('localhost', 11810)" &gt; /dev/null</w:t>
      </w:r>
    </w:p>
    <w:p w:rsidR="00737AD2" w:rsidRDefault="007003A1">
      <w:pPr>
        <w:pStyle w:val="BodyText"/>
        <w:spacing w:line="212" w:lineRule="exact"/>
        <w:rPr>
          <w:rFonts w:ascii="仿宋" w:eastAsia="仿宋" w:hAnsi="仿宋" w:cs="仿宋"/>
        </w:rPr>
      </w:pPr>
      <w:r>
        <w:rPr>
          <w:rFonts w:ascii="仿宋" w:eastAsia="仿宋" w:hAnsi="仿宋" w:cs="仿宋"/>
        </w:rPr>
        <w:t>~/sequoiadb/bin/sdb "db.getRG('foo').getNode('vmsvr1-rhel-</w:t>
      </w:r>
    </w:p>
    <w:p w:rsidR="00737AD2" w:rsidRDefault="007003A1">
      <w:pPr>
        <w:pStyle w:val="BodyText"/>
        <w:spacing w:line="212" w:lineRule="exact"/>
        <w:rPr>
          <w:rFonts w:ascii="仿宋" w:eastAsia="仿宋" w:hAnsi="仿宋" w:cs="仿宋"/>
        </w:rPr>
      </w:pPr>
      <w:r>
        <w:rPr>
          <w:rFonts w:ascii="仿宋" w:eastAsia="仿宋" w:hAnsi="仿宋" w:cs="仿宋"/>
        </w:rPr>
        <w:t>x64',11820).connect().snapshot(SDB_SNAP_DATABASE)" | grep TotalInsert</w:t>
      </w:r>
    </w:p>
    <w:p w:rsidR="00737AD2" w:rsidRDefault="007003A1">
      <w:pPr>
        <w:pStyle w:val="BodyText"/>
        <w:spacing w:line="212" w:lineRule="exact"/>
        <w:rPr>
          <w:rFonts w:ascii="仿宋" w:eastAsia="仿宋" w:hAnsi="仿宋" w:cs="仿宋"/>
        </w:rPr>
      </w:pPr>
      <w:r>
        <w:rPr>
          <w:rFonts w:ascii="仿宋" w:eastAsia="仿宋" w:hAnsi="仿宋" w:cs="仿宋"/>
        </w:rPr>
        <w:t>~/sequoiadb/bin/sdb "quit"</w:t>
      </w:r>
    </w:p>
    <w:p w:rsidR="00737AD2" w:rsidRDefault="007003A1">
      <w:pPr>
        <w:pStyle w:val="BodyText"/>
        <w:spacing w:line="212" w:lineRule="exact"/>
        <w:rPr>
          <w:rFonts w:ascii="仿宋" w:eastAsia="仿宋" w:hAnsi="仿宋" w:cs="仿宋"/>
        </w:rPr>
      </w:pPr>
      <w:r>
        <w:rPr>
          <w:rFonts w:ascii="仿宋" w:eastAsia="仿宋" w:hAnsi="仿宋" w:cs="仿宋"/>
        </w:rPr>
        <w:t>[sequoiadb@vmsvr1-rhel-x64 sequoiadb]$ ./monitor_insert.sh</w:t>
      </w:r>
    </w:p>
    <w:p w:rsidR="00737AD2" w:rsidRDefault="007003A1">
      <w:pPr>
        <w:pStyle w:val="BodyText"/>
        <w:spacing w:line="212" w:lineRule="exact"/>
        <w:ind w:left="1133"/>
        <w:rPr>
          <w:rFonts w:ascii="仿宋" w:eastAsia="仿宋" w:hAnsi="仿宋" w:cs="仿宋"/>
        </w:rPr>
      </w:pPr>
      <w:r>
        <w:rPr>
          <w:rFonts w:ascii="仿宋" w:eastAsia="仿宋" w:hAnsi="仿宋" w:cs="仿宋"/>
        </w:rPr>
        <w:t>"TotalInsert": 0,</w:t>
      </w:r>
    </w:p>
    <w:p w:rsidR="00737AD2" w:rsidRDefault="007003A1">
      <w:pPr>
        <w:pStyle w:val="BodyText"/>
        <w:spacing w:before="89"/>
      </w:pPr>
      <w:bookmarkStart w:id="377" w:name="监控集群"/>
      <w:bookmarkStart w:id="378" w:name="_bookmark107"/>
      <w:bookmarkEnd w:id="377"/>
      <w:bookmarkEnd w:id="378"/>
      <w:r>
        <w:t>监控集群</w:t>
      </w:r>
    </w:p>
    <w:p w:rsidR="00737AD2" w:rsidRDefault="007003A1">
      <w:pPr>
        <w:pStyle w:val="BodyText"/>
        <w:spacing w:before="38"/>
      </w:pPr>
      <w:r>
        <w:t>1.</w:t>
      </w:r>
      <w:r>
        <w:rPr>
          <w:spacing w:val="58"/>
        </w:rPr>
        <w:t xml:space="preserve"> </w:t>
      </w:r>
      <w:r>
        <w:t>连接到协调节点</w:t>
      </w:r>
    </w:p>
    <w:p w:rsidR="00737AD2" w:rsidRDefault="00EC10B3">
      <w:pPr>
        <w:pStyle w:val="BodyText"/>
        <w:spacing w:before="6"/>
        <w:ind w:left="1217"/>
        <w:rPr>
          <w:rFonts w:ascii="仿宋" w:eastAsia="仿宋" w:hAnsi="仿宋" w:cs="仿宋"/>
        </w:rPr>
      </w:pPr>
      <w:r w:rsidRPr="00EC10B3">
        <w:pict>
          <v:group id="_x0000_s3371" style="position:absolute;left:0;text-align:left;margin-left:95.85pt;margin-top:4.75pt;width:459.45pt;height:21.2pt;z-index:-25681;mso-position-horizontal-relative:page" coordorigin="1917,95" coordsize="9189,424">
            <v:shape id="_x0000_s3372"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 /opt/sequoiadb/bin/sdb</w:t>
      </w:r>
    </w:p>
    <w:p w:rsidR="00737AD2" w:rsidRDefault="007003A1">
      <w:pPr>
        <w:pStyle w:val="BodyText"/>
        <w:spacing w:line="212" w:lineRule="exact"/>
        <w:ind w:left="1217"/>
        <w:rPr>
          <w:rFonts w:ascii="仿宋" w:eastAsia="仿宋" w:hAnsi="仿宋" w:cs="仿宋"/>
        </w:rPr>
      </w:pPr>
      <w:r>
        <w:rPr>
          <w:rFonts w:ascii="仿宋" w:eastAsia="仿宋" w:hAnsi="仿宋" w:cs="仿宋"/>
        </w:rPr>
        <w:t>&gt; var db = new Sdb("localhost", 11810) ;</w:t>
      </w:r>
    </w:p>
    <w:p w:rsidR="00737AD2" w:rsidRDefault="007003A1">
      <w:pPr>
        <w:pStyle w:val="BodyText"/>
        <w:spacing w:line="261" w:lineRule="exact"/>
      </w:pPr>
      <w:r>
        <w:t>2.</w:t>
      </w:r>
      <w:r>
        <w:rPr>
          <w:spacing w:val="58"/>
        </w:rPr>
        <w:t xml:space="preserve"> </w:t>
      </w:r>
      <w:r>
        <w:t>得到集群状态</w:t>
      </w:r>
    </w:p>
    <w:p w:rsidR="00737AD2" w:rsidRDefault="00EC10B3">
      <w:pPr>
        <w:pStyle w:val="BodyText"/>
        <w:spacing w:before="6"/>
        <w:ind w:left="1217"/>
        <w:rPr>
          <w:rFonts w:ascii="仿宋" w:eastAsia="仿宋" w:hAnsi="仿宋" w:cs="仿宋"/>
        </w:rPr>
      </w:pPr>
      <w:r w:rsidRPr="00EC10B3">
        <w:pict>
          <v:group id="_x0000_s3369" style="position:absolute;left:0;text-align:left;margin-left:95.85pt;margin-top:4.75pt;width:459.45pt;height:116.6pt;z-index:-25680;mso-position-horizontal-relative:page" coordorigin="1917,95" coordsize="9189,2332">
            <v:shape id="_x0000_s3370" style="position:absolute;left:1917;top:95;width:9189;height:2332" coordorigin="1917,95" coordsize="9189,2332" path="m1917,95r9189,l11106,2427r-9189,l1917,95xe" fillcolor="#efefef" stroked="f">
              <v:path arrowok="t"/>
            </v:shape>
            <w10:wrap anchorx="page"/>
          </v:group>
        </w:pict>
      </w:r>
      <w:r w:rsidR="007003A1">
        <w:rPr>
          <w:rFonts w:ascii="仿宋" w:eastAsia="仿宋" w:hAnsi="仿宋" w:cs="仿宋"/>
        </w:rPr>
        <w:t>&gt; db.listReplicaGroups()</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"Group":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"dbpath": "/home/sequoiadb/sequoiadb/cata",</w:t>
      </w:r>
    </w:p>
    <w:p w:rsidR="00737AD2" w:rsidRDefault="007003A1">
      <w:pPr>
        <w:pStyle w:val="BodyText"/>
        <w:spacing w:line="212" w:lineRule="exact"/>
        <w:ind w:left="1817"/>
        <w:rPr>
          <w:rFonts w:ascii="仿宋" w:eastAsia="仿宋" w:hAnsi="仿宋" w:cs="仿宋"/>
        </w:rPr>
      </w:pPr>
      <w:r>
        <w:rPr>
          <w:rFonts w:ascii="仿宋" w:eastAsia="仿宋" w:hAnsi="仿宋" w:cs="仿宋"/>
        </w:rPr>
        <w:t>"HostName": "vmsvr1-rhel-x64",</w:t>
      </w:r>
    </w:p>
    <w:p w:rsidR="00737AD2" w:rsidRDefault="007003A1">
      <w:pPr>
        <w:pStyle w:val="BodyText"/>
        <w:spacing w:line="212" w:lineRule="exact"/>
        <w:ind w:left="1817"/>
        <w:rPr>
          <w:rFonts w:ascii="仿宋" w:eastAsia="仿宋" w:hAnsi="仿宋" w:cs="仿宋"/>
        </w:rPr>
      </w:pPr>
      <w:r>
        <w:rPr>
          <w:rFonts w:ascii="仿宋" w:eastAsia="仿宋" w:hAnsi="仿宋" w:cs="仿宋"/>
        </w:rPr>
        <w:t>"Service": [</w:t>
      </w:r>
    </w:p>
    <w:p w:rsidR="00737AD2" w:rsidRDefault="007003A1">
      <w:pPr>
        <w:pStyle w:val="BodyText"/>
        <w:spacing w:line="212" w:lineRule="exact"/>
        <w:ind w:left="20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2217"/>
        <w:rPr>
          <w:rFonts w:ascii="仿宋" w:eastAsia="仿宋" w:hAnsi="仿宋" w:cs="仿宋"/>
          <w:lang w:eastAsia="zh-CN"/>
        </w:rPr>
      </w:pPr>
      <w:r>
        <w:rPr>
          <w:rFonts w:ascii="仿宋" w:eastAsia="仿宋" w:hAnsi="仿宋" w:cs="仿宋"/>
          <w:lang w:eastAsia="zh-CN"/>
        </w:rPr>
        <w:t>"Type": 0,</w:t>
      </w:r>
    </w:p>
    <w:p w:rsidR="00737AD2" w:rsidRDefault="007003A1">
      <w:pPr>
        <w:pStyle w:val="BodyText"/>
        <w:spacing w:line="212" w:lineRule="exact"/>
        <w:ind w:left="2217"/>
        <w:rPr>
          <w:rFonts w:ascii="仿宋" w:eastAsia="仿宋" w:hAnsi="仿宋" w:cs="仿宋"/>
          <w:lang w:eastAsia="zh-CN"/>
        </w:rPr>
      </w:pPr>
      <w:r>
        <w:rPr>
          <w:rFonts w:ascii="仿宋" w:eastAsia="仿宋" w:hAnsi="仿宋" w:cs="仿宋"/>
          <w:lang w:eastAsia="zh-CN"/>
        </w:rPr>
        <w:t>"Name": "11800"</w:t>
      </w:r>
    </w:p>
    <w:p w:rsidR="00737AD2" w:rsidRDefault="007003A1">
      <w:pPr>
        <w:pStyle w:val="BodyText"/>
        <w:spacing w:line="212" w:lineRule="exact"/>
        <w:ind w:left="2017"/>
        <w:rPr>
          <w:rFonts w:ascii="仿宋" w:eastAsia="仿宋" w:hAnsi="仿宋" w:cs="仿宋"/>
          <w:lang w:eastAsia="zh-CN"/>
        </w:rPr>
      </w:pPr>
      <w:r>
        <w:rPr>
          <w:rFonts w:ascii="仿宋" w:eastAsia="仿宋" w:hAnsi="仿宋" w:cs="仿宋"/>
          <w:lang w:eastAsia="zh-CN"/>
        </w:rPr>
        <w:t>},</w:t>
      </w:r>
    </w:p>
    <w:p w:rsidR="00737AD2" w:rsidRDefault="00737AD2">
      <w:pPr>
        <w:spacing w:line="200" w:lineRule="exact"/>
        <w:rPr>
          <w:sz w:val="20"/>
          <w:szCs w:val="20"/>
          <w:lang w:eastAsia="zh-CN"/>
        </w:rPr>
      </w:pPr>
    </w:p>
    <w:p w:rsidR="00737AD2" w:rsidRDefault="00737AD2">
      <w:pPr>
        <w:spacing w:before="4" w:line="200" w:lineRule="exact"/>
        <w:rPr>
          <w:sz w:val="20"/>
          <w:szCs w:val="20"/>
          <w:lang w:eastAsia="zh-CN"/>
        </w:rPr>
      </w:pPr>
    </w:p>
    <w:p w:rsidR="00737AD2" w:rsidRDefault="00EC10B3">
      <w:pPr>
        <w:pStyle w:val="Heading2"/>
        <w:spacing w:line="396" w:lineRule="exact"/>
        <w:ind w:left="433"/>
        <w:rPr>
          <w:lang w:eastAsia="zh-CN"/>
        </w:rPr>
      </w:pPr>
      <w:r>
        <w:pict>
          <v:group id="_x0000_s3367" style="position:absolute;left:0;text-align:left;margin-left:56.7pt;margin-top:21.4pt;width:498.6pt;height:.1pt;z-index:-25679;mso-position-horizontal-relative:page" coordorigin="1134,428" coordsize="9972,2">
            <v:shape id="_x0000_s3368" style="position:absolute;left:1134;top:428;width:9972;height:2" coordorigin="1134,428" coordsize="9972,0" path="m1134,428r9972,e" filled="f" strokeweight="1pt">
              <v:path arrowok="t"/>
            </v:shape>
            <w10:wrap anchorx="page"/>
          </v:group>
        </w:pict>
      </w:r>
      <w:bookmarkStart w:id="379" w:name="系统安全"/>
      <w:bookmarkStart w:id="380" w:name="_bookmark108"/>
      <w:bookmarkEnd w:id="379"/>
      <w:bookmarkEnd w:id="380"/>
      <w:r w:rsidR="007003A1">
        <w:rPr>
          <w:lang w:eastAsia="zh-CN"/>
        </w:rPr>
        <w:t>系统安全</w:t>
      </w:r>
      <w:ins w:id="381" w:author="zhangsuonan" w:date="2014-07-17T13:04:00Z">
        <w:r w:rsidR="001509B5">
          <w:rPr>
            <w:rFonts w:eastAsiaTheme="minorEastAsia"/>
            <w:lang w:eastAsia="zh-CN"/>
          </w:rPr>
          <w:t>(</w:t>
        </w:r>
        <w:r w:rsidR="001509B5">
          <w:rPr>
            <w:rFonts w:eastAsiaTheme="minorEastAsia" w:hint="eastAsia"/>
            <w:lang w:eastAsia="zh-CN"/>
          </w:rPr>
          <w:t>武赟</w:t>
        </w:r>
        <w:r w:rsidR="001509B5">
          <w:rPr>
            <w:rFonts w:eastAsiaTheme="minorEastAsia"/>
            <w:lang w:eastAsia="zh-CN"/>
          </w:rPr>
          <w:t>)</w:t>
        </w:r>
      </w:ins>
    </w:p>
    <w:p w:rsidR="00737AD2" w:rsidRDefault="00737AD2">
      <w:pPr>
        <w:spacing w:before="5" w:line="220" w:lineRule="exact"/>
        <w:rPr>
          <w:lang w:eastAsia="zh-CN"/>
        </w:rPr>
      </w:pPr>
    </w:p>
    <w:p w:rsidR="00737AD2" w:rsidRDefault="007003A1">
      <w:pPr>
        <w:pStyle w:val="BodyText"/>
        <w:spacing w:line="253" w:lineRule="auto"/>
        <w:ind w:right="955"/>
        <w:rPr>
          <w:lang w:eastAsia="zh-CN"/>
        </w:rPr>
      </w:pPr>
      <w:r>
        <w:rPr>
          <w:lang w:eastAsia="zh-CN"/>
        </w:rPr>
        <w:t>概要说明 可以通过安全功能来指定登陆系统的权限。如果没有合法的用户名及密码则无法访问数据库。</w:t>
      </w:r>
    </w:p>
    <w:p w:rsidR="00737AD2" w:rsidRDefault="00737AD2">
      <w:pPr>
        <w:spacing w:before="4" w:line="180" w:lineRule="exact"/>
        <w:rPr>
          <w:sz w:val="18"/>
          <w:szCs w:val="18"/>
          <w:lang w:eastAsia="zh-CN"/>
        </w:rPr>
      </w:pPr>
    </w:p>
    <w:p w:rsidR="00737AD2" w:rsidRDefault="007003A1">
      <w:pPr>
        <w:pStyle w:val="BodyText"/>
        <w:rPr>
          <w:lang w:eastAsia="zh-CN"/>
        </w:rPr>
      </w:pPr>
      <w:r>
        <w:rPr>
          <w:lang w:eastAsia="zh-CN"/>
        </w:rPr>
        <w:t>详细说明</w:t>
      </w:r>
    </w:p>
    <w:p w:rsidR="00737AD2" w:rsidRDefault="007003A1">
      <w:pPr>
        <w:pStyle w:val="BodyText"/>
        <w:spacing w:before="18"/>
        <w:rPr>
          <w:lang w:eastAsia="zh-CN"/>
        </w:rPr>
      </w:pPr>
      <w:r>
        <w:rPr>
          <w:lang w:eastAsia="zh-CN"/>
        </w:rPr>
        <w:t>1.</w:t>
      </w:r>
      <w:r>
        <w:rPr>
          <w:spacing w:val="-9"/>
          <w:lang w:eastAsia="zh-CN"/>
        </w:rPr>
        <w:t xml:space="preserve"> </w:t>
      </w:r>
      <w:r>
        <w:rPr>
          <w:lang w:eastAsia="zh-CN"/>
        </w:rPr>
        <w:t>系统启动时默关闭安全功能。只有在至少创建一个用户后，安全功能才自动激活。</w:t>
      </w:r>
    </w:p>
    <w:p w:rsidR="00737AD2" w:rsidRDefault="007003A1">
      <w:pPr>
        <w:pStyle w:val="BodyText"/>
        <w:spacing w:before="18"/>
        <w:rPr>
          <w:lang w:eastAsia="zh-CN"/>
        </w:rPr>
      </w:pPr>
      <w:r>
        <w:rPr>
          <w:lang w:eastAsia="zh-CN"/>
        </w:rPr>
        <w:t>2.</w:t>
      </w:r>
      <w:r>
        <w:rPr>
          <w:spacing w:val="-9"/>
          <w:lang w:eastAsia="zh-CN"/>
        </w:rPr>
        <w:t xml:space="preserve"> </w:t>
      </w:r>
      <w:r>
        <w:rPr>
          <w:lang w:eastAsia="zh-CN"/>
        </w:rPr>
        <w:t>创建用户需要用户指定用户名及密码。用户名全系统唯一。</w:t>
      </w:r>
    </w:p>
    <w:p w:rsidR="00737AD2" w:rsidRDefault="007003A1">
      <w:pPr>
        <w:pStyle w:val="BodyText"/>
        <w:spacing w:before="18"/>
        <w:rPr>
          <w:lang w:eastAsia="zh-CN"/>
        </w:rPr>
      </w:pPr>
      <w:r>
        <w:rPr>
          <w:lang w:eastAsia="zh-CN"/>
        </w:rPr>
        <w:t>3.</w:t>
      </w:r>
      <w:r>
        <w:rPr>
          <w:spacing w:val="-9"/>
          <w:lang w:eastAsia="zh-CN"/>
        </w:rPr>
        <w:t xml:space="preserve"> </w:t>
      </w:r>
      <w:r>
        <w:rPr>
          <w:lang w:eastAsia="zh-CN"/>
        </w:rPr>
        <w:t>删除用户需要用户指定用户名及密码。</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lang w:eastAsia="zh-CN"/>
        </w:rPr>
        <w:t>4.</w:t>
      </w:r>
      <w:r>
        <w:rPr>
          <w:spacing w:val="-9"/>
          <w:lang w:eastAsia="zh-CN"/>
        </w:rPr>
        <w:t xml:space="preserve"> </w:t>
      </w:r>
      <w:r>
        <w:rPr>
          <w:lang w:eastAsia="zh-CN"/>
        </w:rPr>
        <w:t>安全功能激活后，访问数据库需要指定用户名及密码。在一次会话中进行一次登录验证。开启新的会话需 要重新进行验证。</w:t>
      </w:r>
    </w:p>
    <w:p w:rsidR="00737AD2" w:rsidRDefault="007003A1">
      <w:pPr>
        <w:pStyle w:val="BodyText"/>
        <w:spacing w:before="34"/>
        <w:rPr>
          <w:lang w:eastAsia="zh-CN"/>
        </w:rPr>
      </w:pPr>
      <w:r>
        <w:rPr>
          <w:lang w:eastAsia="zh-CN"/>
        </w:rPr>
        <w:t>5.</w:t>
      </w:r>
      <w:r>
        <w:rPr>
          <w:spacing w:val="-9"/>
          <w:lang w:eastAsia="zh-CN"/>
        </w:rPr>
        <w:t xml:space="preserve"> </w:t>
      </w:r>
      <w:r>
        <w:rPr>
          <w:lang w:eastAsia="zh-CN"/>
        </w:rPr>
        <w:t>用户之间属于平级关系。没有超级用户的概念。用户可以创建删除任意用户。</w:t>
      </w:r>
    </w:p>
    <w:p w:rsidR="00737AD2" w:rsidRDefault="007003A1">
      <w:pPr>
        <w:pStyle w:val="BodyText"/>
        <w:spacing w:before="18"/>
        <w:rPr>
          <w:lang w:eastAsia="zh-CN"/>
        </w:rPr>
      </w:pPr>
      <w:r>
        <w:rPr>
          <w:lang w:eastAsia="zh-CN"/>
        </w:rPr>
        <w:t>6.</w:t>
      </w:r>
      <w:r>
        <w:rPr>
          <w:spacing w:val="-9"/>
          <w:lang w:eastAsia="zh-CN"/>
        </w:rPr>
        <w:t xml:space="preserve"> </w:t>
      </w:r>
      <w:r>
        <w:rPr>
          <w:lang w:eastAsia="zh-CN"/>
        </w:rPr>
        <w:t>当删除所有用户后，安全功能自动关闭。</w:t>
      </w:r>
    </w:p>
    <w:p w:rsidR="00737AD2" w:rsidRDefault="007003A1">
      <w:pPr>
        <w:pStyle w:val="BodyText"/>
        <w:spacing w:before="18"/>
        <w:rPr>
          <w:lang w:eastAsia="zh-CN"/>
        </w:rPr>
      </w:pPr>
      <w:r>
        <w:rPr>
          <w:lang w:eastAsia="zh-CN"/>
        </w:rPr>
        <w:t>7.</w:t>
      </w:r>
      <w:r>
        <w:rPr>
          <w:spacing w:val="-9"/>
          <w:lang w:eastAsia="zh-CN"/>
        </w:rPr>
        <w:t xml:space="preserve"> </w:t>
      </w:r>
      <w:r>
        <w:rPr>
          <w:lang w:eastAsia="zh-CN"/>
        </w:rPr>
        <w:t>所有密码均以密文形式传输、存储。</w:t>
      </w:r>
    </w:p>
    <w:p w:rsidR="00737AD2" w:rsidRDefault="00737AD2">
      <w:pPr>
        <w:rPr>
          <w:lang w:eastAsia="zh-CN"/>
        </w:rPr>
        <w:sectPr w:rsidR="00737AD2">
          <w:pgSz w:w="12240" w:h="15840"/>
          <w:pgMar w:top="900" w:right="1080" w:bottom="280" w:left="700" w:header="713" w:footer="0" w:gutter="0"/>
          <w:cols w:space="720"/>
        </w:sectPr>
      </w:pPr>
    </w:p>
    <w:p w:rsidR="00737AD2" w:rsidRDefault="00737AD2">
      <w:pPr>
        <w:spacing w:line="200" w:lineRule="exact"/>
        <w:rPr>
          <w:sz w:val="20"/>
          <w:szCs w:val="20"/>
          <w:lang w:eastAsia="zh-CN"/>
        </w:rPr>
      </w:pPr>
    </w:p>
    <w:p w:rsidR="00737AD2" w:rsidRDefault="00737AD2">
      <w:pPr>
        <w:spacing w:before="4" w:line="240" w:lineRule="exact"/>
        <w:rPr>
          <w:sz w:val="24"/>
          <w:szCs w:val="24"/>
          <w:lang w:eastAsia="zh-CN"/>
        </w:rPr>
      </w:pPr>
    </w:p>
    <w:p w:rsidR="00737AD2" w:rsidRDefault="00EC10B3">
      <w:pPr>
        <w:pStyle w:val="Heading1"/>
        <w:spacing w:line="481" w:lineRule="exact"/>
      </w:pPr>
      <w:r>
        <w:pict>
          <v:group id="_x0000_s3365" style="position:absolute;left:0;text-align:left;margin-left:56.7pt;margin-top:25.15pt;width:498.6pt;height:.1pt;z-index:-25678;mso-position-horizontal-relative:page" coordorigin="1134,503" coordsize="9972,2">
            <v:shape id="_x0000_s3366" style="position:absolute;left:1134;top:503;width:9972;height:2" coordorigin="1134,503" coordsize="9972,0" path="m1134,503r9972,e" filled="f" strokeweight="3pt">
              <v:path arrowok="t"/>
            </v:shape>
            <w10:wrap anchorx="page"/>
          </v:group>
        </w:pict>
      </w:r>
      <w:bookmarkStart w:id="382" w:name="Hadoop集成"/>
      <w:bookmarkStart w:id="383" w:name="_bookmark109"/>
      <w:bookmarkEnd w:id="382"/>
      <w:bookmarkEnd w:id="383"/>
      <w:r w:rsidR="007003A1">
        <w:rPr>
          <w:w w:val="95"/>
        </w:rPr>
        <w:t>Hadoop集成</w:t>
      </w:r>
      <w:ins w:id="384" w:author="zhangsuonan" w:date="2014-07-17T13:04:00Z">
        <w:r w:rsidR="001509B5">
          <w:rPr>
            <w:rFonts w:hint="eastAsia"/>
            <w:w w:val="95"/>
          </w:rPr>
          <w:t>（高胜杰）</w:t>
        </w:r>
      </w:ins>
    </w:p>
    <w:p w:rsidR="00737AD2" w:rsidRDefault="00737AD2">
      <w:pPr>
        <w:spacing w:before="11" w:line="260" w:lineRule="exact"/>
        <w:rPr>
          <w:sz w:val="26"/>
          <w:szCs w:val="26"/>
        </w:rPr>
      </w:pPr>
    </w:p>
    <w:p w:rsidR="00737AD2" w:rsidRDefault="007003A1">
      <w:pPr>
        <w:pStyle w:val="BodyText"/>
        <w:ind w:left="613"/>
      </w:pPr>
      <w:r>
        <w:rPr>
          <w:w w:val="95"/>
        </w:rPr>
        <w:t>与Hadoop集成相关内容。</w:t>
      </w:r>
    </w:p>
    <w:p w:rsidR="00737AD2" w:rsidRDefault="00737AD2">
      <w:pPr>
        <w:spacing w:line="200" w:lineRule="exact"/>
        <w:rPr>
          <w:sz w:val="20"/>
          <w:szCs w:val="20"/>
        </w:rPr>
      </w:pPr>
    </w:p>
    <w:p w:rsidR="00737AD2" w:rsidRDefault="00737AD2">
      <w:pPr>
        <w:spacing w:before="13" w:line="200" w:lineRule="exact"/>
        <w:rPr>
          <w:sz w:val="20"/>
          <w:szCs w:val="20"/>
        </w:rPr>
      </w:pPr>
    </w:p>
    <w:p w:rsidR="00737AD2" w:rsidRDefault="00EC10B3">
      <w:pPr>
        <w:pStyle w:val="Heading2"/>
        <w:spacing w:line="396" w:lineRule="exact"/>
      </w:pPr>
      <w:r>
        <w:pict>
          <v:group id="_x0000_s3363" style="position:absolute;left:0;text-align:left;margin-left:56.7pt;margin-top:21.4pt;width:498.6pt;height:.1pt;z-index:-25677;mso-position-horizontal-relative:page" coordorigin="1134,428" coordsize="9972,2">
            <v:shape id="_x0000_s3364" style="position:absolute;left:1134;top:428;width:9972;height:2" coordorigin="1134,428" coordsize="9972,0" path="m1134,428r9972,e" filled="f" strokeweight="1pt">
              <v:path arrowok="t"/>
            </v:shape>
            <w10:wrap anchorx="page"/>
          </v:group>
        </w:pict>
      </w:r>
      <w:bookmarkStart w:id="385" w:name="SequoiaDB与Hadoop_部署"/>
      <w:bookmarkStart w:id="386" w:name="_bookmark110"/>
      <w:bookmarkEnd w:id="385"/>
      <w:bookmarkEnd w:id="386"/>
      <w:r w:rsidR="007003A1">
        <w:rPr>
          <w:w w:val="95"/>
        </w:rPr>
        <w:t>SequoiaDB与Hadoop</w:t>
      </w:r>
      <w:r w:rsidR="007003A1">
        <w:rPr>
          <w:spacing w:val="-37"/>
          <w:w w:val="95"/>
        </w:rPr>
        <w:t xml:space="preserve"> </w:t>
      </w:r>
      <w:r w:rsidR="007003A1">
        <w:rPr>
          <w:w w:val="95"/>
        </w:rPr>
        <w:t>部署</w:t>
      </w:r>
    </w:p>
    <w:p w:rsidR="00737AD2" w:rsidRDefault="007003A1">
      <w:pPr>
        <w:pStyle w:val="BodyText"/>
        <w:spacing w:before="45"/>
        <w:ind w:left="613"/>
      </w:pPr>
      <w:r>
        <w:t>SequoiaDB与Hadoop在物理上部署方案简易如下图所示，部署建议如下：</w:t>
      </w:r>
    </w:p>
    <w:p w:rsidR="00737AD2" w:rsidRDefault="007003A1">
      <w:pPr>
        <w:pStyle w:val="BodyText"/>
        <w:numPr>
          <w:ilvl w:val="0"/>
          <w:numId w:val="2"/>
        </w:numPr>
        <w:tabs>
          <w:tab w:val="left" w:pos="897"/>
        </w:tabs>
        <w:spacing w:before="34"/>
        <w:ind w:left="897"/>
      </w:pPr>
      <w:r>
        <w:rPr>
          <w:w w:val="95"/>
          <w:position w:val="1"/>
        </w:rPr>
        <w:t>SequoiaDB与Hadoop部署在相同的物理设备上，以减少Hadoop与SequoiaDB之间的网络数据传输；</w:t>
      </w:r>
    </w:p>
    <w:p w:rsidR="00737AD2" w:rsidRDefault="007003A1">
      <w:pPr>
        <w:pStyle w:val="BodyText"/>
        <w:tabs>
          <w:tab w:val="left" w:pos="897"/>
        </w:tabs>
        <w:spacing w:before="36" w:line="171" w:lineRule="auto"/>
        <w:ind w:left="897" w:right="64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每个物理设备上都部署一个协调节点和多个数据节点，编目节点可选在任意三台物理设备各部署一个编 </w:t>
      </w:r>
      <w:r>
        <w:rPr>
          <w:lang w:eastAsia="zh-CN"/>
        </w:rPr>
        <w:t>目节点；</w:t>
      </w:r>
    </w:p>
    <w:p w:rsidR="00737AD2" w:rsidRDefault="00737AD2">
      <w:pPr>
        <w:spacing w:line="190" w:lineRule="exact"/>
        <w:rPr>
          <w:sz w:val="19"/>
          <w:szCs w:val="19"/>
          <w:lang w:eastAsia="zh-CN"/>
        </w:rPr>
      </w:pPr>
    </w:p>
    <w:p w:rsidR="00737AD2" w:rsidRDefault="00921398">
      <w:pPr>
        <w:ind w:left="613" w:right="11200"/>
        <w:rPr>
          <w:rFonts w:ascii="Times New Roman" w:eastAsia="Times New Roman" w:hAnsi="Times New Roman" w:cs="Times New Roman"/>
          <w:sz w:val="20"/>
          <w:szCs w:val="20"/>
        </w:rPr>
      </w:pPr>
      <w:r>
        <w:pict>
          <v:shape id="_x0000_i1071" type="#_x0000_t75" style="width:4in;height:171.4pt;mso-position-horizontal-relative:char;mso-position-vertical-relative:line">
            <v:imagedata r:id="rId43" o:title=""/>
          </v:shape>
        </w:pict>
      </w:r>
    </w:p>
    <w:p w:rsidR="00737AD2" w:rsidRDefault="00737AD2">
      <w:pPr>
        <w:spacing w:before="4" w:line="180" w:lineRule="exact"/>
        <w:rPr>
          <w:sz w:val="18"/>
          <w:szCs w:val="18"/>
        </w:rPr>
      </w:pPr>
    </w:p>
    <w:p w:rsidR="00737AD2" w:rsidRDefault="00737AD2">
      <w:pPr>
        <w:spacing w:line="200" w:lineRule="exact"/>
        <w:rPr>
          <w:sz w:val="20"/>
          <w:szCs w:val="20"/>
        </w:rPr>
      </w:pPr>
    </w:p>
    <w:p w:rsidR="00737AD2" w:rsidRDefault="00EC10B3">
      <w:pPr>
        <w:pStyle w:val="Heading2"/>
      </w:pPr>
      <w:r>
        <w:pict>
          <v:group id="_x0000_s3360" style="position:absolute;left:0;text-align:left;margin-left:56.7pt;margin-top:25.45pt;width:498.6pt;height:.1pt;z-index:-25676;mso-position-horizontal-relative:page" coordorigin="1134,509" coordsize="9972,2">
            <v:shape id="_x0000_s3361" style="position:absolute;left:1134;top:509;width:9972;height:2" coordorigin="1134,509" coordsize="9972,0" path="m1134,509r9972,e" filled="f" strokeweight="1pt">
              <v:path arrowok="t"/>
            </v:shape>
            <w10:wrap anchorx="page"/>
          </v:group>
        </w:pict>
      </w:r>
      <w:bookmarkStart w:id="387" w:name="与Map/Reduce集成"/>
      <w:bookmarkStart w:id="388" w:name="_bookmark111"/>
      <w:bookmarkEnd w:id="387"/>
      <w:bookmarkEnd w:id="388"/>
      <w:r w:rsidR="007003A1">
        <w:rPr>
          <w:w w:val="95"/>
        </w:rPr>
        <w:t>与Map/Reduce集成</w:t>
      </w:r>
    </w:p>
    <w:p w:rsidR="001D7BF6" w:rsidRPr="00C420CD" w:rsidRDefault="001D7BF6" w:rsidP="001D7BF6">
      <w:pPr>
        <w:widowControl/>
        <w:spacing w:before="100" w:beforeAutospacing="1" w:after="100" w:afterAutospacing="1"/>
        <w:outlineLvl w:val="3"/>
        <w:rPr>
          <w:rFonts w:ascii="Courier" w:eastAsia="宋体" w:hAnsi="Courier" w:cs="宋体"/>
          <w:b/>
          <w:bCs/>
          <w:color w:val="000000"/>
          <w:sz w:val="29"/>
          <w:szCs w:val="29"/>
        </w:rPr>
      </w:pPr>
      <w:r w:rsidRPr="00C420CD">
        <w:rPr>
          <w:rFonts w:ascii="Courier" w:eastAsia="宋体" w:hAnsi="Courier" w:cs="宋体"/>
          <w:b/>
          <w:bCs/>
          <w:color w:val="000000"/>
          <w:sz w:val="29"/>
          <w:szCs w:val="29"/>
        </w:rPr>
        <w:t>1</w:t>
      </w:r>
      <w:r w:rsidRPr="00C420CD">
        <w:rPr>
          <w:rFonts w:ascii="Courier" w:eastAsia="宋体" w:hAnsi="Courier" w:cs="宋体"/>
          <w:b/>
          <w:bCs/>
          <w:color w:val="000000"/>
          <w:sz w:val="29"/>
          <w:szCs w:val="29"/>
        </w:rPr>
        <w:t>：搭建</w:t>
      </w:r>
      <w:r w:rsidRPr="00C420CD">
        <w:rPr>
          <w:rFonts w:ascii="Courier" w:eastAsia="宋体" w:hAnsi="Courier" w:cs="宋体"/>
          <w:b/>
          <w:bCs/>
          <w:color w:val="000000"/>
          <w:sz w:val="29"/>
          <w:szCs w:val="29"/>
        </w:rPr>
        <w:t>hadoop</w:t>
      </w:r>
      <w:r w:rsidRPr="00C420CD">
        <w:rPr>
          <w:rFonts w:ascii="Courier" w:eastAsia="宋体" w:hAnsi="Courier" w:cs="宋体"/>
          <w:b/>
          <w:bCs/>
          <w:color w:val="000000"/>
          <w:sz w:val="29"/>
          <w:szCs w:val="29"/>
        </w:rPr>
        <w:t>环境。</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我们支持</w:t>
      </w:r>
      <w:r w:rsidRPr="00C420CD">
        <w:rPr>
          <w:rFonts w:ascii="Courier" w:eastAsia="宋体" w:hAnsi="Courier" w:cs="宋体"/>
          <w:color w:val="000000"/>
          <w:sz w:val="19"/>
          <w:szCs w:val="19"/>
        </w:rPr>
        <w:t>hadoop 1.x,</w:t>
      </w:r>
      <w:r w:rsidRPr="00C420CD">
        <w:rPr>
          <w:rFonts w:ascii="Courier" w:eastAsia="宋体" w:hAnsi="Courier" w:cs="宋体"/>
          <w:color w:val="000000"/>
          <w:sz w:val="19"/>
          <w:szCs w:val="19"/>
        </w:rPr>
        <w:t>和</w:t>
      </w:r>
      <w:r w:rsidRPr="00C420CD">
        <w:rPr>
          <w:rFonts w:ascii="Courier" w:eastAsia="宋体" w:hAnsi="Courier" w:cs="宋体"/>
          <w:color w:val="000000"/>
          <w:sz w:val="19"/>
          <w:szCs w:val="19"/>
        </w:rPr>
        <w:t>hadoop 2.x</w:t>
      </w:r>
      <w:r w:rsidRPr="00C420CD">
        <w:rPr>
          <w:rFonts w:ascii="Courier" w:eastAsia="宋体" w:hAnsi="Courier" w:cs="宋体"/>
          <w:color w:val="000000"/>
          <w:sz w:val="19"/>
          <w:szCs w:val="19"/>
        </w:rPr>
        <w:t>。先安装配置好</w:t>
      </w:r>
      <w:r w:rsidRPr="00C420CD">
        <w:rPr>
          <w:rFonts w:ascii="Courier" w:eastAsia="宋体" w:hAnsi="Courier" w:cs="宋体"/>
          <w:color w:val="000000"/>
          <w:sz w:val="19"/>
          <w:szCs w:val="19"/>
        </w:rPr>
        <w:t>hadoop</w:t>
      </w:r>
    </w:p>
    <w:p w:rsidR="001D7BF6" w:rsidRPr="00C420CD" w:rsidRDefault="001D7BF6" w:rsidP="001D7BF6">
      <w:pPr>
        <w:widowControl/>
        <w:spacing w:line="219" w:lineRule="atLeast"/>
        <w:rPr>
          <w:rFonts w:ascii="Courier" w:eastAsia="宋体" w:hAnsi="Courier" w:cs="宋体"/>
          <w:color w:val="000000"/>
          <w:sz w:val="19"/>
          <w:szCs w:val="19"/>
        </w:rPr>
      </w:pPr>
    </w:p>
    <w:p w:rsidR="001D7BF6" w:rsidRPr="00C420CD" w:rsidRDefault="001D7BF6" w:rsidP="001D7BF6">
      <w:pPr>
        <w:widowControl/>
        <w:spacing w:before="100" w:beforeAutospacing="1" w:after="100" w:afterAutospacing="1"/>
        <w:outlineLvl w:val="3"/>
        <w:rPr>
          <w:rFonts w:ascii="Courier" w:eastAsia="宋体" w:hAnsi="Courier" w:cs="宋体"/>
          <w:b/>
          <w:bCs/>
          <w:color w:val="000000"/>
          <w:sz w:val="29"/>
          <w:szCs w:val="29"/>
        </w:rPr>
      </w:pPr>
      <w:r w:rsidRPr="00C420CD">
        <w:rPr>
          <w:rFonts w:ascii="Courier" w:eastAsia="宋体" w:hAnsi="Courier" w:cs="宋体"/>
          <w:b/>
          <w:bCs/>
          <w:color w:val="000000"/>
          <w:sz w:val="29"/>
          <w:szCs w:val="29"/>
        </w:rPr>
        <w:t xml:space="preserve">2: </w:t>
      </w:r>
      <w:r w:rsidRPr="00C420CD">
        <w:rPr>
          <w:rFonts w:ascii="Courier" w:eastAsia="宋体" w:hAnsi="Courier" w:cs="宋体"/>
          <w:b/>
          <w:bCs/>
          <w:color w:val="000000"/>
          <w:sz w:val="29"/>
          <w:szCs w:val="29"/>
        </w:rPr>
        <w:t>配置连接环境</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与</w:t>
      </w:r>
      <w:r w:rsidRPr="00C420CD">
        <w:rPr>
          <w:rFonts w:ascii="Courier" w:eastAsia="宋体" w:hAnsi="Courier" w:cs="宋体"/>
          <w:color w:val="000000"/>
          <w:sz w:val="19"/>
          <w:szCs w:val="19"/>
        </w:rPr>
        <w:t>mapreduce</w:t>
      </w:r>
      <w:r w:rsidRPr="00C420CD">
        <w:rPr>
          <w:rFonts w:ascii="Courier" w:eastAsia="宋体" w:hAnsi="Courier" w:cs="宋体"/>
          <w:color w:val="000000"/>
          <w:sz w:val="19"/>
          <w:szCs w:val="19"/>
        </w:rPr>
        <w:t>对接，需要准备</w:t>
      </w:r>
      <w:r w:rsidRPr="00C420CD">
        <w:rPr>
          <w:rFonts w:ascii="Courier" w:eastAsia="宋体" w:hAnsi="Courier" w:cs="宋体"/>
          <w:color w:val="000000"/>
          <w:sz w:val="19"/>
          <w:szCs w:val="19"/>
        </w:rPr>
        <w:t>hadoop-connector.jar</w:t>
      </w:r>
      <w:r w:rsidRPr="00C420CD">
        <w:rPr>
          <w:rFonts w:ascii="Courier" w:eastAsia="宋体" w:hAnsi="Courier" w:cs="宋体"/>
          <w:color w:val="000000"/>
          <w:sz w:val="19"/>
          <w:szCs w:val="19"/>
        </w:rPr>
        <w:t>和</w:t>
      </w:r>
      <w:r w:rsidRPr="00C420CD">
        <w:rPr>
          <w:rFonts w:ascii="Courier" w:eastAsia="宋体" w:hAnsi="Courier" w:cs="宋体"/>
          <w:color w:val="000000"/>
          <w:sz w:val="19"/>
          <w:szCs w:val="19"/>
        </w:rPr>
        <w:t>sequoiadb.jar ,</w:t>
      </w:r>
      <w:r w:rsidRPr="00C420CD">
        <w:rPr>
          <w:rFonts w:ascii="Courier" w:eastAsia="宋体" w:hAnsi="Courier" w:cs="宋体"/>
          <w:color w:val="000000"/>
          <w:sz w:val="19"/>
          <w:szCs w:val="19"/>
        </w:rPr>
        <w:t>这两个</w:t>
      </w:r>
      <w:r w:rsidRPr="00C420CD">
        <w:rPr>
          <w:rFonts w:ascii="Courier" w:eastAsia="宋体" w:hAnsi="Courier" w:cs="宋体"/>
          <w:color w:val="000000"/>
          <w:sz w:val="19"/>
          <w:szCs w:val="19"/>
        </w:rPr>
        <w:t>jar</w:t>
      </w:r>
      <w:r w:rsidRPr="00C420CD">
        <w:rPr>
          <w:rFonts w:ascii="Courier" w:eastAsia="宋体" w:hAnsi="Courier" w:cs="宋体"/>
          <w:color w:val="000000"/>
          <w:sz w:val="19"/>
          <w:szCs w:val="19"/>
        </w:rPr>
        <w:t>可以在</w:t>
      </w:r>
      <w:r w:rsidRPr="00C420CD">
        <w:rPr>
          <w:rFonts w:ascii="Courier" w:eastAsia="宋体" w:hAnsi="Courier" w:cs="宋体"/>
          <w:color w:val="000000"/>
          <w:sz w:val="19"/>
          <w:szCs w:val="19"/>
        </w:rPr>
        <w:t>sequoiadb</w:t>
      </w:r>
      <w:r w:rsidRPr="00C420CD">
        <w:rPr>
          <w:rFonts w:ascii="Courier" w:eastAsia="宋体" w:hAnsi="Courier" w:cs="宋体"/>
          <w:color w:val="000000"/>
          <w:sz w:val="19"/>
          <w:szCs w:val="19"/>
        </w:rPr>
        <w:t>安装目录下面的</w:t>
      </w:r>
      <w:r w:rsidRPr="00C420CD">
        <w:rPr>
          <w:rFonts w:ascii="Courier" w:eastAsia="宋体" w:hAnsi="Courier" w:cs="宋体"/>
          <w:color w:val="000000"/>
          <w:sz w:val="19"/>
          <w:szCs w:val="19"/>
        </w:rPr>
        <w:t>hadoop</w:t>
      </w:r>
      <w:r w:rsidRPr="00C420CD">
        <w:rPr>
          <w:rFonts w:ascii="Courier" w:eastAsia="宋体" w:hAnsi="Courier" w:cs="宋体"/>
          <w:color w:val="000000"/>
          <w:sz w:val="19"/>
          <w:szCs w:val="19"/>
        </w:rPr>
        <w:t>目录中找到。</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因为不同版本的</w:t>
      </w:r>
      <w:r w:rsidRPr="00C420CD">
        <w:rPr>
          <w:rFonts w:ascii="Courier" w:eastAsia="宋体" w:hAnsi="Courier" w:cs="宋体"/>
          <w:color w:val="000000"/>
          <w:sz w:val="19"/>
          <w:szCs w:val="19"/>
        </w:rPr>
        <w:t>hadoop</w:t>
      </w:r>
      <w:r w:rsidRPr="00C420CD">
        <w:rPr>
          <w:rFonts w:ascii="Courier" w:eastAsia="宋体" w:hAnsi="Courier" w:cs="宋体"/>
          <w:color w:val="000000"/>
          <w:sz w:val="19"/>
          <w:szCs w:val="19"/>
        </w:rPr>
        <w:t>的</w:t>
      </w:r>
      <w:r w:rsidRPr="00C420CD">
        <w:rPr>
          <w:rFonts w:ascii="Courier" w:eastAsia="宋体" w:hAnsi="Courier" w:cs="宋体"/>
          <w:color w:val="000000"/>
          <w:sz w:val="19"/>
          <w:szCs w:val="19"/>
        </w:rPr>
        <w:t>classpath</w:t>
      </w:r>
      <w:r w:rsidRPr="00C420CD">
        <w:rPr>
          <w:rFonts w:ascii="Courier" w:eastAsia="宋体" w:hAnsi="Courier" w:cs="宋体"/>
          <w:color w:val="000000"/>
          <w:sz w:val="19"/>
          <w:szCs w:val="19"/>
        </w:rPr>
        <w:t>不一样，所以先查看</w:t>
      </w:r>
      <w:r w:rsidRPr="00C420CD">
        <w:rPr>
          <w:rFonts w:ascii="Courier" w:eastAsia="宋体" w:hAnsi="Courier" w:cs="宋体"/>
          <w:color w:val="000000"/>
          <w:sz w:val="19"/>
          <w:szCs w:val="19"/>
        </w:rPr>
        <w:t>hadoop</w:t>
      </w:r>
      <w:r w:rsidRPr="00C420CD">
        <w:rPr>
          <w:rFonts w:ascii="Courier" w:eastAsia="宋体" w:hAnsi="Courier" w:cs="宋体"/>
          <w:color w:val="000000"/>
          <w:sz w:val="19"/>
          <w:szCs w:val="19"/>
        </w:rPr>
        <w:t>的</w:t>
      </w:r>
      <w:r w:rsidRPr="00C420CD">
        <w:rPr>
          <w:rFonts w:ascii="Courier" w:eastAsia="宋体" w:hAnsi="Courier" w:cs="宋体"/>
          <w:color w:val="000000"/>
          <w:sz w:val="19"/>
          <w:szCs w:val="19"/>
        </w:rPr>
        <w:t>classpath,</w:t>
      </w:r>
      <w:r w:rsidRPr="00C420CD">
        <w:rPr>
          <w:rFonts w:ascii="Courier" w:eastAsia="宋体" w:hAnsi="Courier" w:cs="宋体"/>
          <w:color w:val="000000"/>
          <w:sz w:val="19"/>
          <w:szCs w:val="19"/>
        </w:rPr>
        <w:t>输入</w:t>
      </w:r>
      <w:r w:rsidRPr="00C420CD">
        <w:rPr>
          <w:rFonts w:ascii="Courier" w:eastAsia="宋体" w:hAnsi="Courier" w:cs="宋体"/>
          <w:color w:val="000000"/>
          <w:sz w:val="19"/>
          <w:szCs w:val="19"/>
        </w:rPr>
        <w:t xml:space="preserve">hadoop classpath. </w:t>
      </w:r>
      <w:r w:rsidRPr="00C420CD">
        <w:rPr>
          <w:rFonts w:ascii="Courier" w:eastAsia="宋体" w:hAnsi="Courier" w:cs="宋体"/>
          <w:color w:val="000000"/>
          <w:sz w:val="19"/>
          <w:szCs w:val="19"/>
        </w:rPr>
        <w:t>在</w:t>
      </w:r>
      <w:r w:rsidRPr="00C420CD">
        <w:rPr>
          <w:rFonts w:ascii="Courier" w:eastAsia="宋体" w:hAnsi="Courier" w:cs="宋体"/>
          <w:color w:val="000000"/>
          <w:sz w:val="19"/>
          <w:szCs w:val="19"/>
        </w:rPr>
        <w:t>classpath</w:t>
      </w:r>
      <w:r w:rsidRPr="00C420CD">
        <w:rPr>
          <w:rFonts w:ascii="Courier" w:eastAsia="宋体" w:hAnsi="Courier" w:cs="宋体"/>
          <w:color w:val="000000"/>
          <w:sz w:val="19"/>
          <w:szCs w:val="19"/>
        </w:rPr>
        <w:t>中选择一个目录，把</w:t>
      </w:r>
      <w:r w:rsidRPr="00C420CD">
        <w:rPr>
          <w:rFonts w:ascii="Courier" w:eastAsia="宋体" w:hAnsi="Courier" w:cs="宋体"/>
          <w:color w:val="000000"/>
          <w:szCs w:val="21"/>
        </w:rPr>
        <w:t>hadoop-connector.jar</w:t>
      </w:r>
      <w:r w:rsidRPr="00C420CD">
        <w:rPr>
          <w:rFonts w:ascii="Courier" w:eastAsia="宋体" w:hAnsi="Courier" w:cs="宋体"/>
          <w:color w:val="000000"/>
          <w:szCs w:val="21"/>
        </w:rPr>
        <w:t>和</w:t>
      </w:r>
      <w:r w:rsidRPr="00C420CD">
        <w:rPr>
          <w:rFonts w:ascii="Courier" w:eastAsia="宋体" w:hAnsi="Courier" w:cs="宋体"/>
          <w:color w:val="000000"/>
          <w:szCs w:val="21"/>
        </w:rPr>
        <w:t>sequoiadb.jar</w:t>
      </w:r>
      <w:r w:rsidRPr="00C420CD">
        <w:rPr>
          <w:rFonts w:ascii="Courier" w:eastAsia="宋体" w:hAnsi="Courier" w:cs="宋体"/>
          <w:color w:val="000000"/>
          <w:szCs w:val="21"/>
        </w:rPr>
        <w:t>放在目录里面，重启</w:t>
      </w:r>
      <w:r w:rsidRPr="00C420CD">
        <w:rPr>
          <w:rFonts w:ascii="Courier" w:eastAsia="宋体" w:hAnsi="Courier" w:cs="宋体"/>
          <w:color w:val="000000"/>
          <w:szCs w:val="21"/>
        </w:rPr>
        <w:t>hadoop</w:t>
      </w:r>
      <w:r w:rsidRPr="00C420CD">
        <w:rPr>
          <w:rFonts w:ascii="Courier" w:eastAsia="宋体" w:hAnsi="Courier" w:cs="宋体"/>
          <w:color w:val="000000"/>
          <w:szCs w:val="21"/>
        </w:rPr>
        <w:t>集群。</w:t>
      </w:r>
    </w:p>
    <w:p w:rsidR="001D7BF6" w:rsidRPr="00C420CD" w:rsidRDefault="001D7BF6" w:rsidP="001D7BF6">
      <w:pPr>
        <w:widowControl/>
        <w:spacing w:before="100" w:beforeAutospacing="1" w:after="100" w:afterAutospacing="1"/>
        <w:outlineLvl w:val="3"/>
        <w:rPr>
          <w:rFonts w:ascii="Courier" w:eastAsia="宋体" w:hAnsi="Courier" w:cs="宋体"/>
          <w:b/>
          <w:bCs/>
          <w:color w:val="000000"/>
          <w:sz w:val="29"/>
          <w:szCs w:val="29"/>
        </w:rPr>
      </w:pPr>
      <w:r w:rsidRPr="00C420CD">
        <w:rPr>
          <w:rFonts w:ascii="Courier" w:eastAsia="宋体" w:hAnsi="Courier" w:cs="宋体"/>
          <w:b/>
          <w:bCs/>
          <w:color w:val="000000"/>
          <w:sz w:val="29"/>
          <w:szCs w:val="29"/>
        </w:rPr>
        <w:t xml:space="preserve">3: </w:t>
      </w:r>
      <w:r w:rsidRPr="00C420CD">
        <w:rPr>
          <w:rFonts w:ascii="Courier" w:eastAsia="宋体" w:hAnsi="Courier" w:cs="宋体"/>
          <w:b/>
          <w:bCs/>
          <w:color w:val="000000"/>
          <w:sz w:val="29"/>
          <w:szCs w:val="29"/>
        </w:rPr>
        <w:t>编写</w:t>
      </w:r>
      <w:r w:rsidRPr="00C420CD">
        <w:rPr>
          <w:rFonts w:ascii="Courier" w:eastAsia="宋体" w:hAnsi="Courier" w:cs="宋体"/>
          <w:b/>
          <w:bCs/>
          <w:color w:val="000000"/>
          <w:sz w:val="29"/>
          <w:szCs w:val="29"/>
        </w:rPr>
        <w:t>MapReduce</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hadoop-connector.jar</w:t>
      </w:r>
      <w:r w:rsidRPr="00C420CD">
        <w:rPr>
          <w:rFonts w:ascii="Courier" w:eastAsia="宋体" w:hAnsi="Courier" w:cs="宋体"/>
          <w:color w:val="000000"/>
          <w:sz w:val="19"/>
          <w:szCs w:val="19"/>
        </w:rPr>
        <w:t>中一些重要的类：</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SequoiadbInputFormat:</w:t>
      </w:r>
      <w:r w:rsidRPr="00C420CD">
        <w:rPr>
          <w:rFonts w:ascii="Courier" w:eastAsia="宋体" w:hAnsi="Courier" w:cs="宋体"/>
          <w:color w:val="000000"/>
          <w:sz w:val="19"/>
          <w:szCs w:val="19"/>
        </w:rPr>
        <w:t>读取</w:t>
      </w:r>
      <w:r w:rsidRPr="00C420CD">
        <w:rPr>
          <w:rFonts w:ascii="Courier" w:eastAsia="宋体" w:hAnsi="Courier" w:cs="宋体"/>
          <w:color w:val="000000"/>
          <w:sz w:val="19"/>
          <w:szCs w:val="19"/>
        </w:rPr>
        <w:t>sequoiadb</w:t>
      </w:r>
      <w:r w:rsidRPr="00C420CD">
        <w:rPr>
          <w:rFonts w:ascii="Courier" w:eastAsia="宋体" w:hAnsi="Courier" w:cs="宋体"/>
          <w:color w:val="000000"/>
          <w:sz w:val="19"/>
          <w:szCs w:val="19"/>
        </w:rPr>
        <w:t>的数据</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Cs w:val="21"/>
        </w:rPr>
        <w:t>SequoiadbOutputFormat:</w:t>
      </w:r>
      <w:r w:rsidRPr="00C420CD">
        <w:rPr>
          <w:rFonts w:ascii="Courier" w:eastAsia="宋体" w:hAnsi="Courier" w:cs="宋体"/>
          <w:color w:val="000000"/>
          <w:szCs w:val="21"/>
        </w:rPr>
        <w:t>像</w:t>
      </w:r>
      <w:r w:rsidRPr="00DD0FAB">
        <w:rPr>
          <w:rFonts w:ascii="Courier" w:eastAsia="宋体" w:hAnsi="Courier" w:cs="宋体"/>
          <w:color w:val="FF0000"/>
          <w:sz w:val="19"/>
          <w:szCs w:val="19"/>
        </w:rPr>
        <w:t>sequoiadb</w:t>
      </w:r>
      <w:r w:rsidRPr="00C420CD">
        <w:rPr>
          <w:rFonts w:ascii="Courier" w:eastAsia="宋体" w:hAnsi="Courier" w:cs="宋体"/>
          <w:color w:val="000000"/>
          <w:szCs w:val="21"/>
        </w:rPr>
        <w:t>中写入数据</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BSONWritable:BSONObject</w:t>
      </w:r>
      <w:r w:rsidRPr="00C420CD">
        <w:rPr>
          <w:rFonts w:ascii="Courier" w:eastAsia="宋体" w:hAnsi="Courier" w:cs="宋体"/>
          <w:color w:val="000000"/>
          <w:sz w:val="19"/>
          <w:szCs w:val="19"/>
        </w:rPr>
        <w:t>的包装类，实现了</w:t>
      </w:r>
      <w:r w:rsidRPr="00C420CD">
        <w:rPr>
          <w:rFonts w:ascii="Courier" w:eastAsia="宋体" w:hAnsi="Courier" w:cs="宋体"/>
          <w:color w:val="000000"/>
          <w:sz w:val="19"/>
          <w:szCs w:val="19"/>
        </w:rPr>
        <w:t>WritableComparable</w:t>
      </w:r>
      <w:r w:rsidRPr="00C420CD">
        <w:rPr>
          <w:rFonts w:ascii="Courier" w:eastAsia="宋体" w:hAnsi="Courier" w:cs="宋体"/>
          <w:color w:val="000000"/>
          <w:sz w:val="19"/>
          <w:szCs w:val="19"/>
        </w:rPr>
        <w:t>接口。用于序列化</w:t>
      </w:r>
      <w:r w:rsidRPr="00C420CD">
        <w:rPr>
          <w:rFonts w:ascii="Courier" w:eastAsia="宋体" w:hAnsi="Courier" w:cs="宋体"/>
          <w:color w:val="000000"/>
          <w:sz w:val="19"/>
          <w:szCs w:val="19"/>
        </w:rPr>
        <w:t>BSONObject</w:t>
      </w:r>
      <w:r w:rsidRPr="00C420CD">
        <w:rPr>
          <w:rFonts w:ascii="Courier" w:eastAsia="宋体" w:hAnsi="Courier" w:cs="宋体"/>
          <w:color w:val="000000"/>
          <w:sz w:val="19"/>
          <w:szCs w:val="19"/>
        </w:rPr>
        <w:t>对象。</w:t>
      </w:r>
    </w:p>
    <w:p w:rsidR="001D7BF6" w:rsidRPr="00C420CD" w:rsidRDefault="001D7BF6" w:rsidP="001D7BF6">
      <w:pPr>
        <w:widowControl/>
        <w:spacing w:line="219" w:lineRule="atLeast"/>
        <w:rPr>
          <w:rFonts w:ascii="Courier" w:eastAsia="宋体" w:hAnsi="Courier" w:cs="宋体"/>
          <w:color w:val="000000"/>
          <w:sz w:val="19"/>
          <w:szCs w:val="19"/>
        </w:rPr>
      </w:pP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sequoiadb</w:t>
      </w:r>
      <w:r w:rsidRPr="00C420CD">
        <w:rPr>
          <w:rFonts w:ascii="Courier" w:eastAsia="宋体" w:hAnsi="Courier" w:cs="宋体"/>
          <w:color w:val="000000"/>
          <w:sz w:val="19"/>
          <w:szCs w:val="19"/>
        </w:rPr>
        <w:t>和</w:t>
      </w:r>
      <w:r w:rsidRPr="00C420CD">
        <w:rPr>
          <w:rFonts w:ascii="Courier" w:eastAsia="宋体" w:hAnsi="Courier" w:cs="宋体"/>
          <w:color w:val="000000"/>
          <w:sz w:val="19"/>
          <w:szCs w:val="19"/>
        </w:rPr>
        <w:t>mapreduce</w:t>
      </w:r>
      <w:r w:rsidRPr="00C420CD">
        <w:rPr>
          <w:rFonts w:ascii="Courier" w:eastAsia="宋体" w:hAnsi="Courier" w:cs="宋体"/>
          <w:color w:val="000000"/>
          <w:sz w:val="19"/>
          <w:szCs w:val="19"/>
        </w:rPr>
        <w:t>的配置</w:t>
      </w:r>
    </w:p>
    <w:p w:rsidR="001D7BF6" w:rsidRDefault="001D7BF6" w:rsidP="001D7BF6">
      <w:pPr>
        <w:widowControl/>
        <w:spacing w:line="219" w:lineRule="atLeast"/>
        <w:rPr>
          <w:rFonts w:ascii="Courier" w:eastAsia="宋体" w:hAnsi="Courier" w:cs="宋体"/>
          <w:color w:val="000000"/>
          <w:szCs w:val="21"/>
        </w:rPr>
      </w:pPr>
      <w:r w:rsidRPr="00C420CD">
        <w:rPr>
          <w:rFonts w:ascii="Courier" w:eastAsia="宋体" w:hAnsi="Courier" w:cs="宋体"/>
          <w:color w:val="000000"/>
          <w:sz w:val="19"/>
          <w:szCs w:val="19"/>
        </w:rPr>
        <w:t>sequoiadb-hadoop.xml</w:t>
      </w:r>
      <w:r w:rsidRPr="00C420CD">
        <w:rPr>
          <w:rFonts w:ascii="Courier" w:eastAsia="宋体" w:hAnsi="Courier" w:cs="宋体"/>
          <w:color w:val="000000"/>
          <w:sz w:val="19"/>
          <w:szCs w:val="19"/>
        </w:rPr>
        <w:t>是配置文件，放在你编写的</w:t>
      </w:r>
      <w:r w:rsidRPr="00C420CD">
        <w:rPr>
          <w:rFonts w:ascii="Courier" w:eastAsia="宋体" w:hAnsi="Courier" w:cs="宋体"/>
          <w:color w:val="000000"/>
          <w:sz w:val="19"/>
          <w:szCs w:val="19"/>
        </w:rPr>
        <w:t>mapreduce</w:t>
      </w:r>
      <w:r w:rsidRPr="00C420CD">
        <w:rPr>
          <w:rFonts w:ascii="Courier" w:eastAsia="宋体" w:hAnsi="Courier" w:cs="宋体"/>
          <w:color w:val="000000"/>
          <w:sz w:val="19"/>
          <w:szCs w:val="19"/>
        </w:rPr>
        <w:t>工程的源码根目录下面。</w:t>
      </w:r>
      <w:r w:rsidRPr="00C420CD">
        <w:rPr>
          <w:rFonts w:ascii="Courier" w:eastAsia="宋体" w:hAnsi="Courier" w:cs="宋体"/>
          <w:color w:val="000000"/>
          <w:szCs w:val="21"/>
        </w:rPr>
        <w:t>   </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Cs w:val="21"/>
        </w:rPr>
        <w:lastRenderedPageBreak/>
        <w:t xml:space="preserve">sequoiadb.input.url: </w:t>
      </w:r>
      <w:r w:rsidRPr="00C420CD">
        <w:rPr>
          <w:rFonts w:ascii="Courier" w:eastAsia="宋体" w:hAnsi="Courier" w:cs="宋体"/>
          <w:color w:val="000000"/>
          <w:szCs w:val="21"/>
        </w:rPr>
        <w:t>指定作为输入的</w:t>
      </w:r>
      <w:r w:rsidRPr="00C420CD">
        <w:rPr>
          <w:rFonts w:ascii="Courier" w:eastAsia="宋体" w:hAnsi="Courier" w:cs="宋体"/>
          <w:color w:val="000000"/>
          <w:szCs w:val="21"/>
        </w:rPr>
        <w:t>sequoiadb</w:t>
      </w:r>
      <w:r w:rsidRPr="00C420CD">
        <w:rPr>
          <w:rFonts w:ascii="Courier" w:eastAsia="宋体" w:hAnsi="Courier" w:cs="宋体"/>
          <w:color w:val="000000"/>
          <w:szCs w:val="21"/>
        </w:rPr>
        <w:t>的</w:t>
      </w:r>
      <w:r w:rsidRPr="00C420CD">
        <w:rPr>
          <w:rFonts w:ascii="Courier" w:eastAsia="宋体" w:hAnsi="Courier" w:cs="宋体"/>
          <w:color w:val="000000"/>
          <w:szCs w:val="21"/>
        </w:rPr>
        <w:t>url</w:t>
      </w:r>
      <w:r w:rsidRPr="00C420CD">
        <w:rPr>
          <w:rFonts w:ascii="Courier" w:eastAsia="宋体" w:hAnsi="Courier" w:cs="宋体"/>
          <w:color w:val="000000"/>
          <w:szCs w:val="21"/>
        </w:rPr>
        <w:t>路径，格式为</w:t>
      </w:r>
      <w:r w:rsidRPr="00C420CD">
        <w:rPr>
          <w:rFonts w:ascii="Courier" w:eastAsia="宋体" w:hAnsi="Courier" w:cs="宋体"/>
          <w:color w:val="000000"/>
          <w:szCs w:val="21"/>
        </w:rPr>
        <w:t>: hostname1:port1,hostname2:port2,</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 xml:space="preserve">sequoiadb.in.collectionspace: </w:t>
      </w:r>
      <w:r w:rsidRPr="00C420CD">
        <w:rPr>
          <w:rFonts w:ascii="Courier" w:eastAsia="宋体" w:hAnsi="Courier" w:cs="宋体"/>
          <w:color w:val="000000"/>
          <w:sz w:val="19"/>
          <w:szCs w:val="19"/>
        </w:rPr>
        <w:t>指定作为输入的集合空间</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 xml:space="preserve">sequoiadb.in.collection: </w:t>
      </w:r>
      <w:r w:rsidRPr="00C420CD">
        <w:rPr>
          <w:rFonts w:ascii="Courier" w:eastAsia="宋体" w:hAnsi="Courier" w:cs="宋体"/>
          <w:color w:val="000000"/>
          <w:sz w:val="19"/>
          <w:szCs w:val="19"/>
        </w:rPr>
        <w:t>指定作为输入的集合</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sequoiadb.output.url:</w:t>
      </w:r>
      <w:r w:rsidRPr="00C420CD">
        <w:rPr>
          <w:rFonts w:ascii="Courier" w:eastAsia="宋体" w:hAnsi="Courier" w:cs="宋体"/>
          <w:color w:val="000000"/>
          <w:sz w:val="19"/>
          <w:szCs w:val="19"/>
        </w:rPr>
        <w:t>指定作为输出的</w:t>
      </w:r>
      <w:r w:rsidRPr="00C420CD">
        <w:rPr>
          <w:rFonts w:ascii="Courier" w:eastAsia="宋体" w:hAnsi="Courier" w:cs="宋体"/>
          <w:color w:val="000000"/>
          <w:szCs w:val="21"/>
        </w:rPr>
        <w:t>sequoiadb</w:t>
      </w:r>
      <w:r w:rsidRPr="00C420CD">
        <w:rPr>
          <w:rFonts w:ascii="Courier" w:eastAsia="宋体" w:hAnsi="Courier" w:cs="宋体"/>
          <w:color w:val="000000"/>
          <w:szCs w:val="21"/>
        </w:rPr>
        <w:t>的</w:t>
      </w:r>
      <w:r w:rsidRPr="00C420CD">
        <w:rPr>
          <w:rFonts w:ascii="Courier" w:eastAsia="宋体" w:hAnsi="Courier" w:cs="宋体"/>
          <w:color w:val="000000"/>
          <w:szCs w:val="21"/>
        </w:rPr>
        <w:t>url</w:t>
      </w:r>
      <w:r w:rsidRPr="00C420CD">
        <w:rPr>
          <w:rFonts w:ascii="Courier" w:eastAsia="宋体" w:hAnsi="Courier" w:cs="宋体"/>
          <w:color w:val="000000"/>
          <w:szCs w:val="21"/>
        </w:rPr>
        <w:t>路径</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 xml:space="preserve">sequoiadb.out.collectionspace: </w:t>
      </w:r>
      <w:r w:rsidRPr="00C420CD">
        <w:rPr>
          <w:rFonts w:ascii="Courier" w:eastAsia="宋体" w:hAnsi="Courier" w:cs="宋体"/>
          <w:color w:val="000000"/>
          <w:sz w:val="19"/>
          <w:szCs w:val="19"/>
        </w:rPr>
        <w:t>指定作为输出的集合空间</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 xml:space="preserve">sequoiadb.out.collection: </w:t>
      </w:r>
      <w:r w:rsidRPr="00C420CD">
        <w:rPr>
          <w:rFonts w:ascii="Courier" w:eastAsia="宋体" w:hAnsi="Courier" w:cs="宋体"/>
          <w:color w:val="000000"/>
          <w:sz w:val="19"/>
          <w:szCs w:val="19"/>
        </w:rPr>
        <w:t>指定作为输出的集合</w:t>
      </w: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 xml:space="preserve">sequoiadb.out.bulknum: </w:t>
      </w:r>
      <w:r w:rsidRPr="00C420CD">
        <w:rPr>
          <w:rFonts w:ascii="Courier" w:eastAsia="宋体" w:hAnsi="Courier" w:cs="宋体"/>
          <w:color w:val="000000"/>
          <w:sz w:val="19"/>
          <w:szCs w:val="19"/>
        </w:rPr>
        <w:t>指定每次向</w:t>
      </w:r>
      <w:r w:rsidRPr="00C420CD">
        <w:rPr>
          <w:rFonts w:ascii="Courier" w:eastAsia="宋体" w:hAnsi="Courier" w:cs="宋体"/>
          <w:color w:val="000000"/>
          <w:sz w:val="19"/>
          <w:szCs w:val="19"/>
        </w:rPr>
        <w:t>sequoiadb</w:t>
      </w:r>
      <w:r w:rsidRPr="00C420CD">
        <w:rPr>
          <w:rFonts w:ascii="Courier" w:eastAsia="宋体" w:hAnsi="Courier" w:cs="宋体"/>
          <w:color w:val="000000"/>
          <w:sz w:val="19"/>
          <w:szCs w:val="19"/>
        </w:rPr>
        <w:t>写入的记录条数，对写入性能</w:t>
      </w:r>
      <w:r>
        <w:rPr>
          <w:rFonts w:ascii="Courier" w:eastAsia="宋体" w:hAnsi="Courier" w:cs="宋体" w:hint="eastAsia"/>
          <w:color w:val="FF0000"/>
          <w:sz w:val="19"/>
          <w:szCs w:val="19"/>
        </w:rPr>
        <w:t>进行</w:t>
      </w:r>
      <w:r w:rsidRPr="00C420CD">
        <w:rPr>
          <w:rFonts w:ascii="Courier" w:eastAsia="宋体" w:hAnsi="Courier" w:cs="宋体"/>
          <w:color w:val="000000"/>
          <w:sz w:val="19"/>
          <w:szCs w:val="19"/>
        </w:rPr>
        <w:t>优化</w:t>
      </w:r>
    </w:p>
    <w:p w:rsidR="001D7BF6" w:rsidRPr="00C420CD" w:rsidRDefault="001D7BF6" w:rsidP="001D7BF6">
      <w:pPr>
        <w:widowControl/>
        <w:spacing w:line="219" w:lineRule="atLeast"/>
        <w:rPr>
          <w:rFonts w:ascii="Courier" w:eastAsia="宋体" w:hAnsi="Courier" w:cs="宋体"/>
          <w:color w:val="000000"/>
          <w:sz w:val="19"/>
          <w:szCs w:val="19"/>
        </w:rPr>
      </w:pPr>
    </w:p>
    <w:p w:rsidR="001D7BF6" w:rsidRPr="00C420CD" w:rsidRDefault="001D7BF6" w:rsidP="001D7BF6">
      <w:pPr>
        <w:widowControl/>
        <w:spacing w:line="219" w:lineRule="atLeast"/>
        <w:rPr>
          <w:rFonts w:ascii="Courier" w:eastAsia="宋体" w:hAnsi="Courier" w:cs="宋体"/>
          <w:color w:val="000000"/>
          <w:sz w:val="19"/>
          <w:szCs w:val="19"/>
        </w:rPr>
      </w:pPr>
      <w:r w:rsidRPr="00C420CD">
        <w:rPr>
          <w:rFonts w:ascii="Courier" w:eastAsia="宋体" w:hAnsi="Courier" w:cs="宋体"/>
          <w:color w:val="000000"/>
          <w:sz w:val="19"/>
          <w:szCs w:val="19"/>
        </w:rPr>
        <w:t>下面是读取</w:t>
      </w:r>
      <w:r w:rsidRPr="00C420CD">
        <w:rPr>
          <w:rFonts w:ascii="Courier" w:eastAsia="宋体" w:hAnsi="Courier" w:cs="宋体"/>
          <w:color w:val="000000"/>
          <w:sz w:val="19"/>
          <w:szCs w:val="19"/>
        </w:rPr>
        <w:t>hdfs</w:t>
      </w:r>
      <w:r w:rsidRPr="00C420CD">
        <w:rPr>
          <w:rFonts w:ascii="Courier" w:eastAsia="宋体" w:hAnsi="Courier" w:cs="宋体"/>
          <w:color w:val="000000"/>
          <w:sz w:val="19"/>
          <w:szCs w:val="19"/>
        </w:rPr>
        <w:t>文件，处理后写入到</w:t>
      </w:r>
      <w:r w:rsidRPr="00C420CD">
        <w:rPr>
          <w:rFonts w:ascii="Courier" w:eastAsia="宋体" w:hAnsi="Courier" w:cs="宋体"/>
          <w:color w:val="000000"/>
          <w:sz w:val="19"/>
          <w:szCs w:val="19"/>
        </w:rPr>
        <w:t>sequoiadb</w:t>
      </w:r>
      <w:r w:rsidRPr="00C420CD">
        <w:rPr>
          <w:rFonts w:ascii="Courier" w:eastAsia="宋体" w:hAnsi="Courier" w:cs="宋体"/>
          <w:color w:val="000000"/>
          <w:sz w:val="19"/>
          <w:szCs w:val="19"/>
        </w:rPr>
        <w:t>中去</w:t>
      </w:r>
    </w:p>
    <w:p w:rsidR="001D7BF6" w:rsidRPr="00C420CD" w:rsidRDefault="001D7BF6" w:rsidP="001D7BF6">
      <w:pPr>
        <w:widowControl/>
        <w:spacing w:line="219" w:lineRule="atLeast"/>
        <w:rPr>
          <w:rFonts w:ascii="Courier" w:eastAsia="宋体" w:hAnsi="Courier" w:cs="宋体"/>
          <w:color w:val="000000"/>
          <w:sz w:val="19"/>
          <w:szCs w:val="19"/>
        </w:rPr>
      </w:pPr>
    </w:p>
    <w:p w:rsidR="001D7BF6" w:rsidRPr="00C420CD" w:rsidRDefault="001D7BF6" w:rsidP="001D7BF6">
      <w:pPr>
        <w:widowControl/>
        <w:shd w:val="clear" w:color="auto" w:fill="FFFFFF"/>
        <w:spacing w:line="219" w:lineRule="atLeast"/>
        <w:rPr>
          <w:rFonts w:ascii="Courier New" w:eastAsia="宋体" w:hAnsi="Courier New" w:cs="Courier New"/>
          <w:color w:val="000000"/>
          <w:sz w:val="16"/>
          <w:szCs w:val="16"/>
        </w:rPr>
      </w:pPr>
      <w:r w:rsidRPr="00C420CD">
        <w:rPr>
          <w:rFonts w:ascii="Courier New" w:eastAsia="宋体" w:hAnsi="Courier New" w:cs="Courier New"/>
          <w:b/>
          <w:bCs/>
          <w:color w:val="0000FF"/>
          <w:sz w:val="16"/>
          <w:szCs w:val="16"/>
        </w:rPr>
        <w:t>public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HdfsSequoiadbMR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MobileMapper</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extends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 Mapper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LongWritable,Text,Text,IntWritable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private</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final</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IntWritable ONE</w:t>
      </w:r>
      <w:r w:rsidRPr="00C420CD">
        <w:rPr>
          <w:rFonts w:ascii="Courier New" w:eastAsia="宋体" w:hAnsi="Courier New" w:cs="Courier New"/>
          <w:color w:val="333399"/>
          <w:sz w:val="16"/>
          <w:szCs w:val="16"/>
        </w:rPr>
        <w:t>=</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@Override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protected</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map(LongWritable key, Text value, Context context)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w:t>
      </w:r>
      <w:r w:rsidRPr="00C420CD">
        <w:rPr>
          <w:rFonts w:ascii="Courier New" w:eastAsia="宋体" w:hAnsi="Courier New" w:cs="Courier New"/>
          <w:color w:val="000000"/>
          <w:sz w:val="16"/>
          <w:szCs w:val="16"/>
        </w:rPr>
        <w:br/>
        <w:t>            String valueStr</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value.toString();</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String mobile_prefix</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valueStr.split(</w:t>
      </w:r>
      <w:r w:rsidRPr="00C420CD">
        <w:rPr>
          <w:rFonts w:ascii="Courier New" w:eastAsia="宋体" w:hAnsi="Courier New" w:cs="Courier New"/>
          <w:color w:val="FF00BF"/>
          <w:sz w:val="16"/>
          <w:szCs w:val="16"/>
        </w:rPr>
        <w:t>","</w:t>
      </w:r>
      <w:r w:rsidRPr="00C420CD">
        <w:rPr>
          <w:rFonts w:ascii="Courier New" w:eastAsia="宋体" w:hAnsi="Courier New" w:cs="Courier New"/>
          <w:color w:val="000000"/>
          <w:sz w:val="16"/>
          <w:szCs w:val="16"/>
        </w:rPr>
        <w:t>)[</w:t>
      </w:r>
      <w:r w:rsidRPr="00C420CD">
        <w:rPr>
          <w:rFonts w:ascii="Courier New" w:eastAsia="宋体" w:hAnsi="Courier New" w:cs="Courier New"/>
          <w:color w:val="6E00AA"/>
          <w:sz w:val="16"/>
          <w:szCs w:val="16"/>
        </w:rPr>
        <w:t>3</w:t>
      </w:r>
      <w:r w:rsidRPr="00C420CD">
        <w:rPr>
          <w:rFonts w:ascii="Courier New" w:eastAsia="宋体" w:hAnsi="Courier New" w:cs="Courier New"/>
          <w:color w:val="000000"/>
          <w:sz w:val="16"/>
          <w:szCs w:val="16"/>
        </w:rPr>
        <w:t>].substring(</w:t>
      </w:r>
      <w:r w:rsidRPr="00C420CD">
        <w:rPr>
          <w:rFonts w:ascii="Courier New" w:eastAsia="宋体" w:hAnsi="Courier New" w:cs="Courier New"/>
          <w:color w:val="6E00AA"/>
          <w:sz w:val="16"/>
          <w:szCs w:val="16"/>
        </w:rPr>
        <w:t>0</w:t>
      </w:r>
      <w:r w:rsidRPr="00C420CD">
        <w:rPr>
          <w:rFonts w:ascii="Courier New" w:eastAsia="宋体" w:hAnsi="Courier New" w:cs="Courier New"/>
          <w:color w:val="000000"/>
          <w:sz w:val="16"/>
          <w:szCs w:val="16"/>
        </w:rPr>
        <w:t>,</w:t>
      </w:r>
      <w:r w:rsidRPr="00C420CD">
        <w:rPr>
          <w:rFonts w:ascii="Courier New" w:eastAsia="宋体" w:hAnsi="Courier New" w:cs="Courier New"/>
          <w:color w:val="6E00AA"/>
          <w:sz w:val="16"/>
          <w:szCs w:val="16"/>
        </w:rPr>
        <w:t>3</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context.write(</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Text(mobile_prefix), ONE);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MobileReducer</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extends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Reducer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Text, IntWritable, NullWritable, BSONWritable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br/>
        <w:t>        @Override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protected</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reduce(Text key, Iterable</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values,Context context)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w:t>
      </w:r>
      <w:r w:rsidRPr="00C420CD">
        <w:rPr>
          <w:rFonts w:ascii="Courier New" w:eastAsia="宋体" w:hAnsi="Courier New" w:cs="Courier New"/>
          <w:color w:val="000000"/>
          <w:sz w:val="16"/>
          <w:szCs w:val="16"/>
        </w:rPr>
        <w:br/>
        <w:t>                Iterator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iterator</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values.iterator();</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long</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sum</w:t>
      </w:r>
      <w:r w:rsidRPr="00C420CD">
        <w:rPr>
          <w:rFonts w:ascii="Courier New" w:eastAsia="宋体" w:hAnsi="Courier New" w:cs="Courier New"/>
          <w:color w:val="333399"/>
          <w:sz w:val="16"/>
          <w:szCs w:val="16"/>
        </w:rPr>
        <w:t>=</w:t>
      </w:r>
      <w:r w:rsidRPr="00C420CD">
        <w:rPr>
          <w:rFonts w:ascii="Courier New" w:eastAsia="宋体" w:hAnsi="Courier New" w:cs="Courier New"/>
          <w:color w:val="6E00AA"/>
          <w:sz w:val="16"/>
          <w:szCs w:val="16"/>
        </w:rPr>
        <w:t>0</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while</w:t>
      </w:r>
      <w:r w:rsidRPr="00C420CD">
        <w:rPr>
          <w:rFonts w:ascii="Courier New" w:eastAsia="宋体" w:hAnsi="Courier New" w:cs="Courier New"/>
          <w:color w:val="000000"/>
          <w:sz w:val="16"/>
          <w:szCs w:val="16"/>
        </w:rPr>
        <w:t>(iterator.hasNext()){</w:t>
      </w:r>
      <w:r w:rsidRPr="00C420CD">
        <w:rPr>
          <w:rFonts w:ascii="Courier New" w:eastAsia="宋体" w:hAnsi="Courier New" w:cs="Courier New"/>
          <w:color w:val="000000"/>
          <w:sz w:val="16"/>
          <w:szCs w:val="16"/>
        </w:rPr>
        <w:br/>
        <w:t>                    sum</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iterator.next().get();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BSONObject bson</w:t>
      </w:r>
      <w:r w:rsidRPr="00C420CD">
        <w:rPr>
          <w:rFonts w:ascii="Courier New" w:eastAsia="宋体" w:hAnsi="Courier New" w:cs="Courier New"/>
          <w:color w:val="333399"/>
          <w:sz w:val="16"/>
          <w:szCs w:val="16"/>
        </w:rPr>
        <w:t>=</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BasicBSONObject();</w:t>
      </w:r>
      <w:r w:rsidRPr="00C420CD">
        <w:rPr>
          <w:rFonts w:ascii="Courier New" w:eastAsia="宋体" w:hAnsi="Courier New" w:cs="Courier New"/>
          <w:color w:val="000000"/>
          <w:sz w:val="16"/>
          <w:szCs w:val="16"/>
        </w:rPr>
        <w:br/>
        <w:t>                bson.put(</w:t>
      </w:r>
      <w:r w:rsidRPr="00C420CD">
        <w:rPr>
          <w:rFonts w:ascii="Courier New" w:eastAsia="宋体" w:hAnsi="Courier New" w:cs="Courier New"/>
          <w:color w:val="FF00BF"/>
          <w:sz w:val="16"/>
          <w:szCs w:val="16"/>
        </w:rPr>
        <w:t>"prefix"</w:t>
      </w:r>
      <w:r w:rsidRPr="00C420CD">
        <w:rPr>
          <w:rFonts w:ascii="Courier New" w:eastAsia="宋体" w:hAnsi="Courier New" w:cs="Courier New"/>
          <w:color w:val="000000"/>
          <w:sz w:val="16"/>
          <w:szCs w:val="16"/>
        </w:rPr>
        <w:t>, key.toString());</w:t>
      </w:r>
      <w:r w:rsidRPr="00C420CD">
        <w:rPr>
          <w:rFonts w:ascii="Courier New" w:eastAsia="宋体" w:hAnsi="Courier New" w:cs="Courier New"/>
          <w:color w:val="000000"/>
          <w:sz w:val="16"/>
          <w:szCs w:val="16"/>
        </w:rPr>
        <w:br/>
        <w:t>                bson.put(</w:t>
      </w:r>
      <w:r w:rsidRPr="00C420CD">
        <w:rPr>
          <w:rFonts w:ascii="Courier New" w:eastAsia="宋体" w:hAnsi="Courier New" w:cs="Courier New"/>
          <w:color w:val="FF00BF"/>
          <w:sz w:val="16"/>
          <w:szCs w:val="16"/>
        </w:rPr>
        <w:t>"count"</w:t>
      </w:r>
      <w:r w:rsidRPr="00C420CD">
        <w:rPr>
          <w:rFonts w:ascii="Courier New" w:eastAsia="宋体" w:hAnsi="Courier New" w:cs="Courier New"/>
          <w:color w:val="000000"/>
          <w:sz w:val="16"/>
          <w:szCs w:val="16"/>
        </w:rPr>
        <w:t>, sum);</w:t>
      </w:r>
      <w:r w:rsidRPr="00C420CD">
        <w:rPr>
          <w:rFonts w:ascii="Courier New" w:eastAsia="宋体" w:hAnsi="Courier New" w:cs="Courier New"/>
          <w:color w:val="000000"/>
          <w:sz w:val="16"/>
          <w:szCs w:val="16"/>
        </w:rPr>
        <w:br/>
        <w:t>                context.write(null,</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BSONWritable(bson));</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public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main(String[] args)</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ClassNotFoundException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if</w:t>
      </w:r>
      <w:r w:rsidRPr="00C420CD">
        <w:rPr>
          <w:rFonts w:ascii="Courier New" w:eastAsia="宋体" w:hAnsi="Courier New" w:cs="Courier New"/>
          <w:color w:val="000000"/>
          <w:sz w:val="16"/>
          <w:szCs w:val="16"/>
        </w:rPr>
        <w:t>(args.length</w:t>
      </w:r>
      <w:r w:rsidRPr="00C420CD">
        <w:rPr>
          <w:rFonts w:ascii="Courier New" w:eastAsia="宋体" w:hAnsi="Courier New" w:cs="Courier New"/>
          <w:color w:val="333399"/>
          <w:sz w:val="16"/>
          <w:szCs w:val="16"/>
        </w:rPr>
        <w:t>&lt;</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System.out.print(</w:t>
      </w:r>
      <w:r w:rsidRPr="00C420CD">
        <w:rPr>
          <w:rFonts w:ascii="Courier New" w:eastAsia="宋体" w:hAnsi="Courier New" w:cs="Courier New"/>
          <w:color w:val="FF00BF"/>
          <w:sz w:val="16"/>
          <w:szCs w:val="16"/>
        </w:rPr>
        <w:t>"please set input path "</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System.exit(</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Configuration conf</w:t>
      </w:r>
      <w:r w:rsidRPr="00C420CD">
        <w:rPr>
          <w:rFonts w:ascii="Courier New" w:eastAsia="宋体" w:hAnsi="Courier New" w:cs="Courier New"/>
          <w:color w:val="333399"/>
          <w:sz w:val="16"/>
          <w:szCs w:val="16"/>
        </w:rPr>
        <w:t>=</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Configuration();</w:t>
      </w:r>
      <w:r w:rsidRPr="00C420CD">
        <w:rPr>
          <w:rFonts w:ascii="Courier New" w:eastAsia="宋体" w:hAnsi="Courier New" w:cs="Courier New"/>
          <w:color w:val="000000"/>
          <w:sz w:val="16"/>
          <w:szCs w:val="16"/>
        </w:rPr>
        <w:br/>
        <w:t>        conf.addResource(</w:t>
      </w:r>
      <w:r w:rsidRPr="00C420CD">
        <w:rPr>
          <w:rFonts w:ascii="Courier New" w:eastAsia="宋体" w:hAnsi="Courier New" w:cs="Courier New"/>
          <w:color w:val="FF00BF"/>
          <w:sz w:val="16"/>
          <w:szCs w:val="16"/>
        </w:rPr>
        <w:t>"sequoiadb-hadoop.xml"</w:t>
      </w:r>
      <w:r w:rsidRPr="00C420CD">
        <w:rPr>
          <w:rFonts w:ascii="Courier New" w:eastAsia="宋体" w:hAnsi="Courier New" w:cs="Courier New"/>
          <w:color w:val="000000"/>
          <w:sz w:val="16"/>
          <w:szCs w:val="16"/>
        </w:rPr>
        <w:t>); //</w:t>
      </w:r>
      <w:r w:rsidRPr="00C420CD">
        <w:rPr>
          <w:rFonts w:ascii="Courier New" w:eastAsia="宋体" w:hAnsi="Courier New" w:cs="Courier New"/>
          <w:color w:val="000000"/>
          <w:sz w:val="16"/>
          <w:szCs w:val="16"/>
        </w:rPr>
        <w:t>加载配置文件</w:t>
      </w:r>
      <w:r w:rsidRPr="00C420CD">
        <w:rPr>
          <w:rFonts w:ascii="Courier New" w:eastAsia="宋体" w:hAnsi="Courier New" w:cs="Courier New"/>
          <w:color w:val="000000"/>
          <w:sz w:val="16"/>
          <w:szCs w:val="16"/>
        </w:rPr>
        <w:br/>
        <w:t>        Job job</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Job.getInstance(conf);</w:t>
      </w:r>
      <w:r w:rsidRPr="00C420CD">
        <w:rPr>
          <w:rFonts w:ascii="Courier New" w:eastAsia="宋体" w:hAnsi="Courier New" w:cs="Courier New"/>
          <w:color w:val="000000"/>
          <w:sz w:val="16"/>
          <w:szCs w:val="16"/>
        </w:rPr>
        <w:br/>
        <w:t>        job.setJarByClass(HdfsSequoiadbMR.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job.setJobName(</w:t>
      </w:r>
      <w:r w:rsidRPr="00C420CD">
        <w:rPr>
          <w:rFonts w:ascii="Courier New" w:eastAsia="宋体" w:hAnsi="Courier New" w:cs="Courier New"/>
          <w:color w:val="FF00BF"/>
          <w:sz w:val="16"/>
          <w:szCs w:val="16"/>
        </w:rPr>
        <w:t>"HdfsSequoiadbMR"</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job.setInputFormatClass(TextInputFormat.</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job.setOutputFormatClass(SequoiadbOutputFormat.</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 //reduce</w:t>
      </w:r>
      <w:r w:rsidRPr="00C420CD">
        <w:rPr>
          <w:rFonts w:ascii="Courier New" w:eastAsia="宋体" w:hAnsi="Courier New" w:cs="Courier New"/>
          <w:color w:val="000000"/>
          <w:sz w:val="16"/>
          <w:szCs w:val="16"/>
        </w:rPr>
        <w:t>输出写入到</w:t>
      </w:r>
      <w:r w:rsidRPr="00C420CD">
        <w:rPr>
          <w:rFonts w:ascii="Courier New" w:eastAsia="宋体" w:hAnsi="Courier New" w:cs="Courier New"/>
          <w:color w:val="000000"/>
          <w:sz w:val="16"/>
          <w:szCs w:val="16"/>
        </w:rPr>
        <w:t>sequoidb</w:t>
      </w:r>
      <w:r w:rsidRPr="00C420CD">
        <w:rPr>
          <w:rFonts w:ascii="Courier New" w:eastAsia="宋体" w:hAnsi="Courier New" w:cs="Courier New"/>
          <w:color w:val="000000"/>
          <w:sz w:val="16"/>
          <w:szCs w:val="16"/>
        </w:rPr>
        <w:t>中</w:t>
      </w:r>
      <w:r w:rsidRPr="00C420CD">
        <w:rPr>
          <w:rFonts w:ascii="Courier New" w:eastAsia="宋体" w:hAnsi="Courier New" w:cs="Courier New"/>
          <w:color w:val="000000"/>
          <w:sz w:val="16"/>
          <w:szCs w:val="16"/>
        </w:rPr>
        <w:br/>
        <w:t>        TextInputFormat.setInputPaths(job,</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Path(args[</w:t>
      </w:r>
      <w:r w:rsidRPr="00C420CD">
        <w:rPr>
          <w:rFonts w:ascii="Courier New" w:eastAsia="宋体" w:hAnsi="Courier New" w:cs="Courier New"/>
          <w:color w:val="6E00AA"/>
          <w:sz w:val="16"/>
          <w:szCs w:val="16"/>
        </w:rPr>
        <w:t>0</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br/>
        <w:t>        job.setMapperClass(MobileMapper.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job.setReducerClass(MobileReducer.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job.setMapOutputKeyClass(Text.</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job.setMapOutputValueClass(IntWritable.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lastRenderedPageBreak/>
        <w:t>        job.setOutputKeyClass(NullWritable.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job.setOutputValueClass(BSONWritable.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job.waitForCompletion(true);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w:t>
      </w:r>
    </w:p>
    <w:p w:rsidR="001D7BF6" w:rsidRPr="00C420CD" w:rsidRDefault="001D7BF6" w:rsidP="001D7BF6">
      <w:pPr>
        <w:widowControl/>
        <w:spacing w:line="219" w:lineRule="atLeast"/>
        <w:rPr>
          <w:rFonts w:ascii="Courier" w:eastAsia="宋体" w:hAnsi="Courier" w:cs="宋体"/>
          <w:color w:val="000000"/>
          <w:sz w:val="19"/>
          <w:szCs w:val="19"/>
        </w:rPr>
      </w:pPr>
    </w:p>
    <w:p w:rsidR="001D7BF6" w:rsidRPr="00C420CD" w:rsidRDefault="001D7BF6" w:rsidP="001D7BF6">
      <w:pPr>
        <w:widowControl/>
        <w:spacing w:line="219" w:lineRule="atLeast"/>
        <w:rPr>
          <w:rFonts w:ascii="Courier" w:eastAsia="宋体" w:hAnsi="Courier" w:cs="宋体"/>
          <w:color w:val="000000"/>
          <w:sz w:val="19"/>
          <w:szCs w:val="19"/>
          <w:lang w:eastAsia="zh-CN"/>
        </w:rPr>
      </w:pPr>
      <w:r w:rsidRPr="00C420CD">
        <w:rPr>
          <w:rFonts w:ascii="Courier" w:eastAsia="宋体" w:hAnsi="Courier" w:cs="宋体"/>
          <w:color w:val="000000"/>
          <w:sz w:val="19"/>
          <w:szCs w:val="19"/>
          <w:lang w:eastAsia="zh-CN"/>
        </w:rPr>
        <w:t>第二个例子，</w:t>
      </w:r>
      <w:r w:rsidRPr="00C420CD">
        <w:rPr>
          <w:rFonts w:ascii="Courier" w:eastAsia="宋体" w:hAnsi="Courier" w:cs="宋体"/>
          <w:color w:val="000000"/>
          <w:sz w:val="19"/>
          <w:szCs w:val="19"/>
          <w:lang w:eastAsia="zh-CN"/>
        </w:rPr>
        <w:t xml:space="preserve"> </w:t>
      </w:r>
      <w:r w:rsidRPr="00C420CD">
        <w:rPr>
          <w:rFonts w:ascii="Courier" w:eastAsia="宋体" w:hAnsi="Courier" w:cs="宋体"/>
          <w:color w:val="000000"/>
          <w:sz w:val="19"/>
          <w:szCs w:val="19"/>
          <w:lang w:eastAsia="zh-CN"/>
        </w:rPr>
        <w:t>读取</w:t>
      </w:r>
      <w:r w:rsidRPr="00C420CD">
        <w:rPr>
          <w:rFonts w:ascii="Courier" w:eastAsia="宋体" w:hAnsi="Courier" w:cs="宋体"/>
          <w:color w:val="000000"/>
          <w:sz w:val="19"/>
          <w:szCs w:val="19"/>
          <w:lang w:eastAsia="zh-CN"/>
        </w:rPr>
        <w:t>sequoiadb</w:t>
      </w:r>
      <w:r w:rsidRPr="00C420CD">
        <w:rPr>
          <w:rFonts w:ascii="Courier" w:eastAsia="宋体" w:hAnsi="Courier" w:cs="宋体"/>
          <w:color w:val="000000"/>
          <w:sz w:val="19"/>
          <w:szCs w:val="19"/>
          <w:lang w:eastAsia="zh-CN"/>
        </w:rPr>
        <w:t>中数据处理后写入到</w:t>
      </w:r>
      <w:r w:rsidRPr="00C420CD">
        <w:rPr>
          <w:rFonts w:ascii="Courier" w:eastAsia="宋体" w:hAnsi="Courier" w:cs="宋体"/>
          <w:color w:val="000000"/>
          <w:sz w:val="19"/>
          <w:szCs w:val="19"/>
          <w:lang w:eastAsia="zh-CN"/>
        </w:rPr>
        <w:t>hdfs</w:t>
      </w:r>
      <w:r w:rsidRPr="00C420CD">
        <w:rPr>
          <w:rFonts w:ascii="Courier" w:eastAsia="宋体" w:hAnsi="Courier" w:cs="宋体"/>
          <w:color w:val="000000"/>
          <w:sz w:val="19"/>
          <w:szCs w:val="19"/>
          <w:lang w:eastAsia="zh-CN"/>
        </w:rPr>
        <w:t>中。</w:t>
      </w:r>
    </w:p>
    <w:p w:rsidR="001D7BF6" w:rsidRDefault="001D7BF6" w:rsidP="001D7BF6">
      <w:pPr>
        <w:widowControl/>
        <w:shd w:val="clear" w:color="auto" w:fill="FFFFFF"/>
        <w:spacing w:line="219" w:lineRule="atLeast"/>
        <w:rPr>
          <w:rFonts w:ascii="Courier New" w:eastAsia="宋体" w:hAnsi="Courier New" w:cs="Courier New"/>
          <w:color w:val="000000"/>
          <w:sz w:val="16"/>
          <w:szCs w:val="16"/>
          <w:lang w:eastAsia="zh-CN"/>
        </w:rPr>
      </w:pPr>
      <w:r w:rsidRPr="00C420CD">
        <w:rPr>
          <w:rFonts w:ascii="Courier New" w:eastAsia="宋体" w:hAnsi="Courier New" w:cs="Courier New"/>
          <w:b/>
          <w:bCs/>
          <w:color w:val="0000FF"/>
          <w:sz w:val="16"/>
          <w:szCs w:val="16"/>
        </w:rPr>
        <w:t>public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SequoiadbHdfsMR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8000"/>
          <w:sz w:val="16"/>
          <w:szCs w:val="16"/>
        </w:rPr>
        <w:t>/**</w:t>
      </w:r>
      <w:r w:rsidRPr="00C420CD">
        <w:rPr>
          <w:rFonts w:ascii="Courier New" w:eastAsia="宋体" w:hAnsi="Courier New" w:cs="Courier New"/>
          <w:color w:val="008000"/>
          <w:sz w:val="16"/>
          <w:szCs w:val="16"/>
        </w:rPr>
        <w:br/>
        <w:t>     * </w:t>
      </w:r>
      <w:r w:rsidRPr="00C420CD">
        <w:rPr>
          <w:rFonts w:ascii="Courier New" w:eastAsia="宋体" w:hAnsi="Courier New" w:cs="Courier New"/>
          <w:color w:val="008000"/>
          <w:sz w:val="16"/>
          <w:szCs w:val="16"/>
        </w:rPr>
        <w:br/>
        <w:t>     * @author gaoshengjie</w:t>
      </w:r>
      <w:r w:rsidRPr="00C420CD">
        <w:rPr>
          <w:rFonts w:ascii="Courier New" w:eastAsia="宋体" w:hAnsi="Courier New" w:cs="Courier New"/>
          <w:color w:val="008000"/>
          <w:sz w:val="16"/>
          <w:szCs w:val="16"/>
        </w:rPr>
        <w:br/>
        <w:t>     *  read the data, count penple in a province</w:t>
      </w:r>
      <w:r w:rsidRPr="00C420CD">
        <w:rPr>
          <w:rFonts w:ascii="Courier New" w:eastAsia="宋体" w:hAnsi="Courier New" w:cs="Courier New"/>
          <w:color w:val="008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ProvinceMapper</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extends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Mapper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Object, BSONObject,IntWritable,IntWritable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private</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final</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IntWritable ONE</w:t>
      </w:r>
      <w:r w:rsidRPr="00C420CD">
        <w:rPr>
          <w:rFonts w:ascii="Courier New" w:eastAsia="宋体" w:hAnsi="Courier New" w:cs="Courier New"/>
          <w:color w:val="333399"/>
          <w:sz w:val="16"/>
          <w:szCs w:val="16"/>
        </w:rPr>
        <w:t>=</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@Override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protected</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map(Object key, BSONObject value, Context context)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int</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province</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(Integer) value.get(</w:t>
      </w:r>
      <w:r w:rsidRPr="00C420CD">
        <w:rPr>
          <w:rFonts w:ascii="Courier New" w:eastAsia="宋体" w:hAnsi="Courier New" w:cs="Courier New"/>
          <w:color w:val="FF00BF"/>
          <w:sz w:val="16"/>
          <w:szCs w:val="16"/>
        </w:rPr>
        <w:t>"province_code"</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context.write(</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IntWritable(province), ONE);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ProvinceReducer</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extends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Reducer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IntWritable,IntWritable,IntWritable,LongWritable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br/>
        <w:t>        @Override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protected</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reduce(IntWritable key, Iterable</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values,</w:t>
      </w:r>
      <w:r w:rsidRPr="00C420CD">
        <w:rPr>
          <w:rFonts w:ascii="Courier New" w:eastAsia="宋体" w:hAnsi="Courier New" w:cs="Courier New"/>
          <w:color w:val="000000"/>
          <w:sz w:val="16"/>
          <w:szCs w:val="16"/>
        </w:rPr>
        <w:br/>
        <w:t>                Context context)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w:t>
      </w:r>
      <w:r w:rsidRPr="00C420CD">
        <w:rPr>
          <w:rFonts w:ascii="Courier New" w:eastAsia="宋体" w:hAnsi="Courier New" w:cs="Courier New"/>
          <w:color w:val="000000"/>
          <w:sz w:val="16"/>
          <w:szCs w:val="16"/>
        </w:rPr>
        <w:br/>
        <w:t>            Iterator</w:t>
      </w:r>
      <w:r w:rsidRPr="00C420CD">
        <w:rPr>
          <w:rFonts w:ascii="Courier New" w:eastAsia="宋体" w:hAnsi="Courier New" w:cs="Courier New"/>
          <w:color w:val="333399"/>
          <w:sz w:val="16"/>
          <w:szCs w:val="16"/>
        </w:rPr>
        <w:t>&lt;</w:t>
      </w:r>
      <w:r w:rsidRPr="00C420CD">
        <w:rPr>
          <w:rFonts w:ascii="Courier New" w:eastAsia="宋体" w:hAnsi="Courier New" w:cs="Courier New"/>
          <w:color w:val="000000"/>
          <w:sz w:val="16"/>
          <w:szCs w:val="16"/>
        </w:rPr>
        <w:t>IntWritable</w:t>
      </w:r>
      <w:r w:rsidRPr="00C420CD">
        <w:rPr>
          <w:rFonts w:ascii="Courier New" w:eastAsia="宋体" w:hAnsi="Courier New" w:cs="Courier New"/>
          <w:color w:val="333399"/>
          <w:sz w:val="16"/>
          <w:szCs w:val="16"/>
        </w:rPr>
        <w:t>&gt;</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iterator</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values.iterator();</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long</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sum</w:t>
      </w:r>
      <w:r w:rsidRPr="00C420CD">
        <w:rPr>
          <w:rFonts w:ascii="Courier New" w:eastAsia="宋体" w:hAnsi="Courier New" w:cs="Courier New"/>
          <w:color w:val="333399"/>
          <w:sz w:val="16"/>
          <w:szCs w:val="16"/>
        </w:rPr>
        <w:t>=</w:t>
      </w:r>
      <w:r w:rsidRPr="00C420CD">
        <w:rPr>
          <w:rFonts w:ascii="Courier New" w:eastAsia="宋体" w:hAnsi="Courier New" w:cs="Courier New"/>
          <w:color w:val="6E00AA"/>
          <w:sz w:val="16"/>
          <w:szCs w:val="16"/>
        </w:rPr>
        <w:t>0</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while</w:t>
      </w:r>
      <w:r w:rsidRPr="00C420CD">
        <w:rPr>
          <w:rFonts w:ascii="Courier New" w:eastAsia="宋体" w:hAnsi="Courier New" w:cs="Courier New"/>
          <w:color w:val="000000"/>
          <w:sz w:val="16"/>
          <w:szCs w:val="16"/>
        </w:rPr>
        <w:t>(iterator.hasNext()){</w:t>
      </w:r>
      <w:r w:rsidRPr="00C420CD">
        <w:rPr>
          <w:rFonts w:ascii="Courier New" w:eastAsia="宋体" w:hAnsi="Courier New" w:cs="Courier New"/>
          <w:color w:val="000000"/>
          <w:sz w:val="16"/>
          <w:szCs w:val="16"/>
        </w:rPr>
        <w:br/>
        <w:t>                sum</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iterator.next().get();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context.write(key,</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LongWritable(sum));</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public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static</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void</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main(String[] args)</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throws</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IOException, InterruptedException, ClassNotFoundException {</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if</w:t>
      </w:r>
      <w:r w:rsidRPr="00C420CD">
        <w:rPr>
          <w:rFonts w:ascii="Courier New" w:eastAsia="宋体" w:hAnsi="Courier New" w:cs="Courier New"/>
          <w:color w:val="000000"/>
          <w:sz w:val="16"/>
          <w:szCs w:val="16"/>
        </w:rPr>
        <w:t>(args.length</w:t>
      </w:r>
      <w:r w:rsidRPr="00C420CD">
        <w:rPr>
          <w:rFonts w:ascii="Courier New" w:eastAsia="宋体" w:hAnsi="Courier New" w:cs="Courier New"/>
          <w:color w:val="333399"/>
          <w:sz w:val="16"/>
          <w:szCs w:val="16"/>
        </w:rPr>
        <w:t>&lt;</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System.out.print(</w:t>
      </w:r>
      <w:r w:rsidRPr="00C420CD">
        <w:rPr>
          <w:rFonts w:ascii="Courier New" w:eastAsia="宋体" w:hAnsi="Courier New" w:cs="Courier New"/>
          <w:color w:val="FF00BF"/>
          <w:sz w:val="16"/>
          <w:szCs w:val="16"/>
        </w:rPr>
        <w:t>"please set  output path "</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System.exit(</w:t>
      </w:r>
      <w:r w:rsidRPr="00C420CD">
        <w:rPr>
          <w:rFonts w:ascii="Courier New" w:eastAsia="宋体" w:hAnsi="Courier New" w:cs="Courier New"/>
          <w:color w:val="6E00AA"/>
          <w:sz w:val="16"/>
          <w:szCs w:val="16"/>
        </w:rPr>
        <w:t>1</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        Configuration conf</w:t>
      </w:r>
      <w:r w:rsidRPr="00C420CD">
        <w:rPr>
          <w:rFonts w:ascii="Courier New" w:eastAsia="宋体" w:hAnsi="Courier New" w:cs="Courier New"/>
          <w:color w:val="333399"/>
          <w:sz w:val="16"/>
          <w:szCs w:val="16"/>
        </w:rPr>
        <w:t>=</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Configuration();</w:t>
      </w:r>
      <w:r w:rsidRPr="00C420CD">
        <w:rPr>
          <w:rFonts w:ascii="Courier New" w:eastAsia="宋体" w:hAnsi="Courier New" w:cs="Courier New"/>
          <w:color w:val="000000"/>
          <w:sz w:val="16"/>
          <w:szCs w:val="16"/>
        </w:rPr>
        <w:br/>
        <w:t>        conf.addResource(</w:t>
      </w:r>
      <w:r w:rsidRPr="00C420CD">
        <w:rPr>
          <w:rFonts w:ascii="Courier New" w:eastAsia="宋体" w:hAnsi="Courier New" w:cs="Courier New"/>
          <w:color w:val="FF00BF"/>
          <w:sz w:val="16"/>
          <w:szCs w:val="16"/>
        </w:rPr>
        <w:t>"sequoiadb-hadoop.xml"</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 job</w:t>
      </w:r>
      <w:r w:rsidRPr="00C420CD">
        <w:rPr>
          <w:rFonts w:ascii="Courier New" w:eastAsia="宋体" w:hAnsi="Courier New" w:cs="Courier New"/>
          <w:color w:val="333399"/>
          <w:sz w:val="16"/>
          <w:szCs w:val="16"/>
        </w:rPr>
        <w:t>=</w:t>
      </w:r>
      <w:r w:rsidRPr="00C420CD">
        <w:rPr>
          <w:rFonts w:ascii="Courier New" w:eastAsia="宋体" w:hAnsi="Courier New" w:cs="Courier New"/>
          <w:color w:val="000000"/>
          <w:sz w:val="16"/>
          <w:szCs w:val="16"/>
        </w:rPr>
        <w:t>Job.getInstance(conf);</w:t>
      </w:r>
      <w:r w:rsidRPr="00C420CD">
        <w:rPr>
          <w:rFonts w:ascii="Courier New" w:eastAsia="宋体" w:hAnsi="Courier New" w:cs="Courier New"/>
          <w:color w:val="000000"/>
          <w:sz w:val="16"/>
          <w:szCs w:val="16"/>
        </w:rPr>
        <w:br/>
        <w:t>        job.setJarByClass(SequoiadbHdfsMR.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job.setJobName(</w:t>
      </w:r>
      <w:r w:rsidRPr="00C420CD">
        <w:rPr>
          <w:rFonts w:ascii="Courier New" w:eastAsia="宋体" w:hAnsi="Courier New" w:cs="Courier New"/>
          <w:color w:val="FF00BF"/>
          <w:sz w:val="16"/>
          <w:szCs w:val="16"/>
        </w:rPr>
        <w:t>"SequoiadbHdfsMR"</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job.setInputFormatClass(SequoiadbInputFormat.</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job.setOutputFormatClass(TextOutputFormat.</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FileOutputFormat.setOutputPath(job,</w:t>
      </w:r>
      <w:r w:rsidRPr="00C420CD">
        <w:rPr>
          <w:rFonts w:ascii="Courier New" w:eastAsia="宋体" w:hAnsi="Courier New" w:cs="Courier New"/>
          <w:color w:val="000000"/>
          <w:sz w:val="16"/>
        </w:rPr>
        <w:t> </w:t>
      </w:r>
      <w:r w:rsidRPr="00C420CD">
        <w:rPr>
          <w:rFonts w:ascii="Courier New" w:eastAsia="宋体" w:hAnsi="Courier New" w:cs="Courier New"/>
          <w:b/>
          <w:bCs/>
          <w:color w:val="0000FF"/>
          <w:sz w:val="16"/>
          <w:szCs w:val="16"/>
        </w:rPr>
        <w:t>new</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t>Path(args[</w:t>
      </w:r>
      <w:r w:rsidRPr="00C420CD">
        <w:rPr>
          <w:rFonts w:ascii="Courier New" w:eastAsia="宋体" w:hAnsi="Courier New" w:cs="Courier New"/>
          <w:color w:val="6E00AA"/>
          <w:sz w:val="16"/>
          <w:szCs w:val="16"/>
        </w:rPr>
        <w:t>0</w:t>
      </w:r>
      <w:r w:rsidRPr="00C420CD">
        <w:rPr>
          <w:rFonts w:ascii="Courier New" w:eastAsia="宋体" w:hAnsi="Courier New" w:cs="Courier New"/>
          <w:color w:val="000000"/>
          <w:sz w:val="16"/>
          <w:szCs w:val="16"/>
        </w:rPr>
        <w:t>]</w:t>
      </w:r>
      <w:r w:rsidRPr="00C420CD">
        <w:rPr>
          <w:rFonts w:ascii="Courier New" w:eastAsia="宋体" w:hAnsi="Courier New" w:cs="Courier New"/>
          <w:color w:val="333399"/>
          <w:sz w:val="16"/>
          <w:szCs w:val="16"/>
        </w:rPr>
        <w:t>+</w:t>
      </w:r>
      <w:r w:rsidRPr="00C420CD">
        <w:rPr>
          <w:rFonts w:ascii="Courier New" w:eastAsia="宋体" w:hAnsi="Courier New" w:cs="Courier New"/>
          <w:color w:val="FF00BF"/>
          <w:sz w:val="16"/>
          <w:szCs w:val="16"/>
        </w:rPr>
        <w:t>"/result"</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job.setMapperClass(ProvinceMapper.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job.setReducerClass(ProvinceReducer.</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job.setMapOutputKeyClass(IntWritable.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job.setMapOutputValueClass(IntWritable.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job.setOutputKeyClass(IntWritable.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job.setOutputValueClass(LongWritable.</w:t>
      </w:r>
      <w:r w:rsidRPr="00C420CD">
        <w:rPr>
          <w:rFonts w:ascii="Courier New" w:eastAsia="宋体" w:hAnsi="Courier New" w:cs="Courier New"/>
          <w:b/>
          <w:bCs/>
          <w:color w:val="0000FF"/>
          <w:sz w:val="16"/>
          <w:szCs w:val="16"/>
        </w:rPr>
        <w:t>class</w:t>
      </w:r>
      <w:r w:rsidRPr="00C420CD">
        <w:rPr>
          <w:rFonts w:ascii="Courier New" w:eastAsia="宋体" w:hAnsi="Courier New" w:cs="Courier New"/>
          <w:color w:val="000000"/>
          <w:sz w:val="16"/>
          <w:szCs w:val="16"/>
        </w:rPr>
        <w:t>);</w:t>
      </w:r>
      <w:r w:rsidRPr="00C420CD">
        <w:rPr>
          <w:rFonts w:ascii="Courier New" w:eastAsia="宋体" w:hAnsi="Courier New" w:cs="Courier New"/>
          <w:color w:val="000000"/>
          <w:sz w:val="16"/>
          <w:szCs w:val="16"/>
        </w:rPr>
        <w:br/>
      </w:r>
      <w:r w:rsidRPr="00C420CD">
        <w:rPr>
          <w:rFonts w:ascii="Courier New" w:eastAsia="宋体" w:hAnsi="Courier New" w:cs="Courier New"/>
          <w:color w:val="000000"/>
          <w:sz w:val="16"/>
          <w:szCs w:val="16"/>
        </w:rPr>
        <w:lastRenderedPageBreak/>
        <w:t>       </w:t>
      </w:r>
      <w:r w:rsidRPr="00C420CD">
        <w:rPr>
          <w:rFonts w:ascii="Courier New" w:eastAsia="宋体" w:hAnsi="Courier New" w:cs="Courier New"/>
          <w:color w:val="000000"/>
          <w:sz w:val="16"/>
        </w:rPr>
        <w:t> </w:t>
      </w:r>
      <w:r w:rsidRPr="00C420CD">
        <w:rPr>
          <w:rFonts w:ascii="Courier New" w:eastAsia="宋体" w:hAnsi="Courier New" w:cs="Courier New"/>
          <w:color w:val="000000"/>
          <w:sz w:val="16"/>
          <w:szCs w:val="16"/>
        </w:rPr>
        <w:br/>
        <w:t>        job.waitForCompletion(true);</w:t>
      </w:r>
      <w:r w:rsidRPr="00C420CD">
        <w:rPr>
          <w:rFonts w:ascii="Courier New" w:eastAsia="宋体" w:hAnsi="Courier New" w:cs="Courier New"/>
          <w:color w:val="000000"/>
          <w:sz w:val="16"/>
          <w:szCs w:val="16"/>
        </w:rPr>
        <w:br/>
        <w:t>    }</w:t>
      </w:r>
      <w:r w:rsidRPr="00C420CD">
        <w:rPr>
          <w:rFonts w:ascii="Courier New" w:eastAsia="宋体" w:hAnsi="Courier New" w:cs="Courier New"/>
          <w:color w:val="000000"/>
          <w:sz w:val="16"/>
          <w:szCs w:val="16"/>
        </w:rPr>
        <w:br/>
        <w:t>}</w:t>
      </w:r>
    </w:p>
    <w:p w:rsidR="009B0CA7" w:rsidRDefault="009B0CA7" w:rsidP="001D7BF6">
      <w:pPr>
        <w:widowControl/>
        <w:shd w:val="clear" w:color="auto" w:fill="FFFFFF"/>
        <w:spacing w:line="219" w:lineRule="atLeast"/>
        <w:rPr>
          <w:rFonts w:ascii="Courier New" w:eastAsia="宋体" w:hAnsi="Courier New" w:cs="Courier New"/>
          <w:color w:val="000000"/>
          <w:sz w:val="16"/>
          <w:szCs w:val="16"/>
          <w:lang w:eastAsia="zh-CN"/>
        </w:rPr>
      </w:pPr>
    </w:p>
    <w:p w:rsidR="009B0CA7" w:rsidRDefault="009B0CA7" w:rsidP="001D7BF6">
      <w:pPr>
        <w:widowControl/>
        <w:shd w:val="clear" w:color="auto" w:fill="FFFFFF"/>
        <w:spacing w:line="219" w:lineRule="atLeast"/>
        <w:rPr>
          <w:rFonts w:ascii="Courier New" w:eastAsia="宋体" w:hAnsi="Courier New" w:cs="Courier New"/>
          <w:color w:val="000000"/>
          <w:sz w:val="16"/>
          <w:szCs w:val="16"/>
          <w:lang w:eastAsia="zh-CN"/>
        </w:rPr>
      </w:pPr>
      <w:r>
        <w:rPr>
          <w:rFonts w:ascii="Courier New" w:eastAsia="宋体" w:hAnsi="Courier New" w:cs="Courier New" w:hint="eastAsia"/>
          <w:color w:val="000000"/>
          <w:sz w:val="16"/>
          <w:szCs w:val="16"/>
          <w:lang w:eastAsia="zh-CN"/>
        </w:rPr>
        <w:t>配置信息：</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8080"/>
          <w:sz w:val="24"/>
          <w:szCs w:val="24"/>
        </w:rPr>
        <w:t>&lt;?</w:t>
      </w:r>
      <w:r>
        <w:rPr>
          <w:rFonts w:ascii="Courier New" w:hAnsi="Courier New" w:cs="Courier New"/>
          <w:color w:val="3F7F7F"/>
          <w:sz w:val="24"/>
          <w:szCs w:val="24"/>
        </w:rPr>
        <w:t>xml</w:t>
      </w:r>
      <w:r>
        <w:rPr>
          <w:rFonts w:ascii="Courier New" w:hAnsi="Courier New" w:cs="Courier New"/>
          <w:sz w:val="24"/>
          <w:szCs w:val="24"/>
        </w:rPr>
        <w:t xml:space="preserve"> </w:t>
      </w:r>
      <w:r>
        <w:rPr>
          <w:rFonts w:ascii="Courier New" w:hAnsi="Courier New" w:cs="Courier New"/>
          <w:color w:val="7F007F"/>
          <w:sz w:val="24"/>
          <w:szCs w:val="24"/>
        </w:rPr>
        <w:t>version</w:t>
      </w:r>
      <w:r>
        <w:rPr>
          <w:rFonts w:ascii="Courier New" w:hAnsi="Courier New" w:cs="Courier New"/>
          <w:color w:val="000000"/>
          <w:sz w:val="24"/>
          <w:szCs w:val="24"/>
        </w:rPr>
        <w:t>=</w:t>
      </w:r>
      <w:r>
        <w:rPr>
          <w:rFonts w:ascii="Courier New" w:hAnsi="Courier New" w:cs="Courier New"/>
          <w:i/>
          <w:iCs/>
          <w:color w:val="2A00FF"/>
          <w:sz w:val="24"/>
          <w:szCs w:val="24"/>
        </w:rPr>
        <w:t>"1.0"</w:t>
      </w:r>
      <w:r>
        <w:rPr>
          <w:rFonts w:ascii="Courier New" w:hAnsi="Courier New" w:cs="Courier New"/>
          <w:sz w:val="24"/>
          <w:szCs w:val="24"/>
        </w:rPr>
        <w:t xml:space="preserve"> </w:t>
      </w:r>
      <w:r>
        <w:rPr>
          <w:rFonts w:ascii="Courier New" w:hAnsi="Courier New" w:cs="Courier New"/>
          <w:color w:val="7F007F"/>
          <w:sz w:val="24"/>
          <w:szCs w:val="24"/>
        </w:rPr>
        <w:t>encoding</w:t>
      </w:r>
      <w:r>
        <w:rPr>
          <w:rFonts w:ascii="Courier New" w:hAnsi="Courier New" w:cs="Courier New"/>
          <w:color w:val="000000"/>
          <w:sz w:val="24"/>
          <w:szCs w:val="24"/>
        </w:rPr>
        <w:t>=</w:t>
      </w:r>
      <w:r>
        <w:rPr>
          <w:rFonts w:ascii="Courier New" w:hAnsi="Courier New" w:cs="Courier New"/>
          <w:i/>
          <w:iCs/>
          <w:color w:val="2A00FF"/>
          <w:sz w:val="24"/>
          <w:szCs w:val="24"/>
        </w:rPr>
        <w:t>"UTF-8"</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8080"/>
          <w:sz w:val="24"/>
          <w:szCs w:val="24"/>
        </w:rPr>
        <w:t>&lt;</w:t>
      </w:r>
      <w:r>
        <w:rPr>
          <w:rFonts w:ascii="Courier New" w:hAnsi="Courier New" w:cs="Courier New"/>
          <w:color w:val="3F7F7F"/>
          <w:sz w:val="24"/>
          <w:szCs w:val="24"/>
        </w:rPr>
        <w:t>configuration</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sequoiadb.input.url</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u w:val="single"/>
        </w:rPr>
        <w:t>localhost</w:t>
      </w:r>
      <w:r>
        <w:rPr>
          <w:rFonts w:ascii="Courier New" w:hAnsi="Courier New" w:cs="Courier New"/>
          <w:color w:val="000000"/>
          <w:sz w:val="24"/>
          <w:szCs w:val="24"/>
        </w:rPr>
        <w:t>:11810</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sequoiadb.output.url</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u w:val="single"/>
        </w:rPr>
        <w:t>localhost</w:t>
      </w:r>
      <w:r>
        <w:rPr>
          <w:rFonts w:ascii="Courier New" w:hAnsi="Courier New" w:cs="Courier New"/>
          <w:color w:val="000000"/>
          <w:sz w:val="24"/>
          <w:szCs w:val="24"/>
        </w:rPr>
        <w:t>:11810</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sequoiadb.in.collectionspace</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rPr>
        <w:t>default</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sequoiadb.in.collect</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rPr>
        <w:t>data</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sequoiadb.out.collectionspace</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rPr>
        <w:t>default</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sequoiadb.out.collect</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rPr>
        <w:t>result</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r>
        <w:rPr>
          <w:rFonts w:ascii="Courier New" w:hAnsi="Courier New" w:cs="Courier New"/>
          <w:color w:val="000000"/>
          <w:sz w:val="24"/>
          <w:szCs w:val="24"/>
        </w:rPr>
        <w:t>sequoiadb.out.bulknum</w:t>
      </w:r>
      <w:r>
        <w:rPr>
          <w:rFonts w:ascii="Courier New" w:hAnsi="Courier New" w:cs="Courier New"/>
          <w:color w:val="008080"/>
          <w:sz w:val="24"/>
          <w:szCs w:val="24"/>
        </w:rPr>
        <w:t>&lt;/</w:t>
      </w:r>
      <w:r>
        <w:rPr>
          <w:rFonts w:ascii="Courier New" w:hAnsi="Courier New" w:cs="Courier New"/>
          <w:color w:val="3F7F7F"/>
          <w:sz w:val="24"/>
          <w:szCs w:val="24"/>
        </w:rPr>
        <w:t>name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r>
        <w:rPr>
          <w:rFonts w:ascii="Courier New" w:hAnsi="Courier New" w:cs="Courier New"/>
          <w:color w:val="000000"/>
          <w:sz w:val="24"/>
          <w:szCs w:val="24"/>
        </w:rPr>
        <w:t>10</w:t>
      </w:r>
      <w:r>
        <w:rPr>
          <w:rFonts w:ascii="Courier New" w:hAnsi="Courier New" w:cs="Courier New"/>
          <w:color w:val="008080"/>
          <w:sz w:val="24"/>
          <w:szCs w:val="24"/>
        </w:rPr>
        <w:t>&lt;/</w:t>
      </w:r>
      <w:r>
        <w:rPr>
          <w:rFonts w:ascii="Courier New" w:hAnsi="Courier New" w:cs="Courier New"/>
          <w:color w:val="3F7F7F"/>
          <w:sz w:val="24"/>
          <w:szCs w:val="24"/>
        </w:rPr>
        <w:t>value</w:t>
      </w:r>
      <w:r>
        <w:rPr>
          <w:rFonts w:ascii="Courier New" w:hAnsi="Courier New" w:cs="Courier New"/>
          <w:color w:val="008080"/>
          <w:sz w:val="24"/>
          <w:szCs w:val="24"/>
        </w:rPr>
        <w:t>&gt;</w:t>
      </w:r>
    </w:p>
    <w:p w:rsidR="009B0CA7" w:rsidRDefault="009B0CA7" w:rsidP="009B0CA7">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8080"/>
          <w:sz w:val="24"/>
          <w:szCs w:val="24"/>
        </w:rPr>
        <w:t>&lt;/</w:t>
      </w:r>
      <w:r>
        <w:rPr>
          <w:rFonts w:ascii="Courier New" w:hAnsi="Courier New" w:cs="Courier New"/>
          <w:color w:val="3F7F7F"/>
          <w:sz w:val="24"/>
          <w:szCs w:val="24"/>
        </w:rPr>
        <w:t>property</w:t>
      </w:r>
      <w:r>
        <w:rPr>
          <w:rFonts w:ascii="Courier New" w:hAnsi="Courier New" w:cs="Courier New"/>
          <w:color w:val="008080"/>
          <w:sz w:val="24"/>
          <w:szCs w:val="24"/>
        </w:rPr>
        <w:t>&gt;</w:t>
      </w:r>
    </w:p>
    <w:p w:rsidR="009B0CA7" w:rsidRPr="009B0CA7" w:rsidRDefault="009B0CA7" w:rsidP="009B0CA7">
      <w:pPr>
        <w:widowControl/>
        <w:shd w:val="clear" w:color="auto" w:fill="FFFFFF"/>
        <w:spacing w:line="219" w:lineRule="atLeast"/>
        <w:rPr>
          <w:rFonts w:ascii="Courier New" w:eastAsia="宋体" w:hAnsi="Courier New" w:cs="Courier New"/>
          <w:color w:val="000000"/>
          <w:sz w:val="16"/>
          <w:szCs w:val="16"/>
          <w:lang w:eastAsia="zh-CN"/>
        </w:rPr>
      </w:pPr>
      <w:r>
        <w:rPr>
          <w:rFonts w:ascii="Courier New" w:hAnsi="Courier New" w:cs="Courier New"/>
          <w:color w:val="008080"/>
          <w:sz w:val="24"/>
          <w:szCs w:val="24"/>
        </w:rPr>
        <w:t>&lt;/</w:t>
      </w:r>
      <w:r>
        <w:rPr>
          <w:rFonts w:ascii="Courier New" w:hAnsi="Courier New" w:cs="Courier New"/>
          <w:color w:val="3F7F7F"/>
          <w:sz w:val="24"/>
          <w:szCs w:val="24"/>
        </w:rPr>
        <w:t>configuration</w:t>
      </w:r>
      <w:r>
        <w:rPr>
          <w:rFonts w:ascii="Courier New" w:hAnsi="Courier New" w:cs="Courier New"/>
          <w:color w:val="008080"/>
          <w:sz w:val="24"/>
          <w:szCs w:val="24"/>
        </w:rPr>
        <w:t>&gt;</w:t>
      </w:r>
    </w:p>
    <w:p w:rsidR="001D7BF6" w:rsidRDefault="001D7BF6" w:rsidP="001D7BF6"/>
    <w:p w:rsidR="00737AD2" w:rsidRDefault="00737AD2">
      <w:pPr>
        <w:spacing w:line="200" w:lineRule="exact"/>
        <w:rPr>
          <w:sz w:val="20"/>
          <w:szCs w:val="20"/>
        </w:rPr>
      </w:pPr>
    </w:p>
    <w:p w:rsidR="00737AD2" w:rsidRDefault="00737AD2">
      <w:pPr>
        <w:spacing w:before="13" w:line="200" w:lineRule="exact"/>
        <w:rPr>
          <w:sz w:val="20"/>
          <w:szCs w:val="20"/>
        </w:rPr>
      </w:pPr>
    </w:p>
    <w:p w:rsidR="00737AD2" w:rsidRDefault="00EC10B3">
      <w:pPr>
        <w:pStyle w:val="Heading2"/>
        <w:spacing w:line="396" w:lineRule="exact"/>
      </w:pPr>
      <w:r>
        <w:pict>
          <v:group id="_x0000_s3358" style="position:absolute;left:0;text-align:left;margin-left:56.7pt;margin-top:21.4pt;width:498.6pt;height:.1pt;z-index:-25675;mso-position-horizontal-relative:page" coordorigin="1134,428" coordsize="9972,2">
            <v:shape id="_x0000_s3359" style="position:absolute;left:1134;top:428;width:9972;height:2" coordorigin="1134,428" coordsize="9972,0" path="m1134,428r9972,e" filled="f" strokeweight="1pt">
              <v:path arrowok="t"/>
            </v:shape>
            <w10:wrap anchorx="page"/>
          </v:group>
        </w:pict>
      </w:r>
      <w:bookmarkStart w:id="389" w:name="与Hive集成"/>
      <w:bookmarkStart w:id="390" w:name="_bookmark112"/>
      <w:bookmarkEnd w:id="389"/>
      <w:bookmarkEnd w:id="390"/>
      <w:r w:rsidR="007003A1">
        <w:rPr>
          <w:w w:val="95"/>
        </w:rPr>
        <w:t>与Hive集成</w:t>
      </w:r>
    </w:p>
    <w:p w:rsidR="00737AD2" w:rsidRDefault="00EC10B3">
      <w:pPr>
        <w:pStyle w:val="BodyText"/>
        <w:numPr>
          <w:ilvl w:val="0"/>
          <w:numId w:val="2"/>
        </w:numPr>
        <w:tabs>
          <w:tab w:val="left" w:pos="897"/>
        </w:tabs>
        <w:spacing w:before="60"/>
        <w:ind w:left="897"/>
      </w:pPr>
      <w:hyperlink w:anchor="_bookmark113" w:history="1">
        <w:r w:rsidR="007003A1">
          <w:rPr>
            <w:color w:val="0000FF"/>
            <w:w w:val="95"/>
            <w:position w:val="1"/>
          </w:rPr>
          <w:t>SequoiaDB支持的Hive版本列表</w:t>
        </w:r>
      </w:hyperlink>
    </w:p>
    <w:p w:rsidR="00737AD2" w:rsidRDefault="007003A1">
      <w:pPr>
        <w:pStyle w:val="BodyText"/>
        <w:tabs>
          <w:tab w:val="left" w:pos="897"/>
        </w:tabs>
        <w:spacing w:line="293" w:lineRule="exact"/>
        <w:ind w:left="613"/>
      </w:pPr>
      <w:r>
        <w:rPr>
          <w:rFonts w:ascii="Times New Roman" w:eastAsia="Times New Roman" w:hAnsi="Times New Roman" w:cs="Times New Roman"/>
        </w:rPr>
        <w:t>•</w:t>
      </w:r>
      <w:r>
        <w:rPr>
          <w:rFonts w:ascii="Times New Roman" w:eastAsia="Times New Roman" w:hAnsi="Times New Roman" w:cs="Times New Roman"/>
        </w:rPr>
        <w:tab/>
      </w:r>
      <w:hyperlink w:anchor="_bookmark114" w:history="1">
        <w:r>
          <w:rPr>
            <w:color w:val="0000FF"/>
            <w:position w:val="1"/>
          </w:rPr>
          <w:t>配置方法</w:t>
        </w:r>
      </w:hyperlink>
    </w:p>
    <w:p w:rsidR="00737AD2" w:rsidRDefault="00737AD2">
      <w:pPr>
        <w:spacing w:before="2" w:line="140" w:lineRule="exact"/>
        <w:rPr>
          <w:sz w:val="14"/>
          <w:szCs w:val="14"/>
        </w:rPr>
      </w:pPr>
    </w:p>
    <w:p w:rsidR="00737AD2" w:rsidRDefault="007003A1">
      <w:pPr>
        <w:pStyle w:val="Heading3"/>
      </w:pPr>
      <w:bookmarkStart w:id="391" w:name="SequoiaDB支持的Hive版本列表"/>
      <w:bookmarkStart w:id="392" w:name="_bookmark113"/>
      <w:bookmarkEnd w:id="391"/>
      <w:bookmarkEnd w:id="392"/>
      <w:r>
        <w:rPr>
          <w:w w:val="95"/>
        </w:rPr>
        <w:t>SequoiaDB支持的Hive版本列表</w:t>
      </w:r>
    </w:p>
    <w:p w:rsidR="00737AD2" w:rsidRDefault="007003A1">
      <w:pPr>
        <w:pStyle w:val="BodyText"/>
        <w:numPr>
          <w:ilvl w:val="0"/>
          <w:numId w:val="2"/>
        </w:numPr>
        <w:tabs>
          <w:tab w:val="left" w:pos="897"/>
        </w:tabs>
        <w:spacing w:before="37"/>
        <w:ind w:left="897"/>
      </w:pPr>
      <w:r>
        <w:rPr>
          <w:w w:val="95"/>
          <w:position w:val="1"/>
        </w:rPr>
        <w:t>Apache</w:t>
      </w:r>
      <w:r>
        <w:rPr>
          <w:spacing w:val="-19"/>
          <w:w w:val="95"/>
          <w:position w:val="1"/>
        </w:rPr>
        <w:t xml:space="preserve"> </w:t>
      </w:r>
      <w:r>
        <w:rPr>
          <w:w w:val="95"/>
          <w:position w:val="1"/>
        </w:rPr>
        <w:t>Hive</w:t>
      </w:r>
      <w:r>
        <w:rPr>
          <w:spacing w:val="-18"/>
          <w:w w:val="95"/>
          <w:position w:val="1"/>
        </w:rPr>
        <w:t xml:space="preserve"> </w:t>
      </w:r>
      <w:r>
        <w:rPr>
          <w:w w:val="95"/>
          <w:position w:val="1"/>
        </w:rPr>
        <w:t>0.12.0</w:t>
      </w:r>
    </w:p>
    <w:p w:rsidR="00737AD2" w:rsidRDefault="007003A1">
      <w:pPr>
        <w:pStyle w:val="BodyText"/>
        <w:numPr>
          <w:ilvl w:val="0"/>
          <w:numId w:val="2"/>
        </w:numPr>
        <w:tabs>
          <w:tab w:val="left" w:pos="897"/>
        </w:tabs>
        <w:spacing w:line="293" w:lineRule="exact"/>
        <w:ind w:left="897"/>
      </w:pPr>
      <w:r>
        <w:rPr>
          <w:w w:val="95"/>
          <w:position w:val="1"/>
        </w:rPr>
        <w:t>Apache</w:t>
      </w:r>
      <w:r>
        <w:rPr>
          <w:spacing w:val="-19"/>
          <w:w w:val="95"/>
          <w:position w:val="1"/>
        </w:rPr>
        <w:t xml:space="preserve"> </w:t>
      </w:r>
      <w:r>
        <w:rPr>
          <w:w w:val="95"/>
          <w:position w:val="1"/>
        </w:rPr>
        <w:t>Hive</w:t>
      </w:r>
      <w:r>
        <w:rPr>
          <w:spacing w:val="-18"/>
          <w:w w:val="95"/>
          <w:position w:val="1"/>
        </w:rPr>
        <w:t xml:space="preserve"> </w:t>
      </w:r>
      <w:r>
        <w:rPr>
          <w:w w:val="95"/>
          <w:position w:val="1"/>
        </w:rPr>
        <w:t>0.11.0</w:t>
      </w:r>
    </w:p>
    <w:p w:rsidR="00737AD2" w:rsidRDefault="007003A1">
      <w:pPr>
        <w:pStyle w:val="BodyText"/>
        <w:numPr>
          <w:ilvl w:val="0"/>
          <w:numId w:val="2"/>
        </w:numPr>
        <w:tabs>
          <w:tab w:val="left" w:pos="897"/>
        </w:tabs>
        <w:spacing w:line="293" w:lineRule="exact"/>
        <w:ind w:left="897"/>
      </w:pPr>
      <w:r>
        <w:rPr>
          <w:w w:val="95"/>
          <w:position w:val="1"/>
        </w:rPr>
        <w:t>Apache</w:t>
      </w:r>
      <w:r>
        <w:rPr>
          <w:spacing w:val="-19"/>
          <w:w w:val="95"/>
          <w:position w:val="1"/>
        </w:rPr>
        <w:t xml:space="preserve"> </w:t>
      </w:r>
      <w:r>
        <w:rPr>
          <w:w w:val="95"/>
          <w:position w:val="1"/>
        </w:rPr>
        <w:t>Hive</w:t>
      </w:r>
      <w:r>
        <w:rPr>
          <w:spacing w:val="-18"/>
          <w:w w:val="95"/>
          <w:position w:val="1"/>
        </w:rPr>
        <w:t xml:space="preserve"> </w:t>
      </w:r>
      <w:r>
        <w:rPr>
          <w:w w:val="95"/>
          <w:position w:val="1"/>
        </w:rPr>
        <w:t>0.10.0</w:t>
      </w:r>
    </w:p>
    <w:p w:rsidR="00737AD2" w:rsidRDefault="007003A1">
      <w:pPr>
        <w:pStyle w:val="BodyText"/>
        <w:tabs>
          <w:tab w:val="left" w:pos="897"/>
        </w:tabs>
        <w:spacing w:line="293"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0"/>
          <w:position w:val="1"/>
        </w:rPr>
        <w:t>CDH-5.0.0-beta-2</w:t>
      </w:r>
      <w:r>
        <w:rPr>
          <w:spacing w:val="20"/>
          <w:w w:val="90"/>
          <w:position w:val="1"/>
        </w:rPr>
        <w:t xml:space="preserve"> </w:t>
      </w:r>
      <w:r>
        <w:rPr>
          <w:w w:val="90"/>
          <w:position w:val="1"/>
        </w:rPr>
        <w:t>Hive</w:t>
      </w:r>
      <w:r>
        <w:rPr>
          <w:spacing w:val="20"/>
          <w:w w:val="90"/>
          <w:position w:val="1"/>
        </w:rPr>
        <w:t xml:space="preserve"> </w:t>
      </w:r>
      <w:r>
        <w:rPr>
          <w:w w:val="90"/>
          <w:position w:val="1"/>
        </w:rPr>
        <w:t>0.12.0</w:t>
      </w:r>
    </w:p>
    <w:p w:rsidR="00737AD2" w:rsidRDefault="00921398">
      <w:pPr>
        <w:pStyle w:val="BodyText"/>
        <w:spacing w:before="65" w:line="583" w:lineRule="exact"/>
        <w:ind w:left="613"/>
      </w:pPr>
      <w:r>
        <w:pict>
          <v:shape id="_x0000_i1072"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rPr>
          <w:w w:val="90"/>
        </w:rPr>
        <w:t xml:space="preserve">注:     </w:t>
      </w:r>
      <w:r w:rsidR="007003A1">
        <w:rPr>
          <w:spacing w:val="40"/>
          <w:w w:val="90"/>
        </w:rPr>
        <w:t xml:space="preserve"> </w:t>
      </w:r>
      <w:r w:rsidR="007003A1">
        <w:rPr>
          <w:w w:val="90"/>
        </w:rPr>
        <w:t>hive-sequoiadb-apache.jar为支持Apache版Hive的Sequoiadb-Hive-Connector</w:t>
      </w:r>
    </w:p>
    <w:p w:rsidR="00737AD2" w:rsidRDefault="007003A1">
      <w:pPr>
        <w:pStyle w:val="BodyText"/>
        <w:spacing w:line="178" w:lineRule="exact"/>
        <w:ind w:left="1253"/>
      </w:pPr>
      <w:r>
        <w:rPr>
          <w:w w:val="95"/>
        </w:rPr>
        <w:t>hive-sequoiadb-cdh-5.0.0-beta-2.jar为支持CDH5.0.0-beta-2版本下Hive-0.12的Sequoiadb-Hive-</w:t>
      </w:r>
    </w:p>
    <w:p w:rsidR="00737AD2" w:rsidRDefault="007003A1">
      <w:pPr>
        <w:pStyle w:val="BodyText"/>
        <w:spacing w:line="240" w:lineRule="exact"/>
        <w:ind w:left="1253"/>
      </w:pPr>
      <w:r>
        <w:rPr>
          <w:w w:val="95"/>
        </w:rPr>
        <w:t>Connector</w:t>
      </w:r>
    </w:p>
    <w:p w:rsidR="00737AD2" w:rsidRDefault="00737AD2">
      <w:pPr>
        <w:spacing w:before="5" w:line="110" w:lineRule="exact"/>
        <w:rPr>
          <w:sz w:val="11"/>
          <w:szCs w:val="11"/>
        </w:rPr>
      </w:pPr>
    </w:p>
    <w:p w:rsidR="00737AD2" w:rsidRDefault="007003A1">
      <w:pPr>
        <w:pStyle w:val="Heading3"/>
      </w:pPr>
      <w:bookmarkStart w:id="393" w:name="配置方法"/>
      <w:bookmarkStart w:id="394" w:name="_bookmark114"/>
      <w:bookmarkEnd w:id="393"/>
      <w:bookmarkEnd w:id="394"/>
      <w:r>
        <w:lastRenderedPageBreak/>
        <w:t>配置方法</w:t>
      </w:r>
    </w:p>
    <w:p w:rsidR="00737AD2" w:rsidRDefault="007003A1">
      <w:pPr>
        <w:pStyle w:val="BodyText"/>
        <w:numPr>
          <w:ilvl w:val="0"/>
          <w:numId w:val="10"/>
        </w:numPr>
        <w:tabs>
          <w:tab w:val="left" w:pos="829"/>
        </w:tabs>
        <w:spacing w:before="21"/>
        <w:ind w:hanging="320"/>
        <w:jc w:val="left"/>
      </w:pPr>
      <w:r>
        <w:rPr>
          <w:w w:val="95"/>
        </w:rPr>
        <w:t xml:space="preserve">安装和配置好Hadoop/Hive </w:t>
      </w:r>
      <w:r>
        <w:rPr>
          <w:spacing w:val="5"/>
          <w:w w:val="95"/>
        </w:rPr>
        <w:t xml:space="preserve"> </w:t>
      </w:r>
      <w:r>
        <w:rPr>
          <w:w w:val="95"/>
        </w:rPr>
        <w:t>环境，启动hadoop环境；</w:t>
      </w:r>
    </w:p>
    <w:p w:rsidR="00737AD2" w:rsidRDefault="00737AD2">
      <w:pPr>
        <w:sectPr w:rsidR="00737AD2">
          <w:headerReference w:type="default" r:id="rId44"/>
          <w:pgSz w:w="12240" w:h="15840"/>
          <w:pgMar w:top="900" w:right="680" w:bottom="280" w:left="1020" w:header="713" w:footer="0" w:gutter="0"/>
          <w:pgNumType w:start="95"/>
          <w:cols w:space="720"/>
        </w:sectPr>
      </w:pPr>
    </w:p>
    <w:p w:rsidR="00737AD2" w:rsidRDefault="007003A1">
      <w:pPr>
        <w:pStyle w:val="BodyText"/>
        <w:spacing w:line="305" w:lineRule="exact"/>
        <w:ind w:left="87" w:right="7655"/>
        <w:jc w:val="center"/>
      </w:pPr>
      <w:r>
        <w:lastRenderedPageBreak/>
        <w:t>96</w:t>
      </w:r>
      <w:r>
        <w:rPr>
          <w:spacing w:val="-22"/>
        </w:rPr>
        <w:t xml:space="preserve"> </w:t>
      </w:r>
      <w:r>
        <w:t>|</w:t>
      </w:r>
      <w:r>
        <w:rPr>
          <w:spacing w:val="-22"/>
        </w:rPr>
        <w:t xml:space="preserve"> </w:t>
      </w:r>
      <w:r>
        <w:t>OpenTopic</w:t>
      </w:r>
      <w:r>
        <w:rPr>
          <w:spacing w:val="-21"/>
        </w:rPr>
        <w:t xml:space="preserve"> </w:t>
      </w:r>
      <w:r>
        <w:t>|</w:t>
      </w:r>
      <w:r>
        <w:rPr>
          <w:spacing w:val="-22"/>
        </w:rPr>
        <w:t xml:space="preserve"> </w:t>
      </w:r>
      <w:r>
        <w:t>Hadoop集成</w:t>
      </w:r>
    </w:p>
    <w:p w:rsidR="00737AD2" w:rsidRDefault="00737AD2">
      <w:pPr>
        <w:spacing w:before="8" w:line="170" w:lineRule="exact"/>
        <w:rPr>
          <w:sz w:val="17"/>
          <w:szCs w:val="17"/>
        </w:rPr>
      </w:pPr>
    </w:p>
    <w:p w:rsidR="00737AD2" w:rsidRDefault="007003A1">
      <w:pPr>
        <w:pStyle w:val="BodyText"/>
        <w:numPr>
          <w:ilvl w:val="0"/>
          <w:numId w:val="10"/>
        </w:numPr>
        <w:tabs>
          <w:tab w:val="left" w:pos="1149"/>
        </w:tabs>
        <w:spacing w:line="168" w:lineRule="auto"/>
        <w:ind w:right="490" w:firstLine="0"/>
        <w:jc w:val="left"/>
      </w:pPr>
      <w:r>
        <w:rPr>
          <w:w w:val="95"/>
        </w:rPr>
        <w:t>拷贝sequoiadb安装目录下（默认在/opt/sequoiadb）的hadoop/hive-sequoiadb-{version}.jar和java/</w:t>
      </w:r>
      <w:r>
        <w:rPr>
          <w:w w:val="93"/>
        </w:rPr>
        <w:t xml:space="preserve"> </w:t>
      </w:r>
      <w:r>
        <w:rPr>
          <w:w w:val="95"/>
        </w:rPr>
        <w:t>sequoiadb.jar两个文件拷贝到hive/lib安装目录下；</w:t>
      </w:r>
    </w:p>
    <w:p w:rsidR="00737AD2" w:rsidRDefault="00737AD2">
      <w:pPr>
        <w:spacing w:line="120" w:lineRule="exact"/>
        <w:rPr>
          <w:sz w:val="12"/>
          <w:szCs w:val="12"/>
        </w:rPr>
      </w:pPr>
    </w:p>
    <w:p w:rsidR="00737AD2" w:rsidRDefault="007003A1">
      <w:pPr>
        <w:pStyle w:val="BodyText"/>
        <w:numPr>
          <w:ilvl w:val="0"/>
          <w:numId w:val="10"/>
        </w:numPr>
        <w:tabs>
          <w:tab w:val="left" w:pos="1149"/>
        </w:tabs>
        <w:spacing w:line="168" w:lineRule="auto"/>
        <w:ind w:right="1314" w:firstLine="0"/>
        <w:jc w:val="left"/>
      </w:pPr>
      <w:r>
        <w:rPr>
          <w:w w:val="95"/>
        </w:rPr>
        <w:t>修改hive安装目录下的bin/hive-site.xml文件（如果不存在，可拷贝$HIVE_HOME/conf/hive-</w:t>
      </w:r>
      <w:r>
        <w:rPr>
          <w:w w:val="91"/>
        </w:rPr>
        <w:t xml:space="preserve"> </w:t>
      </w:r>
      <w:r>
        <w:rPr>
          <w:w w:val="95"/>
        </w:rPr>
        <w:t xml:space="preserve">default.xml.template为 </w:t>
      </w:r>
      <w:r>
        <w:rPr>
          <w:spacing w:val="47"/>
          <w:w w:val="95"/>
        </w:rPr>
        <w:t xml:space="preserve"> </w:t>
      </w:r>
      <w:r>
        <w:rPr>
          <w:w w:val="95"/>
        </w:rPr>
        <w:t>hive-site.xml文件），增加如下属性：</w:t>
      </w:r>
    </w:p>
    <w:p w:rsidR="00737AD2" w:rsidRDefault="00EC10B3">
      <w:pPr>
        <w:pStyle w:val="BodyText"/>
        <w:spacing w:before="22"/>
        <w:rPr>
          <w:rFonts w:ascii="仿宋" w:eastAsia="仿宋" w:hAnsi="仿宋" w:cs="仿宋"/>
        </w:rPr>
      </w:pPr>
      <w:r w:rsidRPr="00EC10B3">
        <w:pict>
          <v:group id="_x0000_s3355" style="position:absolute;left:0;text-align:left;margin-left:81.7pt;margin-top:5.55pt;width:473.6pt;height:116.6pt;z-index:-25674;mso-position-horizontal-relative:page" coordorigin="1634,111" coordsize="9472,2332">
            <v:shape id="_x0000_s3356" style="position:absolute;left:1634;top:111;width:9472;height:2332" coordorigin="1634,111" coordsize="9472,2332" path="m1634,111r9472,l11106,2443r-9472,l1634,111xe" fillcolor="#efefef" stroked="f">
              <v:path arrowok="t"/>
            </v:shape>
            <w10:wrap anchorx="page"/>
          </v:group>
        </w:pict>
      </w:r>
      <w:r w:rsidR="007003A1">
        <w:rPr>
          <w:rFonts w:ascii="仿宋" w:eastAsia="仿宋" w:hAnsi="仿宋" w:cs="仿宋"/>
        </w:rPr>
        <w:t>&lt;property&gt;</w:t>
      </w:r>
    </w:p>
    <w:p w:rsidR="00737AD2" w:rsidRDefault="007003A1">
      <w:pPr>
        <w:pStyle w:val="BodyText"/>
        <w:spacing w:line="212" w:lineRule="exact"/>
        <w:ind w:left="1133"/>
        <w:rPr>
          <w:rFonts w:ascii="仿宋" w:eastAsia="仿宋" w:hAnsi="仿宋" w:cs="仿宋"/>
        </w:rPr>
      </w:pPr>
      <w:r>
        <w:rPr>
          <w:rFonts w:ascii="仿宋" w:eastAsia="仿宋" w:hAnsi="仿宋" w:cs="仿宋"/>
        </w:rPr>
        <w:t>&lt;name&gt;hive.aux.jars.path&lt;/name&gt;</w:t>
      </w:r>
    </w:p>
    <w:p w:rsidR="00737AD2" w:rsidRDefault="007003A1">
      <w:pPr>
        <w:pStyle w:val="BodyText"/>
        <w:spacing w:line="212" w:lineRule="exact"/>
        <w:ind w:left="1133"/>
        <w:rPr>
          <w:rFonts w:ascii="仿宋" w:eastAsia="仿宋" w:hAnsi="仿宋" w:cs="仿宋"/>
        </w:rPr>
      </w:pPr>
      <w:r>
        <w:rPr>
          <w:rFonts w:ascii="仿宋" w:eastAsia="仿宋" w:hAnsi="仿宋" w:cs="仿宋"/>
        </w:rPr>
        <w:t>&lt;value&gt;file://&lt;HIVE_home&gt;/lib/hive-sequoiadb-{version}.jar,file://&lt;HIVE_HOME&gt;/lib/</w:t>
      </w:r>
    </w:p>
    <w:p w:rsidR="00737AD2" w:rsidRDefault="007003A1">
      <w:pPr>
        <w:pStyle w:val="BodyText"/>
        <w:spacing w:line="212" w:lineRule="exact"/>
        <w:rPr>
          <w:rFonts w:ascii="仿宋" w:eastAsia="仿宋" w:hAnsi="仿宋" w:cs="仿宋"/>
        </w:rPr>
      </w:pPr>
      <w:r>
        <w:rPr>
          <w:rFonts w:ascii="仿宋" w:eastAsia="仿宋" w:hAnsi="仿宋" w:cs="仿宋"/>
        </w:rPr>
        <w:t>sequoiadb.jar&lt;/value&gt;</w:t>
      </w:r>
    </w:p>
    <w:p w:rsidR="00737AD2" w:rsidRDefault="007003A1">
      <w:pPr>
        <w:pStyle w:val="BodyText"/>
        <w:spacing w:line="212" w:lineRule="exact"/>
        <w:ind w:left="1133"/>
        <w:rPr>
          <w:rFonts w:ascii="仿宋" w:eastAsia="仿宋" w:hAnsi="仿宋" w:cs="仿宋"/>
        </w:rPr>
      </w:pPr>
      <w:r>
        <w:rPr>
          <w:rFonts w:ascii="仿宋" w:eastAsia="仿宋" w:hAnsi="仿宋" w:cs="仿宋"/>
        </w:rPr>
        <w:t>&lt;description&gt;Sequoiadb store handler jar file&lt;/description&gt;</w:t>
      </w:r>
    </w:p>
    <w:p w:rsidR="00737AD2" w:rsidRDefault="007003A1">
      <w:pPr>
        <w:pStyle w:val="BodyText"/>
        <w:spacing w:line="212" w:lineRule="exact"/>
        <w:rPr>
          <w:rFonts w:ascii="仿宋" w:eastAsia="仿宋" w:hAnsi="仿宋" w:cs="仿宋"/>
        </w:rPr>
      </w:pPr>
      <w:r>
        <w:rPr>
          <w:rFonts w:ascii="仿宋" w:eastAsia="仿宋" w:hAnsi="仿宋" w:cs="仿宋"/>
        </w:rPr>
        <w:t>&lt;/property&gt;</w:t>
      </w:r>
    </w:p>
    <w:p w:rsidR="00737AD2" w:rsidRDefault="00737AD2">
      <w:pPr>
        <w:spacing w:before="9" w:line="120" w:lineRule="exact"/>
        <w:rPr>
          <w:sz w:val="12"/>
          <w:szCs w:val="12"/>
        </w:rPr>
      </w:pPr>
    </w:p>
    <w:p w:rsidR="00737AD2" w:rsidRDefault="007003A1">
      <w:pPr>
        <w:pStyle w:val="BodyText"/>
        <w:rPr>
          <w:rFonts w:ascii="仿宋" w:eastAsia="仿宋" w:hAnsi="仿宋" w:cs="仿宋"/>
        </w:rPr>
      </w:pPr>
      <w:r>
        <w:rPr>
          <w:rFonts w:ascii="仿宋" w:eastAsia="仿宋" w:hAnsi="仿宋" w:cs="仿宋"/>
        </w:rPr>
        <w:t>&lt;property&gt;</w:t>
      </w:r>
    </w:p>
    <w:p w:rsidR="00737AD2" w:rsidRDefault="007003A1">
      <w:pPr>
        <w:pStyle w:val="BodyText"/>
        <w:spacing w:line="212" w:lineRule="exact"/>
        <w:ind w:left="1133"/>
        <w:rPr>
          <w:rFonts w:ascii="仿宋" w:eastAsia="仿宋" w:hAnsi="仿宋" w:cs="仿宋"/>
        </w:rPr>
      </w:pPr>
      <w:r>
        <w:rPr>
          <w:rFonts w:ascii="仿宋" w:eastAsia="仿宋" w:hAnsi="仿宋" w:cs="仿宋"/>
        </w:rPr>
        <w:t>&lt;name&gt; hive.auto.convert.join&lt;/name&gt;</w:t>
      </w:r>
    </w:p>
    <w:p w:rsidR="00737AD2" w:rsidRDefault="007003A1">
      <w:pPr>
        <w:pStyle w:val="BodyText"/>
        <w:spacing w:line="212" w:lineRule="exact"/>
        <w:ind w:left="1014" w:right="7246"/>
        <w:jc w:val="center"/>
        <w:rPr>
          <w:rFonts w:ascii="仿宋" w:eastAsia="仿宋" w:hAnsi="仿宋" w:cs="仿宋"/>
        </w:rPr>
      </w:pPr>
      <w:r>
        <w:rPr>
          <w:rFonts w:ascii="仿宋" w:eastAsia="仿宋" w:hAnsi="仿宋" w:cs="仿宋"/>
        </w:rPr>
        <w:t>&lt;value&gt;false&lt;/value&gt;</w:t>
      </w:r>
    </w:p>
    <w:p w:rsidR="00737AD2" w:rsidRDefault="007003A1">
      <w:pPr>
        <w:pStyle w:val="BodyText"/>
        <w:spacing w:line="212" w:lineRule="exact"/>
        <w:rPr>
          <w:rFonts w:ascii="仿宋" w:eastAsia="仿宋" w:hAnsi="仿宋" w:cs="仿宋"/>
        </w:rPr>
      </w:pPr>
      <w:r>
        <w:rPr>
          <w:rFonts w:ascii="仿宋" w:eastAsia="仿宋" w:hAnsi="仿宋" w:cs="仿宋"/>
        </w:rPr>
        <w:t>&lt;/property&gt;</w:t>
      </w:r>
    </w:p>
    <w:p w:rsidR="00737AD2" w:rsidRDefault="00737AD2">
      <w:pPr>
        <w:spacing w:before="6" w:line="100" w:lineRule="exact"/>
        <w:rPr>
          <w:sz w:val="10"/>
          <w:szCs w:val="10"/>
        </w:rPr>
      </w:pPr>
    </w:p>
    <w:p w:rsidR="00737AD2" w:rsidRDefault="007003A1">
      <w:pPr>
        <w:pStyle w:val="Heading3"/>
        <w:ind w:left="433"/>
      </w:pPr>
      <w:bookmarkStart w:id="395" w:name="使用方法"/>
      <w:bookmarkStart w:id="396" w:name="_bookmark115"/>
      <w:bookmarkEnd w:id="395"/>
      <w:bookmarkEnd w:id="396"/>
      <w:r>
        <w:t>使用方法</w:t>
      </w:r>
    </w:p>
    <w:p w:rsidR="00737AD2" w:rsidRDefault="00EC10B3">
      <w:pPr>
        <w:pStyle w:val="BodyText"/>
        <w:numPr>
          <w:ilvl w:val="0"/>
          <w:numId w:val="9"/>
        </w:numPr>
        <w:tabs>
          <w:tab w:val="left" w:pos="1217"/>
        </w:tabs>
        <w:spacing w:before="37"/>
        <w:ind w:left="1217"/>
      </w:pPr>
      <w:hyperlink w:anchor="_bookmark116" w:history="1">
        <w:r w:rsidR="007003A1">
          <w:rPr>
            <w:color w:val="0000FF"/>
            <w:w w:val="95"/>
            <w:position w:val="1"/>
          </w:rPr>
          <w:t>创建基于SequoiaDB的表</w:t>
        </w:r>
      </w:hyperlink>
    </w:p>
    <w:p w:rsidR="00737AD2" w:rsidRDefault="00EC10B3">
      <w:pPr>
        <w:pStyle w:val="BodyText"/>
        <w:numPr>
          <w:ilvl w:val="0"/>
          <w:numId w:val="9"/>
        </w:numPr>
        <w:tabs>
          <w:tab w:val="left" w:pos="1217"/>
        </w:tabs>
        <w:spacing w:line="293" w:lineRule="exact"/>
        <w:ind w:left="1217"/>
      </w:pPr>
      <w:hyperlink w:anchor="_bookmark117" w:history="1">
        <w:r w:rsidR="007003A1">
          <w:rPr>
            <w:color w:val="0000FF"/>
            <w:w w:val="95"/>
            <w:position w:val="1"/>
          </w:rPr>
          <w:t>从HDFS文件中导入数据到SequoiaDB表</w:t>
        </w:r>
      </w:hyperlink>
    </w:p>
    <w:p w:rsidR="00737AD2" w:rsidRDefault="007003A1">
      <w:pPr>
        <w:pStyle w:val="BodyText"/>
        <w:tabs>
          <w:tab w:val="left" w:pos="1217"/>
        </w:tabs>
        <w:spacing w:line="293" w:lineRule="exact"/>
      </w:pPr>
      <w:r>
        <w:rPr>
          <w:rFonts w:ascii="Times New Roman" w:eastAsia="Times New Roman" w:hAnsi="Times New Roman" w:cs="Times New Roman"/>
        </w:rPr>
        <w:t>•</w:t>
      </w:r>
      <w:r>
        <w:rPr>
          <w:rFonts w:ascii="Times New Roman" w:eastAsia="Times New Roman" w:hAnsi="Times New Roman" w:cs="Times New Roman"/>
        </w:rPr>
        <w:tab/>
      </w:r>
      <w:hyperlink w:anchor="_bookmark118" w:history="1">
        <w:r>
          <w:rPr>
            <w:color w:val="0000FF"/>
            <w:position w:val="1"/>
          </w:rPr>
          <w:t>查询数据</w:t>
        </w:r>
      </w:hyperlink>
    </w:p>
    <w:p w:rsidR="00737AD2" w:rsidRDefault="00737AD2">
      <w:pPr>
        <w:spacing w:before="5" w:line="120" w:lineRule="exact"/>
        <w:rPr>
          <w:sz w:val="12"/>
          <w:szCs w:val="12"/>
        </w:rPr>
      </w:pPr>
    </w:p>
    <w:p w:rsidR="00737AD2" w:rsidRDefault="007003A1">
      <w:pPr>
        <w:pStyle w:val="BodyText"/>
      </w:pPr>
      <w:bookmarkStart w:id="397" w:name="创建基于SequoiaDB的表"/>
      <w:bookmarkStart w:id="398" w:name="_bookmark116"/>
      <w:bookmarkEnd w:id="397"/>
      <w:bookmarkEnd w:id="398"/>
      <w:r>
        <w:rPr>
          <w:w w:val="95"/>
        </w:rPr>
        <w:t>创建基于SequoiaDB的表</w:t>
      </w:r>
    </w:p>
    <w:p w:rsidR="00737AD2" w:rsidRDefault="007003A1">
      <w:pPr>
        <w:pStyle w:val="BodyText"/>
        <w:spacing w:before="18"/>
      </w:pPr>
      <w:r>
        <w:rPr>
          <w:w w:val="95"/>
        </w:rPr>
        <w:t xml:space="preserve">启动hive   </w:t>
      </w:r>
      <w:r>
        <w:rPr>
          <w:spacing w:val="27"/>
          <w:w w:val="95"/>
        </w:rPr>
        <w:t xml:space="preserve"> </w:t>
      </w:r>
      <w:r>
        <w:rPr>
          <w:w w:val="95"/>
        </w:rPr>
        <w:t>shell命令行窗口，执行如下命令创建数据表；</w:t>
      </w:r>
    </w:p>
    <w:p w:rsidR="00737AD2" w:rsidRDefault="00EC10B3">
      <w:pPr>
        <w:pStyle w:val="BodyText"/>
        <w:spacing w:before="81" w:line="172" w:lineRule="auto"/>
        <w:rPr>
          <w:rFonts w:ascii="仿宋" w:eastAsia="仿宋" w:hAnsi="仿宋" w:cs="仿宋"/>
        </w:rPr>
      </w:pPr>
      <w:r w:rsidRPr="00EC10B3">
        <w:pict>
          <v:group id="_x0000_s3353" style="position:absolute;left:0;text-align:left;margin-left:81.7pt;margin-top:4.75pt;width:473.6pt;height:53pt;z-index:-25673;mso-position-horizontal-relative:page" coordorigin="1634,95" coordsize="9472,1060">
            <v:shape id="_x0000_s3354" style="position:absolute;left:1634;top:95;width:9472;height:1060" coordorigin="1634,95" coordsize="9472,1060" path="m1634,95r9472,l11106,1155r-9472,l1634,95xe" fillcolor="#efefef" stroked="f">
              <v:path arrowok="t"/>
            </v:shape>
            <w10:wrap anchorx="page"/>
          </v:group>
        </w:pict>
      </w:r>
      <w:r w:rsidR="007003A1">
        <w:rPr>
          <w:rFonts w:ascii="仿宋" w:eastAsia="仿宋" w:hAnsi="仿宋" w:cs="仿宋"/>
        </w:rPr>
        <w:t>hive&gt; create external table sdb_tab(id INT, name STRING, value DOUBLE) stored by "com.sequoiadb.hive.SdbHiveStorageHandler" tblproperties("sdb.address" = "localhost:11810");</w:t>
      </w:r>
    </w:p>
    <w:p w:rsidR="00737AD2" w:rsidRDefault="00737AD2">
      <w:pPr>
        <w:spacing w:before="7" w:line="130" w:lineRule="exact"/>
        <w:rPr>
          <w:sz w:val="13"/>
          <w:szCs w:val="13"/>
        </w:rPr>
      </w:pPr>
    </w:p>
    <w:p w:rsidR="00737AD2" w:rsidRDefault="007003A1">
      <w:pPr>
        <w:pStyle w:val="BodyText"/>
        <w:rPr>
          <w:rFonts w:ascii="仿宋" w:eastAsia="仿宋" w:hAnsi="仿宋" w:cs="仿宋"/>
        </w:rPr>
      </w:pPr>
      <w:r>
        <w:rPr>
          <w:rFonts w:ascii="仿宋" w:eastAsia="仿宋" w:hAnsi="仿宋" w:cs="仿宋"/>
        </w:rPr>
        <w:t>OK</w:t>
      </w:r>
    </w:p>
    <w:p w:rsidR="00737AD2" w:rsidRDefault="007003A1">
      <w:pPr>
        <w:pStyle w:val="BodyText"/>
        <w:spacing w:line="212" w:lineRule="exact"/>
        <w:rPr>
          <w:rFonts w:ascii="仿宋" w:eastAsia="仿宋" w:hAnsi="仿宋" w:cs="仿宋"/>
        </w:rPr>
      </w:pPr>
      <w:r>
        <w:rPr>
          <w:rFonts w:ascii="仿宋" w:eastAsia="仿宋" w:hAnsi="仿宋" w:cs="仿宋"/>
        </w:rPr>
        <w:t>Time taken: 0.386 seconds</w:t>
      </w:r>
    </w:p>
    <w:p w:rsidR="00737AD2" w:rsidRDefault="007003A1">
      <w:pPr>
        <w:pStyle w:val="BodyText"/>
        <w:spacing w:before="49"/>
      </w:pPr>
      <w:r>
        <w:t>其中：</w:t>
      </w:r>
    </w:p>
    <w:p w:rsidR="00737AD2" w:rsidRDefault="00737AD2">
      <w:pPr>
        <w:spacing w:before="5" w:line="100" w:lineRule="exact"/>
        <w:rPr>
          <w:sz w:val="10"/>
          <w:szCs w:val="10"/>
        </w:rPr>
      </w:pPr>
    </w:p>
    <w:p w:rsidR="00737AD2" w:rsidRDefault="007003A1">
      <w:pPr>
        <w:pStyle w:val="BodyText"/>
        <w:spacing w:line="168" w:lineRule="auto"/>
        <w:rPr>
          <w:lang w:eastAsia="zh-CN"/>
        </w:rPr>
      </w:pPr>
      <w:r>
        <w:rPr>
          <w:w w:val="95"/>
          <w:lang w:eastAsia="zh-CN"/>
        </w:rPr>
        <w:t xml:space="preserve">Sdb.address     </w:t>
      </w:r>
      <w:r>
        <w:rPr>
          <w:spacing w:val="43"/>
          <w:w w:val="95"/>
          <w:lang w:eastAsia="zh-CN"/>
        </w:rPr>
        <w:t xml:space="preserve"> </w:t>
      </w:r>
      <w:r>
        <w:rPr>
          <w:w w:val="95"/>
          <w:lang w:eastAsia="zh-CN"/>
        </w:rPr>
        <w:t>用于指定SequoiaDB协调节点的IP和端口，如果有多个协调节点，可以写入多个，之间用逗号</w:t>
      </w:r>
      <w:r>
        <w:rPr>
          <w:lang w:eastAsia="zh-CN"/>
        </w:rPr>
        <w:t xml:space="preserve"> 隔开；</w:t>
      </w:r>
    </w:p>
    <w:p w:rsidR="00737AD2" w:rsidRDefault="00737AD2">
      <w:pPr>
        <w:spacing w:before="4" w:line="110" w:lineRule="exact"/>
        <w:rPr>
          <w:sz w:val="11"/>
          <w:szCs w:val="11"/>
          <w:lang w:eastAsia="zh-CN"/>
        </w:rPr>
      </w:pPr>
    </w:p>
    <w:p w:rsidR="00737AD2" w:rsidRDefault="007003A1">
      <w:pPr>
        <w:pStyle w:val="BodyText"/>
      </w:pPr>
      <w:bookmarkStart w:id="399" w:name="从HDFS文件中导入数据到SequoiaDB表"/>
      <w:bookmarkStart w:id="400" w:name="_bookmark117"/>
      <w:bookmarkEnd w:id="399"/>
      <w:bookmarkEnd w:id="400"/>
      <w:r>
        <w:rPr>
          <w:w w:val="95"/>
        </w:rPr>
        <w:t>从HDFS文件中导入数据到SequoiaDB表</w:t>
      </w:r>
    </w:p>
    <w:p w:rsidR="00737AD2" w:rsidRDefault="00EC10B3">
      <w:pPr>
        <w:pStyle w:val="BodyText"/>
        <w:spacing w:before="6"/>
        <w:rPr>
          <w:rFonts w:ascii="仿宋" w:eastAsia="仿宋" w:hAnsi="仿宋" w:cs="仿宋"/>
        </w:rPr>
      </w:pPr>
      <w:r w:rsidRPr="00EC10B3">
        <w:pict>
          <v:group id="_x0000_s3351" style="position:absolute;left:0;text-align:left;margin-left:81.7pt;margin-top:4.75pt;width:473.6pt;height:233.2pt;z-index:-25672;mso-position-horizontal-relative:page" coordorigin="1634,95" coordsize="9472,4664">
            <v:shape id="_x0000_s3352" style="position:absolute;left:1634;top:95;width:9472;height:4664" coordorigin="1634,95" coordsize="9472,4664" path="m1634,95r9472,l11106,4759r-9472,l1634,95xe" fillcolor="#efefef" stroked="f">
              <v:path arrowok="t"/>
            </v:shape>
            <w10:wrap anchorx="page"/>
          </v:group>
        </w:pict>
      </w:r>
      <w:r w:rsidR="007003A1">
        <w:rPr>
          <w:rFonts w:ascii="仿宋" w:eastAsia="仿宋" w:hAnsi="仿宋" w:cs="仿宋"/>
        </w:rPr>
        <w:t>hive&gt; insert overwrite table sdb_tab select * from hdfs_tab;</w:t>
      </w:r>
    </w:p>
    <w:p w:rsidR="00737AD2" w:rsidRDefault="00737AD2">
      <w:pPr>
        <w:spacing w:before="4" w:line="200" w:lineRule="exact"/>
        <w:rPr>
          <w:sz w:val="20"/>
          <w:szCs w:val="20"/>
        </w:rPr>
      </w:pPr>
    </w:p>
    <w:p w:rsidR="00737AD2" w:rsidRDefault="007003A1">
      <w:pPr>
        <w:pStyle w:val="BodyText"/>
        <w:spacing w:line="172" w:lineRule="auto"/>
        <w:ind w:right="6603"/>
        <w:rPr>
          <w:rFonts w:ascii="仿宋" w:eastAsia="仿宋" w:hAnsi="仿宋" w:cs="仿宋"/>
        </w:rPr>
      </w:pPr>
      <w:r>
        <w:rPr>
          <w:rFonts w:ascii="仿宋" w:eastAsia="仿宋" w:hAnsi="仿宋" w:cs="仿宋"/>
        </w:rPr>
        <w:t>Total MapReduce jobs = 1 Launching Job 1 out of 1</w:t>
      </w:r>
    </w:p>
    <w:p w:rsidR="00737AD2" w:rsidRDefault="007003A1">
      <w:pPr>
        <w:pStyle w:val="BodyText"/>
        <w:spacing w:line="220" w:lineRule="exact"/>
        <w:rPr>
          <w:rFonts w:ascii="仿宋" w:eastAsia="仿宋" w:hAnsi="仿宋" w:cs="仿宋"/>
        </w:rPr>
      </w:pPr>
      <w:r>
        <w:rPr>
          <w:rFonts w:ascii="仿宋" w:eastAsia="仿宋" w:hAnsi="仿宋" w:cs="仿宋"/>
        </w:rPr>
        <w:t>Number of reduce tasks is set to 0 since there's no reduce operator</w:t>
      </w:r>
    </w:p>
    <w:p w:rsidR="00737AD2" w:rsidRDefault="007003A1">
      <w:pPr>
        <w:pStyle w:val="BodyText"/>
        <w:spacing w:line="212" w:lineRule="exact"/>
        <w:rPr>
          <w:rFonts w:ascii="仿宋" w:eastAsia="仿宋" w:hAnsi="仿宋" w:cs="仿宋"/>
        </w:rPr>
      </w:pPr>
      <w:r>
        <w:rPr>
          <w:rFonts w:ascii="仿宋" w:eastAsia="仿宋" w:hAnsi="仿宋" w:cs="仿宋"/>
        </w:rPr>
        <w:t>Starting Job = job_201310172156_0010, Tracking URL = http://bl465-5:50030/jobdetails.jsp?</w:t>
      </w:r>
    </w:p>
    <w:p w:rsidR="00737AD2" w:rsidRDefault="007003A1">
      <w:pPr>
        <w:pStyle w:val="BodyText"/>
        <w:spacing w:line="212" w:lineRule="exact"/>
        <w:rPr>
          <w:rFonts w:ascii="仿宋" w:eastAsia="仿宋" w:hAnsi="仿宋" w:cs="仿宋"/>
        </w:rPr>
      </w:pPr>
      <w:r>
        <w:rPr>
          <w:rFonts w:ascii="仿宋" w:eastAsia="仿宋" w:hAnsi="仿宋" w:cs="仿宋"/>
        </w:rPr>
        <w:t>jobid=job_201310172156_0010</w:t>
      </w:r>
    </w:p>
    <w:p w:rsidR="00737AD2" w:rsidRDefault="007003A1">
      <w:pPr>
        <w:pStyle w:val="BodyText"/>
        <w:spacing w:line="212" w:lineRule="exact"/>
        <w:rPr>
          <w:rFonts w:ascii="仿宋" w:eastAsia="仿宋" w:hAnsi="仿宋" w:cs="仿宋"/>
        </w:rPr>
      </w:pPr>
      <w:r>
        <w:rPr>
          <w:rFonts w:ascii="仿宋" w:eastAsia="仿宋" w:hAnsi="仿宋" w:cs="仿宋"/>
        </w:rPr>
        <w:t>Kill Command = /opt/hadoop-hive/hadoop-1.2.1/libexec/../bin/hadoop job  -kill</w:t>
      </w:r>
    </w:p>
    <w:p w:rsidR="00737AD2" w:rsidRDefault="007003A1">
      <w:pPr>
        <w:pStyle w:val="BodyText"/>
        <w:spacing w:line="212" w:lineRule="exact"/>
        <w:ind w:left="1014" w:right="7346"/>
        <w:jc w:val="center"/>
        <w:rPr>
          <w:rFonts w:ascii="仿宋" w:eastAsia="仿宋" w:hAnsi="仿宋" w:cs="仿宋"/>
        </w:rPr>
      </w:pPr>
      <w:r>
        <w:rPr>
          <w:rFonts w:ascii="仿宋" w:eastAsia="仿宋" w:hAnsi="仿宋" w:cs="仿宋"/>
        </w:rPr>
        <w:t>job_201310172156_0010</w:t>
      </w:r>
    </w:p>
    <w:p w:rsidR="00737AD2" w:rsidRDefault="007003A1">
      <w:pPr>
        <w:pStyle w:val="BodyText"/>
        <w:spacing w:line="212" w:lineRule="exact"/>
        <w:rPr>
          <w:rFonts w:ascii="仿宋" w:eastAsia="仿宋" w:hAnsi="仿宋" w:cs="仿宋"/>
        </w:rPr>
      </w:pPr>
      <w:r>
        <w:rPr>
          <w:rFonts w:ascii="仿宋" w:eastAsia="仿宋" w:hAnsi="仿宋" w:cs="仿宋"/>
        </w:rPr>
        <w:t>Hadoop job information for Stage-0: number of mappers: 1; number of reducers: 0</w:t>
      </w:r>
    </w:p>
    <w:p w:rsidR="00737AD2" w:rsidRDefault="007003A1">
      <w:pPr>
        <w:pStyle w:val="BodyText"/>
        <w:spacing w:line="212" w:lineRule="exact"/>
        <w:rPr>
          <w:rFonts w:ascii="仿宋" w:eastAsia="仿宋" w:hAnsi="仿宋" w:cs="仿宋"/>
        </w:rPr>
      </w:pPr>
      <w:r>
        <w:rPr>
          <w:rFonts w:ascii="仿宋" w:eastAsia="仿宋" w:hAnsi="仿宋" w:cs="仿宋"/>
        </w:rPr>
        <w:t>2013-10-18 04:44:47,733 Stage-0 map = 0%,  reduce = 0%</w:t>
      </w:r>
    </w:p>
    <w:p w:rsidR="00737AD2" w:rsidRDefault="007003A1">
      <w:pPr>
        <w:pStyle w:val="BodyText"/>
        <w:spacing w:line="212" w:lineRule="exact"/>
        <w:rPr>
          <w:rFonts w:ascii="仿宋" w:eastAsia="仿宋" w:hAnsi="仿宋" w:cs="仿宋"/>
        </w:rPr>
      </w:pPr>
      <w:r>
        <w:rPr>
          <w:rFonts w:ascii="仿宋" w:eastAsia="仿宋" w:hAnsi="仿宋" w:cs="仿宋"/>
        </w:rPr>
        <w:t>2013-10-18 04:44:49,763 Stage-0 map = 100%,  reduce = 0%, Cumulative CPU 1.85 sec</w:t>
      </w:r>
    </w:p>
    <w:p w:rsidR="00737AD2" w:rsidRDefault="007003A1">
      <w:pPr>
        <w:pStyle w:val="BodyText"/>
        <w:spacing w:line="212" w:lineRule="exact"/>
        <w:rPr>
          <w:rFonts w:ascii="仿宋" w:eastAsia="仿宋" w:hAnsi="仿宋" w:cs="仿宋"/>
        </w:rPr>
      </w:pPr>
      <w:r>
        <w:rPr>
          <w:rFonts w:ascii="仿宋" w:eastAsia="仿宋" w:hAnsi="仿宋" w:cs="仿宋"/>
        </w:rPr>
        <w:t>2013-10-18 04:44:50,777 Stage-0 map = 100%,  reduce = 0%, Cumulative CPU 1.85 sec</w:t>
      </w:r>
    </w:p>
    <w:p w:rsidR="00737AD2" w:rsidRDefault="007003A1">
      <w:pPr>
        <w:pStyle w:val="BodyText"/>
        <w:spacing w:line="212" w:lineRule="exact"/>
        <w:rPr>
          <w:rFonts w:ascii="仿宋" w:eastAsia="仿宋" w:hAnsi="仿宋" w:cs="仿宋"/>
        </w:rPr>
      </w:pPr>
      <w:r>
        <w:rPr>
          <w:rFonts w:ascii="仿宋" w:eastAsia="仿宋" w:hAnsi="仿宋" w:cs="仿宋"/>
        </w:rPr>
        <w:t>2013-10-18 04:44:51,795 Stage-0 map = 100%,  reduce = 100%, Cumulative CPU 1.85 sec</w:t>
      </w:r>
    </w:p>
    <w:p w:rsidR="00737AD2" w:rsidRDefault="007003A1">
      <w:pPr>
        <w:pStyle w:val="BodyText"/>
        <w:spacing w:line="212" w:lineRule="exact"/>
        <w:rPr>
          <w:rFonts w:ascii="仿宋" w:eastAsia="仿宋" w:hAnsi="仿宋" w:cs="仿宋"/>
        </w:rPr>
      </w:pPr>
      <w:r>
        <w:rPr>
          <w:rFonts w:ascii="仿宋" w:eastAsia="仿宋" w:hAnsi="仿宋" w:cs="仿宋"/>
        </w:rPr>
        <w:t>MapReduce Total cumulative CPU time: 1 seconds 850 msec</w:t>
      </w:r>
    </w:p>
    <w:p w:rsidR="00737AD2" w:rsidRDefault="007003A1">
      <w:pPr>
        <w:pStyle w:val="BodyText"/>
        <w:spacing w:line="212" w:lineRule="exact"/>
        <w:rPr>
          <w:rFonts w:ascii="仿宋" w:eastAsia="仿宋" w:hAnsi="仿宋" w:cs="仿宋"/>
        </w:rPr>
      </w:pPr>
      <w:r>
        <w:rPr>
          <w:rFonts w:ascii="仿宋" w:eastAsia="仿宋" w:hAnsi="仿宋" w:cs="仿宋"/>
        </w:rPr>
        <w:t>Ended Job = job_201310172156_0010</w:t>
      </w:r>
    </w:p>
    <w:p w:rsidR="00737AD2" w:rsidRDefault="007003A1">
      <w:pPr>
        <w:pStyle w:val="BodyText"/>
        <w:spacing w:line="212" w:lineRule="exact"/>
        <w:rPr>
          <w:rFonts w:ascii="仿宋" w:eastAsia="仿宋" w:hAnsi="仿宋" w:cs="仿宋"/>
        </w:rPr>
      </w:pPr>
      <w:r>
        <w:rPr>
          <w:rFonts w:ascii="仿宋" w:eastAsia="仿宋" w:hAnsi="仿宋" w:cs="仿宋"/>
        </w:rPr>
        <w:t>10 Rows loaded to sdb_tab</w:t>
      </w:r>
    </w:p>
    <w:p w:rsidR="00737AD2" w:rsidRDefault="007003A1">
      <w:pPr>
        <w:pStyle w:val="BodyText"/>
        <w:spacing w:line="212" w:lineRule="exact"/>
        <w:rPr>
          <w:rFonts w:ascii="仿宋" w:eastAsia="仿宋" w:hAnsi="仿宋" w:cs="仿宋"/>
        </w:rPr>
      </w:pPr>
      <w:r>
        <w:rPr>
          <w:rFonts w:ascii="仿宋" w:eastAsia="仿宋" w:hAnsi="仿宋" w:cs="仿宋"/>
        </w:rPr>
        <w:t>MapReduce Jobs Launched:</w:t>
      </w:r>
    </w:p>
    <w:p w:rsidR="00737AD2" w:rsidRDefault="007003A1">
      <w:pPr>
        <w:pStyle w:val="BodyText"/>
        <w:tabs>
          <w:tab w:val="left" w:pos="2533"/>
          <w:tab w:val="left" w:pos="5233"/>
        </w:tabs>
        <w:spacing w:line="212" w:lineRule="exact"/>
        <w:rPr>
          <w:rFonts w:ascii="仿宋" w:eastAsia="仿宋" w:hAnsi="仿宋" w:cs="仿宋"/>
        </w:rPr>
      </w:pPr>
      <w:r>
        <w:rPr>
          <w:rFonts w:ascii="仿宋" w:eastAsia="仿宋" w:hAnsi="仿宋" w:cs="仿宋"/>
        </w:rPr>
        <w:t>Job 0: Map: 1</w:t>
      </w:r>
      <w:r>
        <w:rPr>
          <w:rFonts w:ascii="仿宋" w:eastAsia="仿宋" w:hAnsi="仿宋" w:cs="仿宋"/>
        </w:rPr>
        <w:tab/>
        <w:t>Cumulative CPU: 1.85 sec</w:t>
      </w:r>
      <w:r>
        <w:rPr>
          <w:rFonts w:ascii="仿宋" w:eastAsia="仿宋" w:hAnsi="仿宋" w:cs="仿宋"/>
        </w:rPr>
        <w:tab/>
        <w:t>HDFS Read: 2301 HDFS Write: 0 SUCCESS</w:t>
      </w:r>
    </w:p>
    <w:p w:rsidR="00737AD2" w:rsidRDefault="007003A1">
      <w:pPr>
        <w:pStyle w:val="BodyText"/>
        <w:spacing w:line="212" w:lineRule="exact"/>
        <w:rPr>
          <w:rFonts w:ascii="仿宋" w:eastAsia="仿宋" w:hAnsi="仿宋" w:cs="仿宋"/>
        </w:rPr>
      </w:pPr>
      <w:r>
        <w:rPr>
          <w:rFonts w:ascii="仿宋" w:eastAsia="仿宋" w:hAnsi="仿宋" w:cs="仿宋"/>
        </w:rPr>
        <w:t>Total MapReduce CPU Time Spent: 1 seconds 850 msec</w:t>
      </w:r>
    </w:p>
    <w:p w:rsidR="00737AD2" w:rsidRDefault="007003A1">
      <w:pPr>
        <w:pStyle w:val="BodyText"/>
        <w:spacing w:line="212" w:lineRule="exact"/>
        <w:rPr>
          <w:rFonts w:ascii="仿宋" w:eastAsia="仿宋" w:hAnsi="仿宋" w:cs="仿宋"/>
        </w:rPr>
      </w:pPr>
      <w:r>
        <w:rPr>
          <w:rFonts w:ascii="仿宋" w:eastAsia="仿宋" w:hAnsi="仿宋" w:cs="仿宋"/>
        </w:rPr>
        <w:t>OK</w:t>
      </w:r>
    </w:p>
    <w:p w:rsidR="00737AD2" w:rsidRDefault="007003A1">
      <w:pPr>
        <w:pStyle w:val="BodyText"/>
        <w:spacing w:line="212" w:lineRule="exact"/>
        <w:rPr>
          <w:rFonts w:ascii="仿宋" w:eastAsia="仿宋" w:hAnsi="仿宋" w:cs="仿宋"/>
        </w:rPr>
      </w:pPr>
      <w:r>
        <w:rPr>
          <w:rFonts w:ascii="仿宋" w:eastAsia="仿宋" w:hAnsi="仿宋" w:cs="仿宋"/>
        </w:rPr>
        <w:t>Time taken: 12.201 seconds</w:t>
      </w:r>
    </w:p>
    <w:p w:rsidR="00737AD2" w:rsidRDefault="007003A1">
      <w:pPr>
        <w:pStyle w:val="BodyText"/>
        <w:spacing w:before="49"/>
      </w:pPr>
      <w:r>
        <w:rPr>
          <w:w w:val="95"/>
        </w:rPr>
        <w:t>说明：在导入数据到SequoiaDB表之前，请确保已经创建基于HDFS文件的hdfs_tab数据表，并Load了数据。</w:t>
      </w:r>
    </w:p>
    <w:p w:rsidR="00737AD2" w:rsidRDefault="00737AD2">
      <w:pPr>
        <w:sectPr w:rsidR="00737AD2">
          <w:headerReference w:type="even" r:id="rId45"/>
          <w:pgSz w:w="12240" w:h="15840"/>
          <w:pgMar w:top="620" w:right="1040" w:bottom="280" w:left="700" w:header="0" w:footer="0" w:gutter="0"/>
          <w:cols w:space="720"/>
        </w:sectPr>
      </w:pPr>
    </w:p>
    <w:p w:rsidR="00737AD2" w:rsidRDefault="00737AD2">
      <w:pPr>
        <w:spacing w:before="4" w:line="130" w:lineRule="exact"/>
        <w:rPr>
          <w:sz w:val="13"/>
          <w:szCs w:val="13"/>
        </w:rPr>
      </w:pPr>
    </w:p>
    <w:p w:rsidR="00737AD2" w:rsidRDefault="00737AD2">
      <w:pPr>
        <w:spacing w:line="200" w:lineRule="exact"/>
        <w:rPr>
          <w:sz w:val="20"/>
          <w:szCs w:val="20"/>
        </w:rPr>
      </w:pPr>
    </w:p>
    <w:p w:rsidR="00737AD2" w:rsidRDefault="007003A1">
      <w:pPr>
        <w:pStyle w:val="BodyText"/>
        <w:spacing w:line="312" w:lineRule="exact"/>
        <w:ind w:left="613"/>
      </w:pPr>
      <w:bookmarkStart w:id="401" w:name="查询数据"/>
      <w:bookmarkStart w:id="402" w:name="_bookmark118"/>
      <w:bookmarkEnd w:id="401"/>
      <w:bookmarkEnd w:id="402"/>
      <w:r>
        <w:t>查询数据</w:t>
      </w:r>
    </w:p>
    <w:p w:rsidR="00737AD2" w:rsidRDefault="00EC10B3">
      <w:pPr>
        <w:pStyle w:val="BodyText"/>
        <w:spacing w:before="81" w:line="172" w:lineRule="auto"/>
        <w:ind w:left="613" w:right="6947"/>
        <w:rPr>
          <w:rFonts w:ascii="仿宋" w:eastAsia="仿宋" w:hAnsi="仿宋" w:cs="仿宋"/>
        </w:rPr>
      </w:pPr>
      <w:r w:rsidRPr="00EC10B3">
        <w:pict>
          <v:group id="_x0000_s3349" style="position:absolute;left:0;text-align:left;margin-left:81.7pt;margin-top:4.75pt;width:473.6pt;height:137.8pt;z-index:-25671;mso-position-horizontal-relative:page" coordorigin="1634,95" coordsize="9472,2756">
            <v:shape id="_x0000_s3350" style="position:absolute;left:1634;top:95;width:9472;height:2756" coordorigin="1634,95" coordsize="9472,2756" path="m1634,95r9472,l11106,2851r-9472,l1634,95xe" fillcolor="#efefef" stroked="f">
              <v:path arrowok="t"/>
            </v:shape>
            <w10:wrap anchorx="page"/>
          </v:group>
        </w:pict>
      </w:r>
      <w:r w:rsidR="007003A1">
        <w:rPr>
          <w:rFonts w:ascii="仿宋" w:eastAsia="仿宋" w:hAnsi="仿宋" w:cs="仿宋"/>
        </w:rPr>
        <w:t>hive&gt; select * from new_tab; OK</w:t>
      </w:r>
    </w:p>
    <w:p w:rsidR="00737AD2" w:rsidRDefault="007003A1">
      <w:pPr>
        <w:pStyle w:val="BodyText"/>
        <w:tabs>
          <w:tab w:val="left" w:pos="1413"/>
          <w:tab w:val="left" w:pos="2213"/>
          <w:tab w:val="left" w:pos="3013"/>
        </w:tabs>
        <w:spacing w:line="220" w:lineRule="exact"/>
        <w:ind w:left="613"/>
        <w:rPr>
          <w:rFonts w:ascii="仿宋" w:eastAsia="仿宋" w:hAnsi="仿宋" w:cs="仿宋"/>
        </w:rPr>
      </w:pPr>
      <w:r>
        <w:rPr>
          <w:rFonts w:ascii="仿宋" w:eastAsia="仿宋" w:hAnsi="仿宋" w:cs="仿宋"/>
        </w:rPr>
        <w:t>0</w:t>
      </w:r>
      <w:r>
        <w:rPr>
          <w:rFonts w:ascii="仿宋" w:eastAsia="仿宋" w:hAnsi="仿宋" w:cs="仿宋"/>
        </w:rPr>
        <w:tab/>
        <w:t>false</w:t>
      </w:r>
      <w:r>
        <w:rPr>
          <w:rFonts w:ascii="仿宋" w:eastAsia="仿宋" w:hAnsi="仿宋" w:cs="仿宋"/>
        </w:rPr>
        <w:tab/>
        <w:t>0.0</w:t>
      </w:r>
      <w:r>
        <w:rPr>
          <w:rFonts w:ascii="仿宋" w:eastAsia="仿宋" w:hAnsi="仿宋" w:cs="仿宋"/>
        </w:rPr>
        <w:tab/>
        <w:t>ALGERIA</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1.0</w:t>
      </w:r>
      <w:r>
        <w:rPr>
          <w:rFonts w:ascii="仿宋" w:eastAsia="仿宋" w:hAnsi="仿宋" w:cs="仿宋"/>
        </w:rPr>
        <w:tab/>
        <w:t>ARGENTINA</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1.0</w:t>
      </w:r>
      <w:r>
        <w:rPr>
          <w:rFonts w:ascii="仿宋" w:eastAsia="仿宋" w:hAnsi="仿宋" w:cs="仿宋"/>
        </w:rPr>
        <w:tab/>
        <w:t>BRAZIL</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1.0</w:t>
      </w:r>
      <w:r>
        <w:rPr>
          <w:rFonts w:ascii="仿宋" w:eastAsia="仿宋" w:hAnsi="仿宋" w:cs="仿宋"/>
        </w:rPr>
        <w:tab/>
        <w:t>CANADA</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4.0</w:t>
      </w:r>
      <w:r>
        <w:rPr>
          <w:rFonts w:ascii="仿宋" w:eastAsia="仿宋" w:hAnsi="仿宋" w:cs="仿宋"/>
        </w:rPr>
        <w:tab/>
        <w:t>EGYPT</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false</w:t>
      </w:r>
      <w:r>
        <w:rPr>
          <w:rFonts w:ascii="仿宋" w:eastAsia="仿宋" w:hAnsi="仿宋" w:cs="仿宋"/>
        </w:rPr>
        <w:tab/>
        <w:t>0.0</w:t>
      </w:r>
      <w:r>
        <w:rPr>
          <w:rFonts w:ascii="仿宋" w:eastAsia="仿宋" w:hAnsi="仿宋" w:cs="仿宋"/>
        </w:rPr>
        <w:tab/>
        <w:t>ETHIOPIA</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3.0</w:t>
      </w:r>
      <w:r>
        <w:rPr>
          <w:rFonts w:ascii="仿宋" w:eastAsia="仿宋" w:hAnsi="仿宋" w:cs="仿宋"/>
        </w:rPr>
        <w:tab/>
        <w:t>FRANCE</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3.0</w:t>
      </w:r>
      <w:r>
        <w:rPr>
          <w:rFonts w:ascii="仿宋" w:eastAsia="仿宋" w:hAnsi="仿宋" w:cs="仿宋"/>
        </w:rPr>
        <w:tab/>
        <w:t>GERMANY</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2.0</w:t>
      </w:r>
      <w:r>
        <w:rPr>
          <w:rFonts w:ascii="仿宋" w:eastAsia="仿宋" w:hAnsi="仿宋" w:cs="仿宋"/>
        </w:rPr>
        <w:tab/>
        <w:t>INDIA</w:t>
      </w:r>
    </w:p>
    <w:p w:rsidR="00737AD2" w:rsidRDefault="007003A1">
      <w:pPr>
        <w:pStyle w:val="BodyText"/>
        <w:numPr>
          <w:ilvl w:val="0"/>
          <w:numId w:val="8"/>
        </w:numPr>
        <w:tabs>
          <w:tab w:val="left" w:pos="1413"/>
          <w:tab w:val="left" w:pos="2213"/>
          <w:tab w:val="left" w:pos="3013"/>
        </w:tabs>
        <w:spacing w:line="212" w:lineRule="exact"/>
        <w:ind w:left="1413"/>
        <w:rPr>
          <w:rFonts w:ascii="仿宋" w:eastAsia="仿宋" w:hAnsi="仿宋" w:cs="仿宋"/>
        </w:rPr>
      </w:pPr>
      <w:r>
        <w:rPr>
          <w:rFonts w:ascii="仿宋" w:eastAsia="仿宋" w:hAnsi="仿宋" w:cs="仿宋"/>
        </w:rPr>
        <w:t>true</w:t>
      </w:r>
      <w:r>
        <w:rPr>
          <w:rFonts w:ascii="仿宋" w:eastAsia="仿宋" w:hAnsi="仿宋" w:cs="仿宋"/>
        </w:rPr>
        <w:tab/>
        <w:t>2.0</w:t>
      </w:r>
      <w:r>
        <w:rPr>
          <w:rFonts w:ascii="仿宋" w:eastAsia="仿宋" w:hAnsi="仿宋" w:cs="仿宋"/>
        </w:rPr>
        <w:tab/>
        <w:t>INDONESIA</w:t>
      </w:r>
    </w:p>
    <w:p w:rsidR="00737AD2" w:rsidRDefault="007003A1">
      <w:pPr>
        <w:pStyle w:val="BodyText"/>
        <w:spacing w:line="212" w:lineRule="exact"/>
        <w:ind w:left="613"/>
        <w:rPr>
          <w:rFonts w:ascii="仿宋" w:eastAsia="仿宋" w:hAnsi="仿宋" w:cs="仿宋"/>
        </w:rPr>
      </w:pPr>
      <w:r>
        <w:rPr>
          <w:rFonts w:ascii="仿宋" w:eastAsia="仿宋" w:hAnsi="仿宋" w:cs="仿宋"/>
        </w:rPr>
        <w:t>Time taken: 0.306 seconds, Fetched: 10 row(s)</w:t>
      </w:r>
    </w:p>
    <w:p w:rsidR="00737AD2" w:rsidRDefault="00737AD2">
      <w:pPr>
        <w:spacing w:line="200" w:lineRule="exact"/>
        <w:rPr>
          <w:sz w:val="20"/>
          <w:szCs w:val="20"/>
        </w:rPr>
      </w:pPr>
    </w:p>
    <w:p w:rsidR="00737AD2" w:rsidRDefault="00737AD2">
      <w:pPr>
        <w:spacing w:before="4" w:line="200" w:lineRule="exact"/>
        <w:rPr>
          <w:sz w:val="20"/>
          <w:szCs w:val="20"/>
        </w:rPr>
      </w:pPr>
    </w:p>
    <w:p w:rsidR="00737AD2" w:rsidRDefault="00EC10B3">
      <w:pPr>
        <w:pStyle w:val="Heading2"/>
        <w:spacing w:line="396" w:lineRule="exact"/>
        <w:rPr>
          <w:lang w:eastAsia="zh-CN"/>
        </w:rPr>
      </w:pPr>
      <w:r>
        <w:pict>
          <v:group id="_x0000_s3347" style="position:absolute;left:0;text-align:left;margin-left:56.7pt;margin-top:21.4pt;width:498.6pt;height:.1pt;z-index:-25670;mso-position-horizontal-relative:page" coordorigin="1134,428" coordsize="9972,2">
            <v:shape id="_x0000_s3348" style="position:absolute;left:1134;top:428;width:9972;height:2" coordorigin="1134,428" coordsize="9972,0" path="m1134,428r9972,e" filled="f" strokeweight="1pt">
              <v:path arrowok="t"/>
            </v:shape>
            <w10:wrap anchorx="page"/>
          </v:group>
        </w:pict>
      </w:r>
      <w:bookmarkStart w:id="403" w:name="与Pig集成"/>
      <w:bookmarkStart w:id="404" w:name="_bookmark119"/>
      <w:bookmarkEnd w:id="403"/>
      <w:bookmarkEnd w:id="404"/>
      <w:r w:rsidR="007003A1">
        <w:rPr>
          <w:w w:val="95"/>
          <w:lang w:eastAsia="zh-CN"/>
        </w:rPr>
        <w:t>与Pig集成</w:t>
      </w:r>
    </w:p>
    <w:p w:rsidR="00737AD2" w:rsidRDefault="007003A1">
      <w:pPr>
        <w:pStyle w:val="BodyText"/>
        <w:spacing w:before="45"/>
        <w:ind w:left="613"/>
        <w:rPr>
          <w:lang w:eastAsia="zh-CN"/>
        </w:rPr>
      </w:pPr>
      <w:r>
        <w:rPr>
          <w:lang w:eastAsia="zh-CN"/>
        </w:rPr>
        <w:t>暂无文档。</w:t>
      </w:r>
    </w:p>
    <w:p w:rsidR="00737AD2" w:rsidRDefault="00737AD2">
      <w:pPr>
        <w:rPr>
          <w:lang w:eastAsia="zh-CN"/>
        </w:rPr>
        <w:sectPr w:rsidR="00737AD2">
          <w:headerReference w:type="even" r:id="rId46"/>
          <w:headerReference w:type="default" r:id="rId47"/>
          <w:pgSz w:w="12240" w:h="15840"/>
          <w:pgMar w:top="900" w:right="680" w:bottom="280" w:left="1020" w:header="713" w:footer="0" w:gutter="0"/>
          <w:pgNumType w:start="97"/>
          <w:cols w:space="720"/>
        </w:sectPr>
      </w:pPr>
    </w:p>
    <w:p w:rsidR="00737AD2" w:rsidRDefault="00737AD2">
      <w:pPr>
        <w:spacing w:line="200" w:lineRule="exact"/>
        <w:rPr>
          <w:sz w:val="20"/>
          <w:szCs w:val="20"/>
          <w:lang w:eastAsia="zh-CN"/>
        </w:rPr>
      </w:pPr>
    </w:p>
    <w:p w:rsidR="00737AD2" w:rsidRDefault="00737AD2">
      <w:pPr>
        <w:spacing w:before="4" w:line="240" w:lineRule="exact"/>
        <w:rPr>
          <w:sz w:val="24"/>
          <w:szCs w:val="24"/>
          <w:lang w:eastAsia="zh-CN"/>
        </w:rPr>
      </w:pPr>
    </w:p>
    <w:p w:rsidR="00737AD2" w:rsidRDefault="00EC10B3" w:rsidP="001509B5">
      <w:pPr>
        <w:pStyle w:val="Heading1"/>
        <w:kinsoku w:val="0"/>
        <w:overflowPunct w:val="0"/>
        <w:spacing w:line="481" w:lineRule="exact"/>
        <w:rPr>
          <w:lang w:eastAsia="zh-CN"/>
        </w:rPr>
      </w:pPr>
      <w:r>
        <w:pict>
          <v:group id="_x0000_s3345" style="position:absolute;left:0;text-align:left;margin-left:56.7pt;margin-top:25.15pt;width:498.6pt;height:.1pt;z-index:-25669;mso-position-horizontal-relative:page" coordorigin="1134,503" coordsize="9972,2">
            <v:shape id="_x0000_s3346" style="position:absolute;left:1134;top:503;width:9972;height:2" coordorigin="1134,503" coordsize="9972,0" path="m1134,503r9972,e" filled="f" strokeweight="3pt">
              <v:path arrowok="t"/>
            </v:shape>
            <w10:wrap anchorx="page"/>
          </v:group>
        </w:pict>
      </w:r>
      <w:bookmarkStart w:id="405" w:name="开发指南"/>
      <w:bookmarkStart w:id="406" w:name="_bookmark120"/>
      <w:bookmarkEnd w:id="405"/>
      <w:bookmarkEnd w:id="406"/>
      <w:r w:rsidR="007003A1">
        <w:rPr>
          <w:lang w:eastAsia="zh-CN"/>
        </w:rPr>
        <w:t>开发指南</w:t>
      </w:r>
      <w:ins w:id="407" w:author="zhangsuonan" w:date="2014-07-17T13:04:00Z">
        <w:r w:rsidR="001509B5">
          <w:rPr>
            <w:rFonts w:eastAsiaTheme="minorEastAsia"/>
            <w:lang w:eastAsia="zh-CN"/>
          </w:rPr>
          <w:t>(</w:t>
        </w:r>
        <w:r w:rsidR="001509B5">
          <w:rPr>
            <w:rFonts w:eastAsiaTheme="minorEastAsia" w:hint="eastAsia"/>
            <w:lang w:eastAsia="zh-CN"/>
          </w:rPr>
          <w:t>谭钊波</w:t>
        </w:r>
        <w:r w:rsidR="001509B5">
          <w:rPr>
            <w:rFonts w:eastAsiaTheme="minorEastAsia"/>
            <w:lang w:eastAsia="zh-CN"/>
          </w:rPr>
          <w:t>)</w:t>
        </w:r>
      </w:ins>
    </w:p>
    <w:p w:rsidR="00737AD2" w:rsidRDefault="00737AD2">
      <w:pPr>
        <w:spacing w:before="11" w:line="260" w:lineRule="exact"/>
        <w:rPr>
          <w:sz w:val="26"/>
          <w:szCs w:val="26"/>
          <w:lang w:eastAsia="zh-CN"/>
        </w:rPr>
      </w:pPr>
    </w:p>
    <w:p w:rsidR="00737AD2" w:rsidRDefault="007003A1">
      <w:pPr>
        <w:pStyle w:val="BodyText"/>
        <w:rPr>
          <w:lang w:eastAsia="zh-CN"/>
        </w:rPr>
      </w:pPr>
      <w:r>
        <w:rPr>
          <w:w w:val="95"/>
          <w:lang w:eastAsia="zh-CN"/>
        </w:rPr>
        <w:t>SequoiaDB相关开发信息</w:t>
      </w:r>
    </w:p>
    <w:p w:rsidR="00737AD2" w:rsidRDefault="00737AD2">
      <w:pPr>
        <w:spacing w:line="200" w:lineRule="exact"/>
        <w:rPr>
          <w:sz w:val="20"/>
          <w:szCs w:val="20"/>
          <w:lang w:eastAsia="zh-CN"/>
        </w:rPr>
      </w:pPr>
    </w:p>
    <w:p w:rsidR="00737AD2" w:rsidRDefault="00737AD2">
      <w:pPr>
        <w:spacing w:before="13" w:line="200" w:lineRule="exact"/>
        <w:rPr>
          <w:sz w:val="20"/>
          <w:szCs w:val="20"/>
          <w:lang w:eastAsia="zh-CN"/>
        </w:rPr>
      </w:pPr>
    </w:p>
    <w:p w:rsidR="00737AD2" w:rsidRDefault="00EC10B3">
      <w:pPr>
        <w:pStyle w:val="Heading2"/>
        <w:spacing w:line="396" w:lineRule="exact"/>
        <w:ind w:left="0" w:right="7542"/>
        <w:jc w:val="center"/>
      </w:pPr>
      <w:r>
        <w:pict>
          <v:group id="_x0000_s3343" style="position:absolute;left:0;text-align:left;margin-left:56.7pt;margin-top:21.4pt;width:498.6pt;height:.1pt;z-index:-25668;mso-position-horizontal-relative:page" coordorigin="1134,428" coordsize="9972,2">
            <v:shape id="_x0000_s3344" style="position:absolute;left:1134;top:428;width:9972;height:2" coordorigin="1134,428" coordsize="9972,0" path="m1134,428r9972,e" filled="f" strokeweight="1pt">
              <v:path arrowok="t"/>
            </v:shape>
            <w10:wrap anchorx="page"/>
          </v:group>
        </w:pict>
      </w:r>
      <w:bookmarkStart w:id="408" w:name="SequoiaDB_shell"/>
      <w:bookmarkStart w:id="409" w:name="_bookmark121"/>
      <w:bookmarkEnd w:id="408"/>
      <w:bookmarkEnd w:id="409"/>
      <w:r w:rsidR="007003A1">
        <w:rPr>
          <w:w w:val="95"/>
        </w:rPr>
        <w:t>SequoiaDB</w:t>
      </w:r>
      <w:r w:rsidR="007003A1">
        <w:rPr>
          <w:spacing w:val="-30"/>
          <w:w w:val="95"/>
        </w:rPr>
        <w:t xml:space="preserve"> </w:t>
      </w:r>
      <w:r w:rsidR="007003A1">
        <w:rPr>
          <w:w w:val="95"/>
        </w:rPr>
        <w:t>shell</w:t>
      </w:r>
    </w:p>
    <w:p w:rsidR="00737AD2" w:rsidRDefault="007003A1">
      <w:pPr>
        <w:pStyle w:val="BodyText"/>
        <w:spacing w:before="45"/>
      </w:pPr>
      <w:r>
        <w:t>目录</w:t>
      </w:r>
    </w:p>
    <w:p w:rsidR="00737AD2" w:rsidRDefault="00EC10B3">
      <w:pPr>
        <w:pStyle w:val="BodyText"/>
        <w:numPr>
          <w:ilvl w:val="1"/>
          <w:numId w:val="8"/>
        </w:numPr>
        <w:tabs>
          <w:tab w:val="left" w:pos="1217"/>
        </w:tabs>
        <w:spacing w:before="34"/>
        <w:ind w:left="1217"/>
      </w:pPr>
      <w:hyperlink w:anchor="_bookmark122" w:history="1">
        <w:r w:rsidR="007003A1">
          <w:rPr>
            <w:color w:val="0000FF"/>
            <w:w w:val="95"/>
            <w:position w:val="1"/>
          </w:rPr>
          <w:t>SequoiaDB</w:t>
        </w:r>
        <w:r w:rsidR="007003A1">
          <w:rPr>
            <w:color w:val="0000FF"/>
            <w:spacing w:val="-1"/>
            <w:w w:val="95"/>
            <w:position w:val="1"/>
          </w:rPr>
          <w:t xml:space="preserve"> </w:t>
        </w:r>
        <w:r w:rsidR="007003A1">
          <w:rPr>
            <w:color w:val="0000FF"/>
            <w:w w:val="95"/>
            <w:position w:val="1"/>
          </w:rPr>
          <w:t>shell入门</w:t>
        </w:r>
      </w:hyperlink>
    </w:p>
    <w:p w:rsidR="00737AD2" w:rsidRDefault="00EC10B3">
      <w:pPr>
        <w:pStyle w:val="BodyText"/>
        <w:numPr>
          <w:ilvl w:val="1"/>
          <w:numId w:val="8"/>
        </w:numPr>
        <w:tabs>
          <w:tab w:val="left" w:pos="1217"/>
        </w:tabs>
        <w:spacing w:line="293" w:lineRule="exact"/>
        <w:ind w:left="1217"/>
      </w:pPr>
      <w:hyperlink w:anchor="_bookmark123" w:history="1">
        <w:r w:rsidR="007003A1">
          <w:rPr>
            <w:color w:val="0000FF"/>
            <w:position w:val="1"/>
          </w:rPr>
          <w:t>使用shell的窍门</w:t>
        </w:r>
      </w:hyperlink>
    </w:p>
    <w:p w:rsidR="00737AD2" w:rsidRDefault="00737AD2">
      <w:pPr>
        <w:spacing w:before="2" w:line="140" w:lineRule="exact"/>
        <w:rPr>
          <w:sz w:val="14"/>
          <w:szCs w:val="14"/>
        </w:rPr>
      </w:pPr>
    </w:p>
    <w:p w:rsidR="00737AD2" w:rsidRDefault="007003A1">
      <w:pPr>
        <w:pStyle w:val="Heading3"/>
        <w:ind w:left="433"/>
      </w:pPr>
      <w:bookmarkStart w:id="410" w:name="SequoiaDB_shell入门"/>
      <w:bookmarkStart w:id="411" w:name="_bookmark122"/>
      <w:bookmarkEnd w:id="410"/>
      <w:bookmarkEnd w:id="411"/>
      <w:r>
        <w:rPr>
          <w:w w:val="95"/>
        </w:rPr>
        <w:t>SequoiaDB</w:t>
      </w:r>
      <w:r>
        <w:rPr>
          <w:spacing w:val="-2"/>
          <w:w w:val="95"/>
        </w:rPr>
        <w:t xml:space="preserve"> </w:t>
      </w:r>
      <w:r>
        <w:rPr>
          <w:w w:val="95"/>
        </w:rPr>
        <w:t>shell入门</w:t>
      </w:r>
    </w:p>
    <w:p w:rsidR="00737AD2" w:rsidRDefault="00737AD2">
      <w:pPr>
        <w:spacing w:before="8" w:line="100" w:lineRule="exact"/>
        <w:rPr>
          <w:sz w:val="10"/>
          <w:szCs w:val="10"/>
        </w:rPr>
      </w:pPr>
    </w:p>
    <w:p w:rsidR="00737AD2" w:rsidRDefault="007003A1">
      <w:pPr>
        <w:pStyle w:val="BodyText"/>
        <w:spacing w:line="168" w:lineRule="auto"/>
        <w:rPr>
          <w:lang w:eastAsia="zh-CN"/>
        </w:rPr>
      </w:pPr>
      <w:r>
        <w:rPr>
          <w:w w:val="95"/>
        </w:rPr>
        <w:t xml:space="preserve">SequoiaDB自带一个JavaScript   </w:t>
      </w:r>
      <w:r>
        <w:rPr>
          <w:spacing w:val="34"/>
          <w:w w:val="95"/>
        </w:rPr>
        <w:t xml:space="preserve"> </w:t>
      </w:r>
      <w:r>
        <w:rPr>
          <w:w w:val="95"/>
        </w:rPr>
        <w:t>shell，可以从命令行与SequoiaDB实例交互。这个shell非常有用，通过它可</w:t>
      </w:r>
      <w:r>
        <w:t xml:space="preserve"> </w:t>
      </w:r>
      <w:r>
        <w:rPr>
          <w:w w:val="95"/>
        </w:rPr>
        <w:t>以执行管理操作、检查运行实例，亦或做其他尝试。</w:t>
      </w:r>
      <w:r>
        <w:rPr>
          <w:w w:val="95"/>
          <w:lang w:eastAsia="zh-CN"/>
        </w:rPr>
        <w:t>这个shell对于使用SequoiaDB来说是至关重要的工具。</w:t>
      </w:r>
    </w:p>
    <w:p w:rsidR="00737AD2" w:rsidRDefault="00737AD2">
      <w:pPr>
        <w:spacing w:before="14" w:line="200" w:lineRule="exact"/>
        <w:rPr>
          <w:sz w:val="20"/>
          <w:szCs w:val="20"/>
          <w:lang w:eastAsia="zh-CN"/>
        </w:rPr>
      </w:pPr>
    </w:p>
    <w:p w:rsidR="00737AD2" w:rsidRDefault="007003A1">
      <w:pPr>
        <w:pStyle w:val="BodyText"/>
        <w:spacing w:line="253" w:lineRule="auto"/>
        <w:ind w:right="4955"/>
      </w:pPr>
      <w:r>
        <w:rPr>
          <w:w w:val="95"/>
        </w:rPr>
        <w:t>运行shell</w:t>
      </w:r>
      <w:r>
        <w:rPr>
          <w:w w:val="96"/>
        </w:rPr>
        <w:t xml:space="preserve"> </w:t>
      </w:r>
      <w:r>
        <w:rPr>
          <w:w w:val="95"/>
        </w:rPr>
        <w:t>运行sequoiadb（./sequoiadb）启动shell：</w:t>
      </w:r>
    </w:p>
    <w:p w:rsidR="00737AD2" w:rsidRDefault="00EC10B3">
      <w:pPr>
        <w:pStyle w:val="BodyText"/>
        <w:spacing w:line="287" w:lineRule="exact"/>
        <w:rPr>
          <w:rFonts w:ascii="仿宋" w:eastAsia="仿宋" w:hAnsi="仿宋" w:cs="仿宋"/>
        </w:rPr>
      </w:pPr>
      <w:r w:rsidRPr="00EC10B3">
        <w:pict>
          <v:group id="_x0000_s3341" style="position:absolute;left:0;text-align:left;margin-left:81.7pt;margin-top:4.05pt;width:473.6pt;height:42.4pt;z-index:-25667;mso-position-horizontal-relative:page" coordorigin="1634,81" coordsize="9472,848">
            <v:shape id="_x0000_s3342" style="position:absolute;left:1634;top:81;width:9472;height:848" coordorigin="1634,81" coordsize="9472,848" path="m1634,81r9472,l11106,929r-9472,l1634,81xe" fillcolor="#efefef" stroked="f">
              <v:path arrowok="t"/>
            </v:shape>
            <w10:wrap anchorx="page"/>
          </v:group>
        </w:pict>
      </w:r>
      <w:r w:rsidR="007003A1">
        <w:rPr>
          <w:rFonts w:ascii="仿宋" w:eastAsia="仿宋" w:hAnsi="仿宋" w:cs="仿宋"/>
        </w:rPr>
        <w:t>$ ./sdb</w:t>
      </w:r>
    </w:p>
    <w:p w:rsidR="00737AD2" w:rsidRDefault="007003A1">
      <w:pPr>
        <w:pStyle w:val="BodyText"/>
        <w:spacing w:line="212" w:lineRule="exact"/>
        <w:rPr>
          <w:rFonts w:ascii="仿宋" w:eastAsia="仿宋" w:hAnsi="仿宋" w:cs="仿宋"/>
        </w:rPr>
      </w:pPr>
      <w:r>
        <w:rPr>
          <w:rFonts w:ascii="仿宋" w:eastAsia="仿宋" w:hAnsi="仿宋" w:cs="仿宋"/>
        </w:rPr>
        <w:t>Welcome to SequoiaDB shell!</w:t>
      </w:r>
    </w:p>
    <w:p w:rsidR="00737AD2" w:rsidRDefault="007003A1">
      <w:pPr>
        <w:pStyle w:val="BodyText"/>
        <w:spacing w:line="212" w:lineRule="exact"/>
        <w:rPr>
          <w:rFonts w:ascii="仿宋" w:eastAsia="仿宋" w:hAnsi="仿宋" w:cs="仿宋"/>
        </w:rPr>
      </w:pPr>
      <w:r>
        <w:rPr>
          <w:rFonts w:ascii="仿宋" w:eastAsia="仿宋" w:hAnsi="仿宋" w:cs="仿宋"/>
        </w:rPr>
        <w:t>help() for help, Ctrl+c or quit to exit</w:t>
      </w:r>
    </w:p>
    <w:p w:rsidR="00737AD2" w:rsidRDefault="007003A1">
      <w:pPr>
        <w:pStyle w:val="BodyText"/>
        <w:spacing w:line="212" w:lineRule="exact"/>
        <w:rPr>
          <w:rFonts w:ascii="仿宋" w:eastAsia="仿宋" w:hAnsi="仿宋" w:cs="仿宋"/>
        </w:rPr>
      </w:pPr>
      <w:r>
        <w:rPr>
          <w:rFonts w:ascii="仿宋" w:eastAsia="仿宋" w:hAnsi="仿宋" w:cs="仿宋"/>
        </w:rPr>
        <w:t>&gt;</w:t>
      </w:r>
    </w:p>
    <w:p w:rsidR="00737AD2" w:rsidRDefault="007003A1">
      <w:pPr>
        <w:pStyle w:val="BodyText"/>
        <w:spacing w:before="49" w:line="253" w:lineRule="auto"/>
      </w:pPr>
      <w:r>
        <w:rPr>
          <w:w w:val="95"/>
        </w:rPr>
        <w:t>shell在启动时需要手动连接到SequoiaDB服务器，所以要确保在使用shell之前启动sequoiadb。</w:t>
      </w:r>
      <w:r>
        <w:t xml:space="preserve"> shell是一个功能完备的JavaScript解析器，可以运行任何JavaScript程序。如：</w:t>
      </w:r>
    </w:p>
    <w:p w:rsidR="00737AD2" w:rsidRDefault="00EC10B3">
      <w:pPr>
        <w:pStyle w:val="BodyText"/>
        <w:spacing w:before="67" w:line="172" w:lineRule="auto"/>
        <w:ind w:right="8727"/>
        <w:rPr>
          <w:rFonts w:ascii="仿宋" w:eastAsia="仿宋" w:hAnsi="仿宋" w:cs="仿宋"/>
        </w:rPr>
      </w:pPr>
      <w:r w:rsidRPr="00EC10B3">
        <w:pict>
          <v:group id="_x0000_s3339" style="position:absolute;left:0;text-align:left;margin-left:81.7pt;margin-top:4.05pt;width:473.6pt;height:53pt;z-index:-25666;mso-position-horizontal-relative:page" coordorigin="1634,81" coordsize="9472,1060">
            <v:shape id="_x0000_s3340" style="position:absolute;left:1634;top:81;width:9472;height:1060" coordorigin="1634,81" coordsize="9472,1060" path="m1634,81r9472,l11106,1141r-9472,l1634,81xe" fillcolor="#efefef" stroked="f">
              <v:path arrowok="t"/>
            </v:shape>
            <w10:wrap anchorx="page"/>
          </v:group>
        </w:pict>
      </w:r>
      <w:r w:rsidR="007003A1">
        <w:rPr>
          <w:rFonts w:ascii="仿宋" w:eastAsia="仿宋" w:hAnsi="仿宋" w:cs="仿宋"/>
        </w:rPr>
        <w:t>&gt; y=200 200</w:t>
      </w:r>
    </w:p>
    <w:p w:rsidR="00737AD2" w:rsidRDefault="007003A1">
      <w:pPr>
        <w:pStyle w:val="BodyText"/>
        <w:spacing w:line="172" w:lineRule="auto"/>
        <w:ind w:right="8727"/>
        <w:rPr>
          <w:rFonts w:ascii="仿宋" w:eastAsia="仿宋" w:hAnsi="仿宋" w:cs="仿宋"/>
        </w:rPr>
      </w:pPr>
      <w:r>
        <w:rPr>
          <w:rFonts w:ascii="仿宋" w:eastAsia="仿宋" w:hAnsi="仿宋" w:cs="仿宋"/>
        </w:rPr>
        <w:t>&gt; y/20 10</w:t>
      </w:r>
    </w:p>
    <w:p w:rsidR="00737AD2" w:rsidRDefault="007003A1">
      <w:pPr>
        <w:pStyle w:val="BodyText"/>
        <w:spacing w:line="220" w:lineRule="exact"/>
        <w:rPr>
          <w:rFonts w:ascii="仿宋" w:eastAsia="仿宋" w:hAnsi="仿宋" w:cs="仿宋"/>
        </w:rPr>
      </w:pPr>
      <w:r>
        <w:rPr>
          <w:rFonts w:ascii="仿宋" w:eastAsia="仿宋" w:hAnsi="仿宋" w:cs="仿宋"/>
        </w:rPr>
        <w:t>&gt;</w:t>
      </w:r>
    </w:p>
    <w:p w:rsidR="00737AD2" w:rsidRDefault="007003A1">
      <w:pPr>
        <w:pStyle w:val="BodyText"/>
        <w:spacing w:before="49"/>
      </w:pPr>
      <w:r>
        <w:rPr>
          <w:w w:val="95"/>
        </w:rPr>
        <w:t>还可以充分利用JavaScript的标准库。</w:t>
      </w:r>
    </w:p>
    <w:p w:rsidR="00737AD2" w:rsidRDefault="00EC10B3">
      <w:pPr>
        <w:pStyle w:val="BodyText"/>
        <w:spacing w:before="6"/>
        <w:rPr>
          <w:rFonts w:ascii="仿宋" w:eastAsia="仿宋" w:hAnsi="仿宋" w:cs="仿宋"/>
        </w:rPr>
      </w:pPr>
      <w:r w:rsidRPr="00EC10B3">
        <w:pict>
          <v:group id="_x0000_s3337" style="position:absolute;left:0;text-align:left;margin-left:81.7pt;margin-top:4.75pt;width:473.6pt;height:53pt;z-index:-25665;mso-position-horizontal-relative:page" coordorigin="1634,95" coordsize="9472,1060">
            <v:shape id="_x0000_s3338" style="position:absolute;left:1634;top:95;width:9472;height:1060" coordorigin="1634,95" coordsize="9472,1060" path="m1634,95r9472,l11106,1155r-9472,l1634,95xe" fillcolor="#efefef" stroked="f">
              <v:path arrowok="t"/>
            </v:shape>
            <w10:wrap anchorx="page"/>
          </v:group>
        </w:pict>
      </w:r>
      <w:r w:rsidR="007003A1">
        <w:rPr>
          <w:rFonts w:ascii="仿宋" w:eastAsia="仿宋" w:hAnsi="仿宋" w:cs="仿宋"/>
        </w:rPr>
        <w:t>&gt; new Date("2013/04/17");</w:t>
      </w:r>
    </w:p>
    <w:p w:rsidR="00737AD2" w:rsidRDefault="007003A1">
      <w:pPr>
        <w:pStyle w:val="BodyText"/>
        <w:spacing w:line="212" w:lineRule="exact"/>
        <w:rPr>
          <w:rFonts w:ascii="仿宋" w:eastAsia="仿宋" w:hAnsi="仿宋" w:cs="仿宋"/>
        </w:rPr>
      </w:pPr>
      <w:r>
        <w:rPr>
          <w:rFonts w:ascii="仿宋" w:eastAsia="仿宋" w:hAnsi="仿宋" w:cs="仿宋"/>
        </w:rPr>
        <w:t>Wed Apr 17 2013 00:00:00 GMT+0800 (CST)</w:t>
      </w:r>
    </w:p>
    <w:p w:rsidR="00737AD2" w:rsidRDefault="007003A1">
      <w:pPr>
        <w:pStyle w:val="BodyText"/>
        <w:spacing w:line="212" w:lineRule="exact"/>
        <w:rPr>
          <w:rFonts w:ascii="仿宋" w:eastAsia="仿宋" w:hAnsi="仿宋" w:cs="仿宋"/>
        </w:rPr>
      </w:pPr>
      <w:r>
        <w:rPr>
          <w:rFonts w:ascii="仿宋" w:eastAsia="仿宋" w:hAnsi="仿宋" w:cs="仿宋"/>
        </w:rPr>
        <w:t>&gt; "hello,world".replace("world","SequoiaDB")</w:t>
      </w:r>
    </w:p>
    <w:p w:rsidR="00737AD2" w:rsidRDefault="007003A1">
      <w:pPr>
        <w:pStyle w:val="BodyText"/>
        <w:spacing w:line="212" w:lineRule="exact"/>
        <w:rPr>
          <w:rFonts w:ascii="仿宋" w:eastAsia="仿宋" w:hAnsi="仿宋" w:cs="仿宋"/>
        </w:rPr>
      </w:pPr>
      <w:r>
        <w:rPr>
          <w:rFonts w:ascii="仿宋" w:eastAsia="仿宋" w:hAnsi="仿宋" w:cs="仿宋"/>
        </w:rPr>
        <w:t>hello,SequoiaDB</w:t>
      </w:r>
    </w:p>
    <w:p w:rsidR="00737AD2" w:rsidRDefault="007003A1">
      <w:pPr>
        <w:pStyle w:val="BodyText"/>
        <w:spacing w:line="212" w:lineRule="exact"/>
        <w:rPr>
          <w:rFonts w:ascii="仿宋" w:eastAsia="仿宋" w:hAnsi="仿宋" w:cs="仿宋"/>
        </w:rPr>
      </w:pPr>
      <w:r>
        <w:rPr>
          <w:rFonts w:ascii="仿宋" w:eastAsia="仿宋" w:hAnsi="仿宋" w:cs="仿宋"/>
        </w:rPr>
        <w:t>&gt;</w:t>
      </w:r>
    </w:p>
    <w:p w:rsidR="00737AD2" w:rsidRDefault="007003A1">
      <w:pPr>
        <w:pStyle w:val="BodyText"/>
        <w:spacing w:before="49"/>
      </w:pPr>
      <w:r>
        <w:rPr>
          <w:w w:val="95"/>
        </w:rPr>
        <w:t>也可以定义和调用JavaScript函数：</w:t>
      </w:r>
    </w:p>
    <w:p w:rsidR="00737AD2" w:rsidRDefault="00EC10B3">
      <w:pPr>
        <w:pStyle w:val="BodyText"/>
        <w:spacing w:before="6"/>
        <w:rPr>
          <w:rFonts w:ascii="仿宋" w:eastAsia="仿宋" w:hAnsi="仿宋" w:cs="仿宋"/>
        </w:rPr>
      </w:pPr>
      <w:r w:rsidRPr="00EC10B3">
        <w:pict>
          <v:group id="_x0000_s3335" style="position:absolute;left:0;text-align:left;margin-left:81.7pt;margin-top:4.75pt;width:473.6pt;height:74.2pt;z-index:-25664;mso-position-horizontal-relative:page" coordorigin="1634,95" coordsize="9472,1484">
            <v:shape id="_x0000_s3336" style="position:absolute;left:1634;top:95;width:9472;height:1484" coordorigin="1634,95" coordsize="9472,1484" path="m1634,95r9472,l11106,1579r-9472,l1634,95xe" fillcolor="#efefef" stroked="f">
              <v:path arrowok="t"/>
            </v:shape>
            <w10:wrap anchorx="page"/>
          </v:group>
        </w:pict>
      </w:r>
      <w:r w:rsidR="007003A1">
        <w:rPr>
          <w:rFonts w:ascii="仿宋" w:eastAsia="仿宋" w:hAnsi="仿宋" w:cs="仿宋"/>
        </w:rPr>
        <w:t>&gt; function sdb(n){</w:t>
      </w:r>
    </w:p>
    <w:p w:rsidR="00737AD2" w:rsidRDefault="007003A1">
      <w:pPr>
        <w:pStyle w:val="BodyText"/>
        <w:spacing w:line="212" w:lineRule="exact"/>
        <w:rPr>
          <w:rFonts w:ascii="仿宋" w:eastAsia="仿宋" w:hAnsi="仿宋" w:cs="仿宋"/>
        </w:rPr>
      </w:pPr>
      <w:r>
        <w:rPr>
          <w:rFonts w:ascii="仿宋" w:eastAsia="仿宋" w:hAnsi="仿宋" w:cs="仿宋"/>
        </w:rPr>
        <w:t>... if(n&lt;=1)return 1;</w:t>
      </w:r>
    </w:p>
    <w:p w:rsidR="00737AD2" w:rsidRDefault="007003A1">
      <w:pPr>
        <w:pStyle w:val="BodyText"/>
        <w:spacing w:line="212" w:lineRule="exact"/>
        <w:rPr>
          <w:rFonts w:ascii="仿宋" w:eastAsia="仿宋" w:hAnsi="仿宋" w:cs="仿宋"/>
        </w:rPr>
      </w:pPr>
      <w:r>
        <w:rPr>
          <w:rFonts w:ascii="仿宋" w:eastAsia="仿宋" w:hAnsi="仿宋" w:cs="仿宋"/>
        </w:rPr>
        <w:t>... else return n*sdb(n-1);</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 }</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&gt; sdb(4);</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24</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&gt;</w:t>
      </w:r>
    </w:p>
    <w:p w:rsidR="00737AD2" w:rsidRDefault="00737AD2">
      <w:pPr>
        <w:spacing w:before="5" w:line="130" w:lineRule="exact"/>
        <w:rPr>
          <w:sz w:val="13"/>
          <w:szCs w:val="13"/>
          <w:lang w:eastAsia="zh-CN"/>
        </w:rPr>
      </w:pPr>
    </w:p>
    <w:p w:rsidR="00737AD2" w:rsidRDefault="00EC10B3">
      <w:pPr>
        <w:pStyle w:val="BodyText"/>
        <w:spacing w:line="168" w:lineRule="auto"/>
        <w:ind w:left="1573"/>
        <w:rPr>
          <w:lang w:eastAsia="zh-CN"/>
        </w:rPr>
      </w:pPr>
      <w:r>
        <w:pict>
          <v:shape id="_x0000_s3334" type="#_x0000_t75" style="position:absolute;left:0;text-align:left;margin-left:81.7pt;margin-top:2.55pt;width:24pt;height:24pt;z-index:-25663;mso-position-horizontal-relative:page">
            <v:imagedata r:id="rId21" o:title=""/>
            <w10:wrap anchorx="page"/>
          </v:shape>
        </w:pict>
      </w:r>
      <w:r w:rsidR="007003A1">
        <w:rPr>
          <w:w w:val="95"/>
          <w:lang w:eastAsia="zh-CN"/>
        </w:rPr>
        <w:t xml:space="preserve">注:      </w:t>
      </w:r>
      <w:r w:rsidR="007003A1">
        <w:rPr>
          <w:spacing w:val="44"/>
          <w:w w:val="95"/>
          <w:lang w:eastAsia="zh-CN"/>
        </w:rPr>
        <w:t xml:space="preserve"> </w:t>
      </w:r>
      <w:r w:rsidR="007003A1">
        <w:rPr>
          <w:w w:val="95"/>
          <w:lang w:eastAsia="zh-CN"/>
        </w:rPr>
        <w:t>可以使用多行命令。shell会检测输入的JavaScript语句是否完整，如没有写完还可以接着写下一</w:t>
      </w:r>
      <w:r w:rsidR="007003A1">
        <w:rPr>
          <w:lang w:eastAsia="zh-CN"/>
        </w:rPr>
        <w:t xml:space="preserve"> 行。</w:t>
      </w:r>
    </w:p>
    <w:p w:rsidR="00737AD2" w:rsidRDefault="00737AD2">
      <w:pPr>
        <w:spacing w:line="168" w:lineRule="auto"/>
        <w:rPr>
          <w:lang w:eastAsia="zh-CN"/>
        </w:rPr>
        <w:sectPr w:rsidR="00737AD2">
          <w:pgSz w:w="12240" w:h="15840"/>
          <w:pgMar w:top="900" w:right="110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pPr>
      <w:r>
        <w:rPr>
          <w:w w:val="95"/>
        </w:rPr>
        <w:t>SequoiaDB客户端</w:t>
      </w:r>
    </w:p>
    <w:p w:rsidR="00737AD2" w:rsidRDefault="00737AD2">
      <w:pPr>
        <w:spacing w:before="5" w:line="100" w:lineRule="exact"/>
        <w:rPr>
          <w:sz w:val="10"/>
          <w:szCs w:val="10"/>
        </w:rPr>
      </w:pPr>
    </w:p>
    <w:p w:rsidR="00737AD2" w:rsidRDefault="007003A1">
      <w:pPr>
        <w:pStyle w:val="BodyText"/>
        <w:spacing w:line="168" w:lineRule="auto"/>
        <w:ind w:left="613" w:right="19"/>
        <w:rPr>
          <w:lang w:eastAsia="zh-CN"/>
        </w:rPr>
      </w:pPr>
      <w:r>
        <w:rPr>
          <w:w w:val="95"/>
        </w:rPr>
        <w:t>启动shell可以运行任意JavaScript程序，但是shell的真正威力在于它是一个独立的SequoiaDB客户端。开启</w:t>
      </w:r>
      <w:r>
        <w:t xml:space="preserve"> </w:t>
      </w:r>
      <w:r>
        <w:rPr>
          <w:w w:val="95"/>
        </w:rPr>
        <w:t xml:space="preserve">的时候，可以使用db=new   </w:t>
      </w:r>
      <w:r>
        <w:rPr>
          <w:spacing w:val="14"/>
          <w:w w:val="95"/>
        </w:rPr>
        <w:t xml:space="preserve"> </w:t>
      </w:r>
      <w:r>
        <w:rPr>
          <w:w w:val="95"/>
        </w:rPr>
        <w:t>Sdb（"localhost",11810）命令连接到本地sequoiaDB服务器的数据库，并将这个</w:t>
      </w:r>
      <w:r>
        <w:t xml:space="preserve"> </w:t>
      </w:r>
      <w:r>
        <w:rPr>
          <w:w w:val="95"/>
        </w:rPr>
        <w:t>数据库连接赋值给全局变量db。</w:t>
      </w:r>
      <w:r>
        <w:rPr>
          <w:w w:val="95"/>
          <w:lang w:eastAsia="zh-CN"/>
        </w:rPr>
        <w:t>这个变量是通过shell访问SequoiaDB的主要入口点。</w:t>
      </w:r>
    </w:p>
    <w:p w:rsidR="00737AD2" w:rsidRDefault="007003A1">
      <w:pPr>
        <w:pStyle w:val="BodyText"/>
        <w:spacing w:before="34"/>
        <w:ind w:left="613"/>
      </w:pPr>
      <w:r>
        <w:t>shell还有一些非JavaScript语法的扩展，例如：</w:t>
      </w:r>
    </w:p>
    <w:p w:rsidR="00737AD2" w:rsidRDefault="00EC10B3">
      <w:pPr>
        <w:pStyle w:val="BodyText"/>
        <w:spacing w:before="81" w:line="172" w:lineRule="auto"/>
        <w:ind w:left="613" w:right="8147"/>
        <w:rPr>
          <w:rFonts w:ascii="仿宋" w:eastAsia="仿宋" w:hAnsi="仿宋" w:cs="仿宋"/>
        </w:rPr>
      </w:pPr>
      <w:r w:rsidRPr="00EC10B3">
        <w:pict>
          <v:group id="_x0000_s3332" style="position:absolute;left:0;text-align:left;margin-left:81.7pt;margin-top:4.75pt;width:473.6pt;height:42.4pt;z-index:-25662;mso-position-horizontal-relative:page" coordorigin="1634,95" coordsize="9472,848">
            <v:shape id="_x0000_s3333" style="position:absolute;left:1634;top:95;width:9472;height:848" coordorigin="1634,95" coordsize="9472,848" path="m1634,95r9472,l11106,943r-9472,l1634,95xe" fillcolor="#efefef" stroked="f">
              <v:path arrowok="t"/>
            </v:shape>
            <w10:wrap anchorx="page"/>
          </v:group>
        </w:pict>
      </w:r>
      <w:r w:rsidR="007003A1">
        <w:rPr>
          <w:rFonts w:ascii="仿宋" w:eastAsia="仿宋" w:hAnsi="仿宋" w:cs="仿宋"/>
        </w:rPr>
        <w:t>&gt;db localhost:11810</w:t>
      </w:r>
    </w:p>
    <w:p w:rsidR="00737AD2" w:rsidRDefault="007003A1">
      <w:pPr>
        <w:pStyle w:val="BodyText"/>
        <w:spacing w:line="172" w:lineRule="auto"/>
        <w:ind w:left="613" w:right="4963"/>
        <w:rPr>
          <w:rFonts w:ascii="仿宋" w:eastAsia="仿宋" w:hAnsi="仿宋" w:cs="仿宋"/>
        </w:rPr>
      </w:pPr>
      <w:r>
        <w:rPr>
          <w:rFonts w:ascii="仿宋" w:eastAsia="仿宋" w:hAnsi="仿宋" w:cs="仿宋"/>
        </w:rPr>
        <w:t>&gt;db.createCS("foo")//创建集合空间 localhost:11810.foo</w:t>
      </w:r>
    </w:p>
    <w:p w:rsidR="00737AD2" w:rsidRDefault="00737AD2">
      <w:pPr>
        <w:spacing w:before="3" w:line="140" w:lineRule="exact"/>
        <w:rPr>
          <w:sz w:val="14"/>
          <w:szCs w:val="14"/>
        </w:rPr>
      </w:pPr>
    </w:p>
    <w:p w:rsidR="00737AD2" w:rsidRDefault="007003A1">
      <w:pPr>
        <w:pStyle w:val="BodyText"/>
        <w:spacing w:line="168" w:lineRule="auto"/>
        <w:ind w:left="613" w:right="150"/>
        <w:rPr>
          <w:lang w:eastAsia="zh-CN"/>
        </w:rPr>
      </w:pPr>
      <w:r>
        <w:rPr>
          <w:w w:val="95"/>
        </w:rPr>
        <w:t>可以通过db变量来访问其中的集合空间，如db.foo返回当前数据库的foo集合空间。</w:t>
      </w:r>
      <w:r>
        <w:rPr>
          <w:w w:val="95"/>
          <w:lang w:eastAsia="zh-CN"/>
        </w:rPr>
        <w:t>再通过集合空间来访问</w:t>
      </w:r>
      <w:r>
        <w:rPr>
          <w:lang w:eastAsia="zh-CN"/>
        </w:rPr>
        <w:t xml:space="preserve"> </w:t>
      </w:r>
      <w:r>
        <w:rPr>
          <w:w w:val="95"/>
          <w:lang w:eastAsia="zh-CN"/>
        </w:rPr>
        <w:t xml:space="preserve">其中的集合，如db.foo.bar，返回返回当前数据库      </w:t>
      </w:r>
      <w:r>
        <w:rPr>
          <w:spacing w:val="13"/>
          <w:w w:val="95"/>
          <w:lang w:eastAsia="zh-CN"/>
        </w:rPr>
        <w:t xml:space="preserve"> </w:t>
      </w:r>
      <w:r>
        <w:rPr>
          <w:w w:val="95"/>
          <w:lang w:eastAsia="zh-CN"/>
        </w:rPr>
        <w:t>foo集合空间的集合bar。既然可以再shell中访问集合，那</w:t>
      </w:r>
      <w:r>
        <w:rPr>
          <w:lang w:eastAsia="zh-CN"/>
        </w:rPr>
        <w:t xml:space="preserve"> 么基本上就可以执行几乎所有的数据库操作了。</w:t>
      </w:r>
    </w:p>
    <w:p w:rsidR="00737AD2" w:rsidRDefault="00737AD2">
      <w:pPr>
        <w:spacing w:before="1" w:line="130" w:lineRule="exact"/>
        <w:rPr>
          <w:sz w:val="13"/>
          <w:szCs w:val="13"/>
          <w:lang w:eastAsia="zh-CN"/>
        </w:rPr>
      </w:pPr>
    </w:p>
    <w:p w:rsidR="00737AD2" w:rsidRDefault="007003A1">
      <w:pPr>
        <w:pStyle w:val="Heading3"/>
      </w:pPr>
      <w:bookmarkStart w:id="412" w:name="使用shell的窍门"/>
      <w:bookmarkStart w:id="413" w:name="_bookmark123"/>
      <w:bookmarkEnd w:id="412"/>
      <w:bookmarkEnd w:id="413"/>
      <w:r>
        <w:t>使用shell的窍门</w:t>
      </w:r>
    </w:p>
    <w:p w:rsidR="00737AD2" w:rsidRDefault="00737AD2">
      <w:pPr>
        <w:spacing w:before="8" w:line="100" w:lineRule="exact"/>
        <w:rPr>
          <w:sz w:val="10"/>
          <w:szCs w:val="10"/>
        </w:rPr>
      </w:pPr>
    </w:p>
    <w:p w:rsidR="00737AD2" w:rsidRDefault="007003A1">
      <w:pPr>
        <w:pStyle w:val="BodyText"/>
        <w:spacing w:line="168" w:lineRule="auto"/>
        <w:ind w:left="613" w:right="317"/>
      </w:pPr>
      <w:r>
        <w:rPr>
          <w:w w:val="95"/>
        </w:rPr>
        <w:t xml:space="preserve">SequoiaDB    </w:t>
      </w:r>
      <w:r>
        <w:rPr>
          <w:spacing w:val="22"/>
          <w:w w:val="95"/>
        </w:rPr>
        <w:t xml:space="preserve"> </w:t>
      </w:r>
      <w:r>
        <w:rPr>
          <w:w w:val="95"/>
        </w:rPr>
        <w:t>shell本身内置了帮助文档，通过help()命令可以查看使用介绍。另外，参考手册SequoiaDB</w:t>
      </w:r>
      <w:r>
        <w:rPr>
          <w:w w:val="93"/>
        </w:rPr>
        <w:t xml:space="preserve"> </w:t>
      </w:r>
      <w:r>
        <w:rPr>
          <w:w w:val="95"/>
        </w:rPr>
        <w:t>JavaScript方法一节中，有各方法的详细使用介绍。</w:t>
      </w:r>
    </w:p>
    <w:p w:rsidR="00737AD2" w:rsidRDefault="007003A1">
      <w:pPr>
        <w:pStyle w:val="BodyText"/>
        <w:numPr>
          <w:ilvl w:val="0"/>
          <w:numId w:val="1"/>
        </w:numPr>
        <w:tabs>
          <w:tab w:val="left" w:pos="897"/>
        </w:tabs>
        <w:spacing w:before="50" w:line="255" w:lineRule="auto"/>
        <w:ind w:left="897" w:right="8242"/>
      </w:pPr>
      <w:r>
        <w:rPr>
          <w:w w:val="95"/>
          <w:position w:val="1"/>
        </w:rPr>
        <w:t>Help</w:t>
      </w:r>
      <w:r>
        <w:rPr>
          <w:w w:val="92"/>
          <w:position w:val="1"/>
        </w:rPr>
        <w:t xml:space="preserve"> </w:t>
      </w:r>
      <w:r>
        <w:rPr>
          <w:w w:val="95"/>
        </w:rPr>
        <w:t>查看使用介绍：</w:t>
      </w:r>
    </w:p>
    <w:p w:rsidR="00737AD2" w:rsidRDefault="00EC10B3">
      <w:pPr>
        <w:pStyle w:val="BodyText"/>
        <w:spacing w:line="284" w:lineRule="exact"/>
        <w:ind w:left="897"/>
        <w:rPr>
          <w:rFonts w:ascii="仿宋" w:eastAsia="仿宋" w:hAnsi="仿宋" w:cs="仿宋"/>
        </w:rPr>
      </w:pPr>
      <w:r w:rsidRPr="00EC10B3">
        <w:pict>
          <v:group id="_x0000_s3330" style="position:absolute;left:0;text-align:left;margin-left:95.85pt;margin-top:3.9pt;width:459.45pt;height:222.6pt;z-index:-25661;mso-position-horizontal-relative:page" coordorigin="1917,78" coordsize="9189,4452">
            <v:shape id="_x0000_s3331" style="position:absolute;left:1917;top:78;width:9189;height:4452" coordorigin="1917,78" coordsize="9189,4452" path="m1917,78r9189,l11106,4530r-9189,l1917,78xe" fillcolor="#efefef" stroked="f">
              <v:path arrowok="t"/>
            </v:shape>
            <w10:wrap anchorx="page"/>
          </v:group>
        </w:pict>
      </w:r>
      <w:r w:rsidR="007003A1">
        <w:rPr>
          <w:rFonts w:ascii="仿宋" w:eastAsia="仿宋" w:hAnsi="仿宋" w:cs="仿宋"/>
        </w:rPr>
        <w:t>&gt; help()</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var db = new Sdb()</w:t>
      </w:r>
      <w:r>
        <w:rPr>
          <w:rFonts w:ascii="仿宋" w:eastAsia="仿宋" w:hAnsi="仿宋" w:cs="仿宋"/>
        </w:rPr>
        <w:tab/>
        <w:t>connect to database use default host 'localhost'</w:t>
      </w:r>
    </w:p>
    <w:p w:rsidR="00737AD2" w:rsidRDefault="007003A1">
      <w:pPr>
        <w:pStyle w:val="BodyText"/>
        <w:spacing w:line="212" w:lineRule="exact"/>
        <w:ind w:left="877" w:right="7222"/>
        <w:jc w:val="center"/>
        <w:rPr>
          <w:rFonts w:ascii="仿宋" w:eastAsia="仿宋" w:hAnsi="仿宋" w:cs="仿宋"/>
        </w:rPr>
      </w:pPr>
      <w:r>
        <w:rPr>
          <w:rFonts w:ascii="仿宋" w:eastAsia="仿宋" w:hAnsi="仿宋" w:cs="仿宋"/>
        </w:rPr>
        <w:t>and default port 11810</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var db = new Sdb('localhost',11810)</w:t>
      </w:r>
      <w:r>
        <w:rPr>
          <w:rFonts w:ascii="仿宋" w:eastAsia="仿宋" w:hAnsi="仿宋" w:cs="仿宋"/>
        </w:rPr>
        <w:tab/>
        <w:t>connect to database use specified host and port</w:t>
      </w:r>
    </w:p>
    <w:p w:rsidR="00737AD2" w:rsidRDefault="007003A1">
      <w:pPr>
        <w:pStyle w:val="BodyText"/>
        <w:spacing w:line="212" w:lineRule="exact"/>
        <w:ind w:left="1197"/>
        <w:rPr>
          <w:rFonts w:ascii="仿宋" w:eastAsia="仿宋" w:hAnsi="仿宋" w:cs="仿宋"/>
        </w:rPr>
      </w:pPr>
      <w:r>
        <w:rPr>
          <w:rFonts w:ascii="仿宋" w:eastAsia="仿宋" w:hAnsi="仿宋" w:cs="仿宋"/>
        </w:rPr>
        <w:t>var db = new Sdb('ubuntu',11810,'','') connect to database with username and password</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help(&lt;method&gt;)</w:t>
      </w:r>
      <w:r>
        <w:rPr>
          <w:rFonts w:ascii="仿宋" w:eastAsia="仿宋" w:hAnsi="仿宋" w:cs="仿宋"/>
        </w:rPr>
        <w:tab/>
        <w:t>help on specified method, e.g. help('createCS')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db.help()</w:t>
      </w:r>
      <w:r>
        <w:rPr>
          <w:rFonts w:ascii="仿宋" w:eastAsia="仿宋" w:hAnsi="仿宋" w:cs="仿宋"/>
        </w:rPr>
        <w:tab/>
        <w:t>help on db methods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db.cs.help()</w:t>
      </w:r>
      <w:r>
        <w:rPr>
          <w:rFonts w:ascii="仿宋" w:eastAsia="仿宋" w:hAnsi="仿宋" w:cs="仿宋"/>
        </w:rPr>
        <w:tab/>
        <w:t>help on collection space cs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w:t>
      </w:r>
      <w:r>
        <w:rPr>
          <w:rFonts w:ascii="仿宋" w:eastAsia="仿宋" w:hAnsi="仿宋" w:cs="仿宋"/>
        </w:rPr>
        <w:tab/>
        <w:t>access collection cl on collection space cs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db.cs.cl.help()</w:t>
      </w:r>
      <w:r>
        <w:rPr>
          <w:rFonts w:ascii="仿宋" w:eastAsia="仿宋" w:hAnsi="仿宋" w:cs="仿宋"/>
        </w:rPr>
        <w:tab/>
        <w:t>help on collection cl</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db.cs.cl.find()</w:t>
      </w:r>
      <w:r>
        <w:rPr>
          <w:rFonts w:ascii="仿宋" w:eastAsia="仿宋" w:hAnsi="仿宋" w:cs="仿宋"/>
        </w:rPr>
        <w:tab/>
        <w:t>list all records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db.cs.cl.find({a:1})</w:t>
      </w:r>
      <w:r>
        <w:rPr>
          <w:rFonts w:ascii="仿宋" w:eastAsia="仿宋" w:hAnsi="仿宋" w:cs="仿宋"/>
        </w:rPr>
        <w:tab/>
        <w:t>list records where a=1</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db.cs.cl.find().help()</w:t>
      </w:r>
      <w:r>
        <w:rPr>
          <w:rFonts w:ascii="仿宋" w:eastAsia="仿宋" w:hAnsi="仿宋" w:cs="仿宋"/>
        </w:rPr>
        <w:tab/>
        <w:t>help on find methods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db.cs.cl.count().help()</w:t>
      </w:r>
      <w:r>
        <w:rPr>
          <w:rFonts w:ascii="仿宋" w:eastAsia="仿宋" w:hAnsi="仿宋" w:cs="仿宋"/>
        </w:rPr>
        <w:tab/>
        <w:t>help on count methods</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print(x), println(x)</w:t>
      </w:r>
      <w:r>
        <w:rPr>
          <w:rFonts w:ascii="仿宋" w:eastAsia="仿宋" w:hAnsi="仿宋" w:cs="仿宋"/>
        </w:rPr>
        <w:tab/>
        <w:t>print out x</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traceFmt(&lt;type&gt;,&lt;in&gt;,&lt;out&gt;)</w:t>
      </w:r>
      <w:r>
        <w:rPr>
          <w:rFonts w:ascii="仿宋" w:eastAsia="仿宋" w:hAnsi="仿宋" w:cs="仿宋"/>
        </w:rPr>
        <w:tab/>
        <w:t>format trace input(in) to output(out) by type</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getErr(ret)</w:t>
      </w:r>
      <w:r>
        <w:rPr>
          <w:rFonts w:ascii="仿宋" w:eastAsia="仿宋" w:hAnsi="仿宋" w:cs="仿宋"/>
        </w:rPr>
        <w:tab/>
        <w:t>print error description for return code</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clear</w:t>
      </w:r>
      <w:r>
        <w:rPr>
          <w:rFonts w:ascii="仿宋" w:eastAsia="仿宋" w:hAnsi="仿宋" w:cs="仿宋"/>
        </w:rPr>
        <w:tab/>
        <w:t>clear the terminal screen</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history -c</w:t>
      </w:r>
      <w:r>
        <w:rPr>
          <w:rFonts w:ascii="仿宋" w:eastAsia="仿宋" w:hAnsi="仿宋" w:cs="仿宋"/>
        </w:rPr>
        <w:tab/>
        <w:t>clear the history</w:t>
      </w:r>
    </w:p>
    <w:p w:rsidR="00737AD2" w:rsidRDefault="007003A1">
      <w:pPr>
        <w:pStyle w:val="BodyText"/>
        <w:tabs>
          <w:tab w:val="left" w:pos="5097"/>
        </w:tabs>
        <w:spacing w:line="212" w:lineRule="exact"/>
        <w:ind w:left="1197"/>
        <w:rPr>
          <w:rFonts w:ascii="仿宋" w:eastAsia="仿宋" w:hAnsi="仿宋" w:cs="仿宋"/>
        </w:rPr>
      </w:pPr>
      <w:r>
        <w:rPr>
          <w:rFonts w:ascii="仿宋" w:eastAsia="仿宋" w:hAnsi="仿宋" w:cs="仿宋"/>
        </w:rPr>
        <w:t>quit</w:t>
      </w:r>
      <w:r>
        <w:rPr>
          <w:rFonts w:ascii="仿宋" w:eastAsia="仿宋" w:hAnsi="仿宋" w:cs="仿宋"/>
        </w:rPr>
        <w:tab/>
        <w:t>exit</w:t>
      </w:r>
    </w:p>
    <w:p w:rsidR="00737AD2" w:rsidRDefault="007003A1">
      <w:pPr>
        <w:pStyle w:val="BodyText"/>
        <w:spacing w:line="212" w:lineRule="exact"/>
        <w:ind w:left="1197"/>
        <w:rPr>
          <w:rFonts w:ascii="仿宋" w:eastAsia="仿宋" w:hAnsi="仿宋" w:cs="仿宋"/>
        </w:rPr>
      </w:pPr>
      <w:r>
        <w:rPr>
          <w:rFonts w:ascii="仿宋" w:eastAsia="仿宋" w:hAnsi="仿宋" w:cs="仿宋"/>
        </w:rPr>
        <w:t>Takes 0.2993s.</w:t>
      </w:r>
    </w:p>
    <w:p w:rsidR="00737AD2" w:rsidRDefault="00921398">
      <w:pPr>
        <w:pStyle w:val="BodyText"/>
        <w:spacing w:before="49" w:line="553" w:lineRule="exact"/>
        <w:ind w:left="897"/>
      </w:pPr>
      <w:r>
        <w:pict>
          <v:shape id="_x0000_i1073"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spacing w:line="148" w:lineRule="exact"/>
        <w:ind w:left="1537"/>
      </w:pPr>
      <w:r>
        <w:rPr>
          <w:w w:val="95"/>
        </w:rPr>
        <w:t>SequoiaDB</w:t>
      </w:r>
      <w:r>
        <w:rPr>
          <w:spacing w:val="-15"/>
          <w:w w:val="95"/>
        </w:rPr>
        <w:t xml:space="preserve"> </w:t>
      </w:r>
      <w:r>
        <w:rPr>
          <w:w w:val="95"/>
        </w:rPr>
        <w:t>shell主要包括database(db)、collection</w:t>
      </w:r>
    </w:p>
    <w:p w:rsidR="00737AD2" w:rsidRDefault="007003A1">
      <w:pPr>
        <w:pStyle w:val="BodyText"/>
        <w:spacing w:line="240" w:lineRule="exact"/>
        <w:ind w:left="1537"/>
      </w:pPr>
      <w:r>
        <w:rPr>
          <w:w w:val="90"/>
        </w:rPr>
        <w:t xml:space="preserve">space(cs)、collection(cl)、cursor(cur)、replica       </w:t>
      </w:r>
      <w:r>
        <w:rPr>
          <w:spacing w:val="28"/>
          <w:w w:val="90"/>
        </w:rPr>
        <w:t xml:space="preserve"> </w:t>
      </w:r>
      <w:r>
        <w:rPr>
          <w:w w:val="90"/>
        </w:rPr>
        <w:t>group(rg)、node(nd)、domain(dm)这7大级别的</w:t>
      </w:r>
    </w:p>
    <w:p w:rsidR="00737AD2" w:rsidRDefault="007003A1">
      <w:pPr>
        <w:pStyle w:val="BodyText"/>
        <w:spacing w:line="240" w:lineRule="exact"/>
        <w:ind w:left="1537"/>
        <w:rPr>
          <w:lang w:eastAsia="zh-CN"/>
        </w:rPr>
      </w:pPr>
      <w:r>
        <w:t>操作。</w:t>
      </w:r>
      <w:r>
        <w:rPr>
          <w:lang w:eastAsia="zh-CN"/>
        </w:rPr>
        <w:t>用户需要理解各级别之间的关系。各级别都有使用帮助命令如下所示：</w:t>
      </w:r>
    </w:p>
    <w:p w:rsidR="00737AD2" w:rsidRDefault="007003A1">
      <w:pPr>
        <w:pStyle w:val="BodyText"/>
        <w:numPr>
          <w:ilvl w:val="0"/>
          <w:numId w:val="1"/>
        </w:numPr>
        <w:tabs>
          <w:tab w:val="left" w:pos="897"/>
        </w:tabs>
        <w:spacing w:line="267" w:lineRule="exact"/>
        <w:ind w:left="897"/>
      </w:pPr>
      <w:r>
        <w:rPr>
          <w:w w:val="95"/>
          <w:position w:val="1"/>
        </w:rPr>
        <w:t>Database</w:t>
      </w:r>
      <w:r>
        <w:rPr>
          <w:spacing w:val="-36"/>
          <w:w w:val="95"/>
          <w:position w:val="1"/>
        </w:rPr>
        <w:t xml:space="preserve"> </w:t>
      </w:r>
      <w:r>
        <w:rPr>
          <w:w w:val="95"/>
          <w:position w:val="1"/>
        </w:rPr>
        <w:t>Help</w:t>
      </w:r>
    </w:p>
    <w:p w:rsidR="00737AD2" w:rsidRDefault="00737AD2">
      <w:pPr>
        <w:spacing w:before="8" w:line="100" w:lineRule="exact"/>
        <w:rPr>
          <w:sz w:val="10"/>
          <w:szCs w:val="10"/>
        </w:rPr>
      </w:pPr>
    </w:p>
    <w:p w:rsidR="00737AD2" w:rsidRDefault="007003A1">
      <w:pPr>
        <w:pStyle w:val="BodyText"/>
        <w:spacing w:line="168" w:lineRule="auto"/>
        <w:ind w:left="897" w:right="268"/>
        <w:rPr>
          <w:lang w:eastAsia="zh-CN"/>
        </w:rPr>
      </w:pPr>
      <w:r>
        <w:rPr>
          <w:w w:val="95"/>
          <w:lang w:eastAsia="zh-CN"/>
        </w:rPr>
        <w:t>database级别主要包括用管理户组，集合空间，副本组，域，快照，存储过程，备份，事务，sql，及错</w:t>
      </w:r>
      <w:r>
        <w:rPr>
          <w:lang w:eastAsia="zh-CN"/>
        </w:rPr>
        <w:t xml:space="preserve"> 误跟踪等操作。</w:t>
      </w:r>
    </w:p>
    <w:p w:rsidR="00737AD2" w:rsidRDefault="007003A1">
      <w:pPr>
        <w:pStyle w:val="BodyText"/>
        <w:spacing w:before="34" w:line="253" w:lineRule="auto"/>
        <w:ind w:left="897" w:right="2663"/>
      </w:pPr>
      <w:r>
        <w:rPr>
          <w:w w:val="95"/>
        </w:rPr>
        <w:t>假设已经连接上数据库，并取得database的javascript对象db。</w:t>
      </w:r>
      <w:r>
        <w:t xml:space="preserve"> 查看database所有方法：</w:t>
      </w:r>
    </w:p>
    <w:p w:rsidR="00737AD2" w:rsidRDefault="00EC10B3">
      <w:pPr>
        <w:pStyle w:val="BodyText"/>
        <w:spacing w:line="287" w:lineRule="exact"/>
        <w:ind w:left="897"/>
        <w:rPr>
          <w:rFonts w:ascii="仿宋" w:eastAsia="仿宋" w:hAnsi="仿宋" w:cs="仿宋"/>
        </w:rPr>
      </w:pPr>
      <w:r w:rsidRPr="00EC10B3">
        <w:pict>
          <v:group id="_x0000_s3327" style="position:absolute;left:0;text-align:left;margin-left:95.85pt;margin-top:4.05pt;width:459.45pt;height:10.6pt;z-index:-25660;mso-position-horizontal-relative:page" coordorigin="1917,81" coordsize="9189,212">
            <v:shape id="_x0000_s3328" style="position:absolute;left:1917;top:81;width:9189;height:212" coordorigin="1917,81" coordsize="9189,212" path="m1917,81r9189,l11106,293r-9189,l1917,81xe" fillcolor="#efefef" stroked="f">
              <v:path arrowok="t"/>
            </v:shape>
            <w10:wrap anchorx="page"/>
          </v:group>
        </w:pict>
      </w:r>
      <w:r w:rsidR="007003A1">
        <w:rPr>
          <w:rFonts w:ascii="仿宋" w:eastAsia="仿宋" w:hAnsi="仿宋" w:cs="仿宋"/>
        </w:rPr>
        <w:t>db.help()</w:t>
      </w:r>
    </w:p>
    <w:p w:rsidR="00737AD2" w:rsidRDefault="007003A1">
      <w:pPr>
        <w:pStyle w:val="BodyText"/>
        <w:spacing w:before="49"/>
        <w:ind w:left="897"/>
      </w:pPr>
      <w:r>
        <w:t>查看database具体方法：</w:t>
      </w:r>
    </w:p>
    <w:p w:rsidR="00737AD2" w:rsidRDefault="00EC10B3">
      <w:pPr>
        <w:pStyle w:val="BodyText"/>
        <w:spacing w:before="6"/>
        <w:ind w:left="897"/>
        <w:rPr>
          <w:rFonts w:ascii="仿宋" w:eastAsia="仿宋" w:hAnsi="仿宋" w:cs="仿宋"/>
        </w:rPr>
      </w:pPr>
      <w:r w:rsidRPr="00EC10B3">
        <w:pict>
          <v:group id="_x0000_s3325" style="position:absolute;left:0;text-align:left;margin-left:95.85pt;margin-top:4.75pt;width:459.45pt;height:10.6pt;z-index:-25659;mso-position-horizontal-relative:page" coordorigin="1917,95" coordsize="9189,212">
            <v:shape id="_x0000_s332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db.help("method")</w:t>
      </w:r>
    </w:p>
    <w:p w:rsidR="00737AD2" w:rsidRDefault="00737AD2">
      <w:pPr>
        <w:rPr>
          <w:rFonts w:ascii="仿宋" w:eastAsia="仿宋" w:hAnsi="仿宋" w:cs="仿宋"/>
        </w:rPr>
        <w:sectPr w:rsidR="00737AD2">
          <w:headerReference w:type="even" r:id="rId48"/>
          <w:headerReference w:type="default" r:id="rId49"/>
          <w:pgSz w:w="12240" w:h="15840"/>
          <w:pgMar w:top="900" w:right="680" w:bottom="280" w:left="1020" w:header="713" w:footer="0" w:gutter="0"/>
          <w:pgNumType w:start="99"/>
          <w:cols w:space="720"/>
        </w:sectPr>
      </w:pPr>
    </w:p>
    <w:p w:rsidR="00737AD2" w:rsidRDefault="00737AD2">
      <w:pPr>
        <w:spacing w:before="4" w:line="130" w:lineRule="exact"/>
        <w:rPr>
          <w:sz w:val="13"/>
          <w:szCs w:val="13"/>
        </w:rPr>
      </w:pPr>
    </w:p>
    <w:p w:rsidR="00737AD2" w:rsidRDefault="007003A1">
      <w:pPr>
        <w:pStyle w:val="BodyText"/>
        <w:numPr>
          <w:ilvl w:val="1"/>
          <w:numId w:val="1"/>
        </w:numPr>
        <w:tabs>
          <w:tab w:val="left" w:pos="1217"/>
        </w:tabs>
        <w:spacing w:line="308" w:lineRule="exact"/>
        <w:ind w:left="1217"/>
      </w:pPr>
      <w:r>
        <w:rPr>
          <w:w w:val="90"/>
          <w:position w:val="1"/>
        </w:rPr>
        <w:t>CollectionSpace</w:t>
      </w:r>
      <w:r>
        <w:rPr>
          <w:spacing w:val="38"/>
          <w:w w:val="90"/>
          <w:position w:val="1"/>
        </w:rPr>
        <w:t xml:space="preserve"> </w:t>
      </w:r>
      <w:r>
        <w:rPr>
          <w:w w:val="90"/>
          <w:position w:val="1"/>
        </w:rPr>
        <w:t>Help</w:t>
      </w:r>
    </w:p>
    <w:p w:rsidR="00737AD2" w:rsidRDefault="007003A1">
      <w:pPr>
        <w:pStyle w:val="BodyText"/>
        <w:spacing w:before="22" w:line="253" w:lineRule="auto"/>
        <w:ind w:left="1217" w:right="1895"/>
      </w:pPr>
      <w:r>
        <w:rPr>
          <w:w w:val="95"/>
        </w:rPr>
        <w:t xml:space="preserve">collection  </w:t>
      </w:r>
      <w:r>
        <w:rPr>
          <w:spacing w:val="9"/>
          <w:w w:val="95"/>
        </w:rPr>
        <w:t xml:space="preserve"> </w:t>
      </w:r>
      <w:r>
        <w:rPr>
          <w:w w:val="95"/>
        </w:rPr>
        <w:t>space级别主要包括对集合管理的操作。</w:t>
      </w:r>
      <w:r>
        <w:t xml:space="preserve"> </w:t>
      </w:r>
      <w:r>
        <w:rPr>
          <w:w w:val="95"/>
        </w:rPr>
        <w:t>假设存在名字为"foo"的集合空间。</w:t>
      </w:r>
    </w:p>
    <w:p w:rsidR="00737AD2" w:rsidRDefault="007003A1">
      <w:pPr>
        <w:pStyle w:val="BodyText"/>
        <w:spacing w:before="4"/>
        <w:ind w:left="1217"/>
      </w:pPr>
      <w:r>
        <w:rPr>
          <w:w w:val="95"/>
        </w:rPr>
        <w:t>查看collection</w:t>
      </w:r>
      <w:r>
        <w:rPr>
          <w:spacing w:val="42"/>
          <w:w w:val="95"/>
        </w:rPr>
        <w:t xml:space="preserve"> </w:t>
      </w:r>
      <w:r>
        <w:rPr>
          <w:w w:val="95"/>
        </w:rPr>
        <w:t>space所有方法：</w:t>
      </w:r>
    </w:p>
    <w:p w:rsidR="00737AD2" w:rsidRDefault="00EC10B3">
      <w:pPr>
        <w:pStyle w:val="BodyText"/>
        <w:spacing w:before="6"/>
        <w:ind w:left="1217"/>
        <w:rPr>
          <w:rFonts w:ascii="仿宋" w:eastAsia="仿宋" w:hAnsi="仿宋" w:cs="仿宋"/>
        </w:rPr>
      </w:pPr>
      <w:r w:rsidRPr="00EC10B3">
        <w:pict>
          <v:group id="_x0000_s3323" style="position:absolute;left:0;text-align:left;margin-left:95.85pt;margin-top:4.75pt;width:459.45pt;height:10.6pt;z-index:-25658;mso-position-horizontal-relative:page" coordorigin="1917,95" coordsize="9189,212">
            <v:shape id="_x0000_s332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db.foo.help()</w:t>
      </w:r>
    </w:p>
    <w:p w:rsidR="00737AD2" w:rsidRDefault="007003A1">
      <w:pPr>
        <w:pStyle w:val="BodyText"/>
        <w:spacing w:before="49"/>
        <w:ind w:left="1217"/>
      </w:pPr>
      <w:r>
        <w:rPr>
          <w:w w:val="95"/>
        </w:rPr>
        <w:t>查看collection</w:t>
      </w:r>
      <w:r>
        <w:rPr>
          <w:spacing w:val="42"/>
          <w:w w:val="95"/>
        </w:rPr>
        <w:t xml:space="preserve"> </w:t>
      </w:r>
      <w:r>
        <w:rPr>
          <w:w w:val="95"/>
        </w:rPr>
        <w:t>space具体方法：</w:t>
      </w:r>
    </w:p>
    <w:p w:rsidR="00737AD2" w:rsidRDefault="00EC10B3">
      <w:pPr>
        <w:pStyle w:val="BodyText"/>
        <w:spacing w:before="6"/>
        <w:ind w:left="1217"/>
        <w:rPr>
          <w:rFonts w:ascii="仿宋" w:eastAsia="仿宋" w:hAnsi="仿宋" w:cs="仿宋"/>
        </w:rPr>
      </w:pPr>
      <w:r w:rsidRPr="00EC10B3">
        <w:pict>
          <v:group id="_x0000_s3321" style="position:absolute;left:0;text-align:left;margin-left:95.85pt;margin-top:4.75pt;width:459.45pt;height:10.6pt;z-index:-25657;mso-position-horizontal-relative:page" coordorigin="1917,95" coordsize="9189,212">
            <v:shape id="_x0000_s332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db.foo.help("method")</w:t>
      </w:r>
    </w:p>
    <w:p w:rsidR="00737AD2" w:rsidRDefault="007003A1">
      <w:pPr>
        <w:pStyle w:val="BodyText"/>
        <w:numPr>
          <w:ilvl w:val="1"/>
          <w:numId w:val="1"/>
        </w:numPr>
        <w:tabs>
          <w:tab w:val="left" w:pos="1217"/>
        </w:tabs>
        <w:spacing w:line="257" w:lineRule="exact"/>
        <w:ind w:left="1217"/>
      </w:pPr>
      <w:r>
        <w:rPr>
          <w:w w:val="90"/>
          <w:position w:val="1"/>
        </w:rPr>
        <w:t>Collection</w:t>
      </w:r>
      <w:r>
        <w:rPr>
          <w:spacing w:val="27"/>
          <w:w w:val="90"/>
          <w:position w:val="1"/>
        </w:rPr>
        <w:t xml:space="preserve"> </w:t>
      </w:r>
      <w:r>
        <w:rPr>
          <w:w w:val="90"/>
          <w:position w:val="1"/>
        </w:rPr>
        <w:t>Help</w:t>
      </w:r>
    </w:p>
    <w:p w:rsidR="00737AD2" w:rsidRDefault="007003A1">
      <w:pPr>
        <w:pStyle w:val="BodyText"/>
        <w:spacing w:before="22" w:line="253" w:lineRule="auto"/>
        <w:ind w:left="1217"/>
      </w:pPr>
      <w:r>
        <w:rPr>
          <w:w w:val="95"/>
        </w:rPr>
        <w:t>collection级别主要包括CRUD，索引管理，数据切分，垂直分区表管理等操作。</w:t>
      </w:r>
      <w:r>
        <w:t xml:space="preserve"> 假设在集合空间"foo"中存在名字为"bar"的集合。</w:t>
      </w:r>
    </w:p>
    <w:p w:rsidR="00737AD2" w:rsidRDefault="00EC10B3">
      <w:pPr>
        <w:pStyle w:val="BodyText"/>
        <w:spacing w:before="4" w:line="256" w:lineRule="auto"/>
        <w:ind w:left="1217" w:right="5663"/>
        <w:rPr>
          <w:rFonts w:ascii="仿宋" w:eastAsia="仿宋" w:hAnsi="仿宋" w:cs="仿宋"/>
        </w:rPr>
      </w:pPr>
      <w:r w:rsidRPr="00EC10B3">
        <w:pict>
          <v:group id="_x0000_s3319" style="position:absolute;left:0;text-align:left;margin-left:95.85pt;margin-top:22.05pt;width:459.45pt;height:10.6pt;z-index:-25656;mso-position-horizontal-relative:page" coordorigin="1917,441" coordsize="9189,212">
            <v:shape id="_x0000_s3320" style="position:absolute;left:1917;top:441;width:9189;height:212" coordorigin="1917,441" coordsize="9189,212" path="m1917,441r9189,l11106,653r-9189,l1917,441xe" fillcolor="#efefef" stroked="f">
              <v:path arrowok="t"/>
            </v:shape>
            <w10:wrap anchorx="page"/>
          </v:group>
        </w:pict>
      </w:r>
      <w:r w:rsidRPr="00EC10B3">
        <w:pict>
          <v:group id="_x0000_s3317" style="position:absolute;left:0;text-align:left;margin-left:95.85pt;margin-top:56.65pt;width:459.45pt;height:10.6pt;z-index:-25655;mso-position-horizontal-relative:page" coordorigin="1917,1133" coordsize="9189,212">
            <v:shape id="_x0000_s3318" style="position:absolute;left:1917;top:1133;width:9189;height:212" coordorigin="1917,1133" coordsize="9189,212" path="m1917,1133r9189,l11106,1345r-9189,l1917,1133xe" fillcolor="#efefef" stroked="f">
              <v:path arrowok="t"/>
            </v:shape>
            <w10:wrap anchorx="page"/>
          </v:group>
        </w:pict>
      </w:r>
      <w:r w:rsidR="007003A1">
        <w:t xml:space="preserve">查看collection所有方法： </w:t>
      </w:r>
      <w:r w:rsidR="007003A1">
        <w:rPr>
          <w:rFonts w:ascii="仿宋" w:eastAsia="仿宋" w:hAnsi="仿宋" w:cs="仿宋"/>
        </w:rPr>
        <w:t xml:space="preserve">db.foo.bar.help() </w:t>
      </w:r>
      <w:r w:rsidR="007003A1">
        <w:t xml:space="preserve">查看collection具体方法： </w:t>
      </w:r>
      <w:r w:rsidR="007003A1">
        <w:rPr>
          <w:rFonts w:ascii="仿宋" w:eastAsia="仿宋" w:hAnsi="仿宋" w:cs="仿宋"/>
        </w:rPr>
        <w:t>db.foo.bar.help("method")</w:t>
      </w:r>
    </w:p>
    <w:p w:rsidR="00737AD2" w:rsidRDefault="007003A1">
      <w:pPr>
        <w:pStyle w:val="BodyText"/>
        <w:numPr>
          <w:ilvl w:val="1"/>
          <w:numId w:val="1"/>
        </w:numPr>
        <w:tabs>
          <w:tab w:val="left" w:pos="1217"/>
        </w:tabs>
        <w:spacing w:line="244" w:lineRule="exact"/>
        <w:ind w:left="1217"/>
      </w:pPr>
      <w:r>
        <w:rPr>
          <w:w w:val="95"/>
          <w:position w:val="1"/>
        </w:rPr>
        <w:t>Cursor</w:t>
      </w:r>
      <w:r>
        <w:rPr>
          <w:spacing w:val="-18"/>
          <w:w w:val="95"/>
          <w:position w:val="1"/>
        </w:rPr>
        <w:t xml:space="preserve"> </w:t>
      </w:r>
      <w:r>
        <w:rPr>
          <w:w w:val="95"/>
          <w:position w:val="1"/>
        </w:rPr>
        <w:t>Help</w:t>
      </w:r>
    </w:p>
    <w:p w:rsidR="00737AD2" w:rsidRDefault="007003A1">
      <w:pPr>
        <w:pStyle w:val="BodyText"/>
        <w:spacing w:before="22" w:line="253" w:lineRule="auto"/>
        <w:ind w:left="1217"/>
      </w:pPr>
      <w:r>
        <w:rPr>
          <w:lang w:eastAsia="zh-CN"/>
        </w:rPr>
        <w:t xml:space="preserve">cursor级别主要包括对返回记录（数据）的操作。 </w:t>
      </w:r>
      <w:r>
        <w:rPr>
          <w:w w:val="95"/>
        </w:rPr>
        <w:t>在shell命令中，与sequoiadb引擎交互时，若有记录（数据）返回，都是以游标（cursor）的方式呈现。</w:t>
      </w:r>
    </w:p>
    <w:p w:rsidR="00737AD2" w:rsidRDefault="007003A1">
      <w:pPr>
        <w:pStyle w:val="BodyText"/>
        <w:spacing w:line="225" w:lineRule="exact"/>
        <w:ind w:left="1217"/>
        <w:rPr>
          <w:lang w:eastAsia="zh-CN"/>
        </w:rPr>
      </w:pPr>
      <w:r>
        <w:t>例如，当使用db.foo.bar.</w:t>
      </w:r>
      <w:hyperlink w:anchor="_bookmark218" w:history="1">
        <w:r>
          <w:rPr>
            <w:color w:val="0000FF"/>
            <w:lang w:eastAsia="zh-CN"/>
          </w:rPr>
          <w:t>find()</w:t>
        </w:r>
      </w:hyperlink>
      <w:r>
        <w:rPr>
          <w:color w:val="000000"/>
          <w:lang w:eastAsia="zh-CN"/>
        </w:rPr>
        <w:t>方法执行数据库查询操作，将返回一个游标对象，所有查询结果将放在这</w:t>
      </w:r>
    </w:p>
    <w:p w:rsidR="00737AD2" w:rsidRDefault="007003A1">
      <w:pPr>
        <w:pStyle w:val="BodyText"/>
        <w:spacing w:line="240" w:lineRule="exact"/>
        <w:ind w:left="1217"/>
        <w:rPr>
          <w:lang w:eastAsia="zh-CN"/>
        </w:rPr>
      </w:pPr>
      <w:r>
        <w:rPr>
          <w:lang w:eastAsia="zh-CN"/>
        </w:rPr>
        <w:t>个游标中。通常的使用方法如下：</w:t>
      </w:r>
    </w:p>
    <w:p w:rsidR="00737AD2" w:rsidRDefault="00EC10B3">
      <w:pPr>
        <w:pStyle w:val="BodyText"/>
        <w:spacing w:before="6"/>
        <w:ind w:left="1217"/>
        <w:rPr>
          <w:rFonts w:ascii="仿宋" w:eastAsia="仿宋" w:hAnsi="仿宋" w:cs="仿宋"/>
        </w:rPr>
      </w:pPr>
      <w:r w:rsidRPr="00EC10B3">
        <w:pict>
          <v:group id="_x0000_s3315" style="position:absolute;left:0;text-align:left;margin-left:95.85pt;margin-top:4.75pt;width:459.45pt;height:10.6pt;z-index:-25654;mso-position-horizontal-relative:page" coordorigin="1917,95" coordsize="9189,212">
            <v:shape id="_x0000_s331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db.foo.bar.find()</w:t>
      </w:r>
    </w:p>
    <w:p w:rsidR="00737AD2" w:rsidRDefault="007003A1">
      <w:pPr>
        <w:pStyle w:val="BodyText"/>
        <w:spacing w:before="49"/>
        <w:ind w:left="1217"/>
      </w:pPr>
      <w:r>
        <w:t>或者</w:t>
      </w:r>
    </w:p>
    <w:p w:rsidR="00737AD2" w:rsidRDefault="00EC10B3">
      <w:pPr>
        <w:pStyle w:val="BodyText"/>
        <w:spacing w:before="6" w:line="266" w:lineRule="auto"/>
        <w:ind w:left="1217" w:right="1867"/>
      </w:pPr>
      <w:r>
        <w:pict>
          <v:group id="_x0000_s3313" style="position:absolute;left:0;text-align:left;margin-left:95.85pt;margin-top:4.75pt;width:459.45pt;height:10.6pt;z-index:-25653;mso-position-horizontal-relative:page" coordorigin="1917,95" coordsize="9189,212">
            <v:shape id="_x0000_s331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xml:space="preserve">var cur = db.foo.bar.find() </w:t>
      </w:r>
      <w:r w:rsidR="007003A1">
        <w:t>前者直接将所有结果显示在屏幕上，后者将结果放到游标中。 查看cursor所有方法：</w:t>
      </w:r>
    </w:p>
    <w:p w:rsidR="00737AD2" w:rsidRDefault="00EC10B3">
      <w:pPr>
        <w:pStyle w:val="BodyText"/>
        <w:spacing w:line="272" w:lineRule="exact"/>
        <w:ind w:left="1217"/>
        <w:rPr>
          <w:rFonts w:ascii="仿宋" w:eastAsia="仿宋" w:hAnsi="仿宋" w:cs="仿宋"/>
        </w:rPr>
      </w:pPr>
      <w:r w:rsidRPr="00EC10B3">
        <w:pict>
          <v:group id="_x0000_s3311" style="position:absolute;left:0;text-align:left;margin-left:95.85pt;margin-top:3.3pt;width:459.45pt;height:10.6pt;z-index:-25652;mso-position-horizontal-relative:page" coordorigin="1917,66" coordsize="9189,212">
            <v:shape id="_x0000_s3312" style="position:absolute;left:1917;top:66;width:9189;height:212" coordorigin="1917,66" coordsize="9189,212" path="m1917,66r9189,l11106,278r-9189,l1917,66xe" fillcolor="#efefef" stroked="f">
              <v:path arrowok="t"/>
            </v:shape>
            <w10:wrap anchorx="page"/>
          </v:group>
        </w:pict>
      </w:r>
      <w:r w:rsidR="007003A1">
        <w:rPr>
          <w:rFonts w:ascii="仿宋" w:eastAsia="仿宋" w:hAnsi="仿宋" w:cs="仿宋"/>
        </w:rPr>
        <w:t>db.foo.bar.find().help()</w:t>
      </w:r>
    </w:p>
    <w:p w:rsidR="00737AD2" w:rsidRDefault="007003A1">
      <w:pPr>
        <w:pStyle w:val="BodyText"/>
        <w:spacing w:before="49"/>
        <w:ind w:left="1217"/>
      </w:pPr>
      <w:r>
        <w:t>或者</w:t>
      </w:r>
    </w:p>
    <w:p w:rsidR="00737AD2" w:rsidRDefault="00EC10B3">
      <w:pPr>
        <w:pStyle w:val="BodyText"/>
        <w:spacing w:before="6"/>
        <w:ind w:left="1217"/>
        <w:rPr>
          <w:rFonts w:ascii="仿宋" w:eastAsia="仿宋" w:hAnsi="仿宋" w:cs="仿宋"/>
        </w:rPr>
      </w:pPr>
      <w:r w:rsidRPr="00EC10B3">
        <w:pict>
          <v:group id="_x0000_s3309" style="position:absolute;left:0;text-align:left;margin-left:95.85pt;margin-top:4.75pt;width:459.45pt;height:10.6pt;z-index:-25651;mso-position-horizontal-relative:page" coordorigin="1917,95" coordsize="9189,212">
            <v:shape id="_x0000_s3310"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cur.help()</w:t>
      </w:r>
    </w:p>
    <w:p w:rsidR="00737AD2" w:rsidRDefault="00EC10B3">
      <w:pPr>
        <w:pStyle w:val="BodyText"/>
        <w:spacing w:before="49" w:line="262" w:lineRule="auto"/>
        <w:ind w:left="1217" w:right="5663"/>
      </w:pPr>
      <w:r>
        <w:pict>
          <v:group id="_x0000_s3307" style="position:absolute;left:0;text-align:left;margin-left:95.85pt;margin-top:24.3pt;width:459.45pt;height:10.6pt;z-index:-25650;mso-position-horizontal-relative:page" coordorigin="1917,486" coordsize="9189,212">
            <v:shape id="_x0000_s3308" style="position:absolute;left:1917;top:486;width:9189;height:212" coordorigin="1917,486" coordsize="9189,212" path="m1917,486r9189,l11106,698r-9189,l1917,486xe" fillcolor="#efefef" stroked="f">
              <v:path arrowok="t"/>
            </v:shape>
            <w10:wrap anchorx="page"/>
          </v:group>
        </w:pict>
      </w:r>
      <w:r w:rsidR="007003A1">
        <w:t xml:space="preserve">查看cursor具体方法： </w:t>
      </w:r>
      <w:r w:rsidR="007003A1">
        <w:rPr>
          <w:rFonts w:ascii="仿宋" w:eastAsia="仿宋" w:hAnsi="仿宋" w:cs="仿宋"/>
        </w:rPr>
        <w:t xml:space="preserve">db.foo.bar.find().help("method") </w:t>
      </w:r>
      <w:r w:rsidR="007003A1">
        <w:t>或者</w:t>
      </w:r>
    </w:p>
    <w:p w:rsidR="00737AD2" w:rsidRDefault="00EC10B3">
      <w:pPr>
        <w:pStyle w:val="BodyText"/>
        <w:spacing w:line="277" w:lineRule="exact"/>
        <w:ind w:left="1217"/>
        <w:rPr>
          <w:rFonts w:ascii="仿宋" w:eastAsia="仿宋" w:hAnsi="仿宋" w:cs="仿宋"/>
        </w:rPr>
      </w:pPr>
      <w:r w:rsidRPr="00EC10B3">
        <w:pict>
          <v:group id="_x0000_s3305" style="position:absolute;left:0;text-align:left;margin-left:95.85pt;margin-top:3.55pt;width:459.45pt;height:10.6pt;z-index:-25649;mso-position-horizontal-relative:page" coordorigin="1917,71" coordsize="9189,212">
            <v:shape id="_x0000_s3306" style="position:absolute;left:1917;top:71;width:9189;height:212" coordorigin="1917,71" coordsize="9189,212" path="m1917,71r9189,l11106,283r-9189,l1917,71xe" fillcolor="#efefef" stroked="f">
              <v:path arrowok="t"/>
            </v:shape>
            <w10:wrap anchorx="page"/>
          </v:group>
        </w:pict>
      </w:r>
      <w:r w:rsidR="007003A1">
        <w:rPr>
          <w:rFonts w:ascii="仿宋" w:eastAsia="仿宋" w:hAnsi="仿宋" w:cs="仿宋"/>
        </w:rPr>
        <w:t>cur.help("method")</w:t>
      </w:r>
    </w:p>
    <w:p w:rsidR="00737AD2" w:rsidRDefault="007003A1">
      <w:pPr>
        <w:pStyle w:val="BodyText"/>
        <w:spacing w:before="49"/>
        <w:ind w:left="1217"/>
      </w:pPr>
      <w:r>
        <w:t>类似于find()返回游标的方法，还有list，snapshot等等。</w:t>
      </w:r>
    </w:p>
    <w:p w:rsidR="00737AD2" w:rsidRDefault="007003A1">
      <w:pPr>
        <w:pStyle w:val="BodyText"/>
        <w:numPr>
          <w:ilvl w:val="1"/>
          <w:numId w:val="1"/>
        </w:numPr>
        <w:tabs>
          <w:tab w:val="left" w:pos="1217"/>
        </w:tabs>
        <w:spacing w:line="267" w:lineRule="exact"/>
        <w:ind w:left="1217"/>
      </w:pPr>
      <w:r>
        <w:rPr>
          <w:w w:val="95"/>
          <w:position w:val="1"/>
        </w:rPr>
        <w:t>Replica</w:t>
      </w:r>
      <w:r>
        <w:rPr>
          <w:spacing w:val="-21"/>
          <w:w w:val="95"/>
          <w:position w:val="1"/>
        </w:rPr>
        <w:t xml:space="preserve"> </w:t>
      </w:r>
      <w:r>
        <w:rPr>
          <w:w w:val="95"/>
          <w:position w:val="1"/>
        </w:rPr>
        <w:t>Group</w:t>
      </w:r>
      <w:r>
        <w:rPr>
          <w:spacing w:val="-21"/>
          <w:w w:val="95"/>
          <w:position w:val="1"/>
        </w:rPr>
        <w:t xml:space="preserve"> </w:t>
      </w:r>
      <w:r>
        <w:rPr>
          <w:w w:val="95"/>
          <w:position w:val="1"/>
        </w:rPr>
        <w:t>Help</w:t>
      </w:r>
    </w:p>
    <w:p w:rsidR="00737AD2" w:rsidRDefault="007003A1">
      <w:pPr>
        <w:pStyle w:val="BodyText"/>
        <w:spacing w:before="22" w:line="253" w:lineRule="auto"/>
        <w:ind w:left="1217" w:right="188"/>
      </w:pPr>
      <w:r>
        <w:rPr>
          <w:w w:val="90"/>
        </w:rPr>
        <w:t xml:space="preserve">replica       </w:t>
      </w:r>
      <w:r>
        <w:rPr>
          <w:spacing w:val="23"/>
          <w:w w:val="90"/>
        </w:rPr>
        <w:t xml:space="preserve"> </w:t>
      </w:r>
      <w:r>
        <w:rPr>
          <w:w w:val="90"/>
        </w:rPr>
        <w:t>group级别主要包括对数据节点的管理的操作。</w:t>
      </w:r>
      <w:r>
        <w:t xml:space="preserve"> </w:t>
      </w:r>
      <w:r>
        <w:rPr>
          <w:w w:val="90"/>
        </w:rPr>
        <w:t xml:space="preserve">假设数据库中存在名字为"group1"的副本组，通过var   </w:t>
      </w:r>
      <w:r>
        <w:rPr>
          <w:spacing w:val="28"/>
          <w:w w:val="90"/>
        </w:rPr>
        <w:t xml:space="preserve"> </w:t>
      </w:r>
      <w:r>
        <w:rPr>
          <w:w w:val="90"/>
        </w:rPr>
        <w:t xml:space="preserve">rg   </w:t>
      </w:r>
      <w:r>
        <w:rPr>
          <w:spacing w:val="29"/>
          <w:w w:val="90"/>
        </w:rPr>
        <w:t xml:space="preserve"> </w:t>
      </w:r>
      <w:r>
        <w:rPr>
          <w:w w:val="90"/>
        </w:rPr>
        <w:t xml:space="preserve">=   </w:t>
      </w:r>
      <w:r>
        <w:rPr>
          <w:spacing w:val="28"/>
          <w:w w:val="90"/>
        </w:rPr>
        <w:t xml:space="preserve"> </w:t>
      </w:r>
      <w:r>
        <w:rPr>
          <w:w w:val="90"/>
        </w:rPr>
        <w:t>db.getRG("group1")获取一个关于副本组</w:t>
      </w:r>
    </w:p>
    <w:p w:rsidR="00737AD2" w:rsidRDefault="007003A1">
      <w:pPr>
        <w:pStyle w:val="BodyText"/>
        <w:spacing w:line="225" w:lineRule="exact"/>
        <w:ind w:left="1217"/>
      </w:pPr>
      <w:r>
        <w:rPr>
          <w:w w:val="95"/>
        </w:rPr>
        <w:t>的javascript对象rg。</w:t>
      </w:r>
    </w:p>
    <w:p w:rsidR="00737AD2" w:rsidRDefault="007003A1">
      <w:pPr>
        <w:pStyle w:val="BodyText"/>
        <w:spacing w:before="18"/>
        <w:ind w:left="1217"/>
      </w:pPr>
      <w:r>
        <w:rPr>
          <w:w w:val="95"/>
        </w:rPr>
        <w:t>查看replica</w:t>
      </w:r>
      <w:r>
        <w:rPr>
          <w:spacing w:val="42"/>
          <w:w w:val="95"/>
        </w:rPr>
        <w:t xml:space="preserve"> </w:t>
      </w:r>
      <w:r>
        <w:rPr>
          <w:w w:val="95"/>
        </w:rPr>
        <w:t>group所有方法：</w:t>
      </w:r>
    </w:p>
    <w:p w:rsidR="00737AD2" w:rsidRDefault="00EC10B3">
      <w:pPr>
        <w:pStyle w:val="BodyText"/>
        <w:spacing w:before="6"/>
        <w:ind w:left="1217"/>
        <w:rPr>
          <w:rFonts w:ascii="仿宋" w:eastAsia="仿宋" w:hAnsi="仿宋" w:cs="仿宋"/>
        </w:rPr>
      </w:pPr>
      <w:r w:rsidRPr="00EC10B3">
        <w:pict>
          <v:group id="_x0000_s3303" style="position:absolute;left:0;text-align:left;margin-left:95.85pt;margin-top:4.75pt;width:459.45pt;height:10.6pt;z-index:-25648;mso-position-horizontal-relative:page" coordorigin="1917,95" coordsize="9189,212">
            <v:shape id="_x0000_s330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rg.help()</w:t>
      </w:r>
    </w:p>
    <w:p w:rsidR="00737AD2" w:rsidRDefault="007003A1">
      <w:pPr>
        <w:pStyle w:val="BodyText"/>
        <w:spacing w:before="49"/>
        <w:ind w:left="1217"/>
      </w:pPr>
      <w:r>
        <w:rPr>
          <w:w w:val="95"/>
        </w:rPr>
        <w:t>查看replica</w:t>
      </w:r>
      <w:r>
        <w:rPr>
          <w:spacing w:val="42"/>
          <w:w w:val="95"/>
        </w:rPr>
        <w:t xml:space="preserve"> </w:t>
      </w:r>
      <w:r>
        <w:rPr>
          <w:w w:val="95"/>
        </w:rPr>
        <w:t>group具体方法：</w:t>
      </w:r>
    </w:p>
    <w:p w:rsidR="00737AD2" w:rsidRDefault="00EC10B3">
      <w:pPr>
        <w:pStyle w:val="BodyText"/>
        <w:spacing w:before="6"/>
        <w:ind w:left="1217"/>
        <w:rPr>
          <w:rFonts w:ascii="仿宋" w:eastAsia="仿宋" w:hAnsi="仿宋" w:cs="仿宋"/>
        </w:rPr>
      </w:pPr>
      <w:r w:rsidRPr="00EC10B3">
        <w:pict>
          <v:group id="_x0000_s3301" style="position:absolute;left:0;text-align:left;margin-left:95.85pt;margin-top:4.75pt;width:459.45pt;height:10.6pt;z-index:-25647;mso-position-horizontal-relative:page" coordorigin="1917,95" coordsize="9189,212">
            <v:shape id="_x0000_s330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rg.help("method")</w:t>
      </w:r>
    </w:p>
    <w:p w:rsidR="00737AD2" w:rsidRDefault="007003A1">
      <w:pPr>
        <w:pStyle w:val="BodyText"/>
        <w:numPr>
          <w:ilvl w:val="1"/>
          <w:numId w:val="1"/>
        </w:numPr>
        <w:tabs>
          <w:tab w:val="left" w:pos="1217"/>
        </w:tabs>
        <w:spacing w:line="257" w:lineRule="exact"/>
        <w:ind w:left="1217"/>
      </w:pPr>
      <w:r>
        <w:rPr>
          <w:w w:val="90"/>
          <w:position w:val="1"/>
        </w:rPr>
        <w:t>Node</w:t>
      </w:r>
      <w:r>
        <w:rPr>
          <w:spacing w:val="13"/>
          <w:w w:val="90"/>
          <w:position w:val="1"/>
        </w:rPr>
        <w:t xml:space="preserve"> </w:t>
      </w:r>
      <w:r>
        <w:rPr>
          <w:w w:val="90"/>
          <w:position w:val="1"/>
        </w:rPr>
        <w:t>Help</w:t>
      </w:r>
    </w:p>
    <w:p w:rsidR="00737AD2" w:rsidRDefault="00737AD2">
      <w:pPr>
        <w:spacing w:line="257" w:lineRule="exact"/>
        <w:sectPr w:rsidR="00737AD2">
          <w:pgSz w:w="12240" w:h="15840"/>
          <w:pgMar w:top="900" w:right="108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897"/>
        <w:rPr>
          <w:lang w:eastAsia="zh-CN"/>
        </w:rPr>
      </w:pPr>
      <w:r>
        <w:rPr>
          <w:lang w:eastAsia="zh-CN"/>
        </w:rPr>
        <w:t>node级别主要包括对数据节点状态信息获取的操作。</w:t>
      </w:r>
    </w:p>
    <w:p w:rsidR="00737AD2" w:rsidRDefault="00737AD2">
      <w:pPr>
        <w:spacing w:before="5" w:line="100" w:lineRule="exact"/>
        <w:rPr>
          <w:sz w:val="10"/>
          <w:szCs w:val="10"/>
          <w:lang w:eastAsia="zh-CN"/>
        </w:rPr>
      </w:pPr>
    </w:p>
    <w:p w:rsidR="00737AD2" w:rsidRDefault="007003A1">
      <w:pPr>
        <w:pStyle w:val="BodyText"/>
        <w:spacing w:line="168" w:lineRule="auto"/>
        <w:ind w:left="897" w:right="469"/>
      </w:pPr>
      <w:r>
        <w:rPr>
          <w:w w:val="95"/>
        </w:rPr>
        <w:t>假设在副本组"group1"中创建一个数据节点，var</w:t>
      </w:r>
      <w:r>
        <w:rPr>
          <w:spacing w:val="-2"/>
          <w:w w:val="95"/>
        </w:rPr>
        <w:t xml:space="preserve"> </w:t>
      </w:r>
      <w:r>
        <w:rPr>
          <w:w w:val="95"/>
        </w:rPr>
        <w:t>rn</w:t>
      </w:r>
      <w:r>
        <w:rPr>
          <w:spacing w:val="-1"/>
          <w:w w:val="95"/>
        </w:rPr>
        <w:t xml:space="preserve"> </w:t>
      </w:r>
      <w:r>
        <w:rPr>
          <w:w w:val="95"/>
        </w:rPr>
        <w:t>=</w:t>
      </w:r>
      <w:r>
        <w:rPr>
          <w:spacing w:val="-1"/>
          <w:w w:val="95"/>
        </w:rPr>
        <w:t xml:space="preserve"> </w:t>
      </w:r>
      <w:r>
        <w:rPr>
          <w:w w:val="95"/>
        </w:rPr>
        <w:t>rg.createNode("ubuntu-dev1",</w:t>
      </w:r>
      <w:r>
        <w:rPr>
          <w:spacing w:val="-1"/>
          <w:w w:val="95"/>
        </w:rPr>
        <w:t xml:space="preserve"> </w:t>
      </w:r>
      <w:r>
        <w:rPr>
          <w:w w:val="95"/>
        </w:rPr>
        <w:t>51000,</w:t>
      </w:r>
      <w:r>
        <w:rPr>
          <w:spacing w:val="-1"/>
          <w:w w:val="95"/>
        </w:rPr>
        <w:t xml:space="preserve"> </w:t>
      </w:r>
      <w:r>
        <w:rPr>
          <w:w w:val="95"/>
        </w:rPr>
        <w:t>"/opt/</w:t>
      </w:r>
      <w:r>
        <w:rPr>
          <w:w w:val="90"/>
        </w:rPr>
        <w:t xml:space="preserve"> </w:t>
      </w:r>
      <w:r>
        <w:rPr>
          <w:w w:val="95"/>
        </w:rPr>
        <w:t>sequoiadb/database/data/51000")，获取一个关于数据节点的javascript对象rn。</w:t>
      </w:r>
    </w:p>
    <w:p w:rsidR="00737AD2" w:rsidRDefault="00EC10B3">
      <w:pPr>
        <w:pStyle w:val="BodyText"/>
        <w:spacing w:before="34" w:line="256" w:lineRule="auto"/>
        <w:ind w:left="897" w:right="6966"/>
        <w:rPr>
          <w:rFonts w:ascii="仿宋" w:eastAsia="仿宋" w:hAnsi="仿宋" w:cs="仿宋"/>
        </w:rPr>
      </w:pPr>
      <w:r w:rsidRPr="00EC10B3">
        <w:pict>
          <v:group id="_x0000_s3299" style="position:absolute;left:0;text-align:left;margin-left:95.85pt;margin-top:23.55pt;width:459.45pt;height:10.6pt;z-index:-25646;mso-position-horizontal-relative:page" coordorigin="1917,471" coordsize="9189,212">
            <v:shape id="_x0000_s3300" style="position:absolute;left:1917;top:471;width:9189;height:212" coordorigin="1917,471" coordsize="9189,212" path="m1917,471r9189,l11106,683r-9189,l1917,471xe" fillcolor="#efefef" stroked="f">
              <v:path arrowok="t"/>
            </v:shape>
            <w10:wrap anchorx="page"/>
          </v:group>
        </w:pict>
      </w:r>
      <w:r w:rsidRPr="00EC10B3">
        <w:pict>
          <v:group id="_x0000_s3297" style="position:absolute;left:0;text-align:left;margin-left:95.85pt;margin-top:58.15pt;width:459.45pt;height:10.6pt;z-index:-25645;mso-position-horizontal-relative:page" coordorigin="1917,1163" coordsize="9189,212">
            <v:shape id="_x0000_s3298" style="position:absolute;left:1917;top:1163;width:9189;height:212" coordorigin="1917,1163" coordsize="9189,212" path="m1917,1163r9189,l11106,1375r-9189,l1917,1163xe" fillcolor="#efefef" stroked="f">
              <v:path arrowok="t"/>
            </v:shape>
            <w10:wrap anchorx="page"/>
          </v:group>
        </w:pict>
      </w:r>
      <w:r w:rsidR="007003A1">
        <w:rPr>
          <w:w w:val="95"/>
        </w:rPr>
        <w:t>查看node所有方法：</w:t>
      </w:r>
      <w:r w:rsidR="007003A1">
        <w:t xml:space="preserve"> </w:t>
      </w:r>
      <w:r w:rsidR="007003A1">
        <w:rPr>
          <w:rFonts w:ascii="仿宋" w:eastAsia="仿宋" w:hAnsi="仿宋" w:cs="仿宋"/>
        </w:rPr>
        <w:t xml:space="preserve">rn.help() </w:t>
      </w:r>
      <w:r w:rsidR="007003A1">
        <w:rPr>
          <w:w w:val="95"/>
        </w:rPr>
        <w:t>查看node具体方法：</w:t>
      </w:r>
      <w:r w:rsidR="007003A1">
        <w:t xml:space="preserve"> </w:t>
      </w:r>
      <w:r w:rsidR="007003A1">
        <w:rPr>
          <w:rFonts w:ascii="仿宋" w:eastAsia="仿宋" w:hAnsi="仿宋" w:cs="仿宋"/>
        </w:rPr>
        <w:t>rn.help("method")</w:t>
      </w:r>
    </w:p>
    <w:p w:rsidR="00737AD2" w:rsidRDefault="007003A1">
      <w:pPr>
        <w:pStyle w:val="BodyText"/>
        <w:numPr>
          <w:ilvl w:val="0"/>
          <w:numId w:val="1"/>
        </w:numPr>
        <w:tabs>
          <w:tab w:val="left" w:pos="897"/>
        </w:tabs>
        <w:spacing w:line="244" w:lineRule="exact"/>
        <w:ind w:left="897"/>
      </w:pPr>
      <w:r>
        <w:rPr>
          <w:w w:val="95"/>
          <w:position w:val="1"/>
        </w:rPr>
        <w:t>Domain</w:t>
      </w:r>
      <w:r>
        <w:rPr>
          <w:spacing w:val="-33"/>
          <w:w w:val="95"/>
          <w:position w:val="1"/>
        </w:rPr>
        <w:t xml:space="preserve"> </w:t>
      </w:r>
      <w:r>
        <w:rPr>
          <w:w w:val="95"/>
          <w:position w:val="1"/>
        </w:rPr>
        <w:t>Help</w:t>
      </w:r>
    </w:p>
    <w:p w:rsidR="00737AD2" w:rsidRDefault="007003A1">
      <w:pPr>
        <w:pStyle w:val="BodyText"/>
        <w:spacing w:before="22" w:line="253" w:lineRule="auto"/>
        <w:ind w:left="897" w:right="1370"/>
      </w:pPr>
      <w:r>
        <w:rPr>
          <w:w w:val="90"/>
        </w:rPr>
        <w:t>domain级别主要包括对域更改及获取域信息的操作。</w:t>
      </w:r>
      <w:r>
        <w:t xml:space="preserve"> </w:t>
      </w:r>
      <w:r>
        <w:rPr>
          <w:w w:val="90"/>
        </w:rPr>
        <w:t xml:space="preserve">假设在数据库中创建一个名字为"domain1"的域，var  </w:t>
      </w:r>
      <w:r>
        <w:rPr>
          <w:spacing w:val="53"/>
          <w:w w:val="90"/>
        </w:rPr>
        <w:t xml:space="preserve"> </w:t>
      </w:r>
      <w:r>
        <w:rPr>
          <w:w w:val="90"/>
        </w:rPr>
        <w:t xml:space="preserve">dm  </w:t>
      </w:r>
      <w:r>
        <w:rPr>
          <w:spacing w:val="53"/>
          <w:w w:val="90"/>
        </w:rPr>
        <w:t xml:space="preserve"> </w:t>
      </w:r>
      <w:r>
        <w:rPr>
          <w:w w:val="90"/>
        </w:rPr>
        <w:t xml:space="preserve">=  </w:t>
      </w:r>
      <w:r>
        <w:rPr>
          <w:spacing w:val="53"/>
          <w:w w:val="90"/>
        </w:rPr>
        <w:t xml:space="preserve"> </w:t>
      </w:r>
      <w:r>
        <w:rPr>
          <w:w w:val="90"/>
        </w:rPr>
        <w:t>db.createDomain("domain1",</w:t>
      </w:r>
    </w:p>
    <w:p w:rsidR="00737AD2" w:rsidRDefault="007003A1">
      <w:pPr>
        <w:pStyle w:val="BodyText"/>
        <w:spacing w:line="225" w:lineRule="exact"/>
        <w:ind w:left="897"/>
      </w:pPr>
      <w:r>
        <w:rPr>
          <w:w w:val="95"/>
        </w:rPr>
        <w:t>["group1","group2"],{AutoSplit:true})，获取一个关于域的javascript对象dm。</w:t>
      </w:r>
    </w:p>
    <w:p w:rsidR="00737AD2" w:rsidRDefault="00EC10B3">
      <w:pPr>
        <w:pStyle w:val="BodyText"/>
        <w:spacing w:before="18" w:line="256" w:lineRule="auto"/>
        <w:ind w:left="897" w:right="6740"/>
        <w:rPr>
          <w:rFonts w:ascii="仿宋" w:eastAsia="仿宋" w:hAnsi="仿宋" w:cs="仿宋"/>
        </w:rPr>
      </w:pPr>
      <w:r w:rsidRPr="00EC10B3">
        <w:pict>
          <v:group id="_x0000_s3295" style="position:absolute;left:0;text-align:left;margin-left:95.85pt;margin-top:22.75pt;width:459.45pt;height:10.6pt;z-index:-25644;mso-position-horizontal-relative:page" coordorigin="1917,455" coordsize="9189,212">
            <v:shape id="_x0000_s3296" style="position:absolute;left:1917;top:455;width:9189;height:212" coordorigin="1917,455" coordsize="9189,212" path="m1917,455r9189,l11106,667r-9189,l1917,455xe" fillcolor="#efefef" stroked="f">
              <v:path arrowok="t"/>
            </v:shape>
            <w10:wrap anchorx="page"/>
          </v:group>
        </w:pict>
      </w:r>
      <w:r w:rsidRPr="00EC10B3">
        <w:pict>
          <v:group id="_x0000_s3293" style="position:absolute;left:0;text-align:left;margin-left:95.85pt;margin-top:57.35pt;width:459.45pt;height:10.6pt;z-index:-25643;mso-position-horizontal-relative:page" coordorigin="1917,1147" coordsize="9189,212">
            <v:shape id="_x0000_s3294" style="position:absolute;left:1917;top:1147;width:9189;height:212" coordorigin="1917,1147" coordsize="9189,212" path="m1917,1147r9189,l11106,1359r-9189,l1917,1147xe" fillcolor="#efefef" stroked="f">
              <v:path arrowok="t"/>
            </v:shape>
            <w10:wrap anchorx="page"/>
          </v:group>
        </w:pict>
      </w:r>
      <w:r w:rsidR="007003A1">
        <w:rPr>
          <w:w w:val="95"/>
        </w:rPr>
        <w:t>查看domain所有方法：</w:t>
      </w:r>
      <w:r w:rsidR="007003A1">
        <w:t xml:space="preserve"> </w:t>
      </w:r>
      <w:r w:rsidR="007003A1">
        <w:rPr>
          <w:rFonts w:ascii="仿宋" w:eastAsia="仿宋" w:hAnsi="仿宋" w:cs="仿宋"/>
        </w:rPr>
        <w:t xml:space="preserve">dm.help() </w:t>
      </w:r>
      <w:r w:rsidR="007003A1">
        <w:rPr>
          <w:w w:val="95"/>
        </w:rPr>
        <w:t>查看domain具体方法：</w:t>
      </w:r>
      <w:r w:rsidR="007003A1">
        <w:t xml:space="preserve"> </w:t>
      </w:r>
      <w:r w:rsidR="007003A1">
        <w:rPr>
          <w:rFonts w:ascii="仿宋" w:eastAsia="仿宋" w:hAnsi="仿宋" w:cs="仿宋"/>
        </w:rPr>
        <w:t>dm.help("method")</w:t>
      </w:r>
    </w:p>
    <w:p w:rsidR="00737AD2" w:rsidRDefault="00737AD2">
      <w:pPr>
        <w:spacing w:before="2" w:line="100" w:lineRule="exact"/>
        <w:rPr>
          <w:sz w:val="10"/>
          <w:szCs w:val="10"/>
        </w:rPr>
      </w:pPr>
    </w:p>
    <w:p w:rsidR="00737AD2" w:rsidRDefault="00EC10B3">
      <w:pPr>
        <w:pStyle w:val="BodyText"/>
        <w:spacing w:line="168" w:lineRule="auto"/>
        <w:ind w:left="1253" w:right="317"/>
      </w:pPr>
      <w:r>
        <w:pict>
          <v:shape id="_x0000_s3292" type="#_x0000_t75" style="position:absolute;left:0;text-align:left;margin-left:81.7pt;margin-top:2.55pt;width:24pt;height:24pt;z-index:-25642;mso-position-horizontal-relative:page">
            <v:imagedata r:id="rId21" o:title=""/>
            <w10:wrap anchorx="page"/>
          </v:shape>
        </w:pict>
      </w:r>
      <w:r w:rsidR="007003A1">
        <w:rPr>
          <w:w w:val="95"/>
        </w:rPr>
        <w:t xml:space="preserve">注:   </w:t>
      </w:r>
      <w:r w:rsidR="007003A1">
        <w:rPr>
          <w:spacing w:val="43"/>
          <w:w w:val="95"/>
        </w:rPr>
        <w:t xml:space="preserve"> </w:t>
      </w:r>
      <w:r w:rsidR="007003A1">
        <w:rPr>
          <w:w w:val="95"/>
        </w:rPr>
        <w:t xml:space="preserve">以man </w:t>
      </w:r>
      <w:r w:rsidR="007003A1">
        <w:rPr>
          <w:spacing w:val="22"/>
          <w:w w:val="95"/>
        </w:rPr>
        <w:t xml:space="preserve"> </w:t>
      </w:r>
      <w:r w:rsidR="007003A1">
        <w:rPr>
          <w:w w:val="95"/>
        </w:rPr>
        <w:t>page方式显示帮助文档功能是随SequoiaDB1.8版本发布的，若使用1.8版本以下的sdb</w:t>
      </w:r>
      <w:r w:rsidR="007003A1">
        <w:rPr>
          <w:w w:val="93"/>
        </w:rPr>
        <w:t xml:space="preserve"> </w:t>
      </w:r>
      <w:r w:rsidR="007003A1">
        <w:rPr>
          <w:w w:val="95"/>
        </w:rPr>
        <w:t>shell客户端，将不具备上述的help("method")功能。另外，应该确保/opt/sequoiadb/doc/manual目</w:t>
      </w:r>
      <w:r w:rsidR="007003A1">
        <w:t xml:space="preserve"> </w:t>
      </w:r>
      <w:r w:rsidR="007003A1">
        <w:rPr>
          <w:w w:val="95"/>
        </w:rPr>
        <w:t xml:space="preserve">录下有相关方法的troff文件，否则，无法显示相应的man   </w:t>
      </w:r>
      <w:r w:rsidR="007003A1">
        <w:rPr>
          <w:spacing w:val="39"/>
          <w:w w:val="95"/>
        </w:rPr>
        <w:t xml:space="preserve"> </w:t>
      </w:r>
      <w:r w:rsidR="007003A1">
        <w:rPr>
          <w:w w:val="95"/>
        </w:rPr>
        <w:t>page介绍。</w:t>
      </w:r>
    </w:p>
    <w:p w:rsidR="00737AD2" w:rsidRDefault="00737AD2">
      <w:pPr>
        <w:spacing w:line="120" w:lineRule="exact"/>
        <w:rPr>
          <w:sz w:val="12"/>
          <w:szCs w:val="12"/>
        </w:rPr>
      </w:pPr>
    </w:p>
    <w:p w:rsidR="00737AD2" w:rsidRDefault="007003A1">
      <w:pPr>
        <w:pStyle w:val="BodyText"/>
        <w:spacing w:line="168" w:lineRule="auto"/>
        <w:ind w:left="613" w:right="19"/>
      </w:pPr>
      <w:r>
        <w:rPr>
          <w:w w:val="95"/>
        </w:rPr>
        <w:t>查看shell提供的所有自动生成的JavaScript函数API文档，可访问</w:t>
      </w:r>
      <w:hyperlink r:id="rId50">
        <w:r>
          <w:rPr>
            <w:color w:val="0000FF"/>
            <w:w w:val="95"/>
          </w:rPr>
          <w:t>https://developer.mozilla.org//en-US/docs/</w:t>
        </w:r>
      </w:hyperlink>
      <w:r>
        <w:rPr>
          <w:color w:val="0000FF"/>
          <w:w w:val="92"/>
        </w:rPr>
        <w:t xml:space="preserve"> </w:t>
      </w:r>
      <w:hyperlink r:id="rId51">
        <w:r>
          <w:rPr>
            <w:color w:val="0000FF"/>
            <w:w w:val="95"/>
          </w:rPr>
          <w:t>Web/JavaScript/Language_Resources</w:t>
        </w:r>
      </w:hyperlink>
    </w:p>
    <w:p w:rsidR="00737AD2" w:rsidRDefault="00737AD2">
      <w:pPr>
        <w:spacing w:line="200" w:lineRule="exact"/>
        <w:rPr>
          <w:sz w:val="20"/>
          <w:szCs w:val="20"/>
        </w:rPr>
      </w:pPr>
    </w:p>
    <w:p w:rsidR="00737AD2" w:rsidRDefault="00737AD2">
      <w:pPr>
        <w:spacing w:before="9" w:line="220" w:lineRule="exact"/>
      </w:pPr>
    </w:p>
    <w:p w:rsidR="00737AD2" w:rsidRDefault="00EC10B3">
      <w:pPr>
        <w:pStyle w:val="Heading2"/>
        <w:spacing w:line="396" w:lineRule="exact"/>
        <w:rPr>
          <w:lang w:eastAsia="zh-CN"/>
        </w:rPr>
      </w:pPr>
      <w:r>
        <w:pict>
          <v:group id="_x0000_s3290" style="position:absolute;left:0;text-align:left;margin-left:56.7pt;margin-top:21.4pt;width:498.6pt;height:.1pt;z-index:-25641;mso-position-horizontal-relative:page" coordorigin="1134,428" coordsize="9972,2">
            <v:shape id="_x0000_s3291" style="position:absolute;left:1134;top:428;width:9972;height:2" coordorigin="1134,428" coordsize="9972,0" path="m1134,428r9972,e" filled="f" strokeweight="1pt">
              <v:path arrowok="t"/>
            </v:shape>
            <w10:wrap anchorx="page"/>
          </v:group>
        </w:pict>
      </w:r>
      <w:bookmarkStart w:id="414" w:name="Shell中的基本操作"/>
      <w:bookmarkStart w:id="415" w:name="_bookmark124"/>
      <w:bookmarkEnd w:id="414"/>
      <w:bookmarkEnd w:id="415"/>
      <w:r w:rsidR="007003A1">
        <w:rPr>
          <w:lang w:eastAsia="zh-CN"/>
        </w:rPr>
        <w:t>Shell中的基本操作</w:t>
      </w:r>
    </w:p>
    <w:p w:rsidR="00737AD2" w:rsidRDefault="007003A1">
      <w:pPr>
        <w:pStyle w:val="BodyText"/>
        <w:spacing w:before="45"/>
        <w:ind w:left="613"/>
        <w:rPr>
          <w:lang w:eastAsia="zh-CN"/>
        </w:rPr>
      </w:pPr>
      <w:r>
        <w:rPr>
          <w:lang w:eastAsia="zh-CN"/>
        </w:rPr>
        <w:t>在shell查看操作数据会用到4个基本操作：创建、读取、更新和删除（CRUD）。</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5" w:history="1">
        <w:r>
          <w:rPr>
            <w:color w:val="0000FF"/>
            <w:position w:val="1"/>
            <w:lang w:eastAsia="zh-CN"/>
          </w:rPr>
          <w:t>创建</w:t>
        </w:r>
      </w:hyperlink>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6" w:history="1">
        <w:r>
          <w:rPr>
            <w:color w:val="0000FF"/>
            <w:position w:val="1"/>
            <w:lang w:eastAsia="zh-CN"/>
          </w:rPr>
          <w:t>读取</w:t>
        </w:r>
      </w:hyperlink>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7" w:history="1">
        <w:r>
          <w:rPr>
            <w:color w:val="0000FF"/>
            <w:position w:val="1"/>
            <w:lang w:eastAsia="zh-CN"/>
          </w:rPr>
          <w:t>更新</w:t>
        </w:r>
      </w:hyperlink>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8" w:history="1">
        <w:r>
          <w:rPr>
            <w:color w:val="0000FF"/>
            <w:position w:val="1"/>
            <w:lang w:eastAsia="zh-CN"/>
          </w:rPr>
          <w:t>删除</w:t>
        </w:r>
      </w:hyperlink>
    </w:p>
    <w:p w:rsidR="00737AD2" w:rsidRDefault="00737AD2">
      <w:pPr>
        <w:spacing w:before="7" w:line="190" w:lineRule="exact"/>
        <w:rPr>
          <w:sz w:val="19"/>
          <w:szCs w:val="19"/>
          <w:lang w:eastAsia="zh-CN"/>
        </w:rPr>
      </w:pPr>
    </w:p>
    <w:p w:rsidR="00737AD2" w:rsidRDefault="007003A1">
      <w:pPr>
        <w:pStyle w:val="Heading3"/>
        <w:spacing w:line="354" w:lineRule="exact"/>
        <w:rPr>
          <w:lang w:eastAsia="zh-CN"/>
        </w:rPr>
      </w:pPr>
      <w:bookmarkStart w:id="416" w:name="创建"/>
      <w:bookmarkStart w:id="417" w:name="_bookmark125"/>
      <w:bookmarkEnd w:id="416"/>
      <w:bookmarkEnd w:id="417"/>
      <w:r>
        <w:rPr>
          <w:lang w:eastAsia="zh-CN"/>
        </w:rPr>
        <w:t>创建</w:t>
      </w:r>
    </w:p>
    <w:p w:rsidR="00737AD2" w:rsidRDefault="00737AD2">
      <w:pPr>
        <w:spacing w:before="8" w:line="100" w:lineRule="exact"/>
        <w:rPr>
          <w:sz w:val="10"/>
          <w:szCs w:val="10"/>
          <w:lang w:eastAsia="zh-CN"/>
        </w:rPr>
      </w:pPr>
    </w:p>
    <w:p w:rsidR="00737AD2" w:rsidRDefault="007003A1">
      <w:pPr>
        <w:pStyle w:val="BodyText"/>
        <w:spacing w:line="168" w:lineRule="auto"/>
        <w:ind w:left="613" w:right="317"/>
        <w:rPr>
          <w:lang w:eastAsia="zh-CN"/>
        </w:rPr>
      </w:pPr>
      <w:r>
        <w:rPr>
          <w:w w:val="95"/>
          <w:lang w:eastAsia="zh-CN"/>
        </w:rPr>
        <w:t>在SequoiaDB中，create操作是向集合中添加新的文档记录。我们可以使用insert方法向SequoiaDB中的集合</w:t>
      </w:r>
      <w:r>
        <w:rPr>
          <w:lang w:eastAsia="zh-CN"/>
        </w:rPr>
        <w:t xml:space="preserve"> 中添加记录。</w:t>
      </w:r>
    </w:p>
    <w:p w:rsidR="00737AD2" w:rsidRDefault="007003A1">
      <w:pPr>
        <w:pStyle w:val="BodyText"/>
        <w:spacing w:before="34"/>
        <w:ind w:left="613"/>
        <w:rPr>
          <w:lang w:eastAsia="zh-CN"/>
        </w:rPr>
      </w:pPr>
      <w:r>
        <w:rPr>
          <w:lang w:eastAsia="zh-CN"/>
        </w:rPr>
        <w:t>所有的插入操作在SequoiaDB中具有如下性质：</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如果插入的文档记录没有_id字段，客户端将会为记录自动添加_id字段，并且填充一个唯一值。</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如果指定_id字段，那个在集合中_id的值必须唯一；否则出现操作异常。</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最大的BSON文档长度为16MB。</w:t>
      </w:r>
    </w:p>
    <w:p w:rsidR="00737AD2" w:rsidRDefault="007003A1">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文档结构的字段命名有如下限制：</w:t>
      </w:r>
    </w:p>
    <w:p w:rsidR="00737AD2" w:rsidRDefault="00737AD2">
      <w:pPr>
        <w:spacing w:before="8" w:line="100" w:lineRule="exact"/>
        <w:rPr>
          <w:sz w:val="10"/>
          <w:szCs w:val="10"/>
          <w:lang w:eastAsia="zh-CN"/>
        </w:rPr>
      </w:pPr>
    </w:p>
    <w:p w:rsidR="00737AD2" w:rsidRDefault="007003A1">
      <w:pPr>
        <w:pStyle w:val="BodyText"/>
        <w:spacing w:line="168" w:lineRule="auto"/>
        <w:ind w:left="897" w:right="309"/>
        <w:rPr>
          <w:lang w:eastAsia="zh-CN"/>
        </w:rPr>
      </w:pPr>
      <w:r>
        <w:rPr>
          <w:w w:val="95"/>
          <w:lang w:eastAsia="zh-CN"/>
        </w:rPr>
        <w:t>字段名_id作为主键保存在集合中，它的值必须唯一且不可改变，它的值可以是除数组类型以外的其他任</w:t>
      </w:r>
      <w:r>
        <w:rPr>
          <w:lang w:eastAsia="zh-CN"/>
        </w:rPr>
        <w:t xml:space="preserve"> 何类型。字段的命名不能是空串；不能以$开始；不能含有（.）。</w:t>
      </w:r>
    </w:p>
    <w:p w:rsidR="00737AD2" w:rsidRDefault="00EC10B3">
      <w:pPr>
        <w:pStyle w:val="BodyText"/>
        <w:spacing w:before="54"/>
        <w:ind w:left="1253"/>
      </w:pPr>
      <w:r>
        <w:pict>
          <v:shape id="_x0000_s3289" type="#_x0000_t75" style="position:absolute;left:0;text-align:left;margin-left:81.7pt;margin-top:9.55pt;width:24pt;height:24pt;z-index:-25640;mso-position-horizontal-relative:page">
            <v:imagedata r:id="rId21" o:title=""/>
            <w10:wrap anchorx="page"/>
          </v:shape>
        </w:pict>
      </w:r>
      <w:r w:rsidR="007003A1">
        <w:rPr>
          <w:w w:val="95"/>
        </w:rPr>
        <w:t xml:space="preserve">注:   </w:t>
      </w:r>
      <w:r w:rsidR="007003A1">
        <w:rPr>
          <w:spacing w:val="40"/>
          <w:w w:val="95"/>
        </w:rPr>
        <w:t xml:space="preserve"> </w:t>
      </w:r>
      <w:r w:rsidR="007003A1">
        <w:rPr>
          <w:w w:val="95"/>
        </w:rPr>
        <w:t>本文档的所有例子都是使用SequoiaDB的shell接口。</w:t>
      </w:r>
    </w:p>
    <w:p w:rsidR="00737AD2" w:rsidRDefault="00737AD2">
      <w:pPr>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rPr>
          <w:w w:val="95"/>
        </w:rPr>
        <w:t>insert()</w:t>
      </w:r>
    </w:p>
    <w:p w:rsidR="00737AD2" w:rsidRDefault="00EC10B3">
      <w:pPr>
        <w:pStyle w:val="BodyText"/>
        <w:spacing w:before="18"/>
      </w:pPr>
      <w:hyperlink w:anchor="_bookmark220" w:history="1">
        <w:r w:rsidR="007003A1">
          <w:rPr>
            <w:color w:val="0000FF"/>
          </w:rPr>
          <w:t>insert()</w:t>
        </w:r>
      </w:hyperlink>
      <w:r w:rsidR="007003A1">
        <w:rPr>
          <w:color w:val="000000"/>
        </w:rPr>
        <w:t>是向SequoiaDB集合中插入记录的主要方法，它有以下语法：</w:t>
      </w:r>
    </w:p>
    <w:p w:rsidR="00737AD2" w:rsidRDefault="00EC10B3">
      <w:pPr>
        <w:pStyle w:val="BodyText"/>
        <w:spacing w:before="6"/>
        <w:rPr>
          <w:rFonts w:ascii="仿宋" w:eastAsia="仿宋" w:hAnsi="仿宋" w:cs="仿宋"/>
        </w:rPr>
      </w:pPr>
      <w:r w:rsidRPr="00EC10B3">
        <w:pict>
          <v:group id="_x0000_s3287" style="position:absolute;left:0;text-align:left;margin-left:81.7pt;margin-top:4.75pt;width:473.6pt;height:10.6pt;z-index:-25639;mso-position-horizontal-relative:page" coordorigin="1634,95" coordsize="9472,212">
            <v:shape id="_x0000_s3288"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db.collectionspace.collection.insert(&lt;doc|docs&gt;,[flag])</w:t>
      </w:r>
    </w:p>
    <w:p w:rsidR="00737AD2" w:rsidRDefault="00737AD2">
      <w:pPr>
        <w:spacing w:before="9" w:line="180" w:lineRule="exact"/>
        <w:rPr>
          <w:sz w:val="18"/>
          <w:szCs w:val="18"/>
        </w:rPr>
      </w:pPr>
    </w:p>
    <w:p w:rsidR="00737AD2" w:rsidRDefault="007003A1">
      <w:pPr>
        <w:pStyle w:val="BodyText"/>
        <w:spacing w:line="253" w:lineRule="auto"/>
        <w:ind w:right="899"/>
      </w:pPr>
      <w:r>
        <w:t xml:space="preserve">插入第一个文档 </w:t>
      </w:r>
      <w:r>
        <w:rPr>
          <w:w w:val="95"/>
        </w:rPr>
        <w:t>如果</w:t>
      </w:r>
      <w:hyperlink w:anchor="_bookmark9" w:history="1">
        <w:r>
          <w:rPr>
            <w:color w:val="0000FF"/>
            <w:w w:val="95"/>
          </w:rPr>
          <w:t>集合空间</w:t>
        </w:r>
      </w:hyperlink>
      <w:r>
        <w:rPr>
          <w:color w:val="000000"/>
          <w:w w:val="95"/>
        </w:rPr>
        <w:t>和</w:t>
      </w:r>
      <w:hyperlink w:anchor="_bookmark8" w:history="1">
        <w:r>
          <w:rPr>
            <w:color w:val="0000FF"/>
            <w:w w:val="95"/>
          </w:rPr>
          <w:t>集合</w:t>
        </w:r>
      </w:hyperlink>
      <w:r>
        <w:rPr>
          <w:color w:val="000000"/>
          <w:w w:val="95"/>
        </w:rPr>
        <w:t>不存在，首先创建集合空间（如db.createCS("foo")：创建集合空间foo）和集</w:t>
      </w:r>
    </w:p>
    <w:p w:rsidR="00737AD2" w:rsidRDefault="007003A1">
      <w:pPr>
        <w:pStyle w:val="BodyText"/>
        <w:spacing w:line="225" w:lineRule="exact"/>
      </w:pPr>
      <w:r>
        <w:t>合（如db.foo.createCL("bar")：在集合空间下创建集合bar），之后才能做插入操作。</w:t>
      </w:r>
    </w:p>
    <w:p w:rsidR="00737AD2" w:rsidRDefault="00EC10B3">
      <w:pPr>
        <w:pStyle w:val="BodyText"/>
        <w:spacing w:before="6"/>
        <w:rPr>
          <w:rFonts w:ascii="仿宋" w:eastAsia="仿宋" w:hAnsi="仿宋" w:cs="仿宋"/>
        </w:rPr>
      </w:pPr>
      <w:r w:rsidRPr="00EC10B3">
        <w:pict>
          <v:group id="_x0000_s3285" style="position:absolute;left:0;text-align:left;margin-left:81.7pt;margin-top:4.75pt;width:473.6pt;height:180.2pt;z-index:-25638;mso-position-horizontal-relative:page" coordorigin="1634,95" coordsize="9472,3604">
            <v:shape id="_x0000_s3286" style="position:absolute;left:1634;top:95;width:9472;height:3604" coordorigin="1634,95" coordsize="9472,3604" path="m1634,95r9472,l11106,3699r-9472,l1634,95xe" fillcolor="#efefef" stroked="f">
              <v:path arrowok="t"/>
            </v:shape>
            <w10:wrap anchorx="page"/>
          </v:group>
        </w:pict>
      </w:r>
      <w:r w:rsidR="007003A1">
        <w:rPr>
          <w:rFonts w:ascii="仿宋" w:eastAsia="仿宋" w:hAnsi="仿宋" w:cs="仿宋"/>
        </w:rPr>
        <w:t>db.foo.bar.insert(</w:t>
      </w:r>
    </w:p>
    <w:p w:rsidR="00737AD2" w:rsidRDefault="007003A1">
      <w:pPr>
        <w:pStyle w:val="BodyText"/>
        <w:spacing w:line="212" w:lineRule="exact"/>
        <w:ind w:left="0" w:right="8012"/>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433"/>
        <w:rPr>
          <w:rFonts w:ascii="仿宋" w:eastAsia="仿宋" w:hAnsi="仿宋" w:cs="仿宋"/>
        </w:rPr>
      </w:pPr>
      <w:r>
        <w:rPr>
          <w:rFonts w:ascii="仿宋" w:eastAsia="仿宋" w:hAnsi="仿宋" w:cs="仿宋"/>
        </w:rPr>
        <w:t>_id:1,</w:t>
      </w:r>
    </w:p>
    <w:p w:rsidR="00737AD2" w:rsidRDefault="007003A1">
      <w:pPr>
        <w:pStyle w:val="BodyText"/>
        <w:spacing w:line="212" w:lineRule="exact"/>
        <w:ind w:left="1433"/>
        <w:rPr>
          <w:rFonts w:ascii="仿宋" w:eastAsia="仿宋" w:hAnsi="仿宋" w:cs="仿宋"/>
        </w:rPr>
      </w:pPr>
      <w:r>
        <w:rPr>
          <w:rFonts w:ascii="仿宋" w:eastAsia="仿宋" w:hAnsi="仿宋" w:cs="仿宋"/>
        </w:rPr>
        <w:t>name:{fist:"Jhon",last:"Black"},</w:t>
      </w:r>
    </w:p>
    <w:p w:rsidR="00737AD2" w:rsidRDefault="007003A1">
      <w:pPr>
        <w:pStyle w:val="BodyText"/>
        <w:spacing w:line="212" w:lineRule="exact"/>
        <w:ind w:left="1433"/>
        <w:rPr>
          <w:rFonts w:ascii="仿宋" w:eastAsia="仿宋" w:hAnsi="仿宋" w:cs="仿宋"/>
        </w:rPr>
      </w:pPr>
      <w:r>
        <w:rPr>
          <w:rFonts w:ascii="仿宋" w:eastAsia="仿宋" w:hAnsi="仿宋" w:cs="仿宋"/>
        </w:rPr>
        <w:t>phone:[1853742000,1802321000],</w:t>
      </w:r>
    </w:p>
    <w:p w:rsidR="00737AD2" w:rsidRDefault="007003A1">
      <w:pPr>
        <w:pStyle w:val="BodyText"/>
        <w:spacing w:line="212" w:lineRule="exact"/>
        <w:ind w:left="1433"/>
        <w:rPr>
          <w:rFonts w:ascii="仿宋" w:eastAsia="仿宋" w:hAnsi="仿宋" w:cs="仿宋"/>
        </w:rPr>
      </w:pPr>
      <w:r>
        <w:rPr>
          <w:rFonts w:ascii="仿宋" w:eastAsia="仿宋" w:hAnsi="仿宋" w:cs="仿宋"/>
        </w:rPr>
        <w:t>remark:[</w:t>
      </w:r>
    </w:p>
    <w:p w:rsidR="00737AD2" w:rsidRDefault="007003A1">
      <w:pPr>
        <w:pStyle w:val="BodyText"/>
        <w:spacing w:line="212" w:lineRule="exact"/>
        <w:ind w:left="2333"/>
        <w:rPr>
          <w:rFonts w:ascii="仿宋" w:eastAsia="仿宋" w:hAnsi="仿宋" w:cs="仿宋"/>
        </w:rPr>
      </w:pPr>
      <w:r>
        <w:rPr>
          <w:rFonts w:ascii="仿宋" w:eastAsia="仿宋" w:hAnsi="仿宋" w:cs="仿宋"/>
        </w:rPr>
        <w:t>{</w:t>
      </w:r>
    </w:p>
    <w:p w:rsidR="00737AD2" w:rsidRDefault="007003A1">
      <w:pPr>
        <w:pStyle w:val="BodyText"/>
        <w:spacing w:line="212" w:lineRule="exact"/>
        <w:ind w:left="2633"/>
        <w:rPr>
          <w:rFonts w:ascii="仿宋" w:eastAsia="仿宋" w:hAnsi="仿宋" w:cs="仿宋"/>
        </w:rPr>
      </w:pPr>
      <w:r>
        <w:rPr>
          <w:rFonts w:ascii="仿宋" w:eastAsia="仿宋" w:hAnsi="仿宋" w:cs="仿宋"/>
        </w:rPr>
        <w:t>position:"manager",</w:t>
      </w:r>
    </w:p>
    <w:p w:rsidR="00737AD2" w:rsidRDefault="007003A1">
      <w:pPr>
        <w:pStyle w:val="BodyText"/>
        <w:spacing w:line="212" w:lineRule="exact"/>
        <w:ind w:left="2633"/>
        <w:rPr>
          <w:rFonts w:ascii="仿宋" w:eastAsia="仿宋" w:hAnsi="仿宋" w:cs="仿宋"/>
        </w:rPr>
      </w:pPr>
      <w:r>
        <w:rPr>
          <w:rFonts w:ascii="仿宋" w:eastAsia="仿宋" w:hAnsi="仿宋" w:cs="仿宋"/>
        </w:rPr>
        <w:t>year:2000</w:t>
      </w:r>
    </w:p>
    <w:p w:rsidR="00737AD2" w:rsidRDefault="007003A1">
      <w:pPr>
        <w:pStyle w:val="BodyText"/>
        <w:spacing w:line="212" w:lineRule="exact"/>
        <w:ind w:left="2533"/>
        <w:rPr>
          <w:rFonts w:ascii="仿宋" w:eastAsia="仿宋" w:hAnsi="仿宋" w:cs="仿宋"/>
        </w:rPr>
      </w:pPr>
      <w:r>
        <w:rPr>
          <w:rFonts w:ascii="仿宋" w:eastAsia="仿宋" w:hAnsi="仿宋" w:cs="仿宋"/>
        </w:rPr>
        <w:t>},</w:t>
      </w:r>
    </w:p>
    <w:p w:rsidR="00737AD2" w:rsidRDefault="007003A1">
      <w:pPr>
        <w:pStyle w:val="BodyText"/>
        <w:spacing w:line="212" w:lineRule="exact"/>
        <w:ind w:left="2433"/>
        <w:rPr>
          <w:rFonts w:ascii="仿宋" w:eastAsia="仿宋" w:hAnsi="仿宋" w:cs="仿宋"/>
        </w:rPr>
      </w:pPr>
      <w:r>
        <w:rPr>
          <w:rFonts w:ascii="仿宋" w:eastAsia="仿宋" w:hAnsi="仿宋" w:cs="仿宋"/>
        </w:rPr>
        <w:t>{</w:t>
      </w:r>
    </w:p>
    <w:p w:rsidR="00737AD2" w:rsidRDefault="007003A1">
      <w:pPr>
        <w:pStyle w:val="BodyText"/>
        <w:spacing w:line="212" w:lineRule="exact"/>
        <w:ind w:left="2633"/>
        <w:rPr>
          <w:rFonts w:ascii="仿宋" w:eastAsia="仿宋" w:hAnsi="仿宋" w:cs="仿宋"/>
        </w:rPr>
      </w:pPr>
      <w:r>
        <w:rPr>
          <w:rFonts w:ascii="仿宋" w:eastAsia="仿宋" w:hAnsi="仿宋" w:cs="仿宋"/>
        </w:rPr>
        <w:t>position:"CEO",</w:t>
      </w:r>
    </w:p>
    <w:p w:rsidR="00737AD2" w:rsidRDefault="007003A1">
      <w:pPr>
        <w:pStyle w:val="BodyText"/>
        <w:spacing w:line="212" w:lineRule="exact"/>
        <w:ind w:left="2633"/>
        <w:rPr>
          <w:rFonts w:ascii="仿宋" w:eastAsia="仿宋" w:hAnsi="仿宋" w:cs="仿宋"/>
        </w:rPr>
      </w:pPr>
      <w:r>
        <w:rPr>
          <w:rFonts w:ascii="仿宋" w:eastAsia="仿宋" w:hAnsi="仿宋" w:cs="仿宋"/>
        </w:rPr>
        <w:t>year:2012</w:t>
      </w:r>
    </w:p>
    <w:p w:rsidR="00737AD2" w:rsidRDefault="007003A1">
      <w:pPr>
        <w:pStyle w:val="BodyText"/>
        <w:spacing w:line="212" w:lineRule="exact"/>
        <w:ind w:left="2533"/>
        <w:rPr>
          <w:rFonts w:ascii="仿宋" w:eastAsia="仿宋" w:hAnsi="仿宋" w:cs="仿宋"/>
        </w:rPr>
      </w:pPr>
      <w:r>
        <w:rPr>
          <w:rFonts w:ascii="仿宋" w:eastAsia="仿宋" w:hAnsi="仿宋" w:cs="仿宋"/>
        </w:rPr>
        <w:t>}</w:t>
      </w:r>
    </w:p>
    <w:p w:rsidR="00737AD2" w:rsidRDefault="007003A1">
      <w:pPr>
        <w:pStyle w:val="BodyText"/>
        <w:spacing w:line="212" w:lineRule="exact"/>
        <w:ind w:left="22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233"/>
        <w:rPr>
          <w:rFonts w:ascii="仿宋" w:eastAsia="仿宋" w:hAnsi="仿宋" w:cs="仿宋"/>
        </w:rPr>
      </w:pPr>
      <w:r>
        <w:rPr>
          <w:rFonts w:ascii="仿宋" w:eastAsia="仿宋" w:hAnsi="仿宋" w:cs="仿宋"/>
        </w:rPr>
        <w:t>)</w:t>
      </w:r>
    </w:p>
    <w:p w:rsidR="00737AD2" w:rsidRDefault="00EC10B3">
      <w:pPr>
        <w:pStyle w:val="BodyText"/>
        <w:spacing w:before="49" w:line="262" w:lineRule="auto"/>
        <w:ind w:right="5974"/>
      </w:pPr>
      <w:r>
        <w:pict>
          <v:group id="_x0000_s3283" style="position:absolute;left:0;text-align:left;margin-left:81.7pt;margin-top:24.3pt;width:473.6pt;height:10.6pt;z-index:-25637;mso-position-horizontal-relative:page" coordorigin="1634,486" coordsize="9472,212">
            <v:shape id="_x0000_s3284" style="position:absolute;left:1634;top:486;width:9472;height:212" coordorigin="1634,486" coordsize="9472,212" path="m1634,486r9472,l11106,698r-9472,l1634,486xe" fillcolor="#efefef" stroked="f">
              <v:path arrowok="t"/>
            </v:shape>
            <w10:wrap anchorx="page"/>
          </v:group>
        </w:pict>
      </w:r>
      <w:r w:rsidR="007003A1">
        <w:rPr>
          <w:w w:val="95"/>
        </w:rPr>
        <w:t>可以使用find()方法确认是否插入成功。</w:t>
      </w:r>
      <w:r w:rsidR="007003A1">
        <w:t xml:space="preserve"> </w:t>
      </w:r>
      <w:r w:rsidR="007003A1">
        <w:rPr>
          <w:rFonts w:ascii="仿宋" w:eastAsia="仿宋" w:hAnsi="仿宋" w:cs="仿宋"/>
        </w:rPr>
        <w:t xml:space="preserve">db.foo.bar.find() </w:t>
      </w:r>
      <w:r w:rsidR="007003A1">
        <w:t>此操作返回结果如下：</w:t>
      </w:r>
    </w:p>
    <w:p w:rsidR="00737AD2" w:rsidRDefault="00EC10B3">
      <w:pPr>
        <w:pStyle w:val="BodyText"/>
        <w:spacing w:line="277" w:lineRule="exact"/>
        <w:ind w:left="1033"/>
        <w:rPr>
          <w:rFonts w:ascii="仿宋" w:eastAsia="仿宋" w:hAnsi="仿宋" w:cs="仿宋"/>
        </w:rPr>
      </w:pPr>
      <w:r w:rsidRPr="00EC10B3">
        <w:pict>
          <v:group id="_x0000_s3281" style="position:absolute;left:0;text-align:left;margin-left:81.7pt;margin-top:3.55pt;width:473.6pt;height:159pt;z-index:-25636;mso-position-horizontal-relative:page" coordorigin="1634,71" coordsize="9472,3180">
            <v:shape id="_x0000_s3282" style="position:absolute;left:1634;top:71;width:9472;height:3180" coordorigin="1634,71" coordsize="9472,3180" path="m1634,71r9472,l11106,3251r-9472,l1634,7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333"/>
        <w:rPr>
          <w:rFonts w:ascii="仿宋" w:eastAsia="仿宋" w:hAnsi="仿宋" w:cs="仿宋"/>
        </w:rPr>
      </w:pPr>
      <w:r>
        <w:rPr>
          <w:rFonts w:ascii="仿宋" w:eastAsia="仿宋" w:hAnsi="仿宋" w:cs="仿宋"/>
        </w:rPr>
        <w:t>_id:1,</w:t>
      </w:r>
    </w:p>
    <w:p w:rsidR="00737AD2" w:rsidRDefault="007003A1">
      <w:pPr>
        <w:pStyle w:val="BodyText"/>
        <w:spacing w:line="212" w:lineRule="exact"/>
        <w:ind w:left="1333"/>
        <w:rPr>
          <w:rFonts w:ascii="仿宋" w:eastAsia="仿宋" w:hAnsi="仿宋" w:cs="仿宋"/>
        </w:rPr>
      </w:pPr>
      <w:r>
        <w:rPr>
          <w:rFonts w:ascii="仿宋" w:eastAsia="仿宋" w:hAnsi="仿宋" w:cs="仿宋"/>
        </w:rPr>
        <w:t>name:{fist:"Jhon",last:"Black"},</w:t>
      </w:r>
    </w:p>
    <w:p w:rsidR="00737AD2" w:rsidRDefault="007003A1">
      <w:pPr>
        <w:pStyle w:val="BodyText"/>
        <w:spacing w:line="212" w:lineRule="exact"/>
        <w:ind w:left="1333"/>
        <w:rPr>
          <w:rFonts w:ascii="仿宋" w:eastAsia="仿宋" w:hAnsi="仿宋" w:cs="仿宋"/>
        </w:rPr>
      </w:pPr>
      <w:r>
        <w:rPr>
          <w:rFonts w:ascii="仿宋" w:eastAsia="仿宋" w:hAnsi="仿宋" w:cs="仿宋"/>
        </w:rPr>
        <w:t>phone:[1853742000,1802321000],</w:t>
      </w:r>
    </w:p>
    <w:p w:rsidR="00737AD2" w:rsidRDefault="007003A1">
      <w:pPr>
        <w:pStyle w:val="BodyText"/>
        <w:spacing w:line="212" w:lineRule="exact"/>
        <w:ind w:left="1333"/>
        <w:rPr>
          <w:rFonts w:ascii="仿宋" w:eastAsia="仿宋" w:hAnsi="仿宋" w:cs="仿宋"/>
        </w:rPr>
      </w:pPr>
      <w:r>
        <w:rPr>
          <w:rFonts w:ascii="仿宋" w:eastAsia="仿宋" w:hAnsi="仿宋" w:cs="仿宋"/>
        </w:rPr>
        <w:t>remark:[</w:t>
      </w:r>
    </w:p>
    <w:p w:rsidR="00737AD2" w:rsidRDefault="007003A1">
      <w:pPr>
        <w:pStyle w:val="BodyText"/>
        <w:spacing w:line="212" w:lineRule="exact"/>
        <w:ind w:left="2233"/>
        <w:rPr>
          <w:rFonts w:ascii="仿宋" w:eastAsia="仿宋" w:hAnsi="仿宋" w:cs="仿宋"/>
        </w:rPr>
      </w:pPr>
      <w:r>
        <w:rPr>
          <w:rFonts w:ascii="仿宋" w:eastAsia="仿宋" w:hAnsi="仿宋" w:cs="仿宋"/>
        </w:rPr>
        <w:t>{</w:t>
      </w:r>
    </w:p>
    <w:p w:rsidR="00737AD2" w:rsidRDefault="007003A1">
      <w:pPr>
        <w:pStyle w:val="BodyText"/>
        <w:spacing w:line="212" w:lineRule="exact"/>
        <w:ind w:left="2533"/>
        <w:rPr>
          <w:rFonts w:ascii="仿宋" w:eastAsia="仿宋" w:hAnsi="仿宋" w:cs="仿宋"/>
        </w:rPr>
      </w:pPr>
      <w:r>
        <w:rPr>
          <w:rFonts w:ascii="仿宋" w:eastAsia="仿宋" w:hAnsi="仿宋" w:cs="仿宋"/>
        </w:rPr>
        <w:t>position:"manager",</w:t>
      </w:r>
    </w:p>
    <w:p w:rsidR="00737AD2" w:rsidRDefault="007003A1">
      <w:pPr>
        <w:pStyle w:val="BodyText"/>
        <w:spacing w:line="212" w:lineRule="exact"/>
        <w:ind w:left="2533"/>
        <w:rPr>
          <w:rFonts w:ascii="仿宋" w:eastAsia="仿宋" w:hAnsi="仿宋" w:cs="仿宋"/>
        </w:rPr>
      </w:pPr>
      <w:r>
        <w:rPr>
          <w:rFonts w:ascii="仿宋" w:eastAsia="仿宋" w:hAnsi="仿宋" w:cs="仿宋"/>
        </w:rPr>
        <w:t>year:2000</w:t>
      </w:r>
    </w:p>
    <w:p w:rsidR="00737AD2" w:rsidRDefault="007003A1">
      <w:pPr>
        <w:pStyle w:val="BodyText"/>
        <w:spacing w:line="212" w:lineRule="exact"/>
        <w:ind w:left="2433"/>
        <w:rPr>
          <w:rFonts w:ascii="仿宋" w:eastAsia="仿宋" w:hAnsi="仿宋" w:cs="仿宋"/>
        </w:rPr>
      </w:pPr>
      <w:r>
        <w:rPr>
          <w:rFonts w:ascii="仿宋" w:eastAsia="仿宋" w:hAnsi="仿宋" w:cs="仿宋"/>
        </w:rPr>
        <w:t>},</w:t>
      </w:r>
    </w:p>
    <w:p w:rsidR="00737AD2" w:rsidRDefault="007003A1">
      <w:pPr>
        <w:pStyle w:val="BodyText"/>
        <w:spacing w:line="212" w:lineRule="exact"/>
        <w:ind w:left="2333"/>
        <w:rPr>
          <w:rFonts w:ascii="仿宋" w:eastAsia="仿宋" w:hAnsi="仿宋" w:cs="仿宋"/>
        </w:rPr>
      </w:pPr>
      <w:r>
        <w:rPr>
          <w:rFonts w:ascii="仿宋" w:eastAsia="仿宋" w:hAnsi="仿宋" w:cs="仿宋"/>
        </w:rPr>
        <w:t>{</w:t>
      </w:r>
    </w:p>
    <w:p w:rsidR="00737AD2" w:rsidRDefault="007003A1">
      <w:pPr>
        <w:pStyle w:val="BodyText"/>
        <w:spacing w:line="212" w:lineRule="exact"/>
        <w:ind w:left="2533"/>
        <w:rPr>
          <w:rFonts w:ascii="仿宋" w:eastAsia="仿宋" w:hAnsi="仿宋" w:cs="仿宋"/>
        </w:rPr>
      </w:pPr>
      <w:r>
        <w:rPr>
          <w:rFonts w:ascii="仿宋" w:eastAsia="仿宋" w:hAnsi="仿宋" w:cs="仿宋"/>
        </w:rPr>
        <w:t>position:"CEO",</w:t>
      </w:r>
    </w:p>
    <w:p w:rsidR="00737AD2" w:rsidRDefault="007003A1">
      <w:pPr>
        <w:pStyle w:val="BodyText"/>
        <w:spacing w:line="212" w:lineRule="exact"/>
        <w:ind w:left="2533"/>
        <w:rPr>
          <w:rFonts w:ascii="仿宋" w:eastAsia="仿宋" w:hAnsi="仿宋" w:cs="仿宋"/>
        </w:rPr>
      </w:pPr>
      <w:r>
        <w:rPr>
          <w:rFonts w:ascii="仿宋" w:eastAsia="仿宋" w:hAnsi="仿宋" w:cs="仿宋"/>
        </w:rPr>
        <w:t>year:2012</w:t>
      </w:r>
    </w:p>
    <w:p w:rsidR="00737AD2" w:rsidRDefault="007003A1">
      <w:pPr>
        <w:pStyle w:val="BodyText"/>
        <w:spacing w:line="212" w:lineRule="exact"/>
        <w:ind w:left="2433"/>
        <w:rPr>
          <w:rFonts w:ascii="仿宋" w:eastAsia="仿宋" w:hAnsi="仿宋" w:cs="仿宋"/>
        </w:rPr>
      </w:pPr>
      <w:r>
        <w:rPr>
          <w:rFonts w:ascii="仿宋" w:eastAsia="仿宋" w:hAnsi="仿宋" w:cs="仿宋"/>
        </w:rPr>
        <w:t>}</w:t>
      </w:r>
    </w:p>
    <w:p w:rsidR="00737AD2" w:rsidRDefault="007003A1">
      <w:pPr>
        <w:pStyle w:val="BodyText"/>
        <w:spacing w:line="212" w:lineRule="exact"/>
        <w:ind w:left="2133"/>
        <w:rPr>
          <w:rFonts w:ascii="仿宋" w:eastAsia="仿宋" w:hAnsi="仿宋" w:cs="仿宋"/>
        </w:rPr>
      </w:pPr>
      <w:r>
        <w:rPr>
          <w:rFonts w:ascii="仿宋" w:eastAsia="仿宋" w:hAnsi="仿宋" w:cs="仿宋"/>
        </w:rPr>
        <w:t>]</w:t>
      </w:r>
    </w:p>
    <w:p w:rsidR="00737AD2" w:rsidRDefault="007003A1">
      <w:pPr>
        <w:pStyle w:val="BodyText"/>
        <w:spacing w:line="212" w:lineRule="exact"/>
        <w:ind w:left="1033"/>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pPr>
      <w:r>
        <w:t>不指定_id字段</w:t>
      </w:r>
    </w:p>
    <w:p w:rsidR="00737AD2" w:rsidRDefault="00EC10B3">
      <w:pPr>
        <w:pStyle w:val="BodyText"/>
        <w:spacing w:before="18" w:line="262" w:lineRule="auto"/>
      </w:pPr>
      <w:r>
        <w:pict>
          <v:group id="_x0000_s3279" style="position:absolute;left:0;text-align:left;margin-left:81.7pt;margin-top:22.75pt;width:473.6pt;height:10.6pt;z-index:-25635;mso-position-horizontal-relative:page" coordorigin="1634,455" coordsize="9472,212">
            <v:shape id="_x0000_s3280" style="position:absolute;left:1634;top:455;width:9472;height:212" coordorigin="1634,455" coordsize="9472,212" path="m1634,455r9472,l11106,667r-9472,l1634,455xe" fillcolor="#efefef" stroked="f">
              <v:path arrowok="t"/>
            </v:shape>
            <w10:wrap anchorx="page"/>
          </v:group>
        </w:pict>
      </w:r>
      <w:r w:rsidR="007003A1">
        <w:t>如果新的文档记录不包含_id字段，</w:t>
      </w:r>
      <w:hyperlink w:anchor="_bookmark220" w:history="1">
        <w:r w:rsidR="007003A1">
          <w:rPr>
            <w:color w:val="0000FF"/>
          </w:rPr>
          <w:t>insert()</w:t>
        </w:r>
      </w:hyperlink>
      <w:r w:rsidR="007003A1">
        <w:rPr>
          <w:color w:val="000000"/>
        </w:rPr>
        <w:t xml:space="preserve">方法向文档添加_id字段并生成一个唯一的$oid值 </w:t>
      </w:r>
      <w:r w:rsidR="007003A1">
        <w:rPr>
          <w:rFonts w:ascii="仿宋" w:eastAsia="仿宋" w:hAnsi="仿宋" w:cs="仿宋"/>
          <w:color w:val="000000"/>
        </w:rPr>
        <w:t xml:space="preserve">db.foo.bar.insert({name:"Tom",age:20}) </w:t>
      </w:r>
      <w:r w:rsidR="007003A1">
        <w:rPr>
          <w:color w:val="000000"/>
          <w:w w:val="95"/>
        </w:rPr>
        <w:t>此操作是向集合bar中插入一条新的记录，记录name字段的值为“Tom”，age字段的值为20，_id字段被唯一</w:t>
      </w:r>
    </w:p>
    <w:p w:rsidR="00737AD2" w:rsidRDefault="007003A1">
      <w:pPr>
        <w:pStyle w:val="BodyText"/>
        <w:spacing w:line="215" w:lineRule="exact"/>
      </w:pPr>
      <w:r>
        <w:t>创建：</w:t>
      </w:r>
    </w:p>
    <w:p w:rsidR="00737AD2" w:rsidRDefault="00EC10B3">
      <w:pPr>
        <w:pStyle w:val="BodyText"/>
        <w:spacing w:before="6"/>
        <w:rPr>
          <w:rFonts w:ascii="仿宋" w:eastAsia="仿宋" w:hAnsi="仿宋" w:cs="仿宋"/>
        </w:rPr>
      </w:pPr>
      <w:r w:rsidRPr="00EC10B3">
        <w:pict>
          <v:group id="_x0000_s3277" style="position:absolute;left:0;text-align:left;margin-left:81.7pt;margin-top:4.75pt;width:473.6pt;height:10.6pt;z-index:-25634;mso-position-horizontal-relative:page" coordorigin="1634,95" coordsize="9472,212">
            <v:shape id="_x0000_s3278"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"_id": { "$oid": "515152ba49af395200000000" }, "name": "Tom", "age": 20 }</w:t>
      </w:r>
    </w:p>
    <w:p w:rsidR="00737AD2" w:rsidRDefault="00737AD2">
      <w:pPr>
        <w:spacing w:before="9" w:line="180" w:lineRule="exact"/>
        <w:rPr>
          <w:sz w:val="18"/>
          <w:szCs w:val="18"/>
        </w:rPr>
      </w:pPr>
    </w:p>
    <w:p w:rsidR="00737AD2" w:rsidRDefault="007003A1">
      <w:pPr>
        <w:pStyle w:val="BodyText"/>
        <w:spacing w:line="253" w:lineRule="auto"/>
        <w:ind w:right="1047"/>
      </w:pPr>
      <w:r>
        <w:t xml:space="preserve">插入多条记录 </w:t>
      </w:r>
      <w:r>
        <w:rPr>
          <w:w w:val="95"/>
        </w:rPr>
        <w:t>如果向insert方法中传一个数组类型的文档，insert()方法将会在集合中执行批量插入。</w:t>
      </w:r>
    </w:p>
    <w:p w:rsidR="00737AD2" w:rsidRDefault="00737AD2">
      <w:pPr>
        <w:spacing w:line="253" w:lineRule="auto"/>
        <w:sectPr w:rsidR="00737AD2">
          <w:pgSz w:w="12240" w:h="15840"/>
          <w:pgMar w:top="900" w:right="116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613" w:right="691"/>
        <w:rPr>
          <w:lang w:eastAsia="zh-CN"/>
        </w:rPr>
      </w:pPr>
      <w:r>
        <w:rPr>
          <w:w w:val="95"/>
        </w:rPr>
        <w:t>下面的操作是向集合bar中插入两条记录。此操作也说明了SequoiaDB的动态模式的特点。</w:t>
      </w:r>
      <w:r>
        <w:rPr>
          <w:w w:val="95"/>
          <w:lang w:eastAsia="zh-CN"/>
        </w:rPr>
        <w:t>尽管_id:20的记录</w:t>
      </w:r>
      <w:r>
        <w:rPr>
          <w:lang w:eastAsia="zh-CN"/>
        </w:rPr>
        <w:t xml:space="preserve"> 含有字段名phone而在另一条记录中不存在，SequoiaDB不要求其他记录必须含有此字段。</w:t>
      </w:r>
    </w:p>
    <w:p w:rsidR="00737AD2" w:rsidRDefault="00EC10B3">
      <w:pPr>
        <w:pStyle w:val="BodyText"/>
        <w:spacing w:before="22"/>
        <w:ind w:left="613"/>
        <w:rPr>
          <w:rFonts w:ascii="仿宋" w:eastAsia="仿宋" w:hAnsi="仿宋" w:cs="仿宋"/>
        </w:rPr>
      </w:pPr>
      <w:r w:rsidRPr="00EC10B3">
        <w:pict>
          <v:group id="_x0000_s3275" style="position:absolute;left:0;text-align:left;margin-left:81.7pt;margin-top:5.55pt;width:473.6pt;height:10.6pt;z-index:-25633;mso-position-horizontal-relative:page" coordorigin="1634,111" coordsize="9472,212">
            <v:shape id="_x0000_s3276"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db.foo.bar.insert([{name:"Mike",age:15},{_id:20,name:"John",age:25,phone:123}])</w:t>
      </w:r>
    </w:p>
    <w:p w:rsidR="00737AD2" w:rsidRDefault="00737AD2">
      <w:pPr>
        <w:spacing w:before="1" w:line="160" w:lineRule="exact"/>
        <w:rPr>
          <w:sz w:val="16"/>
          <w:szCs w:val="16"/>
        </w:rPr>
      </w:pPr>
    </w:p>
    <w:p w:rsidR="00737AD2" w:rsidRDefault="007003A1">
      <w:pPr>
        <w:pStyle w:val="Heading3"/>
        <w:spacing w:line="354" w:lineRule="exact"/>
        <w:rPr>
          <w:lang w:eastAsia="zh-CN"/>
        </w:rPr>
      </w:pPr>
      <w:bookmarkStart w:id="418" w:name="读取"/>
      <w:bookmarkStart w:id="419" w:name="_bookmark126"/>
      <w:bookmarkEnd w:id="418"/>
      <w:bookmarkEnd w:id="419"/>
      <w:r>
        <w:rPr>
          <w:lang w:eastAsia="zh-CN"/>
        </w:rPr>
        <w:t>读取</w:t>
      </w:r>
    </w:p>
    <w:p w:rsidR="00737AD2" w:rsidRDefault="00737AD2">
      <w:pPr>
        <w:spacing w:before="8" w:line="100" w:lineRule="exact"/>
        <w:rPr>
          <w:sz w:val="10"/>
          <w:szCs w:val="10"/>
          <w:lang w:eastAsia="zh-CN"/>
        </w:rPr>
      </w:pPr>
    </w:p>
    <w:p w:rsidR="00737AD2" w:rsidRDefault="007003A1">
      <w:pPr>
        <w:pStyle w:val="BodyText"/>
        <w:spacing w:line="168" w:lineRule="auto"/>
        <w:ind w:left="613" w:right="268"/>
        <w:rPr>
          <w:lang w:eastAsia="zh-CN"/>
        </w:rPr>
      </w:pPr>
      <w:r>
        <w:rPr>
          <w:w w:val="95"/>
          <w:lang w:eastAsia="zh-CN"/>
        </w:rPr>
        <w:t>四大基本数据库操作即（CRUD），读操作是从SequoiaDB中的集合中检索文档记录，包括所有响应应用程</w:t>
      </w:r>
      <w:r>
        <w:rPr>
          <w:lang w:eastAsia="zh-CN"/>
        </w:rPr>
        <w:t xml:space="preserve"> 序请求数据并返回游标的操作。</w:t>
      </w:r>
    </w:p>
    <w:p w:rsidR="00737AD2" w:rsidRDefault="007003A1">
      <w:pPr>
        <w:pStyle w:val="BodyText"/>
        <w:spacing w:before="34"/>
        <w:ind w:left="613"/>
        <w:rPr>
          <w:lang w:eastAsia="zh-CN"/>
        </w:rPr>
      </w:pPr>
      <w:r>
        <w:rPr>
          <w:lang w:eastAsia="zh-CN"/>
        </w:rPr>
        <w:t>本文档描述了应用程序从SequoiaDB中请求数据的查询语法和结构，以及不同因素影响效率的读取请求。</w:t>
      </w:r>
    </w:p>
    <w:p w:rsidR="00737AD2" w:rsidRDefault="00737AD2">
      <w:pPr>
        <w:spacing w:before="9" w:line="130" w:lineRule="exact"/>
        <w:rPr>
          <w:sz w:val="13"/>
          <w:szCs w:val="13"/>
          <w:lang w:eastAsia="zh-CN"/>
        </w:rPr>
      </w:pPr>
    </w:p>
    <w:p w:rsidR="00737AD2" w:rsidRDefault="00921398">
      <w:pPr>
        <w:pStyle w:val="BodyText"/>
        <w:spacing w:line="140" w:lineRule="auto"/>
        <w:ind w:left="1253" w:right="4618" w:hanging="640"/>
        <w:rPr>
          <w:lang w:eastAsia="zh-CN"/>
        </w:rPr>
      </w:pPr>
      <w:r>
        <w:pict>
          <v:shape id="_x0000_i1074"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本文档的所有例子都是使用SequoiaDB的shell接口。</w:t>
      </w:r>
    </w:p>
    <w:p w:rsidR="00737AD2" w:rsidRDefault="00737AD2">
      <w:pPr>
        <w:spacing w:line="220" w:lineRule="exact"/>
        <w:rPr>
          <w:lang w:eastAsia="zh-CN"/>
        </w:rPr>
      </w:pPr>
    </w:p>
    <w:p w:rsidR="00737AD2" w:rsidRDefault="007003A1">
      <w:pPr>
        <w:pStyle w:val="BodyText"/>
        <w:spacing w:line="253" w:lineRule="auto"/>
        <w:ind w:left="613" w:right="764"/>
        <w:rPr>
          <w:lang w:eastAsia="zh-CN"/>
        </w:rPr>
      </w:pPr>
      <w:r>
        <w:rPr>
          <w:w w:val="95"/>
          <w:lang w:eastAsia="zh-CN"/>
        </w:rPr>
        <w:t>find()</w:t>
      </w:r>
      <w:r>
        <w:rPr>
          <w:w w:val="92"/>
          <w:lang w:eastAsia="zh-CN"/>
        </w:rPr>
        <w:t xml:space="preserve"> </w:t>
      </w:r>
      <w:r>
        <w:rPr>
          <w:w w:val="95"/>
          <w:lang w:eastAsia="zh-CN"/>
        </w:rPr>
        <w:t>我们使用</w:t>
      </w:r>
      <w:hyperlink w:anchor="_bookmark218" w:history="1">
        <w:r>
          <w:rPr>
            <w:color w:val="0000FF"/>
            <w:w w:val="95"/>
            <w:lang w:eastAsia="zh-CN"/>
          </w:rPr>
          <w:t>find</w:t>
        </w:r>
      </w:hyperlink>
      <w:r>
        <w:rPr>
          <w:color w:val="000000"/>
          <w:w w:val="95"/>
          <w:lang w:eastAsia="zh-CN"/>
        </w:rPr>
        <w:t>方法读取SequoiaDB中的记录。find方法是从集合中选择记录的主要方法，它返回一个包含很</w:t>
      </w:r>
    </w:p>
    <w:p w:rsidR="00737AD2" w:rsidRDefault="007003A1">
      <w:pPr>
        <w:pStyle w:val="BodyText"/>
        <w:spacing w:line="225" w:lineRule="exact"/>
        <w:ind w:left="613"/>
        <w:rPr>
          <w:lang w:eastAsia="zh-CN"/>
        </w:rPr>
      </w:pPr>
      <w:r>
        <w:rPr>
          <w:lang w:eastAsia="zh-CN"/>
        </w:rPr>
        <w:t>多记录的游标。它的语法结构如下：</w:t>
      </w:r>
    </w:p>
    <w:p w:rsidR="00737AD2" w:rsidRDefault="00EC10B3">
      <w:pPr>
        <w:pStyle w:val="BodyText"/>
        <w:spacing w:before="6"/>
        <w:ind w:left="613"/>
        <w:rPr>
          <w:rFonts w:ascii="仿宋" w:eastAsia="仿宋" w:hAnsi="仿宋" w:cs="仿宋"/>
        </w:rPr>
      </w:pPr>
      <w:r w:rsidRPr="00EC10B3">
        <w:pict>
          <v:group id="_x0000_s3272" style="position:absolute;left:0;text-align:left;margin-left:81.7pt;margin-top:4.75pt;width:473.6pt;height:10.6pt;z-index:-25632;mso-position-horizontal-relative:page" coordorigin="1634,95" coordsize="9472,212">
            <v:shape id="_x0000_s3273"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db.collectionspace.collection.find([cond],[sel])</w:t>
      </w:r>
    </w:p>
    <w:p w:rsidR="00737AD2" w:rsidRDefault="007003A1">
      <w:pPr>
        <w:pStyle w:val="BodyText"/>
        <w:spacing w:before="49"/>
        <w:ind w:left="613"/>
        <w:rPr>
          <w:lang w:eastAsia="zh-CN"/>
        </w:rPr>
      </w:pPr>
      <w:r>
        <w:rPr>
          <w:w w:val="95"/>
          <w:lang w:eastAsia="zh-CN"/>
        </w:rPr>
        <w:t>在SQL中对应的操作：find()的方法与SELECT语句相似：</w:t>
      </w:r>
    </w:p>
    <w:p w:rsidR="00737AD2" w:rsidRDefault="007003A1">
      <w:pPr>
        <w:pStyle w:val="BodyText"/>
        <w:spacing w:before="18"/>
        <w:ind w:left="613"/>
        <w:rPr>
          <w:lang w:eastAsia="zh-CN"/>
        </w:rPr>
      </w:pPr>
      <w:r>
        <w:rPr>
          <w:w w:val="95"/>
          <w:lang w:eastAsia="zh-CN"/>
        </w:rPr>
        <w:t>.</w:t>
      </w:r>
      <w:r>
        <w:rPr>
          <w:spacing w:val="6"/>
          <w:w w:val="95"/>
          <w:lang w:eastAsia="zh-CN"/>
        </w:rPr>
        <w:t xml:space="preserve"> </w:t>
      </w:r>
      <w:r>
        <w:rPr>
          <w:w w:val="95"/>
          <w:lang w:eastAsia="zh-CN"/>
        </w:rPr>
        <w:t>[cond]</w:t>
      </w:r>
      <w:r>
        <w:rPr>
          <w:spacing w:val="6"/>
          <w:w w:val="95"/>
          <w:lang w:eastAsia="zh-CN"/>
        </w:rPr>
        <w:t xml:space="preserve"> </w:t>
      </w:r>
      <w:r>
        <w:rPr>
          <w:w w:val="95"/>
          <w:lang w:eastAsia="zh-CN"/>
        </w:rPr>
        <w:t>参数对应WHERE语句</w:t>
      </w:r>
    </w:p>
    <w:p w:rsidR="00737AD2" w:rsidRDefault="007003A1">
      <w:pPr>
        <w:pStyle w:val="BodyText"/>
        <w:spacing w:before="18" w:line="253" w:lineRule="auto"/>
        <w:ind w:left="613" w:right="5096"/>
        <w:rPr>
          <w:lang w:eastAsia="zh-CN"/>
        </w:rPr>
      </w:pPr>
      <w:r>
        <w:rPr>
          <w:lang w:eastAsia="zh-CN"/>
        </w:rPr>
        <w:t>.</w:t>
      </w:r>
      <w:r>
        <w:rPr>
          <w:spacing w:val="-17"/>
          <w:lang w:eastAsia="zh-CN"/>
        </w:rPr>
        <w:t xml:space="preserve"> </w:t>
      </w:r>
      <w:r>
        <w:rPr>
          <w:lang w:eastAsia="zh-CN"/>
        </w:rPr>
        <w:t>[sel]</w:t>
      </w:r>
      <w:r>
        <w:rPr>
          <w:spacing w:val="-16"/>
          <w:lang w:eastAsia="zh-CN"/>
        </w:rPr>
        <w:t xml:space="preserve"> </w:t>
      </w:r>
      <w:r>
        <w:rPr>
          <w:lang w:eastAsia="zh-CN"/>
        </w:rPr>
        <w:t>参数对应从结果集中选择的字段列表 现集合中有如下一条记录：</w:t>
      </w:r>
    </w:p>
    <w:p w:rsidR="00737AD2" w:rsidRDefault="00EC10B3">
      <w:pPr>
        <w:pStyle w:val="BodyText"/>
        <w:spacing w:line="287" w:lineRule="exact"/>
        <w:ind w:left="1013"/>
        <w:rPr>
          <w:rFonts w:ascii="仿宋" w:eastAsia="仿宋" w:hAnsi="仿宋" w:cs="仿宋"/>
        </w:rPr>
      </w:pPr>
      <w:r w:rsidRPr="00EC10B3">
        <w:pict>
          <v:group id="_x0000_s3270" style="position:absolute;left:0;text-align:left;margin-left:81.7pt;margin-top:4.05pt;width:473.6pt;height:254.4pt;z-index:-25631;mso-position-horizontal-relative:page" coordorigin="1634,81" coordsize="9472,5088">
            <v:shape id="_x0000_s3271" style="position:absolute;left:1634;top:81;width:9472;height:5088" coordorigin="1634,81" coordsize="9472,5088" path="m1634,81r9472,l11106,5169r-9472,l1634,8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94" w:right="8206"/>
        <w:jc w:val="center"/>
        <w:rPr>
          <w:rFonts w:ascii="仿宋" w:eastAsia="仿宋" w:hAnsi="仿宋" w:cs="仿宋"/>
        </w:rPr>
      </w:pPr>
      <w:r>
        <w:rPr>
          <w:rFonts w:ascii="仿宋" w:eastAsia="仿宋" w:hAnsi="仿宋" w:cs="仿宋"/>
        </w:rPr>
        <w:t>"_id":1,</w:t>
      </w:r>
    </w:p>
    <w:p w:rsidR="00737AD2" w:rsidRDefault="007003A1">
      <w:pPr>
        <w:pStyle w:val="BodyText"/>
        <w:spacing w:line="212" w:lineRule="exact"/>
        <w:ind w:left="94" w:right="8206"/>
        <w:jc w:val="center"/>
        <w:rPr>
          <w:rFonts w:ascii="仿宋" w:eastAsia="仿宋" w:hAnsi="仿宋" w:cs="仿宋"/>
        </w:rPr>
      </w:pPr>
      <w:r>
        <w:rPr>
          <w:rFonts w:ascii="仿宋" w:eastAsia="仿宋" w:hAnsi="仿宋" w:cs="仿宋"/>
        </w:rPr>
        <w:t>"name":{</w:t>
      </w:r>
    </w:p>
    <w:p w:rsidR="00737AD2" w:rsidRDefault="007003A1">
      <w:pPr>
        <w:pStyle w:val="BodyText"/>
        <w:spacing w:line="212" w:lineRule="exact"/>
        <w:ind w:left="94" w:right="6806"/>
        <w:jc w:val="center"/>
        <w:rPr>
          <w:rFonts w:ascii="仿宋" w:eastAsia="仿宋" w:hAnsi="仿宋" w:cs="仿宋"/>
        </w:rPr>
      </w:pPr>
      <w:r>
        <w:rPr>
          <w:rFonts w:ascii="仿宋" w:eastAsia="仿宋" w:hAnsi="仿宋" w:cs="仿宋"/>
        </w:rPr>
        <w:t>"first" : "Tom",</w:t>
      </w:r>
    </w:p>
    <w:p w:rsidR="00737AD2" w:rsidRDefault="007003A1">
      <w:pPr>
        <w:pStyle w:val="BodyText"/>
        <w:spacing w:line="212" w:lineRule="exact"/>
        <w:ind w:left="94" w:right="6806"/>
        <w:jc w:val="center"/>
        <w:rPr>
          <w:rFonts w:ascii="仿宋" w:eastAsia="仿宋" w:hAnsi="仿宋" w:cs="仿宋"/>
        </w:rPr>
      </w:pPr>
      <w:r>
        <w:rPr>
          <w:rFonts w:ascii="仿宋" w:eastAsia="仿宋" w:hAnsi="仿宋" w:cs="仿宋"/>
        </w:rPr>
        <w:t>"second":"David"</w:t>
      </w:r>
    </w:p>
    <w:p w:rsidR="00737AD2" w:rsidRDefault="007003A1">
      <w:pPr>
        <w:pStyle w:val="BodyText"/>
        <w:spacing w:line="212" w:lineRule="exact"/>
        <w:ind w:left="94" w:right="780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94" w:right="8206"/>
        <w:jc w:val="center"/>
        <w:rPr>
          <w:rFonts w:ascii="仿宋" w:eastAsia="仿宋" w:hAnsi="仿宋" w:cs="仿宋"/>
        </w:rPr>
      </w:pPr>
      <w:r>
        <w:rPr>
          <w:rFonts w:ascii="仿宋" w:eastAsia="仿宋" w:hAnsi="仿宋" w:cs="仿宋"/>
        </w:rPr>
        <w:t>"age":23</w:t>
      </w:r>
    </w:p>
    <w:p w:rsidR="00737AD2" w:rsidRDefault="007003A1">
      <w:pPr>
        <w:pStyle w:val="BodyText"/>
        <w:spacing w:line="212" w:lineRule="exact"/>
        <w:ind w:left="813"/>
        <w:rPr>
          <w:rFonts w:ascii="仿宋" w:eastAsia="仿宋" w:hAnsi="仿宋" w:cs="仿宋"/>
        </w:rPr>
      </w:pPr>
      <w:r>
        <w:rPr>
          <w:rFonts w:ascii="仿宋" w:eastAsia="仿宋" w:hAnsi="仿宋" w:cs="仿宋"/>
        </w:rPr>
        <w:t>"birth":"1990-04-01",</w:t>
      </w:r>
    </w:p>
    <w:p w:rsidR="00737AD2" w:rsidRDefault="007003A1">
      <w:pPr>
        <w:pStyle w:val="BodyText"/>
        <w:spacing w:line="212" w:lineRule="exact"/>
        <w:ind w:left="94" w:right="8106"/>
        <w:jc w:val="center"/>
        <w:rPr>
          <w:rFonts w:ascii="仿宋" w:eastAsia="仿宋" w:hAnsi="仿宋" w:cs="仿宋"/>
        </w:rPr>
      </w:pPr>
      <w:r>
        <w:rPr>
          <w:rFonts w:ascii="仿宋" w:eastAsia="仿宋" w:hAnsi="仿宋" w:cs="仿宋"/>
        </w:rPr>
        <w:t>"phone":[</w:t>
      </w:r>
    </w:p>
    <w:p w:rsidR="00737AD2" w:rsidRDefault="007003A1">
      <w:pPr>
        <w:pStyle w:val="BodyText"/>
        <w:spacing w:line="212" w:lineRule="exact"/>
        <w:ind w:left="1213"/>
        <w:rPr>
          <w:rFonts w:ascii="仿宋" w:eastAsia="仿宋" w:hAnsi="仿宋" w:cs="仿宋"/>
        </w:rPr>
      </w:pPr>
      <w:r>
        <w:rPr>
          <w:rFonts w:ascii="仿宋" w:eastAsia="仿宋" w:hAnsi="仿宋" w:cs="仿宋"/>
        </w:rPr>
        <w:t>10086,</w:t>
      </w:r>
    </w:p>
    <w:p w:rsidR="00737AD2" w:rsidRDefault="007003A1">
      <w:pPr>
        <w:pStyle w:val="BodyText"/>
        <w:spacing w:line="212" w:lineRule="exact"/>
        <w:ind w:left="1213"/>
        <w:rPr>
          <w:rFonts w:ascii="仿宋" w:eastAsia="仿宋" w:hAnsi="仿宋" w:cs="仿宋"/>
        </w:rPr>
      </w:pPr>
      <w:r>
        <w:rPr>
          <w:rFonts w:ascii="仿宋" w:eastAsia="仿宋" w:hAnsi="仿宋" w:cs="仿宋"/>
        </w:rPr>
        <w:t>10010,</w:t>
      </w:r>
    </w:p>
    <w:p w:rsidR="00737AD2" w:rsidRDefault="007003A1">
      <w:pPr>
        <w:pStyle w:val="BodyText"/>
        <w:spacing w:line="212" w:lineRule="exact"/>
        <w:ind w:left="1213"/>
        <w:rPr>
          <w:rFonts w:ascii="仿宋" w:eastAsia="仿宋" w:hAnsi="仿宋" w:cs="仿宋"/>
        </w:rPr>
      </w:pPr>
      <w:r>
        <w:rPr>
          <w:rFonts w:ascii="仿宋" w:eastAsia="仿宋" w:hAnsi="仿宋" w:cs="仿宋"/>
        </w:rPr>
        <w:t>10000</w:t>
      </w:r>
    </w:p>
    <w:p w:rsidR="00737AD2" w:rsidRDefault="007003A1">
      <w:pPr>
        <w:pStyle w:val="BodyText"/>
        <w:spacing w:line="212" w:lineRule="exact"/>
        <w:ind w:left="94" w:right="820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"family":[</w:t>
      </w:r>
    </w:p>
    <w:p w:rsidR="00737AD2" w:rsidRDefault="007003A1">
      <w:pPr>
        <w:pStyle w:val="BodyText"/>
        <w:spacing w:line="212" w:lineRule="exact"/>
        <w:ind w:left="94" w:right="810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113"/>
        <w:rPr>
          <w:rFonts w:ascii="仿宋" w:eastAsia="仿宋" w:hAnsi="仿宋" w:cs="仿宋"/>
        </w:rPr>
      </w:pPr>
      <w:r>
        <w:rPr>
          <w:rFonts w:ascii="仿宋" w:eastAsia="仿宋" w:hAnsi="仿宋" w:cs="仿宋"/>
        </w:rPr>
        <w:t>"Dad":"Kobe",</w:t>
      </w:r>
    </w:p>
    <w:p w:rsidR="00737AD2" w:rsidRDefault="007003A1">
      <w:pPr>
        <w:pStyle w:val="BodyText"/>
        <w:spacing w:line="212" w:lineRule="exact"/>
        <w:ind w:left="1113"/>
        <w:rPr>
          <w:rFonts w:ascii="仿宋" w:eastAsia="仿宋" w:hAnsi="仿宋" w:cs="仿宋"/>
        </w:rPr>
      </w:pPr>
      <w:r>
        <w:rPr>
          <w:rFonts w:ascii="仿宋" w:eastAsia="仿宋" w:hAnsi="仿宋" w:cs="仿宋"/>
        </w:rPr>
        <w:t>"phone":139123456</w:t>
      </w:r>
    </w:p>
    <w:p w:rsidR="00737AD2" w:rsidRDefault="007003A1">
      <w:pPr>
        <w:pStyle w:val="BodyText"/>
        <w:spacing w:line="212" w:lineRule="exact"/>
        <w:ind w:left="1213"/>
        <w:rPr>
          <w:rFonts w:ascii="仿宋" w:eastAsia="仿宋" w:hAnsi="仿宋" w:cs="仿宋"/>
        </w:rPr>
      </w:pPr>
      <w:r>
        <w:rPr>
          <w:rFonts w:ascii="仿宋" w:eastAsia="仿宋" w:hAnsi="仿宋" w:cs="仿宋"/>
        </w:rPr>
        <w:t>},</w:t>
      </w:r>
    </w:p>
    <w:p w:rsidR="00737AD2" w:rsidRDefault="007003A1">
      <w:pPr>
        <w:pStyle w:val="BodyText"/>
        <w:spacing w:line="212" w:lineRule="exact"/>
        <w:ind w:left="94" w:right="810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213"/>
        <w:rPr>
          <w:rFonts w:ascii="仿宋" w:eastAsia="仿宋" w:hAnsi="仿宋" w:cs="仿宋"/>
        </w:rPr>
      </w:pPr>
      <w:r>
        <w:rPr>
          <w:rFonts w:ascii="仿宋" w:eastAsia="仿宋" w:hAnsi="仿宋" w:cs="仿宋"/>
        </w:rPr>
        <w:t>"Mom":"Julie",</w:t>
      </w:r>
    </w:p>
    <w:p w:rsidR="00737AD2" w:rsidRDefault="007003A1">
      <w:pPr>
        <w:pStyle w:val="BodyText"/>
        <w:spacing w:line="212" w:lineRule="exact"/>
        <w:ind w:left="1213"/>
        <w:rPr>
          <w:rFonts w:ascii="仿宋" w:eastAsia="仿宋" w:hAnsi="仿宋" w:cs="仿宋"/>
        </w:rPr>
      </w:pPr>
      <w:r>
        <w:rPr>
          <w:rFonts w:ascii="仿宋" w:eastAsia="仿宋" w:hAnsi="仿宋" w:cs="仿宋"/>
        </w:rPr>
        <w:t>"phone":189123456</w:t>
      </w:r>
    </w:p>
    <w:p w:rsidR="00737AD2" w:rsidRDefault="007003A1">
      <w:pPr>
        <w:pStyle w:val="BodyText"/>
        <w:spacing w:line="212" w:lineRule="exact"/>
        <w:ind w:left="94" w:right="7906"/>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013"/>
        <w:rPr>
          <w:rFonts w:ascii="仿宋" w:eastAsia="仿宋" w:hAnsi="仿宋" w:cs="仿宋"/>
        </w:rPr>
      </w:pPr>
      <w:r>
        <w:rPr>
          <w:rFonts w:ascii="仿宋" w:eastAsia="仿宋" w:hAnsi="仿宋" w:cs="仿宋"/>
        </w:rPr>
        <w:t>]</w:t>
      </w:r>
    </w:p>
    <w:p w:rsidR="00737AD2" w:rsidRDefault="007003A1">
      <w:pPr>
        <w:pStyle w:val="BodyText"/>
        <w:spacing w:line="212" w:lineRule="exact"/>
        <w:ind w:left="713"/>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613"/>
      </w:pPr>
      <w:r>
        <w:t>返回集合所有记录</w:t>
      </w:r>
    </w:p>
    <w:p w:rsidR="00737AD2" w:rsidRDefault="00737AD2">
      <w:pPr>
        <w:spacing w:before="5" w:line="100" w:lineRule="exact"/>
        <w:rPr>
          <w:sz w:val="10"/>
          <w:szCs w:val="10"/>
        </w:rPr>
      </w:pPr>
    </w:p>
    <w:p w:rsidR="00737AD2" w:rsidRDefault="007003A1">
      <w:pPr>
        <w:pStyle w:val="BodyText"/>
        <w:spacing w:line="168" w:lineRule="auto"/>
        <w:ind w:left="613" w:right="19"/>
      </w:pPr>
      <w:r>
        <w:rPr>
          <w:w w:val="95"/>
        </w:rPr>
        <w:t>如果没有cond参数，方法db.collectionspace.colletion.find()选择集合中所有的记录，如下返回集合空</w:t>
      </w:r>
      <w:r>
        <w:t xml:space="preserve"> 间foo中集合bar的所有记录：</w:t>
      </w:r>
    </w:p>
    <w:p w:rsidR="00737AD2" w:rsidRDefault="00EC10B3">
      <w:pPr>
        <w:pStyle w:val="BodyText"/>
        <w:spacing w:before="62"/>
        <w:ind w:left="613"/>
        <w:rPr>
          <w:rFonts w:ascii="仿宋" w:eastAsia="仿宋" w:hAnsi="仿宋" w:cs="仿宋"/>
        </w:rPr>
      </w:pPr>
      <w:r w:rsidRPr="00EC10B3">
        <w:pict>
          <v:group id="_x0000_s3268" style="position:absolute;left:0;text-align:left;margin-left:81.7pt;margin-top:7.55pt;width:473.6pt;height:10.6pt;z-index:-25630;mso-position-horizontal-relative:page" coordorigin="1634,151" coordsize="9472,212">
            <v:shape id="_x0000_s3269" style="position:absolute;left:1634;top:151;width:9472;height:212" coordorigin="1634,151" coordsize="9472,212" path="m1634,151r9472,l11106,363r-9472,l1634,151xe" fillcolor="#efefef" stroked="f">
              <v:path arrowok="t"/>
            </v:shape>
            <w10:wrap anchorx="page"/>
          </v:group>
        </w:pict>
      </w:r>
      <w:r w:rsidR="007003A1">
        <w:rPr>
          <w:rFonts w:ascii="仿宋" w:eastAsia="仿宋" w:hAnsi="仿宋" w:cs="仿宋"/>
        </w:rPr>
        <w:t>db.foo.bar.find()</w:t>
      </w:r>
    </w:p>
    <w:p w:rsidR="00737AD2" w:rsidRDefault="00737AD2">
      <w:pPr>
        <w:spacing w:before="9" w:line="180" w:lineRule="exact"/>
        <w:rPr>
          <w:sz w:val="18"/>
          <w:szCs w:val="18"/>
        </w:rPr>
      </w:pPr>
    </w:p>
    <w:p w:rsidR="00737AD2" w:rsidRDefault="007003A1">
      <w:pPr>
        <w:pStyle w:val="BodyText"/>
        <w:ind w:left="613"/>
      </w:pPr>
      <w:r>
        <w:t>返回匹配条件的记录</w:t>
      </w:r>
    </w:p>
    <w:p w:rsidR="00737AD2" w:rsidRDefault="007003A1">
      <w:pPr>
        <w:pStyle w:val="BodyText"/>
        <w:numPr>
          <w:ilvl w:val="0"/>
          <w:numId w:val="1"/>
        </w:numPr>
        <w:tabs>
          <w:tab w:val="left" w:pos="897"/>
        </w:tabs>
        <w:spacing w:before="34"/>
        <w:ind w:left="897"/>
      </w:pPr>
      <w:r>
        <w:rPr>
          <w:w w:val="95"/>
          <w:position w:val="1"/>
        </w:rPr>
        <w:t>Equality匹配</w:t>
      </w:r>
    </w:p>
    <w:p w:rsidR="00737AD2" w:rsidRDefault="00737AD2">
      <w:pPr>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217"/>
        <w:rPr>
          <w:lang w:eastAsia="zh-CN"/>
        </w:rPr>
      </w:pPr>
      <w:r>
        <w:rPr>
          <w:lang w:eastAsia="zh-CN"/>
        </w:rPr>
        <w:t>下面的操作返回集合bar中age等于23的记录</w:t>
      </w:r>
    </w:p>
    <w:p w:rsidR="00737AD2" w:rsidRDefault="00EC10B3">
      <w:pPr>
        <w:pStyle w:val="BodyText"/>
        <w:spacing w:before="46"/>
        <w:ind w:left="1317"/>
        <w:rPr>
          <w:rFonts w:ascii="仿宋" w:eastAsia="仿宋" w:hAnsi="仿宋" w:cs="仿宋"/>
        </w:rPr>
      </w:pPr>
      <w:r w:rsidRPr="00EC10B3">
        <w:pict>
          <v:group id="_x0000_s3266" style="position:absolute;left:0;text-align:left;margin-left:95.85pt;margin-top:6.75pt;width:459.45pt;height:10.6pt;z-index:-25629;mso-position-horizontal-relative:page" coordorigin="1917,135" coordsize="9189,212">
            <v:shape id="_x0000_s3267"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db.foo.bar.find({age:23})</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使用</w:t>
      </w:r>
      <w:hyperlink w:anchor="_bookmark254" w:history="1">
        <w:r>
          <w:rPr>
            <w:color w:val="0000FF"/>
            <w:position w:val="1"/>
            <w:lang w:eastAsia="zh-CN"/>
          </w:rPr>
          <w:t>匹配符</w:t>
        </w:r>
      </w:hyperlink>
    </w:p>
    <w:p w:rsidR="00737AD2" w:rsidRDefault="007003A1">
      <w:pPr>
        <w:pStyle w:val="BodyText"/>
        <w:spacing w:before="22"/>
        <w:ind w:left="1217"/>
        <w:rPr>
          <w:lang w:eastAsia="zh-CN"/>
        </w:rPr>
      </w:pPr>
      <w:r>
        <w:rPr>
          <w:w w:val="95"/>
          <w:lang w:eastAsia="zh-CN"/>
        </w:rPr>
        <w:t xml:space="preserve">下面操作返回集合bar  </w:t>
      </w:r>
      <w:r>
        <w:rPr>
          <w:spacing w:val="24"/>
          <w:w w:val="95"/>
          <w:lang w:eastAsia="zh-CN"/>
        </w:rPr>
        <w:t xml:space="preserve"> </w:t>
      </w:r>
      <w:r>
        <w:rPr>
          <w:w w:val="95"/>
          <w:lang w:eastAsia="zh-CN"/>
        </w:rPr>
        <w:t>age字段值大于20的记录</w:t>
      </w:r>
    </w:p>
    <w:p w:rsidR="00737AD2" w:rsidRDefault="00EC10B3">
      <w:pPr>
        <w:pStyle w:val="BodyText"/>
        <w:spacing w:before="46"/>
        <w:ind w:left="1217"/>
        <w:rPr>
          <w:rFonts w:ascii="仿宋" w:eastAsia="仿宋" w:hAnsi="仿宋" w:cs="仿宋"/>
          <w:lang w:eastAsia="zh-CN"/>
        </w:rPr>
      </w:pPr>
      <w:r w:rsidRPr="00EC10B3">
        <w:pict>
          <v:group id="_x0000_s3264" style="position:absolute;left:0;text-align:left;margin-left:95.85pt;margin-top:6.75pt;width:459.45pt;height:10.6pt;z-index:-25628;mso-position-horizontal-relative:page" coordorigin="1917,135" coordsize="9189,212">
            <v:shape id="_x0000_s3265"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db.foo.bar.find({age:{</w:t>
      </w:r>
      <w:hyperlink w:anchor="_bookmark256" w:history="1">
        <w:r w:rsidR="007003A1">
          <w:rPr>
            <w:rFonts w:ascii="仿宋" w:eastAsia="仿宋" w:hAnsi="仿宋" w:cs="仿宋"/>
            <w:color w:val="0000FF"/>
            <w:lang w:eastAsia="zh-CN"/>
          </w:rPr>
          <w:t>$gt</w:t>
        </w:r>
      </w:hyperlink>
      <w:r w:rsidR="007003A1">
        <w:rPr>
          <w:rFonts w:ascii="仿宋" w:eastAsia="仿宋" w:hAnsi="仿宋" w:cs="仿宋"/>
          <w:color w:val="000000"/>
          <w:lang w:eastAsia="zh-CN"/>
        </w:rPr>
        <w:t>:20}})</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嵌套数组匹配</w:t>
      </w:r>
    </w:p>
    <w:p w:rsidR="00737AD2" w:rsidRDefault="00737AD2">
      <w:pPr>
        <w:spacing w:before="8" w:line="100" w:lineRule="exact"/>
        <w:rPr>
          <w:sz w:val="10"/>
          <w:szCs w:val="10"/>
          <w:lang w:eastAsia="zh-CN"/>
        </w:rPr>
      </w:pPr>
    </w:p>
    <w:p w:rsidR="00737AD2" w:rsidRDefault="007003A1">
      <w:pPr>
        <w:pStyle w:val="BodyText"/>
        <w:spacing w:line="168" w:lineRule="auto"/>
        <w:ind w:left="1217"/>
        <w:rPr>
          <w:lang w:eastAsia="zh-CN"/>
        </w:rPr>
      </w:pPr>
      <w:r>
        <w:rPr>
          <w:w w:val="95"/>
          <w:lang w:eastAsia="zh-CN"/>
        </w:rPr>
        <w:t>(1)数组元素查询，下面的操作操作返回一个游标，指向集合bar中所有数组类型字段phone含有元</w:t>
      </w:r>
      <w:r>
        <w:rPr>
          <w:lang w:eastAsia="zh-CN"/>
        </w:rPr>
        <w:t xml:space="preserve"> 素10086的记录：</w:t>
      </w:r>
    </w:p>
    <w:p w:rsidR="00737AD2" w:rsidRDefault="00EC10B3">
      <w:pPr>
        <w:pStyle w:val="BodyText"/>
        <w:spacing w:before="62"/>
        <w:ind w:left="1317"/>
        <w:rPr>
          <w:rFonts w:ascii="仿宋" w:eastAsia="仿宋" w:hAnsi="仿宋" w:cs="仿宋"/>
        </w:rPr>
      </w:pPr>
      <w:r w:rsidRPr="00EC10B3">
        <w:pict>
          <v:group id="_x0000_s3262" style="position:absolute;left:0;text-align:left;margin-left:95.85pt;margin-top:7.55pt;width:459.45pt;height:10.6pt;z-index:-25627;mso-position-horizontal-relative:page" coordorigin="1917,151" coordsize="9189,212">
            <v:shape id="_x0000_s3263" style="position:absolute;left:1917;top:151;width:9189;height:212" coordorigin="1917,151" coordsize="9189,212" path="m1917,151r9189,l11106,363r-9189,l1917,151xe" fillcolor="#efefef" stroked="f">
              <v:path arrowok="t"/>
            </v:shape>
            <w10:wrap anchorx="page"/>
          </v:group>
        </w:pict>
      </w:r>
      <w:r w:rsidR="007003A1">
        <w:rPr>
          <w:rFonts w:ascii="仿宋" w:eastAsia="仿宋" w:hAnsi="仿宋" w:cs="仿宋"/>
        </w:rPr>
        <w:t>db.foo.bar.find({"phone":10086})</w:t>
      </w:r>
    </w:p>
    <w:p w:rsidR="00737AD2" w:rsidRDefault="00737AD2">
      <w:pPr>
        <w:spacing w:before="5" w:line="130" w:lineRule="exact"/>
        <w:rPr>
          <w:sz w:val="13"/>
          <w:szCs w:val="13"/>
        </w:rPr>
      </w:pPr>
    </w:p>
    <w:p w:rsidR="00737AD2" w:rsidRDefault="007003A1">
      <w:pPr>
        <w:pStyle w:val="BodyText"/>
        <w:spacing w:line="168" w:lineRule="auto"/>
        <w:ind w:left="1217"/>
        <w:rPr>
          <w:lang w:eastAsia="zh-CN"/>
        </w:rPr>
      </w:pPr>
      <w:r>
        <w:rPr>
          <w:w w:val="95"/>
          <w:lang w:eastAsia="zh-CN"/>
        </w:rPr>
        <w:t>(2)数组元素为BSON对象的查询，下面的操作返回一个游标指向集合bar中family字段包含的子元素Dad字</w:t>
      </w:r>
      <w:r>
        <w:rPr>
          <w:lang w:eastAsia="zh-CN"/>
        </w:rPr>
        <w:t xml:space="preserve"> </w:t>
      </w:r>
      <w:r>
        <w:rPr>
          <w:w w:val="95"/>
          <w:lang w:eastAsia="zh-CN"/>
        </w:rPr>
        <w:t>段值为"Kobe"、phone字段值为139123456的记录：</w:t>
      </w:r>
    </w:p>
    <w:p w:rsidR="00737AD2" w:rsidRDefault="00EC10B3">
      <w:pPr>
        <w:pStyle w:val="BodyText"/>
        <w:spacing w:before="62"/>
        <w:ind w:left="1317"/>
        <w:rPr>
          <w:rFonts w:ascii="仿宋" w:eastAsia="仿宋" w:hAnsi="仿宋" w:cs="仿宋"/>
        </w:rPr>
      </w:pPr>
      <w:r w:rsidRPr="00EC10B3">
        <w:pict>
          <v:group id="_x0000_s3260" style="position:absolute;left:0;text-align:left;margin-left:95.85pt;margin-top:7.55pt;width:459.45pt;height:95.4pt;z-index:-25626;mso-position-horizontal-relative:page" coordorigin="1917,151" coordsize="9189,1908">
            <v:shape id="_x0000_s3261" style="position:absolute;left:1917;top:151;width:9189;height:1908" coordorigin="1917,151" coordsize="9189,1908" path="m1917,151r9189,l11106,2059r-9189,l1917,151xe" fillcolor="#efefef" stroked="f">
              <v:path arrowok="t"/>
            </v:shape>
            <w10:wrap anchorx="page"/>
          </v:group>
        </w:pict>
      </w:r>
      <w:r w:rsidR="007003A1">
        <w:rPr>
          <w:rFonts w:ascii="仿宋" w:eastAsia="仿宋" w:hAnsi="仿宋" w:cs="仿宋"/>
        </w:rPr>
        <w:t>db.foo.bar.find(</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"family":{</w:t>
      </w:r>
    </w:p>
    <w:p w:rsidR="00737AD2" w:rsidRDefault="007003A1">
      <w:pPr>
        <w:pStyle w:val="BodyText"/>
        <w:spacing w:line="212" w:lineRule="exact"/>
        <w:ind w:left="1617"/>
        <w:rPr>
          <w:rFonts w:ascii="仿宋" w:eastAsia="仿宋" w:hAnsi="仿宋" w:cs="仿宋"/>
        </w:rPr>
      </w:pPr>
      <w:r>
        <w:rPr>
          <w:rFonts w:ascii="仿宋" w:eastAsia="仿宋" w:hAnsi="仿宋" w:cs="仿宋"/>
        </w:rPr>
        <w:t>$elemMatch: {</w:t>
      </w:r>
    </w:p>
    <w:p w:rsidR="00737AD2" w:rsidRDefault="007003A1">
      <w:pPr>
        <w:pStyle w:val="BodyText"/>
        <w:spacing w:line="212" w:lineRule="exact"/>
        <w:ind w:left="1717"/>
        <w:rPr>
          <w:rFonts w:ascii="仿宋" w:eastAsia="仿宋" w:hAnsi="仿宋" w:cs="仿宋"/>
        </w:rPr>
      </w:pPr>
      <w:r>
        <w:rPr>
          <w:rFonts w:ascii="仿宋" w:eastAsia="仿宋" w:hAnsi="仿宋" w:cs="仿宋"/>
        </w:rPr>
        <w:t>"Dad":"Kobe",</w:t>
      </w:r>
    </w:p>
    <w:p w:rsidR="00737AD2" w:rsidRDefault="007003A1">
      <w:pPr>
        <w:pStyle w:val="BodyText"/>
        <w:spacing w:line="212" w:lineRule="exact"/>
        <w:ind w:left="1717"/>
        <w:rPr>
          <w:rFonts w:ascii="仿宋" w:eastAsia="仿宋" w:hAnsi="仿宋" w:cs="仿宋"/>
        </w:rPr>
      </w:pPr>
      <w:r>
        <w:rPr>
          <w:rFonts w:ascii="仿宋" w:eastAsia="仿宋" w:hAnsi="仿宋" w:cs="仿宋"/>
        </w:rPr>
        <w:t>"phone":139123456</w:t>
      </w:r>
    </w:p>
    <w:p w:rsidR="00737AD2" w:rsidRDefault="007003A1">
      <w:pPr>
        <w:pStyle w:val="BodyText"/>
        <w:spacing w:line="212" w:lineRule="exact"/>
        <w:ind w:left="87" w:right="7452"/>
        <w:jc w:val="center"/>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87" w:right="7552"/>
        <w:jc w:val="center"/>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6226"/>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嵌套BSON对象匹配查询</w:t>
      </w:r>
    </w:p>
    <w:p w:rsidR="00737AD2" w:rsidRDefault="007003A1">
      <w:pPr>
        <w:pStyle w:val="BodyText"/>
        <w:spacing w:before="22"/>
        <w:ind w:left="1217"/>
      </w:pPr>
      <w:r>
        <w:t>下面的操作返回一个游标指向集合bar中嵌套BSON对象的name字段匹配{"first":"Tom"}的记录</w:t>
      </w:r>
    </w:p>
    <w:p w:rsidR="00737AD2" w:rsidRDefault="00EC10B3">
      <w:pPr>
        <w:pStyle w:val="BodyText"/>
        <w:spacing w:before="46"/>
        <w:ind w:left="87" w:right="6352"/>
        <w:jc w:val="center"/>
        <w:rPr>
          <w:rFonts w:ascii="仿宋" w:eastAsia="仿宋" w:hAnsi="仿宋" w:cs="仿宋"/>
        </w:rPr>
      </w:pPr>
      <w:r w:rsidRPr="00EC10B3">
        <w:pict>
          <v:group id="_x0000_s3258" style="position:absolute;left:0;text-align:left;margin-left:95.85pt;margin-top:6.75pt;width:459.45pt;height:74.2pt;z-index:-25625;mso-position-horizontal-relative:page" coordorigin="1917,135" coordsize="9189,1484">
            <v:shape id="_x0000_s3259" style="position:absolute;left:1917;top:135;width:9189;height:1484" coordorigin="1917,135" coordsize="9189,1484" path="m1917,135r9189,l11106,1619r-9189,l1917,135xe" fillcolor="#efefef" stroked="f">
              <v:path arrowok="t"/>
            </v:shape>
            <w10:wrap anchorx="page"/>
          </v:group>
        </w:pict>
      </w:r>
      <w:r w:rsidR="007003A1">
        <w:rPr>
          <w:rFonts w:ascii="仿宋" w:eastAsia="仿宋" w:hAnsi="仿宋" w:cs="仿宋"/>
        </w:rPr>
        <w:t>db.foo.bar.find(</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87" w:right="6352"/>
        <w:jc w:val="center"/>
        <w:rPr>
          <w:rFonts w:ascii="仿宋" w:eastAsia="仿宋" w:hAnsi="仿宋" w:cs="仿宋"/>
        </w:rPr>
      </w:pPr>
      <w:r>
        <w:rPr>
          <w:rFonts w:ascii="仿宋" w:eastAsia="仿宋" w:hAnsi="仿宋" w:cs="仿宋"/>
        </w:rPr>
        <w:t>"name":{</w:t>
      </w:r>
    </w:p>
    <w:p w:rsidR="00737AD2" w:rsidRDefault="007003A1">
      <w:pPr>
        <w:pStyle w:val="BodyText"/>
        <w:spacing w:line="212" w:lineRule="exact"/>
        <w:ind w:left="1717"/>
        <w:rPr>
          <w:rFonts w:ascii="仿宋" w:eastAsia="仿宋" w:hAnsi="仿宋" w:cs="仿宋"/>
        </w:rPr>
      </w:pPr>
      <w:r>
        <w:rPr>
          <w:rFonts w:ascii="仿宋" w:eastAsia="仿宋" w:hAnsi="仿宋" w:cs="仿宋"/>
        </w:rPr>
        <w:t>"first":"Tom"</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before="49"/>
        <w:ind w:left="1217"/>
      </w:pPr>
      <w:r>
        <w:t>上面还可以写成：</w:t>
      </w:r>
    </w:p>
    <w:p w:rsidR="00737AD2" w:rsidRDefault="00EC10B3">
      <w:pPr>
        <w:pStyle w:val="BodyText"/>
        <w:spacing w:before="6"/>
        <w:ind w:left="1317"/>
        <w:rPr>
          <w:rFonts w:ascii="仿宋" w:eastAsia="仿宋" w:hAnsi="仿宋" w:cs="仿宋"/>
        </w:rPr>
      </w:pPr>
      <w:r w:rsidRPr="00EC10B3">
        <w:pict>
          <v:group id="_x0000_s3256" style="position:absolute;left:0;text-align:left;margin-left:95.85pt;margin-top:4.75pt;width:459.45pt;height:53pt;z-index:-25624;mso-position-horizontal-relative:page" coordorigin="1917,95" coordsize="9189,1060">
            <v:shape id="_x0000_s3257"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db.foo.bar.find(</w:t>
      </w:r>
    </w:p>
    <w:p w:rsidR="00737AD2" w:rsidRDefault="007003A1">
      <w:pPr>
        <w:pStyle w:val="BodyText"/>
        <w:spacing w:line="212" w:lineRule="exact"/>
        <w:ind w:left="1717"/>
        <w:rPr>
          <w:rFonts w:ascii="仿宋" w:eastAsia="仿宋" w:hAnsi="仿宋" w:cs="仿宋"/>
        </w:rPr>
      </w:pPr>
      <w:r>
        <w:rPr>
          <w:rFonts w:ascii="仿宋" w:eastAsia="仿宋" w:hAnsi="仿宋" w:cs="仿宋"/>
        </w:rPr>
        <w:t>{</w:t>
      </w:r>
    </w:p>
    <w:p w:rsidR="00737AD2" w:rsidRDefault="007003A1">
      <w:pPr>
        <w:pStyle w:val="BodyText"/>
        <w:spacing w:line="212" w:lineRule="exact"/>
        <w:ind w:left="1717"/>
        <w:rPr>
          <w:rFonts w:ascii="仿宋" w:eastAsia="仿宋" w:hAnsi="仿宋" w:cs="仿宋"/>
        </w:rPr>
      </w:pPr>
      <w:r>
        <w:rPr>
          <w:rFonts w:ascii="仿宋" w:eastAsia="仿宋" w:hAnsi="仿宋" w:cs="仿宋"/>
        </w:rPr>
        <w:t>"name.first":"Tom"</w:t>
      </w:r>
    </w:p>
    <w:p w:rsidR="00737AD2" w:rsidRDefault="007003A1">
      <w:pPr>
        <w:pStyle w:val="BodyText"/>
        <w:spacing w:line="212" w:lineRule="exact"/>
        <w:ind w:left="1717"/>
        <w:rPr>
          <w:rFonts w:ascii="仿宋" w:eastAsia="仿宋" w:hAnsi="仿宋" w:cs="仿宋"/>
        </w:rPr>
      </w:pPr>
      <w:r>
        <w:rPr>
          <w:rFonts w:ascii="仿宋" w:eastAsia="仿宋" w:hAnsi="仿宋" w:cs="仿宋"/>
        </w:rPr>
        <w:t>}</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37AD2">
      <w:pPr>
        <w:spacing w:before="9" w:line="180" w:lineRule="exact"/>
        <w:rPr>
          <w:sz w:val="18"/>
          <w:szCs w:val="18"/>
        </w:rPr>
      </w:pPr>
    </w:p>
    <w:p w:rsidR="00737AD2" w:rsidRDefault="00EC10B3">
      <w:pPr>
        <w:pStyle w:val="BodyText"/>
        <w:spacing w:line="262" w:lineRule="auto"/>
        <w:ind w:right="15"/>
        <w:rPr>
          <w:rFonts w:ascii="仿宋" w:eastAsia="仿宋" w:hAnsi="仿宋" w:cs="仿宋"/>
        </w:rPr>
      </w:pPr>
      <w:r w:rsidRPr="00EC10B3">
        <w:pict>
          <v:group id="_x0000_s3254" style="position:absolute;left:0;text-align:left;margin-left:81.7pt;margin-top:41.85pt;width:473.6pt;height:10.6pt;z-index:-25623;mso-position-horizontal-relative:page" coordorigin="1634,837" coordsize="9472,212">
            <v:shape id="_x0000_s3255" style="position:absolute;left:1634;top:837;width:9472;height:212" coordorigin="1634,837" coordsize="9472,212" path="m1634,837r9472,l11106,1049r-9472,l1634,837xe" fillcolor="#efefef" stroked="f">
              <v:path arrowok="t"/>
            </v:shape>
            <w10:wrap anchorx="page"/>
          </v:group>
        </w:pict>
      </w:r>
      <w:r w:rsidR="007003A1">
        <w:t xml:space="preserve">指定返回记录字段 </w:t>
      </w:r>
      <w:r w:rsidR="007003A1">
        <w:rPr>
          <w:w w:val="95"/>
        </w:rPr>
        <w:t>如果指定find方法的sel参数，那么只返回指定的sel参数内的字段名。下面的操作返回记录的name字段：</w:t>
      </w:r>
      <w:r w:rsidR="007003A1">
        <w:t xml:space="preserve"> </w:t>
      </w:r>
      <w:r w:rsidR="007003A1">
        <w:rPr>
          <w:rFonts w:ascii="仿宋" w:eastAsia="仿宋" w:hAnsi="仿宋" w:cs="仿宋"/>
        </w:rPr>
        <w:t>db.foo.bar.find(null,{name:""})</w:t>
      </w:r>
    </w:p>
    <w:p w:rsidR="00737AD2" w:rsidRDefault="00737AD2">
      <w:pPr>
        <w:spacing w:before="1" w:line="150" w:lineRule="exact"/>
        <w:rPr>
          <w:sz w:val="15"/>
          <w:szCs w:val="15"/>
        </w:rPr>
      </w:pPr>
    </w:p>
    <w:p w:rsidR="00737AD2" w:rsidRDefault="00921398">
      <w:pPr>
        <w:pStyle w:val="BodyText"/>
        <w:spacing w:line="140" w:lineRule="auto"/>
        <w:ind w:left="1573" w:right="1933" w:hanging="640"/>
      </w:pPr>
      <w:r>
        <w:pict>
          <v:shape id="_x0000_i1075"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w w:val="111"/>
        </w:rPr>
        <w:t xml:space="preserve"> </w:t>
      </w:r>
      <w:r w:rsidR="007003A1">
        <w:rPr>
          <w:w w:val="95"/>
        </w:rPr>
        <w:t>如果记录中不存在指定的字段名（如：people），SequoiaDB默认也返回。如：</w:t>
      </w:r>
    </w:p>
    <w:p w:rsidR="00737AD2" w:rsidRDefault="00737AD2">
      <w:pPr>
        <w:spacing w:before="3" w:line="100" w:lineRule="exact"/>
        <w:rPr>
          <w:sz w:val="10"/>
          <w:szCs w:val="10"/>
        </w:rPr>
      </w:pPr>
    </w:p>
    <w:p w:rsidR="00737AD2" w:rsidRDefault="00EC10B3">
      <w:pPr>
        <w:pStyle w:val="BodyText"/>
        <w:spacing w:line="172" w:lineRule="auto"/>
        <w:ind w:left="1573" w:right="5003"/>
        <w:rPr>
          <w:rFonts w:ascii="仿宋" w:eastAsia="仿宋" w:hAnsi="仿宋" w:cs="仿宋"/>
        </w:rPr>
      </w:pPr>
      <w:r w:rsidRPr="00EC10B3">
        <w:pict>
          <v:group id="_x0000_s3251" style="position:absolute;left:0;text-align:left;margin-left:113.7pt;margin-top:.7pt;width:441.6pt;height:84.8pt;z-index:-25622;mso-position-horizontal-relative:page" coordorigin="2274,14" coordsize="8832,1696">
            <v:shape id="_x0000_s3252" style="position:absolute;left:2274;top:14;width:8832;height:1696" coordorigin="2274,14" coordsize="8832,1696" path="m2274,14r8832,l11106,1710r-8832,l2274,14xe" fillcolor="#efefef" stroked="f">
              <v:path arrowok="t"/>
            </v:shape>
            <w10:wrap anchorx="page"/>
          </v:group>
        </w:pict>
      </w:r>
      <w:r w:rsidR="007003A1">
        <w:rPr>
          <w:rFonts w:ascii="仿宋" w:eastAsia="仿宋" w:hAnsi="仿宋" w:cs="仿宋"/>
        </w:rPr>
        <w:t>db.foo.bar.find({},{name:"",people:""}) 返回：{</w:t>
      </w:r>
    </w:p>
    <w:p w:rsidR="00737AD2" w:rsidRDefault="00737AD2">
      <w:pPr>
        <w:spacing w:line="172" w:lineRule="auto"/>
        <w:rPr>
          <w:rFonts w:ascii="仿宋" w:eastAsia="仿宋" w:hAnsi="仿宋" w:cs="仿宋"/>
        </w:rPr>
        <w:sectPr w:rsidR="00737AD2">
          <w:pgSz w:w="12240" w:h="15840"/>
          <w:pgMar w:top="900" w:right="1040" w:bottom="280" w:left="700" w:header="713" w:footer="0" w:gutter="0"/>
          <w:cols w:space="720"/>
        </w:sectPr>
      </w:pPr>
    </w:p>
    <w:p w:rsidR="00737AD2" w:rsidRDefault="007003A1">
      <w:pPr>
        <w:pStyle w:val="BodyText"/>
        <w:spacing w:line="220" w:lineRule="exact"/>
        <w:ind w:left="0" w:right="100"/>
        <w:jc w:val="right"/>
        <w:rPr>
          <w:rFonts w:ascii="仿宋" w:eastAsia="仿宋" w:hAnsi="仿宋" w:cs="仿宋"/>
        </w:rPr>
      </w:pPr>
      <w:r>
        <w:rPr>
          <w:rFonts w:ascii="仿宋" w:eastAsia="仿宋" w:hAnsi="仿宋" w:cs="仿宋"/>
        </w:rPr>
        <w:lastRenderedPageBreak/>
        <w:t>"name":{</w:t>
      </w: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0"/>
        <w:jc w:val="right"/>
        <w:rPr>
          <w:rFonts w:ascii="仿宋" w:eastAsia="仿宋" w:hAnsi="仿宋" w:cs="仿宋"/>
        </w:rPr>
      </w:pPr>
      <w:r>
        <w:rPr>
          <w:rFonts w:ascii="仿宋" w:eastAsia="仿宋" w:hAnsi="仿宋" w:cs="仿宋"/>
        </w:rPr>
        <w:t>},</w:t>
      </w:r>
    </w:p>
    <w:p w:rsidR="00737AD2" w:rsidRDefault="007003A1">
      <w:pPr>
        <w:spacing w:before="7" w:line="130" w:lineRule="exact"/>
        <w:rPr>
          <w:sz w:val="13"/>
          <w:szCs w:val="13"/>
        </w:rPr>
      </w:pPr>
      <w:r>
        <w:br w:type="column"/>
      </w:r>
    </w:p>
    <w:p w:rsidR="00737AD2" w:rsidRDefault="007003A1">
      <w:pPr>
        <w:pStyle w:val="BodyText"/>
        <w:ind w:left="-40"/>
        <w:rPr>
          <w:rFonts w:ascii="仿宋" w:eastAsia="仿宋" w:hAnsi="仿宋" w:cs="仿宋"/>
        </w:rPr>
      </w:pPr>
      <w:r>
        <w:rPr>
          <w:rFonts w:ascii="仿宋" w:eastAsia="仿宋" w:hAnsi="仿宋" w:cs="仿宋"/>
        </w:rPr>
        <w:t>"fist":"Tom",</w:t>
      </w:r>
    </w:p>
    <w:p w:rsidR="00737AD2" w:rsidRDefault="007003A1">
      <w:pPr>
        <w:pStyle w:val="BodyText"/>
        <w:spacing w:line="212" w:lineRule="exact"/>
        <w:ind w:left="-40"/>
        <w:rPr>
          <w:rFonts w:ascii="仿宋" w:eastAsia="仿宋" w:hAnsi="仿宋" w:cs="仿宋"/>
        </w:rPr>
      </w:pPr>
      <w:r>
        <w:rPr>
          <w:rFonts w:ascii="仿宋" w:eastAsia="仿宋" w:hAnsi="仿宋" w:cs="仿宋"/>
        </w:rPr>
        <w:t>"second":"David"</w:t>
      </w:r>
    </w:p>
    <w:p w:rsidR="00737AD2" w:rsidRDefault="00737AD2">
      <w:pPr>
        <w:spacing w:line="212" w:lineRule="exact"/>
        <w:rPr>
          <w:rFonts w:ascii="仿宋" w:eastAsia="仿宋" w:hAnsi="仿宋" w:cs="仿宋"/>
        </w:rPr>
        <w:sectPr w:rsidR="00737AD2">
          <w:type w:val="continuous"/>
          <w:pgSz w:w="12240" w:h="15840"/>
          <w:pgMar w:top="1480" w:right="1040" w:bottom="280" w:left="700" w:header="720" w:footer="720" w:gutter="0"/>
          <w:cols w:num="2" w:space="720" w:equalWidth="0">
            <w:col w:w="3174" w:space="40"/>
            <w:col w:w="7286"/>
          </w:cols>
        </w:sectPr>
      </w:pPr>
    </w:p>
    <w:p w:rsidR="00737AD2" w:rsidRDefault="007003A1">
      <w:pPr>
        <w:pStyle w:val="BodyText"/>
        <w:spacing w:line="212" w:lineRule="exact"/>
        <w:ind w:left="2373"/>
        <w:rPr>
          <w:rFonts w:ascii="仿宋" w:eastAsia="仿宋" w:hAnsi="仿宋" w:cs="仿宋"/>
        </w:rPr>
      </w:pPr>
      <w:r>
        <w:rPr>
          <w:rFonts w:ascii="仿宋" w:eastAsia="仿宋" w:hAnsi="仿宋" w:cs="仿宋"/>
        </w:rPr>
        <w:lastRenderedPageBreak/>
        <w:t>"people":""</w:t>
      </w:r>
    </w:p>
    <w:p w:rsidR="00737AD2" w:rsidRDefault="007003A1">
      <w:pPr>
        <w:pStyle w:val="BodyText"/>
        <w:spacing w:line="212" w:lineRule="exact"/>
        <w:ind w:left="2373"/>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type w:val="continuous"/>
          <w:pgSz w:w="12240" w:h="15840"/>
          <w:pgMar w:top="1480" w:right="1040" w:bottom="280" w:left="700" w:header="720" w:footer="72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rPr>
          <w:w w:val="95"/>
        </w:rPr>
        <w:t>find()更多信息</w:t>
      </w:r>
    </w:p>
    <w:p w:rsidR="00737AD2" w:rsidRDefault="007003A1">
      <w:pPr>
        <w:pStyle w:val="BodyText"/>
        <w:spacing w:before="18"/>
        <w:ind w:left="613"/>
      </w:pPr>
      <w:r>
        <w:rPr>
          <w:w w:val="95"/>
        </w:rPr>
        <w:t>执行db.foo.bar.find().help()</w:t>
      </w:r>
      <w:r>
        <w:rPr>
          <w:spacing w:val="25"/>
          <w:w w:val="95"/>
        </w:rPr>
        <w:t xml:space="preserve"> </w:t>
      </w:r>
      <w:r>
        <w:rPr>
          <w:w w:val="95"/>
        </w:rPr>
        <w:t>,</w:t>
      </w:r>
      <w:r>
        <w:rPr>
          <w:spacing w:val="25"/>
          <w:w w:val="95"/>
        </w:rPr>
        <w:t xml:space="preserve"> </w:t>
      </w:r>
      <w:r>
        <w:rPr>
          <w:w w:val="95"/>
        </w:rPr>
        <w:t>会看到find()</w:t>
      </w:r>
      <w:r>
        <w:rPr>
          <w:spacing w:val="25"/>
          <w:w w:val="95"/>
        </w:rPr>
        <w:t xml:space="preserve"> </w:t>
      </w:r>
      <w:r>
        <w:rPr>
          <w:w w:val="95"/>
        </w:rPr>
        <w:t>的更多使用方法</w:t>
      </w:r>
    </w:p>
    <w:p w:rsidR="00737AD2" w:rsidRDefault="007003A1">
      <w:pPr>
        <w:pStyle w:val="BodyText"/>
        <w:numPr>
          <w:ilvl w:val="0"/>
          <w:numId w:val="1"/>
        </w:numPr>
        <w:tabs>
          <w:tab w:val="left" w:pos="897"/>
        </w:tabs>
        <w:spacing w:before="34"/>
        <w:ind w:left="897"/>
      </w:pPr>
      <w:r>
        <w:rPr>
          <w:w w:val="90"/>
          <w:position w:val="1"/>
        </w:rPr>
        <w:t>cursor.sort(&lt;sort&gt;)</w:t>
      </w:r>
    </w:p>
    <w:p w:rsidR="00737AD2" w:rsidRDefault="00737AD2">
      <w:pPr>
        <w:spacing w:before="8" w:line="100" w:lineRule="exact"/>
        <w:rPr>
          <w:sz w:val="10"/>
          <w:szCs w:val="10"/>
        </w:rPr>
      </w:pPr>
    </w:p>
    <w:p w:rsidR="00737AD2" w:rsidRDefault="007003A1">
      <w:pPr>
        <w:pStyle w:val="BodyText"/>
        <w:spacing w:line="168" w:lineRule="auto"/>
        <w:ind w:left="897" w:right="133"/>
        <w:rPr>
          <w:lang w:eastAsia="zh-CN"/>
        </w:rPr>
      </w:pPr>
      <w:r>
        <w:rPr>
          <w:w w:val="95"/>
          <w:lang w:eastAsia="zh-CN"/>
        </w:rPr>
        <w:t>sort()方法用来按指定的字段排序，语法格式为：sort({"字段名1"：1|-1,"字段名2"：1|-1,...})，1为升</w:t>
      </w:r>
      <w:r>
        <w:rPr>
          <w:lang w:eastAsia="zh-CN"/>
        </w:rPr>
        <w:t xml:space="preserve"> 序，-1为降序。如果find方法的sel参数不设定内容，sort()方法按指定sort参数设定的字段排序，如 果sel参数设定了返回的字段名，那么sort()方法只能对sel参数中选定的字段进行排序。如：</w:t>
      </w:r>
    </w:p>
    <w:p w:rsidR="00737AD2" w:rsidRDefault="00EC10B3">
      <w:pPr>
        <w:pStyle w:val="BodyText"/>
        <w:spacing w:before="22" w:line="302" w:lineRule="auto"/>
        <w:ind w:left="897" w:right="268"/>
        <w:rPr>
          <w:rFonts w:ascii="仿宋" w:eastAsia="仿宋" w:hAnsi="仿宋" w:cs="仿宋"/>
          <w:lang w:eastAsia="zh-CN"/>
        </w:rPr>
      </w:pPr>
      <w:r w:rsidRPr="00EC10B3">
        <w:pict>
          <v:group id="_x0000_s3249" style="position:absolute;left:0;text-align:left;margin-left:95.85pt;margin-top:5.55pt;width:459.45pt;height:10.6pt;z-index:-25621;mso-position-horizontal-relative:page" coordorigin="1917,111" coordsize="9189,212">
            <v:shape id="_x0000_s3250" style="position:absolute;left:1917;top:111;width:9189;height:212" coordorigin="1917,111" coordsize="9189,212" path="m1917,111r9189,l11106,323r-9189,l1917,111xe" fillcolor="#efefef" stroked="f">
              <v:path arrowok="t"/>
            </v:shape>
            <w10:wrap anchorx="page"/>
          </v:group>
        </w:pict>
      </w:r>
      <w:r w:rsidRPr="00EC10B3">
        <w:pict>
          <v:group id="_x0000_s3247" style="position:absolute;left:0;text-align:left;margin-left:95.85pt;margin-top:24.15pt;width:459.45pt;height:10.6pt;z-index:-25620;mso-position-horizontal-relative:page" coordorigin="1917,483" coordsize="9189,212">
            <v:shape id="_x0000_s3248" style="position:absolute;left:1917;top:483;width:9189;height:212" coordorigin="1917,483" coordsize="9189,212" path="m1917,483r9189,l11106,695r-9189,l1917,483xe" fillcolor="#efefef" stroked="f">
              <v:path arrowok="t"/>
            </v:shape>
            <w10:wrap anchorx="page"/>
          </v:group>
        </w:pict>
      </w:r>
      <w:r w:rsidR="007003A1">
        <w:rPr>
          <w:rFonts w:ascii="仿宋" w:eastAsia="仿宋" w:hAnsi="仿宋" w:cs="仿宋"/>
          <w:lang w:eastAsia="zh-CN"/>
        </w:rPr>
        <w:t>db.foo.bar.find().sort({age:1}) 对返回的记录按age字段值的升序排序 db.foo.bar.find(null,{name:""}).sort({age:1})此操作实际上对返回的记录达不到排序的效果。</w:t>
      </w:r>
    </w:p>
    <w:p w:rsidR="00737AD2" w:rsidRDefault="007003A1">
      <w:pPr>
        <w:pStyle w:val="BodyText"/>
        <w:numPr>
          <w:ilvl w:val="0"/>
          <w:numId w:val="1"/>
        </w:numPr>
        <w:tabs>
          <w:tab w:val="left" w:pos="897"/>
        </w:tabs>
        <w:spacing w:line="205" w:lineRule="exact"/>
        <w:ind w:left="897"/>
      </w:pPr>
      <w:r>
        <w:rPr>
          <w:w w:val="90"/>
          <w:position w:val="1"/>
        </w:rPr>
        <w:t>cursor.hint(&lt;hint&gt;)</w:t>
      </w:r>
    </w:p>
    <w:p w:rsidR="00737AD2" w:rsidRDefault="007003A1">
      <w:pPr>
        <w:pStyle w:val="BodyText"/>
        <w:spacing w:before="22"/>
        <w:ind w:left="897"/>
      </w:pPr>
      <w:r>
        <w:t>添加索引加快查找速度，假设存在名为"testIndex"的索引：</w:t>
      </w:r>
    </w:p>
    <w:p w:rsidR="00737AD2" w:rsidRDefault="00EC10B3">
      <w:pPr>
        <w:pStyle w:val="BodyText"/>
        <w:spacing w:before="6"/>
        <w:ind w:left="897"/>
        <w:rPr>
          <w:rFonts w:ascii="仿宋" w:eastAsia="仿宋" w:hAnsi="仿宋" w:cs="仿宋"/>
        </w:rPr>
      </w:pPr>
      <w:r w:rsidRPr="00EC10B3">
        <w:pict>
          <v:group id="_x0000_s3245" style="position:absolute;left:0;text-align:left;margin-left:95.85pt;margin-top:4.75pt;width:459.45pt;height:10.6pt;z-index:-25619;mso-position-horizontal-relative:page" coordorigin="1917,95" coordsize="9189,212">
            <v:shape id="_x0000_s324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db.foo.bar.find().hint({"":"testIndex"})</w:t>
      </w:r>
    </w:p>
    <w:p w:rsidR="00737AD2" w:rsidRDefault="007003A1">
      <w:pPr>
        <w:pStyle w:val="BodyText"/>
        <w:numPr>
          <w:ilvl w:val="0"/>
          <w:numId w:val="1"/>
        </w:numPr>
        <w:tabs>
          <w:tab w:val="left" w:pos="897"/>
        </w:tabs>
        <w:spacing w:line="257" w:lineRule="exact"/>
        <w:ind w:left="897"/>
      </w:pPr>
      <w:r>
        <w:rPr>
          <w:w w:val="90"/>
          <w:position w:val="1"/>
        </w:rPr>
        <w:t>cursor.limit(&lt;num&gt;)</w:t>
      </w:r>
    </w:p>
    <w:p w:rsidR="00737AD2" w:rsidRDefault="007003A1">
      <w:pPr>
        <w:pStyle w:val="BodyText"/>
        <w:spacing w:before="22"/>
        <w:ind w:left="897"/>
        <w:rPr>
          <w:lang w:eastAsia="zh-CN"/>
        </w:rPr>
      </w:pPr>
      <w:r>
        <w:rPr>
          <w:lang w:eastAsia="zh-CN"/>
        </w:rPr>
        <w:t>在结果集中限制返回的记录条数：</w:t>
      </w:r>
    </w:p>
    <w:p w:rsidR="00737AD2" w:rsidRDefault="00EC10B3">
      <w:pPr>
        <w:pStyle w:val="BodyText"/>
        <w:spacing w:before="6"/>
        <w:ind w:left="897"/>
        <w:rPr>
          <w:rFonts w:ascii="仿宋" w:eastAsia="仿宋" w:hAnsi="仿宋" w:cs="仿宋"/>
        </w:rPr>
      </w:pPr>
      <w:r w:rsidRPr="00EC10B3">
        <w:pict>
          <v:group id="_x0000_s3243" style="position:absolute;left:0;text-align:left;margin-left:95.85pt;margin-top:4.75pt;width:459.45pt;height:10.6pt;z-index:-25618;mso-position-horizontal-relative:page" coordorigin="1917,95" coordsize="9189,212">
            <v:shape id="_x0000_s324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db.foo.bar.find().limit(3)返回结果集里面的的前三条记录</w:t>
      </w:r>
    </w:p>
    <w:p w:rsidR="00737AD2" w:rsidRDefault="007003A1">
      <w:pPr>
        <w:pStyle w:val="BodyText"/>
        <w:numPr>
          <w:ilvl w:val="0"/>
          <w:numId w:val="1"/>
        </w:numPr>
        <w:tabs>
          <w:tab w:val="left" w:pos="897"/>
        </w:tabs>
        <w:spacing w:line="257" w:lineRule="exact"/>
        <w:ind w:left="897"/>
      </w:pPr>
      <w:r>
        <w:rPr>
          <w:w w:val="90"/>
          <w:position w:val="1"/>
        </w:rPr>
        <w:t>cursor.skip(&lt;num&gt;)</w:t>
      </w:r>
    </w:p>
    <w:p w:rsidR="00737AD2" w:rsidRDefault="007003A1">
      <w:pPr>
        <w:pStyle w:val="BodyText"/>
        <w:spacing w:before="22"/>
        <w:ind w:left="897"/>
        <w:rPr>
          <w:lang w:eastAsia="zh-CN"/>
        </w:rPr>
      </w:pPr>
      <w:r>
        <w:rPr>
          <w:lang w:eastAsia="zh-CN"/>
        </w:rPr>
        <w:t>skip()方法控制结果集的开始点，即跳过前面的num条记录，从num+1条记录开始返回：</w:t>
      </w:r>
    </w:p>
    <w:p w:rsidR="00737AD2" w:rsidRDefault="00EC10B3">
      <w:pPr>
        <w:pStyle w:val="BodyText"/>
        <w:spacing w:before="6"/>
        <w:ind w:left="897"/>
        <w:rPr>
          <w:rFonts w:ascii="仿宋" w:eastAsia="仿宋" w:hAnsi="仿宋" w:cs="仿宋"/>
          <w:lang w:eastAsia="zh-CN"/>
        </w:rPr>
      </w:pPr>
      <w:r w:rsidRPr="00EC10B3">
        <w:pict>
          <v:group id="_x0000_s3241" style="position:absolute;left:0;text-align:left;margin-left:95.85pt;margin-top:4.75pt;width:459.45pt;height:10.6pt;z-index:-25617;mso-position-horizontal-relative:page" coordorigin="1917,95" coordsize="9189,212">
            <v:shape id="_x0000_s324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lang w:eastAsia="zh-CN"/>
        </w:rPr>
        <w:t>db.foo.bar.find().skip(5)从查询的结果集的第6条记录开始返回</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使用游标控制find()返回的记录</w:t>
      </w:r>
    </w:p>
    <w:p w:rsidR="00737AD2" w:rsidRDefault="00EC10B3">
      <w:pPr>
        <w:pStyle w:val="BodyText"/>
        <w:spacing w:before="50" w:line="344" w:lineRule="auto"/>
        <w:ind w:left="897" w:right="2663"/>
        <w:rPr>
          <w:rFonts w:ascii="仿宋" w:eastAsia="仿宋" w:hAnsi="仿宋" w:cs="仿宋"/>
        </w:rPr>
      </w:pPr>
      <w:r w:rsidRPr="00EC10B3">
        <w:pict>
          <v:group id="_x0000_s3239" style="position:absolute;left:0;text-align:left;margin-left:95.85pt;margin-top:6.95pt;width:459.45pt;height:116.6pt;z-index:-25616;mso-position-horizontal-relative:page" coordorigin="1917,139" coordsize="9189,2332">
            <v:shape id="_x0000_s3240" style="position:absolute;left:1917;top:139;width:9189;height:2332" coordorigin="1917,139" coordsize="9189,2332" path="m1917,139r9189,l11106,2471r-9189,l1917,139xe" fillcolor="#efefef" stroked="f">
              <v:path arrowok="t"/>
            </v:shape>
            <w10:wrap anchorx="page"/>
          </v:group>
        </w:pict>
      </w:r>
      <w:hyperlink w:anchor="_bookmark228" w:history="1">
        <w:r w:rsidR="007003A1">
          <w:rPr>
            <w:rFonts w:ascii="仿宋" w:eastAsia="仿宋" w:hAnsi="仿宋" w:cs="仿宋"/>
            <w:color w:val="0000FF"/>
          </w:rPr>
          <w:t xml:space="preserve">db.foo.bar.find().current() </w:t>
        </w:r>
      </w:hyperlink>
      <w:r w:rsidR="007003A1">
        <w:rPr>
          <w:rFonts w:ascii="仿宋" w:eastAsia="仿宋" w:hAnsi="仿宋" w:cs="仿宋"/>
          <w:color w:val="000000"/>
        </w:rPr>
        <w:t xml:space="preserve">返回当前游标指向的记录 </w:t>
      </w:r>
      <w:hyperlink w:anchor="_bookmark232" w:history="1">
        <w:r w:rsidR="007003A1">
          <w:rPr>
            <w:rFonts w:ascii="仿宋" w:eastAsia="仿宋" w:hAnsi="仿宋" w:cs="仿宋"/>
            <w:color w:val="0000FF"/>
          </w:rPr>
          <w:t xml:space="preserve">db.foo.bar.find().next() </w:t>
        </w:r>
      </w:hyperlink>
      <w:r w:rsidR="007003A1">
        <w:rPr>
          <w:rFonts w:ascii="仿宋" w:eastAsia="仿宋" w:hAnsi="仿宋" w:cs="仿宋"/>
          <w:color w:val="000000"/>
        </w:rPr>
        <w:t xml:space="preserve">返回当前游标指向的下一条记录 </w:t>
      </w:r>
      <w:r w:rsidR="007003A1">
        <w:rPr>
          <w:rFonts w:ascii="仿宋" w:eastAsia="仿宋" w:hAnsi="仿宋" w:cs="仿宋"/>
          <w:color w:val="0000FF"/>
        </w:rPr>
        <w:t>db.foo.bar.find().close()</w:t>
      </w:r>
      <w:r w:rsidR="007003A1">
        <w:rPr>
          <w:rFonts w:ascii="仿宋" w:eastAsia="仿宋" w:hAnsi="仿宋" w:cs="仿宋"/>
          <w:color w:val="000000"/>
        </w:rPr>
        <w:t xml:space="preserve">关闭当前游标，当前游标不再可用 </w:t>
      </w:r>
      <w:hyperlink w:anchor="_bookmark214" w:history="1">
        <w:r w:rsidR="007003A1">
          <w:rPr>
            <w:rFonts w:ascii="仿宋" w:eastAsia="仿宋" w:hAnsi="仿宋" w:cs="仿宋"/>
            <w:color w:val="0000FF"/>
          </w:rPr>
          <w:t>db.foo.bar.find().count()</w:t>
        </w:r>
      </w:hyperlink>
      <w:r w:rsidR="007003A1">
        <w:rPr>
          <w:rFonts w:ascii="仿宋" w:eastAsia="仿宋" w:hAnsi="仿宋" w:cs="仿宋"/>
          <w:color w:val="000000"/>
        </w:rPr>
        <w:t xml:space="preserve">返回当前游标的记录总数 </w:t>
      </w:r>
      <w:hyperlink w:anchor="_bookmark233" w:history="1">
        <w:r w:rsidR="007003A1">
          <w:rPr>
            <w:rFonts w:ascii="仿宋" w:eastAsia="仿宋" w:hAnsi="仿宋" w:cs="仿宋"/>
            <w:color w:val="0000FF"/>
          </w:rPr>
          <w:t xml:space="preserve">db.foo.bar.find().size() </w:t>
        </w:r>
      </w:hyperlink>
      <w:r w:rsidR="007003A1">
        <w:rPr>
          <w:rFonts w:ascii="仿宋" w:eastAsia="仿宋" w:hAnsi="仿宋" w:cs="仿宋"/>
          <w:color w:val="000000"/>
        </w:rPr>
        <w:t xml:space="preserve">返回当前游标到最终游标的距离 </w:t>
      </w:r>
      <w:hyperlink w:anchor="_bookmark236" w:history="1">
        <w:r w:rsidR="007003A1">
          <w:rPr>
            <w:rFonts w:ascii="仿宋" w:eastAsia="仿宋" w:hAnsi="仿宋" w:cs="仿宋"/>
            <w:color w:val="0000FF"/>
          </w:rPr>
          <w:t xml:space="preserve">db.foo.bar.find().toArray() </w:t>
        </w:r>
      </w:hyperlink>
      <w:r w:rsidR="007003A1">
        <w:rPr>
          <w:rFonts w:ascii="仿宋" w:eastAsia="仿宋" w:hAnsi="仿宋" w:cs="仿宋"/>
          <w:color w:val="000000"/>
        </w:rPr>
        <w:t>以数组形式返回结果集</w:t>
      </w:r>
    </w:p>
    <w:p w:rsidR="00737AD2" w:rsidRDefault="007003A1">
      <w:pPr>
        <w:pStyle w:val="Heading3"/>
        <w:spacing w:before="18"/>
        <w:rPr>
          <w:lang w:eastAsia="zh-CN"/>
        </w:rPr>
      </w:pPr>
      <w:bookmarkStart w:id="420" w:name="更新"/>
      <w:bookmarkStart w:id="421" w:name="_bookmark127"/>
      <w:bookmarkEnd w:id="420"/>
      <w:bookmarkEnd w:id="421"/>
      <w:r>
        <w:rPr>
          <w:lang w:eastAsia="zh-CN"/>
        </w:rPr>
        <w:t>更新</w:t>
      </w:r>
    </w:p>
    <w:p w:rsidR="00737AD2" w:rsidRDefault="00737AD2">
      <w:pPr>
        <w:spacing w:before="8" w:line="100" w:lineRule="exact"/>
        <w:rPr>
          <w:sz w:val="10"/>
          <w:szCs w:val="10"/>
          <w:lang w:eastAsia="zh-CN"/>
        </w:rPr>
      </w:pPr>
    </w:p>
    <w:p w:rsidR="00737AD2" w:rsidRDefault="007003A1">
      <w:pPr>
        <w:pStyle w:val="BodyText"/>
        <w:spacing w:line="168" w:lineRule="auto"/>
        <w:ind w:left="613" w:right="317"/>
        <w:rPr>
          <w:lang w:eastAsia="zh-CN"/>
        </w:rPr>
      </w:pPr>
      <w:r>
        <w:rPr>
          <w:w w:val="95"/>
          <w:lang w:eastAsia="zh-CN"/>
        </w:rPr>
        <w:t>四大基本数据库操作即（CRUD），更新操作即修改集合中已存在的记录。SequoiaDB中使用</w:t>
      </w:r>
      <w:hyperlink w:anchor="_bookmark225" w:history="1">
        <w:r>
          <w:rPr>
            <w:color w:val="0000FF"/>
            <w:w w:val="95"/>
            <w:lang w:eastAsia="zh-CN"/>
          </w:rPr>
          <w:t>update()</w:t>
        </w:r>
      </w:hyperlink>
      <w:r>
        <w:rPr>
          <w:color w:val="000000"/>
          <w:w w:val="95"/>
          <w:lang w:eastAsia="zh-CN"/>
        </w:rPr>
        <w:t>方法做</w:t>
      </w:r>
      <w:r>
        <w:rPr>
          <w:color w:val="000000"/>
          <w:lang w:eastAsia="zh-CN"/>
        </w:rPr>
        <w:t xml:space="preserve"> 更新操作。</w:t>
      </w:r>
    </w:p>
    <w:p w:rsidR="00737AD2" w:rsidRDefault="00737AD2">
      <w:pPr>
        <w:spacing w:before="4" w:line="150" w:lineRule="exact"/>
        <w:rPr>
          <w:sz w:val="15"/>
          <w:szCs w:val="15"/>
          <w:lang w:eastAsia="zh-CN"/>
        </w:rPr>
      </w:pPr>
    </w:p>
    <w:p w:rsidR="00737AD2" w:rsidRDefault="00921398">
      <w:pPr>
        <w:pStyle w:val="BodyText"/>
        <w:spacing w:line="140" w:lineRule="auto"/>
        <w:ind w:left="1253" w:right="4618" w:hanging="640"/>
      </w:pPr>
      <w:r>
        <w:pict>
          <v:shape id="_x0000_i1076" type="#_x0000_t75" style="width:24.2pt;height:24.2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w w:val="111"/>
        </w:rPr>
        <w:t xml:space="preserve"> </w:t>
      </w:r>
      <w:r w:rsidR="007003A1">
        <w:rPr>
          <w:w w:val="95"/>
        </w:rPr>
        <w:t>本文档的所有例子都是使用SequoiaDB的shell接口。</w:t>
      </w:r>
    </w:p>
    <w:p w:rsidR="00737AD2" w:rsidRDefault="00737AD2">
      <w:pPr>
        <w:spacing w:line="220" w:lineRule="exact"/>
      </w:pPr>
    </w:p>
    <w:p w:rsidR="00737AD2" w:rsidRDefault="00EC10B3">
      <w:pPr>
        <w:pStyle w:val="BodyText"/>
        <w:spacing w:line="259" w:lineRule="auto"/>
        <w:ind w:left="613" w:right="3529"/>
      </w:pPr>
      <w:r>
        <w:pict>
          <v:group id="_x0000_s3236" style="position:absolute;left:0;text-align:left;margin-left:81.7pt;margin-top:39.85pt;width:473.6pt;height:10.6pt;z-index:-25615;mso-position-horizontal-relative:page" coordorigin="1634,797" coordsize="9472,212">
            <v:shape id="_x0000_s3237" style="position:absolute;left:1634;top:797;width:9472;height:212" coordorigin="1634,797" coordsize="9472,212" path="m1634,797r9472,l11106,1009r-9472,l1634,797xe" fillcolor="#efefef" stroked="f">
              <v:path arrowok="t"/>
            </v:shape>
            <w10:wrap anchorx="page"/>
          </v:group>
        </w:pict>
      </w:r>
      <w:r w:rsidR="007003A1">
        <w:t>update()</w:t>
      </w:r>
      <w:r w:rsidR="007003A1">
        <w:rPr>
          <w:w w:val="92"/>
        </w:rPr>
        <w:t xml:space="preserve"> </w:t>
      </w:r>
      <w:r w:rsidR="007003A1">
        <w:t xml:space="preserve">update()方法是修改集合中记录的主要方法，它的语法结构为： </w:t>
      </w:r>
      <w:r w:rsidR="007003A1">
        <w:rPr>
          <w:rFonts w:ascii="仿宋" w:eastAsia="仿宋" w:hAnsi="仿宋" w:cs="仿宋"/>
        </w:rPr>
        <w:t xml:space="preserve">db.collectionspace.collection.update(&lt;rule&gt;,[cond],[hint]) </w:t>
      </w:r>
      <w:r w:rsidR="007003A1">
        <w:t>在SQL中对应的操作：update()的方法与update...set语句相似：</w:t>
      </w:r>
    </w:p>
    <w:p w:rsidR="00737AD2" w:rsidRDefault="007003A1">
      <w:pPr>
        <w:pStyle w:val="BodyText"/>
        <w:spacing w:line="339" w:lineRule="exact"/>
        <w:ind w:left="613"/>
        <w:rPr>
          <w:lang w:eastAsia="zh-CN"/>
        </w:rPr>
      </w:pPr>
      <w:r>
        <w:rPr>
          <w:w w:val="95"/>
          <w:lang w:eastAsia="zh-CN"/>
        </w:rPr>
        <w:t>.</w:t>
      </w:r>
      <w:r>
        <w:rPr>
          <w:spacing w:val="1"/>
          <w:w w:val="95"/>
          <w:lang w:eastAsia="zh-CN"/>
        </w:rPr>
        <w:t xml:space="preserve"> </w:t>
      </w:r>
      <w:r>
        <w:rPr>
          <w:w w:val="95"/>
          <w:lang w:eastAsia="zh-CN"/>
        </w:rPr>
        <w:t>&lt;rule&gt;参数对应set语句</w:t>
      </w:r>
    </w:p>
    <w:p w:rsidR="00737AD2" w:rsidRDefault="007003A1">
      <w:pPr>
        <w:pStyle w:val="BodyText"/>
        <w:spacing w:before="18"/>
        <w:ind w:left="613"/>
        <w:rPr>
          <w:lang w:eastAsia="zh-CN"/>
        </w:rPr>
      </w:pPr>
      <w:r>
        <w:rPr>
          <w:w w:val="95"/>
          <w:lang w:eastAsia="zh-CN"/>
        </w:rPr>
        <w:t>.</w:t>
      </w:r>
      <w:r>
        <w:rPr>
          <w:spacing w:val="20"/>
          <w:w w:val="95"/>
          <w:lang w:eastAsia="zh-CN"/>
        </w:rPr>
        <w:t xml:space="preserve"> </w:t>
      </w:r>
      <w:r>
        <w:rPr>
          <w:w w:val="95"/>
          <w:lang w:eastAsia="zh-CN"/>
        </w:rPr>
        <w:t>[cond]</w:t>
      </w:r>
      <w:r>
        <w:rPr>
          <w:spacing w:val="21"/>
          <w:w w:val="95"/>
          <w:lang w:eastAsia="zh-CN"/>
        </w:rPr>
        <w:t xml:space="preserve"> </w:t>
      </w:r>
      <w:r>
        <w:rPr>
          <w:w w:val="95"/>
          <w:lang w:eastAsia="zh-CN"/>
        </w:rPr>
        <w:t>参数对应where语句</w:t>
      </w:r>
    </w:p>
    <w:p w:rsidR="00737AD2" w:rsidRDefault="007003A1">
      <w:pPr>
        <w:pStyle w:val="BodyText"/>
        <w:spacing w:before="18"/>
        <w:ind w:left="613"/>
        <w:rPr>
          <w:lang w:eastAsia="zh-CN"/>
        </w:rPr>
      </w:pPr>
      <w:r>
        <w:rPr>
          <w:lang w:eastAsia="zh-CN"/>
        </w:rPr>
        <w:t>.</w:t>
      </w:r>
      <w:r>
        <w:rPr>
          <w:spacing w:val="-23"/>
          <w:lang w:eastAsia="zh-CN"/>
        </w:rPr>
        <w:t xml:space="preserve"> </w:t>
      </w:r>
      <w:r>
        <w:rPr>
          <w:lang w:eastAsia="zh-CN"/>
        </w:rPr>
        <w:t>[hint]</w:t>
      </w:r>
      <w:r>
        <w:rPr>
          <w:spacing w:val="-22"/>
          <w:lang w:eastAsia="zh-CN"/>
        </w:rPr>
        <w:t xml:space="preserve"> </w:t>
      </w:r>
      <w:r>
        <w:rPr>
          <w:lang w:eastAsia="zh-CN"/>
        </w:rPr>
        <w:t>参数是对应索引表里的名称</w:t>
      </w:r>
    </w:p>
    <w:p w:rsidR="00737AD2" w:rsidRDefault="00737AD2">
      <w:pPr>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使用update操作修改记录</w:t>
      </w:r>
    </w:p>
    <w:p w:rsidR="00737AD2" w:rsidRDefault="00737AD2">
      <w:pPr>
        <w:spacing w:before="5" w:line="100" w:lineRule="exact"/>
        <w:rPr>
          <w:sz w:val="10"/>
          <w:szCs w:val="10"/>
          <w:lang w:eastAsia="zh-CN"/>
        </w:rPr>
      </w:pPr>
    </w:p>
    <w:p w:rsidR="00737AD2" w:rsidRDefault="007003A1">
      <w:pPr>
        <w:pStyle w:val="BodyText"/>
        <w:spacing w:line="168" w:lineRule="auto"/>
      </w:pPr>
      <w:r>
        <w:rPr>
          <w:w w:val="95"/>
        </w:rPr>
        <w:t>如果update()方法只有rule参数的表达式（例如使用</w:t>
      </w:r>
      <w:hyperlink w:anchor="_bookmark278" w:history="1">
        <w:r>
          <w:rPr>
            <w:color w:val="0000FF"/>
            <w:w w:val="95"/>
          </w:rPr>
          <w:t>$set</w:t>
        </w:r>
      </w:hyperlink>
      <w:r>
        <w:rPr>
          <w:color w:val="000000"/>
          <w:w w:val="95"/>
        </w:rPr>
        <w:t>更新表达式），那么update方法会修改集合记录中</w:t>
      </w:r>
      <w:r>
        <w:rPr>
          <w:color w:val="000000"/>
        </w:rPr>
        <w:t xml:space="preserve"> 所有指定的字段；更新嵌套对象SequoiaDB使用点（.）操作符。</w:t>
      </w:r>
    </w:p>
    <w:p w:rsidR="00737AD2" w:rsidRDefault="007003A1">
      <w:pPr>
        <w:pStyle w:val="BodyText"/>
        <w:tabs>
          <w:tab w:val="left" w:pos="1217"/>
        </w:tabs>
        <w:spacing w:before="50" w:line="255" w:lineRule="auto"/>
        <w:ind w:left="1217" w:right="448"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更新记录字段 </w:t>
      </w:r>
      <w:r>
        <w:rPr>
          <w:w w:val="95"/>
          <w:lang w:eastAsia="zh-CN"/>
        </w:rPr>
        <w:t>使用</w:t>
      </w:r>
      <w:hyperlink w:anchor="_bookmark278" w:history="1">
        <w:r>
          <w:rPr>
            <w:color w:val="0000FF"/>
            <w:w w:val="95"/>
            <w:lang w:eastAsia="zh-CN"/>
          </w:rPr>
          <w:t>$set</w:t>
        </w:r>
      </w:hyperlink>
      <w:r>
        <w:rPr>
          <w:color w:val="000000"/>
          <w:w w:val="95"/>
          <w:lang w:eastAsia="zh-CN"/>
        </w:rPr>
        <w:t>更新记录字段的值。下面的操作修改集合bar中符合条件_id字段值等于1的记录，使用$set修</w:t>
      </w:r>
    </w:p>
    <w:p w:rsidR="00737AD2" w:rsidRDefault="007003A1">
      <w:pPr>
        <w:pStyle w:val="BodyText"/>
        <w:spacing w:line="223" w:lineRule="exact"/>
        <w:ind w:left="1217"/>
      </w:pPr>
      <w:r>
        <w:t>改name字段的嵌套元素first字段的值，将它的值修改为"Mike"：</w:t>
      </w:r>
    </w:p>
    <w:p w:rsidR="00737AD2" w:rsidRDefault="00EC10B3">
      <w:pPr>
        <w:pStyle w:val="BodyText"/>
        <w:spacing w:before="6"/>
        <w:ind w:left="1217"/>
        <w:rPr>
          <w:rFonts w:ascii="仿宋" w:eastAsia="仿宋" w:hAnsi="仿宋" w:cs="仿宋"/>
        </w:rPr>
      </w:pPr>
      <w:r w:rsidRPr="00EC10B3">
        <w:pict>
          <v:group id="_x0000_s3234" style="position:absolute;left:0;text-align:left;margin-left:95.85pt;margin-top:4.75pt;width:459.45pt;height:10.6pt;z-index:-25614;mso-position-horizontal-relative:page" coordorigin="1917,95" coordsize="9189,212">
            <v:shape id="_x0000_s323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db.foo.bar.update({$set:{"name.first":"Mike"}},{_id:1})</w:t>
      </w:r>
    </w:p>
    <w:p w:rsidR="00737AD2" w:rsidRDefault="00737AD2">
      <w:pPr>
        <w:spacing w:before="5" w:line="130" w:lineRule="exact"/>
        <w:rPr>
          <w:sz w:val="13"/>
          <w:szCs w:val="13"/>
        </w:rPr>
      </w:pPr>
    </w:p>
    <w:p w:rsidR="00737AD2" w:rsidRDefault="00EC10B3">
      <w:pPr>
        <w:pStyle w:val="BodyText"/>
        <w:spacing w:line="168" w:lineRule="auto"/>
        <w:ind w:left="1857"/>
      </w:pPr>
      <w:r>
        <w:pict>
          <v:shape id="_x0000_s3233" type="#_x0000_t75" style="position:absolute;left:0;text-align:left;margin-left:95.85pt;margin-top:2.55pt;width:24pt;height:24pt;z-index:-25613;mso-position-horizontal-relative:page">
            <v:imagedata r:id="rId21" o:title=""/>
            <w10:wrap anchorx="page"/>
          </v:shape>
        </w:pict>
      </w:r>
      <w:r w:rsidR="007003A1">
        <w:rPr>
          <w:w w:val="95"/>
        </w:rPr>
        <w:t xml:space="preserve">注:      </w:t>
      </w:r>
      <w:r w:rsidR="007003A1">
        <w:rPr>
          <w:spacing w:val="52"/>
          <w:w w:val="95"/>
        </w:rPr>
        <w:t xml:space="preserve"> </w:t>
      </w:r>
      <w:r w:rsidR="007003A1">
        <w:rPr>
          <w:w w:val="95"/>
        </w:rPr>
        <w:t>如果rule参数包含的字段名没有在当前的记录中，update()方法会添加rule参数包含的字段到</w:t>
      </w:r>
      <w:r w:rsidR="007003A1">
        <w:t xml:space="preserve"> 记录中。</w:t>
      </w:r>
    </w:p>
    <w:p w:rsidR="00737AD2" w:rsidRDefault="007003A1">
      <w:pPr>
        <w:pStyle w:val="BodyText"/>
        <w:tabs>
          <w:tab w:val="left" w:pos="1217"/>
        </w:tabs>
        <w:spacing w:before="27" w:line="255" w:lineRule="auto"/>
        <w:ind w:left="1217" w:right="43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删除记录字段 </w:t>
      </w:r>
      <w:r>
        <w:rPr>
          <w:w w:val="95"/>
          <w:lang w:eastAsia="zh-CN"/>
        </w:rPr>
        <w:t>使用</w:t>
      </w:r>
      <w:hyperlink w:anchor="_bookmark279" w:history="1">
        <w:r>
          <w:rPr>
            <w:color w:val="0000FF"/>
            <w:w w:val="95"/>
            <w:lang w:eastAsia="zh-CN"/>
          </w:rPr>
          <w:t>$unset</w:t>
        </w:r>
      </w:hyperlink>
      <w:r>
        <w:rPr>
          <w:color w:val="000000"/>
          <w:w w:val="95"/>
          <w:lang w:eastAsia="zh-CN"/>
        </w:rPr>
        <w:t>删除记录的字段名。下面的操作是删除集合bar中所有含有age字段的记录，如果记录中没</w:t>
      </w:r>
    </w:p>
    <w:p w:rsidR="00737AD2" w:rsidRDefault="007003A1">
      <w:pPr>
        <w:pStyle w:val="BodyText"/>
        <w:spacing w:line="223" w:lineRule="exact"/>
        <w:ind w:left="1217"/>
      </w:pPr>
      <w:r>
        <w:t>有age字段，跳过。</w:t>
      </w:r>
    </w:p>
    <w:p w:rsidR="00737AD2" w:rsidRDefault="00EC10B3">
      <w:pPr>
        <w:pStyle w:val="BodyText"/>
        <w:spacing w:before="6"/>
        <w:ind w:left="1217"/>
        <w:rPr>
          <w:rFonts w:ascii="仿宋" w:eastAsia="仿宋" w:hAnsi="仿宋" w:cs="仿宋"/>
        </w:rPr>
      </w:pPr>
      <w:r w:rsidRPr="00EC10B3">
        <w:pict>
          <v:group id="_x0000_s3231" style="position:absolute;left:0;text-align:left;margin-left:95.85pt;margin-top:4.75pt;width:459.45pt;height:10.6pt;z-index:-25612;mso-position-horizontal-relative:page" coordorigin="1917,95" coordsize="9189,212">
            <v:shape id="_x0000_s323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db.foo.bar.update({$unset:{age:""}})</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数组元素更新</w:t>
      </w:r>
    </w:p>
    <w:p w:rsidR="00737AD2" w:rsidRDefault="00737AD2">
      <w:pPr>
        <w:spacing w:before="8" w:line="100" w:lineRule="exact"/>
        <w:rPr>
          <w:sz w:val="10"/>
          <w:szCs w:val="10"/>
        </w:rPr>
      </w:pPr>
    </w:p>
    <w:p w:rsidR="00737AD2" w:rsidRDefault="007003A1">
      <w:pPr>
        <w:pStyle w:val="BodyText"/>
        <w:spacing w:line="168" w:lineRule="auto"/>
        <w:ind w:left="1217"/>
        <w:rPr>
          <w:lang w:eastAsia="zh-CN"/>
        </w:rPr>
      </w:pPr>
      <w:r>
        <w:rPr>
          <w:w w:val="95"/>
        </w:rPr>
        <w:t>如果需要更新数组中的元素，SequoiaDB使用点操作符（.），数组下标从0开始。</w:t>
      </w:r>
      <w:r>
        <w:rPr>
          <w:w w:val="95"/>
          <w:lang w:eastAsia="zh-CN"/>
        </w:rPr>
        <w:t>下面的操作是修改数组</w:t>
      </w:r>
      <w:r>
        <w:rPr>
          <w:lang w:eastAsia="zh-CN"/>
        </w:rPr>
        <w:t xml:space="preserve"> 字段arr的第二个元素的值，将它的值添加为5：</w:t>
      </w:r>
    </w:p>
    <w:p w:rsidR="00737AD2" w:rsidRDefault="00EC10B3">
      <w:pPr>
        <w:pStyle w:val="BodyText"/>
        <w:spacing w:before="22"/>
        <w:ind w:left="1217"/>
        <w:rPr>
          <w:rFonts w:ascii="仿宋" w:eastAsia="仿宋" w:hAnsi="仿宋" w:cs="仿宋"/>
        </w:rPr>
      </w:pPr>
      <w:r w:rsidRPr="00EC10B3">
        <w:pict>
          <v:group id="_x0000_s3229" style="position:absolute;left:0;text-align:left;margin-left:95.85pt;margin-top:5.55pt;width:459.45pt;height:10.6pt;z-index:-25611;mso-position-horizontal-relative:page" coordorigin="1917,111" coordsize="9189,212">
            <v:shape id="_x0000_s3230" style="position:absolute;left:1917;top:111;width:9189;height:212" coordorigin="1917,111" coordsize="9189,212" path="m1917,111r9189,l11106,323r-9189,l1917,111xe" fillcolor="#efefef" stroked="f">
              <v:path arrowok="t"/>
            </v:shape>
            <w10:wrap anchorx="page"/>
          </v:group>
        </w:pict>
      </w:r>
      <w:r w:rsidR="007003A1">
        <w:rPr>
          <w:rFonts w:ascii="仿宋" w:eastAsia="仿宋" w:hAnsi="仿宋" w:cs="仿宋"/>
        </w:rPr>
        <w:t>db.foo.bar.update({</w:t>
      </w:r>
      <w:hyperlink w:anchor="_bookmark277" w:history="1">
        <w:r w:rsidR="007003A1">
          <w:rPr>
            <w:rFonts w:ascii="仿宋" w:eastAsia="仿宋" w:hAnsi="仿宋" w:cs="仿宋"/>
            <w:color w:val="0000FF"/>
          </w:rPr>
          <w:t>$inc</w:t>
        </w:r>
      </w:hyperlink>
      <w:r w:rsidR="007003A1">
        <w:rPr>
          <w:rFonts w:ascii="仿宋" w:eastAsia="仿宋" w:hAnsi="仿宋" w:cs="仿宋"/>
          <w:color w:val="000000"/>
        </w:rPr>
        <w:t>:{"arr.1":5}})</w:t>
      </w:r>
    </w:p>
    <w:p w:rsidR="00737AD2" w:rsidRDefault="007003A1">
      <w:pPr>
        <w:pStyle w:val="BodyText"/>
        <w:numPr>
          <w:ilvl w:val="1"/>
          <w:numId w:val="1"/>
        </w:numPr>
        <w:tabs>
          <w:tab w:val="left" w:pos="1217"/>
        </w:tabs>
        <w:spacing w:line="257" w:lineRule="exact"/>
        <w:ind w:left="1217"/>
      </w:pPr>
      <w:r>
        <w:rPr>
          <w:w w:val="95"/>
          <w:position w:val="1"/>
        </w:rPr>
        <w:t>hint参数</w:t>
      </w:r>
    </w:p>
    <w:p w:rsidR="00737AD2" w:rsidRDefault="007003A1">
      <w:pPr>
        <w:pStyle w:val="BodyText"/>
        <w:spacing w:before="22"/>
        <w:ind w:left="1217"/>
        <w:rPr>
          <w:lang w:eastAsia="zh-CN"/>
        </w:rPr>
      </w:pPr>
      <w:r>
        <w:rPr>
          <w:w w:val="95"/>
          <w:lang w:eastAsia="zh-CN"/>
        </w:rPr>
        <w:t>下面操作会通过索引遍历对所有记录的name字段内容修改为Tom，“textIndex”为索引名称。</w:t>
      </w:r>
    </w:p>
    <w:p w:rsidR="00737AD2" w:rsidRDefault="00EC10B3">
      <w:pPr>
        <w:pStyle w:val="BodyText"/>
        <w:spacing w:before="6"/>
        <w:ind w:left="1217"/>
        <w:rPr>
          <w:rFonts w:ascii="仿宋" w:eastAsia="仿宋" w:hAnsi="仿宋" w:cs="仿宋"/>
        </w:rPr>
      </w:pPr>
      <w:r w:rsidRPr="00EC10B3">
        <w:pict>
          <v:group id="_x0000_s3227" style="position:absolute;left:0;text-align:left;margin-left:95.85pt;margin-top:4.75pt;width:459.45pt;height:10.6pt;z-index:-25610;mso-position-horizontal-relative:page" coordorigin="1917,95" coordsize="9189,212">
            <v:shape id="_x0000_s3228"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db.foo.bar.update({$set:{name:"Tom"}},null,{"":"textIndex"})</w:t>
      </w:r>
    </w:p>
    <w:p w:rsidR="00737AD2" w:rsidRDefault="00EC10B3">
      <w:pPr>
        <w:pStyle w:val="BodyText"/>
        <w:spacing w:before="29"/>
        <w:ind w:left="1573"/>
        <w:rPr>
          <w:lang w:eastAsia="zh-CN"/>
        </w:rPr>
      </w:pPr>
      <w:r>
        <w:pict>
          <v:shape id="_x0000_s3226" type="#_x0000_t75" style="position:absolute;left:0;text-align:left;margin-left:81.7pt;margin-top:8.3pt;width:24pt;height:24pt;z-index:-25609;mso-position-horizontal-relative:page">
            <v:imagedata r:id="rId21" o:title=""/>
            <w10:wrap anchorx="page"/>
          </v:shape>
        </w:pict>
      </w:r>
      <w:r w:rsidR="007003A1">
        <w:rPr>
          <w:lang w:eastAsia="zh-CN"/>
        </w:rPr>
        <w:t>注:</w:t>
      </w:r>
      <w:r w:rsidR="007003A1">
        <w:rPr>
          <w:spacing w:val="50"/>
          <w:lang w:eastAsia="zh-CN"/>
        </w:rPr>
        <w:t xml:space="preserve"> </w:t>
      </w:r>
      <w:hyperlink w:anchor="_bookmark254" w:history="1">
        <w:r w:rsidR="007003A1">
          <w:rPr>
            <w:color w:val="0000FF"/>
            <w:lang w:eastAsia="zh-CN"/>
          </w:rPr>
          <w:t>更多更新操作符查看</w:t>
        </w:r>
      </w:hyperlink>
    </w:p>
    <w:p w:rsidR="00737AD2" w:rsidRDefault="00737AD2">
      <w:pPr>
        <w:spacing w:line="200" w:lineRule="exact"/>
        <w:rPr>
          <w:sz w:val="20"/>
          <w:szCs w:val="20"/>
          <w:lang w:eastAsia="zh-CN"/>
        </w:rPr>
      </w:pPr>
    </w:p>
    <w:p w:rsidR="00737AD2" w:rsidRDefault="00737AD2">
      <w:pPr>
        <w:spacing w:before="19" w:line="280" w:lineRule="exact"/>
        <w:rPr>
          <w:sz w:val="28"/>
          <w:szCs w:val="28"/>
          <w:lang w:eastAsia="zh-CN"/>
        </w:rPr>
      </w:pPr>
    </w:p>
    <w:p w:rsidR="00737AD2" w:rsidRDefault="007003A1">
      <w:pPr>
        <w:pStyle w:val="Heading3"/>
        <w:spacing w:line="354" w:lineRule="exact"/>
        <w:ind w:left="433"/>
        <w:rPr>
          <w:lang w:eastAsia="zh-CN"/>
        </w:rPr>
      </w:pPr>
      <w:bookmarkStart w:id="422" w:name="删除"/>
      <w:bookmarkStart w:id="423" w:name="_bookmark128"/>
      <w:bookmarkEnd w:id="422"/>
      <w:bookmarkEnd w:id="423"/>
      <w:r>
        <w:rPr>
          <w:lang w:eastAsia="zh-CN"/>
        </w:rPr>
        <w:t>删除</w:t>
      </w:r>
    </w:p>
    <w:p w:rsidR="00737AD2" w:rsidRDefault="00737AD2">
      <w:pPr>
        <w:spacing w:before="8" w:line="100" w:lineRule="exact"/>
        <w:rPr>
          <w:sz w:val="10"/>
          <w:szCs w:val="10"/>
          <w:lang w:eastAsia="zh-CN"/>
        </w:rPr>
      </w:pPr>
    </w:p>
    <w:p w:rsidR="00737AD2" w:rsidRDefault="007003A1">
      <w:pPr>
        <w:pStyle w:val="BodyText"/>
        <w:spacing w:line="168" w:lineRule="auto"/>
        <w:rPr>
          <w:lang w:eastAsia="zh-CN"/>
        </w:rPr>
      </w:pPr>
      <w:r>
        <w:rPr>
          <w:w w:val="95"/>
          <w:lang w:eastAsia="zh-CN"/>
        </w:rPr>
        <w:t>四大基本数据库操作即（CRUD），删除操作即移除集合中的记录。SequoiaDB中使用</w:t>
      </w:r>
      <w:hyperlink w:anchor="_bookmark222" w:history="1">
        <w:r>
          <w:rPr>
            <w:color w:val="0000FF"/>
            <w:w w:val="95"/>
            <w:lang w:eastAsia="zh-CN"/>
          </w:rPr>
          <w:t>remove()</w:t>
        </w:r>
      </w:hyperlink>
      <w:r>
        <w:rPr>
          <w:color w:val="000000"/>
          <w:w w:val="95"/>
          <w:lang w:eastAsia="zh-CN"/>
        </w:rPr>
        <w:t>方法做删除</w:t>
      </w:r>
      <w:r>
        <w:rPr>
          <w:color w:val="000000"/>
          <w:lang w:eastAsia="zh-CN"/>
        </w:rPr>
        <w:t xml:space="preserve"> 操作。</w:t>
      </w:r>
    </w:p>
    <w:p w:rsidR="00737AD2" w:rsidRDefault="00737AD2">
      <w:pPr>
        <w:spacing w:before="4" w:line="150" w:lineRule="exact"/>
        <w:rPr>
          <w:sz w:val="15"/>
          <w:szCs w:val="15"/>
          <w:lang w:eastAsia="zh-CN"/>
        </w:rPr>
      </w:pPr>
    </w:p>
    <w:p w:rsidR="00737AD2" w:rsidRDefault="00921398">
      <w:pPr>
        <w:pStyle w:val="BodyText"/>
        <w:spacing w:line="140" w:lineRule="auto"/>
        <w:ind w:left="1573" w:right="4238" w:hanging="640"/>
        <w:rPr>
          <w:lang w:eastAsia="zh-CN"/>
        </w:rPr>
      </w:pPr>
      <w:r>
        <w:pict>
          <v:shape id="_x0000_i1077"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本文档的所有例子都是使用SequoiaDB的shell接口。</w:t>
      </w:r>
    </w:p>
    <w:p w:rsidR="00737AD2" w:rsidRDefault="00737AD2">
      <w:pPr>
        <w:spacing w:before="10" w:line="240" w:lineRule="exact"/>
        <w:rPr>
          <w:sz w:val="24"/>
          <w:szCs w:val="24"/>
          <w:lang w:eastAsia="zh-CN"/>
        </w:rPr>
      </w:pPr>
    </w:p>
    <w:p w:rsidR="00737AD2" w:rsidRDefault="007003A1">
      <w:pPr>
        <w:pStyle w:val="BodyText"/>
        <w:spacing w:line="312" w:lineRule="exact"/>
        <w:rPr>
          <w:lang w:eastAsia="zh-CN"/>
        </w:rPr>
      </w:pPr>
      <w:r>
        <w:rPr>
          <w:w w:val="95"/>
          <w:lang w:eastAsia="zh-CN"/>
        </w:rPr>
        <w:t>remove()</w:t>
      </w:r>
    </w:p>
    <w:p w:rsidR="00737AD2" w:rsidRDefault="00EC10B3">
      <w:pPr>
        <w:pStyle w:val="BodyText"/>
        <w:spacing w:before="18" w:line="262" w:lineRule="auto"/>
        <w:rPr>
          <w:lang w:eastAsia="zh-CN"/>
        </w:rPr>
      </w:pPr>
      <w:r>
        <w:pict>
          <v:group id="_x0000_s3223" style="position:absolute;left:0;text-align:left;margin-left:81.7pt;margin-top:22.75pt;width:473.6pt;height:10.6pt;z-index:-25608;mso-position-horizontal-relative:page" coordorigin="1634,455" coordsize="9472,212">
            <v:shape id="_x0000_s3224" style="position:absolute;left:1634;top:455;width:9472;height:212" coordorigin="1634,455" coordsize="9472,212" path="m1634,455r9472,l11106,667r-9472,l1634,455xe" fillcolor="#efefef" stroked="f">
              <v:path arrowok="t"/>
            </v:shape>
            <w10:wrap anchorx="page"/>
          </v:group>
        </w:pict>
      </w:r>
      <w:r w:rsidR="007003A1">
        <w:rPr>
          <w:w w:val="95"/>
          <w:lang w:eastAsia="zh-CN"/>
        </w:rPr>
        <w:t>remove()方法是删除集合中记录主要方法，它的语法结构为：</w:t>
      </w:r>
      <w:r w:rsidR="007003A1">
        <w:rPr>
          <w:lang w:eastAsia="zh-CN"/>
        </w:rPr>
        <w:t xml:space="preserve"> </w:t>
      </w:r>
      <w:r w:rsidR="007003A1">
        <w:rPr>
          <w:rFonts w:ascii="仿宋" w:eastAsia="仿宋" w:hAnsi="仿宋" w:cs="仿宋"/>
          <w:lang w:eastAsia="zh-CN"/>
        </w:rPr>
        <w:t xml:space="preserve">db.collectionspace.collection.remove([cond],[hint]) </w:t>
      </w:r>
      <w:r w:rsidR="007003A1">
        <w:rPr>
          <w:lang w:eastAsia="zh-CN"/>
        </w:rPr>
        <w:t>在SQL中对应的操作：remove()的方法与DELETE语句相似：</w:t>
      </w:r>
    </w:p>
    <w:p w:rsidR="00737AD2" w:rsidRDefault="007003A1">
      <w:pPr>
        <w:pStyle w:val="BodyText"/>
        <w:spacing w:line="335" w:lineRule="exact"/>
        <w:rPr>
          <w:lang w:eastAsia="zh-CN"/>
        </w:rPr>
      </w:pPr>
      <w:r>
        <w:rPr>
          <w:w w:val="95"/>
          <w:lang w:eastAsia="zh-CN"/>
        </w:rPr>
        <w:t>.</w:t>
      </w:r>
      <w:r>
        <w:rPr>
          <w:spacing w:val="20"/>
          <w:w w:val="95"/>
          <w:lang w:eastAsia="zh-CN"/>
        </w:rPr>
        <w:t xml:space="preserve"> </w:t>
      </w:r>
      <w:r>
        <w:rPr>
          <w:w w:val="95"/>
          <w:lang w:eastAsia="zh-CN"/>
        </w:rPr>
        <w:t>[cond]</w:t>
      </w:r>
      <w:r>
        <w:rPr>
          <w:spacing w:val="21"/>
          <w:w w:val="95"/>
          <w:lang w:eastAsia="zh-CN"/>
        </w:rPr>
        <w:t xml:space="preserve"> </w:t>
      </w:r>
      <w:r>
        <w:rPr>
          <w:w w:val="95"/>
          <w:lang w:eastAsia="zh-CN"/>
        </w:rPr>
        <w:t>参数对应where语句</w:t>
      </w:r>
    </w:p>
    <w:p w:rsidR="00737AD2" w:rsidRDefault="007003A1">
      <w:pPr>
        <w:pStyle w:val="BodyText"/>
        <w:spacing w:before="18" w:line="379" w:lineRule="auto"/>
        <w:ind w:right="5338"/>
        <w:rPr>
          <w:lang w:eastAsia="zh-CN"/>
        </w:rPr>
      </w:pPr>
      <w:r>
        <w:rPr>
          <w:lang w:eastAsia="zh-CN"/>
        </w:rPr>
        <w:t>.</w:t>
      </w:r>
      <w:r>
        <w:rPr>
          <w:spacing w:val="-23"/>
          <w:lang w:eastAsia="zh-CN"/>
        </w:rPr>
        <w:t xml:space="preserve"> </w:t>
      </w:r>
      <w:r>
        <w:rPr>
          <w:lang w:eastAsia="zh-CN"/>
        </w:rPr>
        <w:t>[hint]</w:t>
      </w:r>
      <w:r>
        <w:rPr>
          <w:spacing w:val="-22"/>
          <w:lang w:eastAsia="zh-CN"/>
        </w:rPr>
        <w:t xml:space="preserve"> </w:t>
      </w:r>
      <w:r>
        <w:rPr>
          <w:lang w:eastAsia="zh-CN"/>
        </w:rPr>
        <w:t>参数是对应索引表里的名称 删除集合记录</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删除集合中的所有记录</w:t>
      </w:r>
    </w:p>
    <w:p w:rsidR="00737AD2" w:rsidRDefault="007003A1">
      <w:pPr>
        <w:pStyle w:val="BodyText"/>
        <w:spacing w:before="22"/>
        <w:ind w:left="1217"/>
        <w:rPr>
          <w:lang w:eastAsia="zh-CN"/>
        </w:rPr>
      </w:pPr>
      <w:r>
        <w:rPr>
          <w:lang w:eastAsia="zh-CN"/>
        </w:rPr>
        <w:t>以下操作会删除集合bar中所有的记录。</w:t>
      </w:r>
    </w:p>
    <w:p w:rsidR="00737AD2" w:rsidRDefault="00EC10B3">
      <w:pPr>
        <w:pStyle w:val="BodyText"/>
        <w:spacing w:before="6"/>
        <w:ind w:left="1217"/>
        <w:rPr>
          <w:rFonts w:ascii="仿宋" w:eastAsia="仿宋" w:hAnsi="仿宋" w:cs="仿宋"/>
        </w:rPr>
      </w:pPr>
      <w:r w:rsidRPr="00EC10B3">
        <w:pict>
          <v:group id="_x0000_s3221" style="position:absolute;left:0;text-align:left;margin-left:95.85pt;margin-top:4.75pt;width:459.45pt;height:10.6pt;z-index:-25607;mso-position-horizontal-relative:page" coordorigin="1917,95" coordsize="9189,212">
            <v:shape id="_x0000_s322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db.foo.bar.remove()</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删除集合中匹配条件的记录</w:t>
      </w:r>
    </w:p>
    <w:p w:rsidR="00737AD2" w:rsidRDefault="007003A1">
      <w:pPr>
        <w:pStyle w:val="BodyText"/>
        <w:spacing w:before="22"/>
        <w:ind w:left="1217"/>
      </w:pPr>
      <w:r>
        <w:rPr>
          <w:w w:val="95"/>
        </w:rPr>
        <w:t>以下操作会删除集合bar中所有匹配name字段值为“Tom”的记录。</w:t>
      </w:r>
    </w:p>
    <w:p w:rsidR="00737AD2" w:rsidRDefault="00EC10B3">
      <w:pPr>
        <w:pStyle w:val="BodyText"/>
        <w:spacing w:before="6"/>
        <w:ind w:left="1217"/>
        <w:rPr>
          <w:rFonts w:ascii="仿宋" w:eastAsia="仿宋" w:hAnsi="仿宋" w:cs="仿宋"/>
        </w:rPr>
      </w:pPr>
      <w:r w:rsidRPr="00EC10B3">
        <w:pict>
          <v:group id="_x0000_s3219" style="position:absolute;left:0;text-align:left;margin-left:95.85pt;margin-top:4.75pt;width:459.45pt;height:10.6pt;z-index:-25606;mso-position-horizontal-relative:page" coordorigin="1917,95" coordsize="9189,212">
            <v:shape id="_x0000_s3220"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db.foo.bar.remove({name:"Tom"})</w:t>
      </w:r>
    </w:p>
    <w:p w:rsidR="00737AD2" w:rsidRDefault="00737AD2">
      <w:pPr>
        <w:rPr>
          <w:rFonts w:ascii="仿宋" w:eastAsia="仿宋" w:hAnsi="仿宋" w:cs="仿宋"/>
        </w:rPr>
        <w:sectPr w:rsidR="00737AD2">
          <w:pgSz w:w="12240" w:h="15840"/>
          <w:pgMar w:top="900" w:right="1060" w:bottom="280" w:left="700" w:header="713" w:footer="0" w:gutter="0"/>
          <w:cols w:space="720"/>
        </w:sectPr>
      </w:pPr>
    </w:p>
    <w:p w:rsidR="00737AD2" w:rsidRDefault="00737AD2">
      <w:pPr>
        <w:spacing w:before="4" w:line="130" w:lineRule="exact"/>
        <w:rPr>
          <w:sz w:val="13"/>
          <w:szCs w:val="13"/>
        </w:rPr>
      </w:pPr>
    </w:p>
    <w:p w:rsidR="00737AD2" w:rsidRDefault="007003A1">
      <w:pPr>
        <w:pStyle w:val="BodyText"/>
        <w:numPr>
          <w:ilvl w:val="0"/>
          <w:numId w:val="1"/>
        </w:numPr>
        <w:tabs>
          <w:tab w:val="left" w:pos="897"/>
        </w:tabs>
        <w:spacing w:line="308" w:lineRule="exact"/>
        <w:ind w:left="897"/>
      </w:pPr>
      <w:r>
        <w:rPr>
          <w:w w:val="95"/>
          <w:position w:val="1"/>
        </w:rPr>
        <w:t>hint参数</w:t>
      </w:r>
    </w:p>
    <w:p w:rsidR="00737AD2" w:rsidRDefault="007003A1">
      <w:pPr>
        <w:pStyle w:val="BodyText"/>
        <w:spacing w:before="22"/>
        <w:ind w:left="897"/>
        <w:rPr>
          <w:lang w:eastAsia="zh-CN"/>
        </w:rPr>
      </w:pPr>
      <w:r>
        <w:rPr>
          <w:w w:val="95"/>
          <w:lang w:eastAsia="zh-CN"/>
        </w:rPr>
        <w:t>以下操作会通过索引遍历快速删除匹配条件的记录，“textIndex”为索引名称。</w:t>
      </w:r>
    </w:p>
    <w:p w:rsidR="00737AD2" w:rsidRDefault="00EC10B3">
      <w:pPr>
        <w:pStyle w:val="BodyText"/>
        <w:spacing w:before="6"/>
        <w:ind w:left="897"/>
        <w:rPr>
          <w:rFonts w:ascii="仿宋" w:eastAsia="仿宋" w:hAnsi="仿宋" w:cs="仿宋"/>
        </w:rPr>
      </w:pPr>
      <w:r w:rsidRPr="00EC10B3">
        <w:pict>
          <v:group id="_x0000_s3217" style="position:absolute;left:0;text-align:left;margin-left:95.85pt;margin-top:4.75pt;width:459.45pt;height:10.6pt;z-index:-25605;mso-position-horizontal-relative:page" coordorigin="1917,95" coordsize="9189,212">
            <v:shape id="_x0000_s3218"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db.foo.bar.remove({name:"Tom"},{"":"testIndex"})</w:t>
      </w:r>
    </w:p>
    <w:p w:rsidR="00737AD2" w:rsidRDefault="00737AD2">
      <w:pPr>
        <w:spacing w:line="200" w:lineRule="exact"/>
        <w:rPr>
          <w:sz w:val="20"/>
          <w:szCs w:val="20"/>
        </w:rPr>
      </w:pPr>
    </w:p>
    <w:p w:rsidR="00737AD2" w:rsidRDefault="00737AD2">
      <w:pPr>
        <w:spacing w:before="4" w:line="200" w:lineRule="exact"/>
        <w:rPr>
          <w:sz w:val="20"/>
          <w:szCs w:val="20"/>
        </w:rPr>
      </w:pPr>
    </w:p>
    <w:p w:rsidR="00737AD2" w:rsidRDefault="00EC10B3">
      <w:pPr>
        <w:pStyle w:val="Heading2"/>
        <w:spacing w:line="396" w:lineRule="exact"/>
        <w:rPr>
          <w:lang w:eastAsia="zh-CN"/>
        </w:rPr>
      </w:pPr>
      <w:r>
        <w:pict>
          <v:group id="_x0000_s3215" style="position:absolute;left:0;text-align:left;margin-left:56.7pt;margin-top:21.4pt;width:498.6pt;height:.1pt;z-index:-25604;mso-position-horizontal-relative:page" coordorigin="1134,428" coordsize="9972,2">
            <v:shape id="_x0000_s3216" style="position:absolute;left:1134;top:428;width:9972;height:2" coordorigin="1134,428" coordsize="9972,0" path="m1134,428r9972,e" filled="f" strokeweight="1pt">
              <v:path arrowok="t"/>
            </v:shape>
            <w10:wrap anchorx="page"/>
          </v:group>
        </w:pict>
      </w:r>
      <w:bookmarkStart w:id="424" w:name="SequoiaDB应用程序开发"/>
      <w:bookmarkStart w:id="425" w:name="_bookmark129"/>
      <w:bookmarkEnd w:id="424"/>
      <w:bookmarkEnd w:id="425"/>
      <w:r w:rsidR="007003A1">
        <w:rPr>
          <w:w w:val="95"/>
          <w:lang w:eastAsia="zh-CN"/>
        </w:rPr>
        <w:t>SequoiaDB应用程序开发</w:t>
      </w:r>
    </w:p>
    <w:p w:rsidR="00737AD2" w:rsidRDefault="00737AD2">
      <w:pPr>
        <w:spacing w:before="1" w:line="130" w:lineRule="exact"/>
        <w:rPr>
          <w:sz w:val="13"/>
          <w:szCs w:val="13"/>
          <w:lang w:eastAsia="zh-CN"/>
        </w:rPr>
      </w:pPr>
    </w:p>
    <w:p w:rsidR="00737AD2" w:rsidRDefault="007003A1">
      <w:pPr>
        <w:pStyle w:val="BodyText"/>
        <w:spacing w:line="168" w:lineRule="auto"/>
        <w:ind w:left="613" w:right="150"/>
        <w:rPr>
          <w:lang w:eastAsia="zh-CN"/>
        </w:rPr>
      </w:pPr>
      <w:r>
        <w:rPr>
          <w:w w:val="95"/>
          <w:lang w:eastAsia="zh-CN"/>
        </w:rPr>
        <w:t>SequoiaDB允许用户通过多种方式连接，如C、C++、Java、PHP、C#、Python，本章介绍各个语言的相关驱</w:t>
      </w:r>
      <w:r>
        <w:rPr>
          <w:lang w:eastAsia="zh-CN"/>
        </w:rPr>
        <w:t xml:space="preserve"> 动信息。</w:t>
      </w:r>
    </w:p>
    <w:p w:rsidR="00737AD2" w:rsidRDefault="00737AD2">
      <w:pPr>
        <w:spacing w:before="1" w:line="130" w:lineRule="exact"/>
        <w:rPr>
          <w:sz w:val="13"/>
          <w:szCs w:val="13"/>
          <w:lang w:eastAsia="zh-CN"/>
        </w:rPr>
      </w:pPr>
    </w:p>
    <w:p w:rsidR="00737AD2" w:rsidRDefault="007003A1">
      <w:pPr>
        <w:pStyle w:val="Heading3"/>
        <w:rPr>
          <w:lang w:eastAsia="zh-CN"/>
        </w:rPr>
      </w:pPr>
      <w:bookmarkStart w:id="426" w:name="_bookmark130"/>
      <w:bookmarkEnd w:id="426"/>
      <w:r>
        <w:rPr>
          <w:w w:val="95"/>
          <w:lang w:eastAsia="zh-CN"/>
        </w:rPr>
        <w:t>C</w:t>
      </w:r>
      <w:r>
        <w:rPr>
          <w:spacing w:val="8"/>
          <w:w w:val="95"/>
          <w:lang w:eastAsia="zh-CN"/>
        </w:rPr>
        <w:t xml:space="preserve"> </w:t>
      </w:r>
      <w:r>
        <w:rPr>
          <w:w w:val="95"/>
          <w:lang w:eastAsia="zh-CN"/>
        </w:rPr>
        <w:t>驱动</w:t>
      </w:r>
    </w:p>
    <w:p w:rsidR="00737AD2" w:rsidRDefault="007003A1">
      <w:pPr>
        <w:pStyle w:val="BodyText"/>
        <w:spacing w:before="21"/>
        <w:ind w:left="613"/>
        <w:rPr>
          <w:lang w:eastAsia="zh-CN"/>
        </w:rPr>
      </w:pPr>
      <w:r>
        <w:rPr>
          <w:lang w:eastAsia="zh-CN"/>
        </w:rPr>
        <w:t>本节介绍C驱动的相关驱动信息。</w:t>
      </w:r>
    </w:p>
    <w:p w:rsidR="00737AD2" w:rsidRDefault="00EC10B3">
      <w:pPr>
        <w:pStyle w:val="BodyText"/>
        <w:spacing w:before="18"/>
        <w:ind w:left="613"/>
        <w:rPr>
          <w:lang w:eastAsia="zh-CN"/>
        </w:rPr>
      </w:pPr>
      <w:hyperlink w:anchor="_bookmark131" w:history="1">
        <w:r w:rsidR="007003A1">
          <w:rPr>
            <w:color w:val="0000FF"/>
            <w:w w:val="95"/>
            <w:lang w:eastAsia="zh-CN"/>
          </w:rPr>
          <w:t>C</w:t>
        </w:r>
        <w:r w:rsidR="007003A1">
          <w:rPr>
            <w:color w:val="0000FF"/>
            <w:spacing w:val="7"/>
            <w:w w:val="95"/>
            <w:lang w:eastAsia="zh-CN"/>
          </w:rPr>
          <w:t xml:space="preserve"> </w:t>
        </w:r>
        <w:r w:rsidR="007003A1">
          <w:rPr>
            <w:color w:val="0000FF"/>
            <w:w w:val="95"/>
            <w:lang w:eastAsia="zh-CN"/>
          </w:rPr>
          <w:t>驱动</w:t>
        </w:r>
      </w:hyperlink>
    </w:p>
    <w:p w:rsidR="00737AD2" w:rsidRDefault="00EC10B3">
      <w:pPr>
        <w:pStyle w:val="BodyText"/>
        <w:spacing w:before="18" w:line="253" w:lineRule="auto"/>
        <w:ind w:left="613" w:right="8450"/>
        <w:rPr>
          <w:lang w:eastAsia="zh-CN"/>
        </w:rPr>
      </w:pPr>
      <w:hyperlink w:anchor="_bookmark132" w:history="1">
        <w:r w:rsidR="007003A1">
          <w:rPr>
            <w:color w:val="0000FF"/>
            <w:w w:val="95"/>
            <w:lang w:eastAsia="zh-CN"/>
          </w:rPr>
          <w:t>C</w:t>
        </w:r>
        <w:r w:rsidR="007003A1">
          <w:rPr>
            <w:color w:val="0000FF"/>
            <w:spacing w:val="47"/>
            <w:w w:val="95"/>
            <w:lang w:eastAsia="zh-CN"/>
          </w:rPr>
          <w:t xml:space="preserve"> </w:t>
        </w:r>
        <w:r w:rsidR="007003A1">
          <w:rPr>
            <w:color w:val="0000FF"/>
            <w:w w:val="95"/>
            <w:lang w:eastAsia="zh-CN"/>
          </w:rPr>
          <w:t>开发环境搭建</w:t>
        </w:r>
      </w:hyperlink>
      <w:r w:rsidR="007003A1">
        <w:rPr>
          <w:color w:val="0000FF"/>
          <w:lang w:eastAsia="zh-CN"/>
        </w:rPr>
        <w:t xml:space="preserve"> </w:t>
      </w:r>
      <w:hyperlink w:anchor="_bookmark133" w:history="1">
        <w:r w:rsidR="007003A1">
          <w:rPr>
            <w:color w:val="0000FF"/>
            <w:w w:val="95"/>
            <w:lang w:eastAsia="zh-CN"/>
          </w:rPr>
          <w:t>C</w:t>
        </w:r>
        <w:r w:rsidR="007003A1">
          <w:rPr>
            <w:color w:val="0000FF"/>
            <w:spacing w:val="27"/>
            <w:w w:val="95"/>
            <w:lang w:eastAsia="zh-CN"/>
          </w:rPr>
          <w:t xml:space="preserve"> </w:t>
        </w:r>
        <w:r w:rsidR="007003A1">
          <w:rPr>
            <w:color w:val="0000FF"/>
            <w:w w:val="95"/>
            <w:lang w:eastAsia="zh-CN"/>
          </w:rPr>
          <w:t>开发基础</w:t>
        </w:r>
      </w:hyperlink>
    </w:p>
    <w:p w:rsidR="00737AD2" w:rsidRDefault="00EC10B3">
      <w:pPr>
        <w:pStyle w:val="BodyText"/>
        <w:spacing w:before="4" w:line="253" w:lineRule="auto"/>
        <w:ind w:left="613" w:right="7424"/>
      </w:pPr>
      <w:hyperlink w:anchor="_bookmark134" w:history="1">
        <w:r w:rsidR="007003A1">
          <w:rPr>
            <w:color w:val="0000FF"/>
            <w:w w:val="90"/>
          </w:rPr>
          <w:t>SQL</w:t>
        </w:r>
        <w:r w:rsidR="007003A1">
          <w:rPr>
            <w:color w:val="0000FF"/>
            <w:spacing w:val="11"/>
            <w:w w:val="90"/>
          </w:rPr>
          <w:t xml:space="preserve"> </w:t>
        </w:r>
        <w:r w:rsidR="007003A1">
          <w:rPr>
            <w:color w:val="0000FF"/>
            <w:w w:val="90"/>
          </w:rPr>
          <w:t>to</w:t>
        </w:r>
        <w:r w:rsidR="007003A1">
          <w:rPr>
            <w:color w:val="0000FF"/>
            <w:spacing w:val="12"/>
            <w:w w:val="90"/>
          </w:rPr>
          <w:t xml:space="preserve"> </w:t>
        </w:r>
        <w:r w:rsidR="007003A1">
          <w:rPr>
            <w:color w:val="0000FF"/>
            <w:w w:val="90"/>
          </w:rPr>
          <w:t>SequoiaDB</w:t>
        </w:r>
        <w:r w:rsidR="007003A1">
          <w:rPr>
            <w:color w:val="0000FF"/>
            <w:spacing w:val="12"/>
            <w:w w:val="90"/>
          </w:rPr>
          <w:t xml:space="preserve"> </w:t>
        </w:r>
        <w:r w:rsidR="007003A1">
          <w:rPr>
            <w:color w:val="0000FF"/>
            <w:w w:val="90"/>
          </w:rPr>
          <w:t>shell</w:t>
        </w:r>
        <w:r w:rsidR="007003A1">
          <w:rPr>
            <w:color w:val="0000FF"/>
            <w:spacing w:val="11"/>
            <w:w w:val="90"/>
          </w:rPr>
          <w:t xml:space="preserve"> </w:t>
        </w:r>
        <w:r w:rsidR="007003A1">
          <w:rPr>
            <w:color w:val="0000FF"/>
            <w:w w:val="90"/>
          </w:rPr>
          <w:t>to</w:t>
        </w:r>
        <w:r w:rsidR="007003A1">
          <w:rPr>
            <w:color w:val="0000FF"/>
            <w:spacing w:val="12"/>
            <w:w w:val="90"/>
          </w:rPr>
          <w:t xml:space="preserve"> </w:t>
        </w:r>
        <w:r w:rsidR="007003A1">
          <w:rPr>
            <w:color w:val="0000FF"/>
            <w:w w:val="90"/>
          </w:rPr>
          <w:t>C</w:t>
        </w:r>
      </w:hyperlink>
      <w:r w:rsidR="007003A1">
        <w:rPr>
          <w:color w:val="0000FF"/>
          <w:w w:val="89"/>
        </w:rPr>
        <w:t xml:space="preserve"> </w:t>
      </w:r>
      <w:r w:rsidR="007003A1">
        <w:rPr>
          <w:color w:val="0000FF"/>
          <w:w w:val="90"/>
        </w:rPr>
        <w:t>C</w:t>
      </w:r>
      <w:r w:rsidR="007003A1">
        <w:rPr>
          <w:color w:val="0000FF"/>
          <w:spacing w:val="10"/>
          <w:w w:val="90"/>
        </w:rPr>
        <w:t xml:space="preserve"> </w:t>
      </w:r>
      <w:r w:rsidR="007003A1">
        <w:rPr>
          <w:color w:val="0000FF"/>
          <w:w w:val="90"/>
        </w:rPr>
        <w:t>API</w:t>
      </w:r>
    </w:p>
    <w:p w:rsidR="00737AD2" w:rsidRDefault="007003A1">
      <w:pPr>
        <w:pStyle w:val="BodyText"/>
        <w:spacing w:before="84"/>
        <w:ind w:left="613"/>
        <w:rPr>
          <w:lang w:eastAsia="zh-CN"/>
        </w:rPr>
      </w:pPr>
      <w:bookmarkStart w:id="427" w:name="C_驱动"/>
      <w:bookmarkStart w:id="428" w:name="_bookmark131"/>
      <w:bookmarkEnd w:id="427"/>
      <w:bookmarkEnd w:id="428"/>
      <w:r>
        <w:rPr>
          <w:w w:val="95"/>
          <w:lang w:eastAsia="zh-CN"/>
        </w:rPr>
        <w:t>C</w:t>
      </w:r>
      <w:r>
        <w:rPr>
          <w:spacing w:val="7"/>
          <w:w w:val="95"/>
          <w:lang w:eastAsia="zh-CN"/>
        </w:rPr>
        <w:t xml:space="preserve"> </w:t>
      </w:r>
      <w:r>
        <w:rPr>
          <w:w w:val="95"/>
          <w:lang w:eastAsia="zh-CN"/>
        </w:rPr>
        <w:t>驱动</w:t>
      </w:r>
    </w:p>
    <w:p w:rsidR="00737AD2" w:rsidRDefault="00737AD2">
      <w:pPr>
        <w:spacing w:before="9" w:line="190" w:lineRule="exact"/>
        <w:rPr>
          <w:sz w:val="19"/>
          <w:szCs w:val="19"/>
          <w:lang w:eastAsia="zh-CN"/>
        </w:rPr>
      </w:pPr>
    </w:p>
    <w:p w:rsidR="00737AD2" w:rsidRDefault="007003A1">
      <w:pPr>
        <w:pStyle w:val="BodyText"/>
        <w:spacing w:line="253" w:lineRule="auto"/>
        <w:ind w:left="613" w:right="929"/>
        <w:rPr>
          <w:lang w:eastAsia="zh-CN"/>
        </w:rPr>
      </w:pPr>
      <w:r>
        <w:rPr>
          <w:lang w:eastAsia="zh-CN"/>
        </w:rPr>
        <w:t xml:space="preserve">概述 </w:t>
      </w:r>
      <w:r>
        <w:rPr>
          <w:w w:val="95"/>
          <w:lang w:eastAsia="zh-CN"/>
        </w:rPr>
        <w:t>C客户端程序主要提供了数据库，集合空间，集合，游标，副本组，节点，域这7个级别的操作。</w:t>
      </w:r>
      <w:r>
        <w:rPr>
          <w:color w:val="0000FF"/>
          <w:w w:val="95"/>
          <w:lang w:eastAsia="zh-CN"/>
        </w:rPr>
        <w:t>更多参</w:t>
      </w:r>
    </w:p>
    <w:p w:rsidR="00737AD2" w:rsidRDefault="007003A1">
      <w:pPr>
        <w:pStyle w:val="BodyText"/>
        <w:spacing w:line="225" w:lineRule="exact"/>
        <w:ind w:left="613"/>
        <w:rPr>
          <w:lang w:eastAsia="zh-CN"/>
        </w:rPr>
      </w:pPr>
      <w:r>
        <w:rPr>
          <w:color w:val="0000FF"/>
          <w:w w:val="95"/>
          <w:lang w:eastAsia="zh-CN"/>
        </w:rPr>
        <w:t>考C在线API</w:t>
      </w:r>
      <w:r>
        <w:rPr>
          <w:color w:val="000000"/>
          <w:w w:val="95"/>
          <w:lang w:eastAsia="zh-CN"/>
        </w:rPr>
        <w:t>。</w:t>
      </w:r>
    </w:p>
    <w:p w:rsidR="00737AD2" w:rsidRDefault="00737AD2">
      <w:pPr>
        <w:spacing w:before="9" w:line="190" w:lineRule="exact"/>
        <w:rPr>
          <w:sz w:val="19"/>
          <w:szCs w:val="19"/>
          <w:lang w:eastAsia="zh-CN"/>
        </w:rPr>
      </w:pPr>
    </w:p>
    <w:p w:rsidR="00737AD2" w:rsidRDefault="007003A1">
      <w:pPr>
        <w:pStyle w:val="BodyText"/>
        <w:spacing w:line="253" w:lineRule="auto"/>
        <w:ind w:left="613" w:right="3150"/>
        <w:rPr>
          <w:lang w:eastAsia="zh-CN"/>
        </w:rPr>
      </w:pPr>
      <w:r>
        <w:rPr>
          <w:lang w:eastAsia="zh-CN"/>
        </w:rPr>
        <w:t xml:space="preserve">句柄 </w:t>
      </w:r>
      <w:r>
        <w:rPr>
          <w:w w:val="95"/>
          <w:lang w:eastAsia="zh-CN"/>
        </w:rPr>
        <w:t>C客户端驱动的句柄分为两类。一类用于数据库操作，另一类用于集群操作。</w:t>
      </w:r>
    </w:p>
    <w:p w:rsidR="00737AD2" w:rsidRDefault="007003A1">
      <w:pPr>
        <w:pStyle w:val="BodyText"/>
        <w:tabs>
          <w:tab w:val="left" w:pos="897"/>
        </w:tabs>
        <w:spacing w:before="20" w:line="254" w:lineRule="auto"/>
        <w:ind w:left="897" w:right="54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数据库操作句柄 </w:t>
      </w:r>
      <w:r>
        <w:rPr>
          <w:w w:val="95"/>
          <w:lang w:eastAsia="zh-CN"/>
        </w:rPr>
        <w:t>SequoiaDB数据库中的数据存放分为三个级别：</w:t>
      </w:r>
      <w:r>
        <w:rPr>
          <w:lang w:eastAsia="zh-CN"/>
        </w:rPr>
        <w:t xml:space="preserve"> 1）数据库</w:t>
      </w:r>
    </w:p>
    <w:p w:rsidR="00737AD2" w:rsidRDefault="007003A1">
      <w:pPr>
        <w:pStyle w:val="BodyText"/>
        <w:spacing w:before="3"/>
        <w:ind w:left="1001"/>
        <w:rPr>
          <w:lang w:eastAsia="zh-CN"/>
        </w:rPr>
      </w:pPr>
      <w:r>
        <w:rPr>
          <w:lang w:eastAsia="zh-CN"/>
        </w:rPr>
        <w:t>2）集合空间</w:t>
      </w:r>
    </w:p>
    <w:p w:rsidR="00737AD2" w:rsidRDefault="007003A1">
      <w:pPr>
        <w:pStyle w:val="BodyText"/>
        <w:spacing w:before="18" w:line="253" w:lineRule="auto"/>
        <w:ind w:left="897" w:right="268" w:firstLine="104"/>
        <w:rPr>
          <w:lang w:eastAsia="zh-CN"/>
        </w:rPr>
      </w:pPr>
      <w:r>
        <w:rPr>
          <w:lang w:eastAsia="zh-CN"/>
        </w:rPr>
        <w:t>3）集合 每一个数据库中的集合空间没有物理上限，每个集合空间在单系统内存放为一个单独的文件，因此集合</w:t>
      </w:r>
    </w:p>
    <w:p w:rsidR="00737AD2" w:rsidRDefault="007003A1">
      <w:pPr>
        <w:pStyle w:val="BodyText"/>
        <w:spacing w:line="225" w:lineRule="exact"/>
        <w:ind w:left="897"/>
        <w:rPr>
          <w:lang w:eastAsia="zh-CN"/>
        </w:rPr>
      </w:pPr>
      <w:r>
        <w:rPr>
          <w:lang w:eastAsia="zh-CN"/>
        </w:rPr>
        <w:t>空间的数量取决于磁盘和内存的大小。每个集合空间可以包含最多4096个集合。每个集合可以包含多条</w:t>
      </w:r>
    </w:p>
    <w:p w:rsidR="00737AD2" w:rsidRDefault="007003A1">
      <w:pPr>
        <w:pStyle w:val="BodyText"/>
        <w:spacing w:line="240" w:lineRule="exact"/>
        <w:ind w:left="897"/>
        <w:rPr>
          <w:lang w:eastAsia="zh-CN"/>
        </w:rPr>
      </w:pPr>
      <w:r>
        <w:rPr>
          <w:lang w:eastAsia="zh-CN"/>
        </w:rPr>
        <w:t>记录。在一台物理系统内，每个集合空间最大256GB。对比关系型数据库，可以把记录看作关系型数据</w:t>
      </w:r>
    </w:p>
    <w:p w:rsidR="00737AD2" w:rsidRDefault="007003A1">
      <w:pPr>
        <w:pStyle w:val="BodyText"/>
        <w:spacing w:line="240" w:lineRule="exact"/>
        <w:ind w:left="897"/>
        <w:rPr>
          <w:lang w:eastAsia="zh-CN"/>
        </w:rPr>
      </w:pPr>
      <w:r>
        <w:rPr>
          <w:w w:val="95"/>
          <w:lang w:eastAsia="zh-CN"/>
        </w:rPr>
        <w:t>库的“行”；把集合看作关系型数据库的“表”。因此，在数据库操作中，可用3个句柄分别代表连接、集合</w:t>
      </w:r>
    </w:p>
    <w:p w:rsidR="00737AD2" w:rsidRDefault="007003A1">
      <w:pPr>
        <w:pStyle w:val="BodyText"/>
        <w:spacing w:line="240" w:lineRule="exact"/>
        <w:ind w:left="897"/>
        <w:rPr>
          <w:lang w:eastAsia="zh-CN"/>
        </w:rPr>
      </w:pPr>
      <w:r>
        <w:rPr>
          <w:lang w:eastAsia="zh-CN"/>
        </w:rPr>
        <w:t>空间、集合，另1个句柄代表游标：</w:t>
      </w:r>
    </w:p>
    <w:p w:rsidR="00737AD2" w:rsidRDefault="00737AD2">
      <w:pPr>
        <w:spacing w:before="5" w:line="60" w:lineRule="exact"/>
        <w:rPr>
          <w:sz w:val="6"/>
          <w:szCs w:val="6"/>
          <w:lang w:eastAsia="zh-CN"/>
        </w:rPr>
      </w:pPr>
    </w:p>
    <w:tbl>
      <w:tblPr>
        <w:tblW w:w="0" w:type="auto"/>
        <w:tblInd w:w="88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sdbConnectionHandle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数据库连接句柄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代表一个单独的数据库连接</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sdbCSHandle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集合空间句柄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代表一个单独的集合空间</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sdbCollectionHandle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代表一个单独的集合</w:t>
            </w:r>
          </w:p>
        </w:tc>
      </w:tr>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sdbCursorHandle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代表一个查询产生的结果集</w:t>
            </w:r>
          </w:p>
        </w:tc>
      </w:tr>
    </w:tbl>
    <w:p w:rsidR="00737AD2" w:rsidRDefault="007003A1">
      <w:pPr>
        <w:pStyle w:val="BodyText"/>
        <w:spacing w:before="79" w:line="168" w:lineRule="auto"/>
        <w:ind w:left="897" w:right="133"/>
        <w:rPr>
          <w:lang w:eastAsia="zh-CN"/>
        </w:rPr>
      </w:pPr>
      <w:r>
        <w:rPr>
          <w:w w:val="95"/>
          <w:lang w:eastAsia="zh-CN"/>
        </w:rPr>
        <w:t>C客户端程序需要使用不同的句柄进行操作。譬如读取数据的操作需要游标句柄，而创建集合空间则需要</w:t>
      </w:r>
      <w:r>
        <w:rPr>
          <w:lang w:eastAsia="zh-CN"/>
        </w:rPr>
        <w:t xml:space="preserve"> 数据库连接句柄。</w:t>
      </w:r>
    </w:p>
    <w:p w:rsidR="00737AD2" w:rsidRDefault="00921398">
      <w:pPr>
        <w:pStyle w:val="BodyText"/>
        <w:spacing w:before="34" w:line="563" w:lineRule="exact"/>
        <w:ind w:left="897"/>
        <w:rPr>
          <w:lang w:eastAsia="zh-CN"/>
        </w:rPr>
      </w:pPr>
      <w:r>
        <w:pict>
          <v:shape id="_x0000_i1078"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820"/>
        </w:tabs>
        <w:spacing w:line="155" w:lineRule="exact"/>
        <w:ind w:left="153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对于每一个连接，其产生的集合空间，集合，与游标句柄公用一个套接字。因此在多线程系统</w:t>
      </w:r>
    </w:p>
    <w:p w:rsidR="00737AD2" w:rsidRDefault="007003A1">
      <w:pPr>
        <w:pStyle w:val="BodyText"/>
        <w:spacing w:line="243" w:lineRule="exact"/>
        <w:ind w:left="1820"/>
        <w:rPr>
          <w:lang w:eastAsia="zh-CN"/>
        </w:rPr>
      </w:pPr>
      <w:r>
        <w:rPr>
          <w:lang w:eastAsia="zh-CN"/>
        </w:rPr>
        <w:t>中，必须确保每个线程不会同时针对同一套接字，在同一时间发送或接收数据。</w:t>
      </w:r>
    </w:p>
    <w:p w:rsidR="00737AD2" w:rsidRDefault="00737AD2">
      <w:pPr>
        <w:spacing w:line="243" w:lineRule="exact"/>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tabs>
          <w:tab w:val="left" w:pos="2140"/>
        </w:tabs>
        <w:spacing w:line="308"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一般来说，不建议使用多个线程共同操作一个连接句柄与其产生的其它句柄。</w:t>
      </w:r>
    </w:p>
    <w:p w:rsidR="00737AD2" w:rsidRDefault="007003A1">
      <w:pPr>
        <w:pStyle w:val="BodyText"/>
        <w:tabs>
          <w:tab w:val="left" w:pos="2140"/>
        </w:tabs>
        <w:spacing w:line="293"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如果每个线程使用自己的连接句柄以及其它产生的句柄，则可以保证线程安全。</w:t>
      </w:r>
    </w:p>
    <w:p w:rsidR="00737AD2" w:rsidRDefault="007003A1">
      <w:pPr>
        <w:pStyle w:val="BodyText"/>
        <w:tabs>
          <w:tab w:val="left" w:pos="283"/>
        </w:tabs>
        <w:spacing w:line="293" w:lineRule="exact"/>
        <w:ind w:left="0" w:right="71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集群操作句柄</w:t>
      </w:r>
    </w:p>
    <w:p w:rsidR="00737AD2" w:rsidRDefault="007003A1">
      <w:pPr>
        <w:pStyle w:val="BodyText"/>
        <w:spacing w:before="22" w:line="253" w:lineRule="auto"/>
        <w:ind w:left="1321" w:right="4369" w:hanging="105"/>
        <w:rPr>
          <w:lang w:eastAsia="zh-CN"/>
        </w:rPr>
      </w:pPr>
      <w:r>
        <w:rPr>
          <w:w w:val="95"/>
          <w:lang w:eastAsia="zh-CN"/>
        </w:rPr>
        <w:t>SequoiaDB数据库中的集群操作分为三个级别：</w:t>
      </w:r>
      <w:r>
        <w:rPr>
          <w:lang w:eastAsia="zh-CN"/>
        </w:rPr>
        <w:t xml:space="preserve"> 1）分区组</w:t>
      </w:r>
    </w:p>
    <w:p w:rsidR="00737AD2" w:rsidRDefault="007003A1">
      <w:pPr>
        <w:pStyle w:val="BodyText"/>
        <w:spacing w:before="4"/>
        <w:ind w:left="1321"/>
        <w:rPr>
          <w:lang w:eastAsia="zh-CN"/>
        </w:rPr>
      </w:pPr>
      <w:r>
        <w:rPr>
          <w:lang w:eastAsia="zh-CN"/>
        </w:rPr>
        <w:t>2）数据节点</w:t>
      </w:r>
    </w:p>
    <w:p w:rsidR="00737AD2" w:rsidRDefault="007003A1">
      <w:pPr>
        <w:pStyle w:val="BodyText"/>
        <w:spacing w:before="18"/>
        <w:ind w:left="1321"/>
        <w:rPr>
          <w:lang w:eastAsia="zh-CN"/>
        </w:rPr>
      </w:pPr>
      <w:r>
        <w:rPr>
          <w:lang w:eastAsia="zh-CN"/>
        </w:rPr>
        <w:t>3）域</w:t>
      </w:r>
    </w:p>
    <w:p w:rsidR="00737AD2" w:rsidRDefault="00737AD2">
      <w:pPr>
        <w:spacing w:before="9" w:line="130" w:lineRule="exact"/>
        <w:rPr>
          <w:sz w:val="13"/>
          <w:szCs w:val="13"/>
          <w:lang w:eastAsia="zh-CN"/>
        </w:rPr>
      </w:pPr>
    </w:p>
    <w:p w:rsidR="00737AD2" w:rsidRDefault="00921398">
      <w:pPr>
        <w:pStyle w:val="BodyText"/>
        <w:spacing w:line="140" w:lineRule="auto"/>
        <w:ind w:left="1857" w:right="4423" w:hanging="640"/>
        <w:rPr>
          <w:lang w:eastAsia="zh-CN"/>
        </w:rPr>
      </w:pPr>
      <w:r>
        <w:pict>
          <v:shape id="_x0000_i1079"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分区组包二种类型：编目分区组、数据分区组。</w:t>
      </w:r>
    </w:p>
    <w:p w:rsidR="00737AD2" w:rsidRDefault="007003A1">
      <w:pPr>
        <w:pStyle w:val="BodyText"/>
        <w:spacing w:before="40"/>
        <w:ind w:left="1217"/>
        <w:rPr>
          <w:lang w:eastAsia="zh-CN"/>
        </w:rPr>
      </w:pPr>
      <w:r>
        <w:rPr>
          <w:lang w:eastAsia="zh-CN"/>
        </w:rPr>
        <w:t>分区组实例，数据节点实例，域实例可以用以下句柄表示。</w:t>
      </w:r>
    </w:p>
    <w:p w:rsidR="00737AD2" w:rsidRDefault="00737AD2">
      <w:pPr>
        <w:spacing w:before="5" w:line="60" w:lineRule="exact"/>
        <w:rPr>
          <w:sz w:val="6"/>
          <w:szCs w:val="6"/>
          <w:lang w:eastAsia="zh-CN"/>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sdbReplicaGroupHandle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代表一个单独的分区组</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sdbNodeHandle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代表一个单独的数据节点</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sdbDomainHandle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域句柄</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代表一个单独的域</w:t>
            </w:r>
          </w:p>
        </w:tc>
      </w:tr>
    </w:tbl>
    <w:p w:rsidR="00737AD2" w:rsidRDefault="007003A1">
      <w:pPr>
        <w:pStyle w:val="BodyText"/>
        <w:spacing w:line="335" w:lineRule="exact"/>
        <w:ind w:left="1217"/>
        <w:rPr>
          <w:lang w:eastAsia="zh-CN"/>
        </w:rPr>
      </w:pPr>
      <w:r>
        <w:rPr>
          <w:lang w:eastAsia="zh-CN"/>
        </w:rPr>
        <w:t>与集群相关的操作需要使用分区组及数据节点句柄。</w:t>
      </w:r>
    </w:p>
    <w:p w:rsidR="00737AD2" w:rsidRDefault="00737AD2">
      <w:pPr>
        <w:spacing w:before="5" w:line="100" w:lineRule="exact"/>
        <w:rPr>
          <w:sz w:val="10"/>
          <w:szCs w:val="10"/>
          <w:lang w:eastAsia="zh-CN"/>
        </w:rPr>
      </w:pPr>
    </w:p>
    <w:p w:rsidR="00737AD2" w:rsidRDefault="007003A1">
      <w:pPr>
        <w:pStyle w:val="BodyText"/>
        <w:spacing w:line="168" w:lineRule="auto"/>
        <w:ind w:left="1217"/>
        <w:rPr>
          <w:lang w:eastAsia="zh-CN"/>
        </w:rPr>
      </w:pPr>
      <w:r>
        <w:rPr>
          <w:w w:val="95"/>
          <w:lang w:eastAsia="zh-CN"/>
        </w:rPr>
        <w:t>sdbReplicaGroupHandle的实例用于管理分区组。其操作包括启动、停止分区组，获取分区组中节点的状</w:t>
      </w:r>
      <w:r>
        <w:rPr>
          <w:lang w:eastAsia="zh-CN"/>
        </w:rPr>
        <w:t xml:space="preserve"> 态、名称信息、数目信息。</w:t>
      </w:r>
    </w:p>
    <w:p w:rsidR="00737AD2" w:rsidRDefault="00737AD2">
      <w:pPr>
        <w:spacing w:line="120" w:lineRule="exact"/>
        <w:rPr>
          <w:sz w:val="12"/>
          <w:szCs w:val="12"/>
          <w:lang w:eastAsia="zh-CN"/>
        </w:rPr>
      </w:pPr>
    </w:p>
    <w:p w:rsidR="00737AD2" w:rsidRDefault="007003A1">
      <w:pPr>
        <w:pStyle w:val="BodyText"/>
        <w:spacing w:line="168" w:lineRule="auto"/>
        <w:ind w:left="1217"/>
        <w:rPr>
          <w:lang w:eastAsia="zh-CN"/>
        </w:rPr>
      </w:pPr>
      <w:r>
        <w:rPr>
          <w:w w:val="95"/>
          <w:lang w:eastAsia="zh-CN"/>
        </w:rPr>
        <w:t>sdbNodeHandle的实例用于管理数据节点。其操作包括启动、停止指定的数据节点，获取指定数据节点</w:t>
      </w:r>
      <w:r>
        <w:rPr>
          <w:lang w:eastAsia="zh-CN"/>
        </w:rPr>
        <w:t xml:space="preserve"> 实例，获取主从数据节点实例，获取数据节点地址信息。</w:t>
      </w:r>
    </w:p>
    <w:p w:rsidR="00737AD2" w:rsidRDefault="007003A1">
      <w:pPr>
        <w:pStyle w:val="BodyText"/>
        <w:spacing w:before="34"/>
        <w:ind w:left="1217"/>
      </w:pPr>
      <w:r>
        <w:rPr>
          <w:w w:val="95"/>
        </w:rPr>
        <w:t>sdbDomainHandle的实例用于修改、获取域信息。</w:t>
      </w:r>
    </w:p>
    <w:p w:rsidR="00737AD2" w:rsidRDefault="00737AD2">
      <w:pPr>
        <w:spacing w:before="9" w:line="190" w:lineRule="exact"/>
        <w:rPr>
          <w:sz w:val="19"/>
          <w:szCs w:val="19"/>
        </w:rPr>
      </w:pPr>
    </w:p>
    <w:p w:rsidR="00737AD2" w:rsidRDefault="007003A1">
      <w:pPr>
        <w:pStyle w:val="BodyText"/>
        <w:spacing w:line="253" w:lineRule="auto"/>
        <w:ind w:right="5202"/>
      </w:pPr>
      <w:r>
        <w:t xml:space="preserve">错误信息 每个函数都有返回值，返回值的定义如下： </w:t>
      </w:r>
      <w:r>
        <w:rPr>
          <w:w w:val="95"/>
        </w:rPr>
        <w:t xml:space="preserve">SDB_OK </w:t>
      </w:r>
      <w:r>
        <w:rPr>
          <w:spacing w:val="44"/>
          <w:w w:val="95"/>
        </w:rPr>
        <w:t xml:space="preserve"> </w:t>
      </w:r>
      <w:r>
        <w:rPr>
          <w:w w:val="95"/>
        </w:rPr>
        <w:t>（数据值为0）：表示执行成功；</w:t>
      </w:r>
    </w:p>
    <w:p w:rsidR="00737AD2" w:rsidRDefault="007003A1">
      <w:pPr>
        <w:pStyle w:val="BodyText"/>
        <w:spacing w:before="4"/>
      </w:pPr>
      <w:r>
        <w:rPr>
          <w:w w:val="95"/>
        </w:rPr>
        <w:t xml:space="preserve">&lt;0    </w:t>
      </w:r>
      <w:r>
        <w:rPr>
          <w:spacing w:val="38"/>
          <w:w w:val="95"/>
        </w:rPr>
        <w:t xml:space="preserve"> </w:t>
      </w:r>
      <w:r>
        <w:rPr>
          <w:w w:val="95"/>
        </w:rPr>
        <w:t>：表示数据库错误，具体的错误描述在C驱动开发包中include/ossErr.h文件中可以找到；</w:t>
      </w:r>
    </w:p>
    <w:p w:rsidR="00737AD2" w:rsidRDefault="007003A1">
      <w:pPr>
        <w:pStyle w:val="BodyText"/>
        <w:spacing w:before="18" w:line="309" w:lineRule="auto"/>
        <w:ind w:right="4811"/>
        <w:rPr>
          <w:lang w:eastAsia="zh-CN"/>
        </w:rPr>
      </w:pPr>
      <w:r>
        <w:rPr>
          <w:w w:val="95"/>
          <w:lang w:eastAsia="zh-CN"/>
        </w:rPr>
        <w:t xml:space="preserve">&gt;0   </w:t>
      </w:r>
      <w:r>
        <w:rPr>
          <w:spacing w:val="12"/>
          <w:w w:val="95"/>
          <w:lang w:eastAsia="zh-CN"/>
        </w:rPr>
        <w:t xml:space="preserve"> </w:t>
      </w:r>
      <w:r>
        <w:rPr>
          <w:w w:val="95"/>
          <w:lang w:eastAsia="zh-CN"/>
        </w:rPr>
        <w:t>：表示系统错误，请查阅相关系统的错误码信息。</w:t>
      </w:r>
      <w:r>
        <w:rPr>
          <w:lang w:eastAsia="zh-CN"/>
        </w:rPr>
        <w:t xml:space="preserve"> </w:t>
      </w:r>
      <w:bookmarkStart w:id="429" w:name="C_开发环境搭建"/>
      <w:bookmarkStart w:id="430" w:name="_bookmark132"/>
      <w:bookmarkEnd w:id="429"/>
      <w:bookmarkEnd w:id="430"/>
      <w:r>
        <w:rPr>
          <w:w w:val="95"/>
          <w:lang w:eastAsia="zh-CN"/>
        </w:rPr>
        <w:t>C</w:t>
      </w:r>
      <w:r>
        <w:rPr>
          <w:spacing w:val="47"/>
          <w:w w:val="95"/>
          <w:lang w:eastAsia="zh-CN"/>
        </w:rPr>
        <w:t xml:space="preserve"> </w:t>
      </w:r>
      <w:r>
        <w:rPr>
          <w:w w:val="95"/>
          <w:lang w:eastAsia="zh-CN"/>
        </w:rPr>
        <w:t>开发环境搭建</w:t>
      </w:r>
    </w:p>
    <w:p w:rsidR="00737AD2" w:rsidRDefault="00737AD2">
      <w:pPr>
        <w:spacing w:before="2" w:line="120" w:lineRule="exact"/>
        <w:rPr>
          <w:sz w:val="12"/>
          <w:szCs w:val="12"/>
          <w:lang w:eastAsia="zh-CN"/>
        </w:rPr>
      </w:pPr>
    </w:p>
    <w:p w:rsidR="00737AD2" w:rsidRDefault="007003A1">
      <w:pPr>
        <w:pStyle w:val="BodyText"/>
        <w:spacing w:line="253" w:lineRule="auto"/>
        <w:ind w:right="1313"/>
        <w:rPr>
          <w:lang w:eastAsia="zh-CN"/>
        </w:rPr>
      </w:pPr>
      <w:r>
        <w:rPr>
          <w:lang w:eastAsia="zh-CN"/>
        </w:rPr>
        <w:t xml:space="preserve">获取驱动开发包 </w:t>
      </w:r>
      <w:r>
        <w:rPr>
          <w:w w:val="95"/>
          <w:lang w:eastAsia="zh-CN"/>
        </w:rPr>
        <w:t>从</w:t>
      </w:r>
      <w:hyperlink r:id="rId52">
        <w:r>
          <w:rPr>
            <w:color w:val="0000FF"/>
            <w:w w:val="95"/>
            <w:lang w:eastAsia="zh-CN"/>
          </w:rPr>
          <w:t>http://www.sequoiadb.com</w:t>
        </w:r>
      </w:hyperlink>
      <w:r>
        <w:rPr>
          <w:color w:val="000000"/>
          <w:w w:val="95"/>
          <w:lang w:eastAsia="zh-CN"/>
        </w:rPr>
        <w:t>下载对应操作系统版本的SequoiaDB驱动开发包。</w:t>
      </w:r>
    </w:p>
    <w:p w:rsidR="00737AD2" w:rsidRDefault="00737AD2">
      <w:pPr>
        <w:spacing w:before="4" w:line="180" w:lineRule="exact"/>
        <w:rPr>
          <w:sz w:val="18"/>
          <w:szCs w:val="18"/>
          <w:lang w:eastAsia="zh-CN"/>
        </w:rPr>
      </w:pPr>
    </w:p>
    <w:p w:rsidR="00737AD2" w:rsidRDefault="007003A1">
      <w:pPr>
        <w:pStyle w:val="BodyText"/>
      </w:pPr>
      <w:r>
        <w:t>配置开发环境</w:t>
      </w:r>
    </w:p>
    <w:p w:rsidR="00737AD2" w:rsidRDefault="007003A1">
      <w:pPr>
        <w:pStyle w:val="BodyText"/>
        <w:numPr>
          <w:ilvl w:val="1"/>
          <w:numId w:val="1"/>
        </w:numPr>
        <w:tabs>
          <w:tab w:val="left" w:pos="1217"/>
        </w:tabs>
        <w:spacing w:before="34" w:line="255" w:lineRule="auto"/>
        <w:ind w:left="1217" w:right="6938"/>
        <w:rPr>
          <w:lang w:eastAsia="zh-CN"/>
        </w:rPr>
      </w:pPr>
      <w:r>
        <w:rPr>
          <w:position w:val="1"/>
          <w:lang w:eastAsia="zh-CN"/>
        </w:rPr>
        <w:t>Linux</w:t>
      </w:r>
      <w:r>
        <w:rPr>
          <w:w w:val="96"/>
          <w:position w:val="1"/>
          <w:lang w:eastAsia="zh-CN"/>
        </w:rPr>
        <w:t xml:space="preserve"> </w:t>
      </w:r>
      <w:r>
        <w:rPr>
          <w:lang w:eastAsia="zh-CN"/>
        </w:rPr>
        <w:t>1.解压下来的驱动开发包；</w:t>
      </w:r>
    </w:p>
    <w:p w:rsidR="00737AD2" w:rsidRDefault="007003A1">
      <w:pPr>
        <w:pStyle w:val="BodyText"/>
        <w:spacing w:before="87" w:line="168" w:lineRule="auto"/>
        <w:ind w:left="1217" w:right="76"/>
        <w:rPr>
          <w:lang w:eastAsia="zh-CN"/>
        </w:rPr>
      </w:pPr>
      <w:r>
        <w:rPr>
          <w:lang w:eastAsia="zh-CN"/>
        </w:rPr>
        <w:t>2.将压缩包中的</w:t>
      </w:r>
      <w:r>
        <w:rPr>
          <w:spacing w:val="-31"/>
          <w:lang w:eastAsia="zh-CN"/>
        </w:rPr>
        <w:t xml:space="preserve"> </w:t>
      </w:r>
      <w:r>
        <w:rPr>
          <w:lang w:eastAsia="zh-CN"/>
        </w:rPr>
        <w:t>driver目录，拷贝到开发工程目录中（建议放在第三方库目录下），并命名 为sdbdriver。</w:t>
      </w:r>
    </w:p>
    <w:p w:rsidR="00737AD2" w:rsidRDefault="007003A1">
      <w:pPr>
        <w:pStyle w:val="BodyText"/>
        <w:spacing w:before="83" w:line="300" w:lineRule="exact"/>
        <w:ind w:left="1217" w:right="1040"/>
      </w:pPr>
      <w:r>
        <w:rPr>
          <w:w w:val="95"/>
        </w:rPr>
        <w:t>3.将sdbdriver/include目录加入到编译头目录，并将sdbdriver/lib目录加入连接目录。</w:t>
      </w:r>
      <w:r>
        <w:t xml:space="preserve"> 动态链接：</w:t>
      </w:r>
    </w:p>
    <w:p w:rsidR="00737AD2" w:rsidRDefault="007003A1">
      <w:pPr>
        <w:pStyle w:val="BodyText"/>
        <w:spacing w:before="71"/>
        <w:ind w:left="1217"/>
      </w:pPr>
      <w:r>
        <w:t>使用lib目录下的libsdbc.so动态库，gcc编译参数形式如：</w:t>
      </w:r>
    </w:p>
    <w:p w:rsidR="00737AD2" w:rsidRDefault="00EC10B3">
      <w:pPr>
        <w:pStyle w:val="BodyText"/>
        <w:spacing w:before="46"/>
        <w:ind w:left="1217"/>
        <w:rPr>
          <w:rFonts w:ascii="仿宋" w:eastAsia="仿宋" w:hAnsi="仿宋" w:cs="仿宋"/>
        </w:rPr>
      </w:pPr>
      <w:r w:rsidRPr="00EC10B3">
        <w:pict>
          <v:group id="_x0000_s3211" style="position:absolute;left:0;text-align:left;margin-left:95.85pt;margin-top:6.75pt;width:459.45pt;height:10.6pt;z-index:-25603;mso-position-horizontal-relative:page" coordorigin="1917,135" coordsize="9189,212">
            <v:shape id="_x0000_s3212"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cc testClient.c -o testClientC -I &lt;PATH&gt;/sdbdriver/include -L &lt;PATH&gt;/sdbdriver/lib -lsdbc</w:t>
      </w:r>
    </w:p>
    <w:p w:rsidR="00737AD2" w:rsidRDefault="00737AD2">
      <w:pP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397" w:right="501"/>
      </w:pPr>
      <w:r>
        <w:rPr>
          <w:w w:val="95"/>
        </w:rPr>
        <w:t>其中：PATH为sdbdriver放置路径；运行程序时，用户需要将LD_LIBRARY_PATH路径指定为包</w:t>
      </w:r>
      <w:r>
        <w:t xml:space="preserve"> </w:t>
      </w:r>
      <w:r>
        <w:rPr>
          <w:w w:val="95"/>
        </w:rPr>
        <w:t>含libsdbc.so动态库的路径。</w:t>
      </w:r>
    </w:p>
    <w:p w:rsidR="00737AD2" w:rsidRDefault="00EC10B3">
      <w:pPr>
        <w:pStyle w:val="BodyText"/>
        <w:spacing w:before="62"/>
        <w:ind w:left="397"/>
        <w:rPr>
          <w:rFonts w:ascii="仿宋" w:eastAsia="仿宋" w:hAnsi="仿宋" w:cs="仿宋"/>
        </w:rPr>
      </w:pPr>
      <w:r w:rsidRPr="00EC10B3">
        <w:pict>
          <v:group id="_x0000_s3209" style="position:absolute;left:0;text-align:left;margin-left:95.85pt;margin-top:7.55pt;width:459.45pt;height:10.6pt;z-index:-25602;mso-position-horizontal-relative:page" coordorigin="1917,151" coordsize="9189,212">
            <v:shape id="_x0000_s3210" style="position:absolute;left:1917;top:151;width:9189;height:212" coordorigin="1917,151" coordsize="9189,212" path="m1917,151r9189,l11106,363r-9189,l1917,151xe" fillcolor="#efefef" stroked="f">
              <v:path arrowok="t"/>
            </v:shape>
            <w10:wrap anchorx="page"/>
          </v:group>
        </w:pict>
      </w:r>
      <w:r w:rsidR="007003A1">
        <w:rPr>
          <w:rFonts w:ascii="仿宋" w:eastAsia="仿宋" w:hAnsi="仿宋" w:cs="仿宋"/>
        </w:rPr>
        <w:t>export LD_LIBRARY_PATH=&lt;PATH&gt;/sdbdriver/lib</w:t>
      </w:r>
    </w:p>
    <w:p w:rsidR="00737AD2" w:rsidRDefault="007003A1">
      <w:pPr>
        <w:pStyle w:val="BodyText"/>
        <w:tabs>
          <w:tab w:val="left" w:pos="680"/>
        </w:tabs>
        <w:spacing w:before="45" w:line="557" w:lineRule="exact"/>
        <w:ind w:left="39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sidR="00921398">
        <w:pict>
          <v:shape id="_x0000_i1080" type="#_x0000_t75" style="width:24.2pt;height:24.2pt;mso-position-horizontal-relative:char;mso-position-vertical-relative:line">
            <v:imagedata r:id="rId53" o:title=""/>
          </v:shape>
        </w:pict>
      </w:r>
      <w:r>
        <w:rPr>
          <w:rFonts w:ascii="Times New Roman" w:eastAsia="Times New Roman" w:hAnsi="Times New Roman" w:cs="Times New Roman"/>
          <w:position w:val="1"/>
          <w:lang w:eastAsia="zh-CN"/>
        </w:rPr>
        <w:t xml:space="preserve">   </w:t>
      </w:r>
      <w:r>
        <w:rPr>
          <w:position w:val="1"/>
          <w:lang w:eastAsia="zh-CN"/>
        </w:rPr>
        <w:t>注:</w:t>
      </w:r>
    </w:p>
    <w:p w:rsidR="00737AD2" w:rsidRDefault="007003A1">
      <w:pPr>
        <w:pStyle w:val="BodyText"/>
        <w:spacing w:line="148" w:lineRule="exact"/>
        <w:ind w:left="1320"/>
        <w:rPr>
          <w:lang w:eastAsia="zh-CN"/>
        </w:rPr>
      </w:pPr>
      <w:r>
        <w:rPr>
          <w:lang w:eastAsia="zh-CN"/>
        </w:rPr>
        <w:t>如果运行程序时会出现错误提示：</w:t>
      </w:r>
    </w:p>
    <w:p w:rsidR="00737AD2" w:rsidRDefault="00737AD2">
      <w:pPr>
        <w:spacing w:before="5" w:line="100" w:lineRule="exact"/>
        <w:rPr>
          <w:sz w:val="10"/>
          <w:szCs w:val="10"/>
          <w:lang w:eastAsia="zh-CN"/>
        </w:rPr>
      </w:pPr>
    </w:p>
    <w:p w:rsidR="00737AD2" w:rsidRDefault="007003A1">
      <w:pPr>
        <w:pStyle w:val="BodyText"/>
        <w:spacing w:line="168" w:lineRule="auto"/>
        <w:ind w:left="1320" w:right="574"/>
      </w:pPr>
      <w:r>
        <w:rPr>
          <w:w w:val="95"/>
        </w:rPr>
        <w:t>error</w:t>
      </w:r>
      <w:r>
        <w:rPr>
          <w:spacing w:val="-8"/>
          <w:w w:val="95"/>
        </w:rPr>
        <w:t xml:space="preserve"> </w:t>
      </w:r>
      <w:r>
        <w:rPr>
          <w:w w:val="95"/>
        </w:rPr>
        <w:t>while</w:t>
      </w:r>
      <w:r>
        <w:rPr>
          <w:spacing w:val="-8"/>
          <w:w w:val="95"/>
        </w:rPr>
        <w:t xml:space="preserve"> </w:t>
      </w:r>
      <w:r>
        <w:rPr>
          <w:w w:val="95"/>
        </w:rPr>
        <w:t>loading</w:t>
      </w:r>
      <w:r>
        <w:rPr>
          <w:spacing w:val="-8"/>
          <w:w w:val="95"/>
        </w:rPr>
        <w:t xml:space="preserve"> </w:t>
      </w:r>
      <w:r>
        <w:rPr>
          <w:w w:val="95"/>
        </w:rPr>
        <w:t>shared</w:t>
      </w:r>
      <w:r>
        <w:rPr>
          <w:spacing w:val="-7"/>
          <w:w w:val="95"/>
        </w:rPr>
        <w:t xml:space="preserve"> </w:t>
      </w:r>
      <w:r>
        <w:rPr>
          <w:w w:val="95"/>
        </w:rPr>
        <w:t>libraries:</w:t>
      </w:r>
      <w:r>
        <w:rPr>
          <w:spacing w:val="-8"/>
          <w:w w:val="95"/>
        </w:rPr>
        <w:t xml:space="preserve"> </w:t>
      </w:r>
      <w:r>
        <w:rPr>
          <w:w w:val="95"/>
        </w:rPr>
        <w:t>libsdbc.so:</w:t>
      </w:r>
      <w:r>
        <w:rPr>
          <w:spacing w:val="-8"/>
          <w:w w:val="95"/>
        </w:rPr>
        <w:t xml:space="preserve"> </w:t>
      </w:r>
      <w:r>
        <w:rPr>
          <w:w w:val="95"/>
        </w:rPr>
        <w:t>cannot</w:t>
      </w:r>
      <w:r>
        <w:rPr>
          <w:spacing w:val="-7"/>
          <w:w w:val="95"/>
        </w:rPr>
        <w:t xml:space="preserve"> </w:t>
      </w:r>
      <w:r>
        <w:rPr>
          <w:w w:val="95"/>
        </w:rPr>
        <w:t>open</w:t>
      </w:r>
      <w:r>
        <w:rPr>
          <w:spacing w:val="-8"/>
          <w:w w:val="95"/>
        </w:rPr>
        <w:t xml:space="preserve"> </w:t>
      </w:r>
      <w:r>
        <w:rPr>
          <w:w w:val="95"/>
        </w:rPr>
        <w:t>shared</w:t>
      </w:r>
      <w:r>
        <w:rPr>
          <w:spacing w:val="-8"/>
          <w:w w:val="95"/>
        </w:rPr>
        <w:t xml:space="preserve"> </w:t>
      </w:r>
      <w:r>
        <w:rPr>
          <w:w w:val="95"/>
        </w:rPr>
        <w:t>object</w:t>
      </w:r>
      <w:r>
        <w:rPr>
          <w:spacing w:val="-7"/>
          <w:w w:val="95"/>
        </w:rPr>
        <w:t xml:space="preserve"> </w:t>
      </w:r>
      <w:r>
        <w:rPr>
          <w:w w:val="95"/>
        </w:rPr>
        <w:t>file:</w:t>
      </w:r>
      <w:r>
        <w:rPr>
          <w:spacing w:val="-8"/>
          <w:w w:val="95"/>
        </w:rPr>
        <w:t xml:space="preserve"> </w:t>
      </w:r>
      <w:r>
        <w:rPr>
          <w:w w:val="95"/>
        </w:rPr>
        <w:t>No</w:t>
      </w:r>
      <w:r>
        <w:rPr>
          <w:spacing w:val="-8"/>
          <w:w w:val="95"/>
        </w:rPr>
        <w:t xml:space="preserve"> </w:t>
      </w:r>
      <w:r>
        <w:rPr>
          <w:w w:val="95"/>
        </w:rPr>
        <w:t>such</w:t>
      </w:r>
      <w:r>
        <w:rPr>
          <w:spacing w:val="-7"/>
          <w:w w:val="95"/>
        </w:rPr>
        <w:t xml:space="preserve"> </w:t>
      </w:r>
      <w:r>
        <w:rPr>
          <w:w w:val="95"/>
        </w:rPr>
        <w:t>file or</w:t>
      </w:r>
      <w:r>
        <w:rPr>
          <w:spacing w:val="-13"/>
          <w:w w:val="95"/>
        </w:rPr>
        <w:t xml:space="preserve"> </w:t>
      </w:r>
      <w:r>
        <w:rPr>
          <w:w w:val="95"/>
        </w:rPr>
        <w:t>directory</w:t>
      </w:r>
    </w:p>
    <w:p w:rsidR="00737AD2" w:rsidRDefault="00737AD2">
      <w:pPr>
        <w:spacing w:line="120" w:lineRule="exact"/>
        <w:rPr>
          <w:sz w:val="12"/>
          <w:szCs w:val="12"/>
        </w:rPr>
      </w:pPr>
    </w:p>
    <w:p w:rsidR="00737AD2" w:rsidRDefault="007003A1">
      <w:pPr>
        <w:pStyle w:val="BodyText"/>
        <w:spacing w:line="168" w:lineRule="auto"/>
        <w:ind w:left="1320" w:right="574"/>
      </w:pPr>
      <w:r>
        <w:rPr>
          <w:w w:val="95"/>
        </w:rPr>
        <w:t>表示没有正确设置LD_LIBRARY_PATH，LD_LIBRARY_PATH是环境变量，建议设置到/etc/</w:t>
      </w:r>
      <w:r>
        <w:rPr>
          <w:w w:val="90"/>
        </w:rPr>
        <w:t xml:space="preserve"> </w:t>
      </w:r>
      <w:r>
        <w:t>profile或者应用程序的启动脚本中，避免每次新开终端都需要重新设置。</w:t>
      </w:r>
    </w:p>
    <w:p w:rsidR="00737AD2" w:rsidRDefault="007003A1">
      <w:pPr>
        <w:pStyle w:val="BodyText"/>
        <w:spacing w:before="54" w:line="295" w:lineRule="auto"/>
        <w:ind w:left="397" w:right="3747"/>
      </w:pPr>
      <w:r>
        <w:t xml:space="preserve">静态链接： </w:t>
      </w:r>
      <w:r>
        <w:rPr>
          <w:w w:val="95"/>
        </w:rPr>
        <w:t>使用lib目录下的libstaticsdbc.a静态库，gcc编译参数形式如：</w:t>
      </w:r>
    </w:p>
    <w:p w:rsidR="00737AD2" w:rsidRDefault="00EC10B3">
      <w:pPr>
        <w:pStyle w:val="BodyText"/>
        <w:spacing w:before="20" w:line="172" w:lineRule="auto"/>
        <w:ind w:left="397" w:right="501"/>
        <w:rPr>
          <w:rFonts w:ascii="仿宋" w:eastAsia="仿宋" w:hAnsi="仿宋" w:cs="仿宋"/>
        </w:rPr>
      </w:pPr>
      <w:r w:rsidRPr="00EC10B3">
        <w:pict>
          <v:group id="_x0000_s3206" style="position:absolute;left:0;text-align:left;margin-left:95.85pt;margin-top:1.7pt;width:459.45pt;height:21.2pt;z-index:-25601;mso-position-horizontal-relative:page" coordorigin="1917,34" coordsize="9189,424">
            <v:shape id="_x0000_s3207" style="position:absolute;left:1917;top:34;width:9189;height:424" coordorigin="1917,34" coordsize="9189,424" path="m1917,34r9189,l11106,458r-9189,l1917,34xe" fillcolor="#efefef" stroked="f">
              <v:path arrowok="t"/>
            </v:shape>
            <w10:wrap anchorx="page"/>
          </v:group>
        </w:pict>
      </w:r>
      <w:r w:rsidR="007003A1">
        <w:rPr>
          <w:rFonts w:ascii="仿宋" w:eastAsia="仿宋" w:hAnsi="仿宋" w:cs="仿宋"/>
        </w:rPr>
        <w:t>cc testClient.c -o testClientC -I &lt;PATH&gt;/sdbdriver/include #L &lt;PATH&gt;/sdbdriver/lib/ libstaticsdbc.a -lm</w:t>
      </w:r>
    </w:p>
    <w:p w:rsidR="00737AD2" w:rsidRDefault="007003A1">
      <w:pPr>
        <w:pStyle w:val="BodyText"/>
        <w:numPr>
          <w:ilvl w:val="0"/>
          <w:numId w:val="33"/>
        </w:numPr>
        <w:tabs>
          <w:tab w:val="left" w:pos="397"/>
        </w:tabs>
        <w:spacing w:line="265" w:lineRule="exact"/>
        <w:ind w:left="397"/>
      </w:pPr>
      <w:r>
        <w:rPr>
          <w:w w:val="90"/>
          <w:position w:val="1"/>
        </w:rPr>
        <w:t>Windows</w:t>
      </w:r>
    </w:p>
    <w:p w:rsidR="00737AD2" w:rsidRDefault="007003A1">
      <w:pPr>
        <w:pStyle w:val="BodyText"/>
        <w:spacing w:before="22" w:line="309" w:lineRule="auto"/>
        <w:ind w:left="113" w:right="6795" w:firstLine="283"/>
        <w:rPr>
          <w:lang w:eastAsia="zh-CN"/>
        </w:rPr>
      </w:pPr>
      <w:r>
        <w:rPr>
          <w:w w:val="95"/>
          <w:lang w:eastAsia="zh-CN"/>
        </w:rPr>
        <w:t>暂未推出Windows驱动开发包。</w:t>
      </w:r>
      <w:r>
        <w:rPr>
          <w:lang w:eastAsia="zh-CN"/>
        </w:rPr>
        <w:t xml:space="preserve"> </w:t>
      </w:r>
      <w:bookmarkStart w:id="431" w:name="C_开发基础"/>
      <w:bookmarkStart w:id="432" w:name="_bookmark133"/>
      <w:bookmarkEnd w:id="431"/>
      <w:bookmarkEnd w:id="432"/>
      <w:r>
        <w:rPr>
          <w:w w:val="95"/>
          <w:lang w:eastAsia="zh-CN"/>
        </w:rPr>
        <w:t>C</w:t>
      </w:r>
      <w:r>
        <w:rPr>
          <w:spacing w:val="27"/>
          <w:w w:val="95"/>
          <w:lang w:eastAsia="zh-CN"/>
        </w:rPr>
        <w:t xml:space="preserve"> </w:t>
      </w:r>
      <w:r>
        <w:rPr>
          <w:w w:val="95"/>
          <w:lang w:eastAsia="zh-CN"/>
        </w:rPr>
        <w:t>开发基础</w:t>
      </w:r>
    </w:p>
    <w:p w:rsidR="00737AD2" w:rsidRDefault="007003A1">
      <w:pPr>
        <w:pStyle w:val="BodyText"/>
        <w:spacing w:line="284" w:lineRule="exact"/>
        <w:ind w:left="113"/>
        <w:rPr>
          <w:lang w:eastAsia="zh-CN"/>
        </w:rPr>
      </w:pPr>
      <w:r>
        <w:rPr>
          <w:lang w:eastAsia="zh-CN"/>
        </w:rPr>
        <w:t>本节介绍使用C程序运行SequoiaDB。首先安装SequoiaDB，</w:t>
      </w:r>
      <w:hyperlink w:anchor="_bookmark47" w:history="1">
        <w:r>
          <w:rPr>
            <w:color w:val="0000FF"/>
            <w:lang w:eastAsia="zh-CN"/>
          </w:rPr>
          <w:t>安装信息请查看安装页面</w:t>
        </w:r>
      </w:hyperlink>
      <w:r>
        <w:rPr>
          <w:color w:val="000000"/>
          <w:lang w:eastAsia="zh-CN"/>
        </w:rPr>
        <w:t>。</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pPr>
      <w:r>
        <w:rPr>
          <w:w w:val="95"/>
          <w:lang w:eastAsia="zh-CN"/>
        </w:rPr>
        <w:t>这里介绍如何使用C客户端驱动接口编写使用SequoiaDB数据库的程序。为了简单起见，下面的例子不全部</w:t>
      </w:r>
      <w:r>
        <w:rPr>
          <w:lang w:eastAsia="zh-CN"/>
        </w:rPr>
        <w:t xml:space="preserve"> 是完整的代码，只起示例性作用。</w:t>
      </w:r>
      <w:r>
        <w:t>可到/sequoiadb/client/samples/C下获取相应的完整的代码。</w:t>
      </w:r>
    </w:p>
    <w:p w:rsidR="00737AD2" w:rsidRDefault="00737AD2">
      <w:pPr>
        <w:spacing w:before="14" w:line="200" w:lineRule="exact"/>
        <w:rPr>
          <w:sz w:val="20"/>
          <w:szCs w:val="20"/>
        </w:rPr>
      </w:pPr>
    </w:p>
    <w:p w:rsidR="00737AD2" w:rsidRDefault="007003A1">
      <w:pPr>
        <w:pStyle w:val="BodyText"/>
        <w:ind w:left="113"/>
      </w:pPr>
      <w:r>
        <w:t>数据库操作</w:t>
      </w:r>
    </w:p>
    <w:p w:rsidR="00737AD2" w:rsidRDefault="007003A1">
      <w:pPr>
        <w:pStyle w:val="BodyText"/>
        <w:numPr>
          <w:ilvl w:val="0"/>
          <w:numId w:val="33"/>
        </w:numPr>
        <w:tabs>
          <w:tab w:val="left" w:pos="397"/>
        </w:tabs>
        <w:spacing w:before="34" w:line="255" w:lineRule="auto"/>
        <w:ind w:left="397" w:right="2379"/>
      </w:pPr>
      <w:r>
        <w:rPr>
          <w:w w:val="95"/>
          <w:position w:val="1"/>
        </w:rPr>
        <w:t>数据库连接（Connecting）</w:t>
      </w:r>
      <w:r>
        <w:rPr>
          <w:w w:val="94"/>
          <w:position w:val="1"/>
        </w:rPr>
        <w:t xml:space="preserve"> </w:t>
      </w:r>
      <w:r>
        <w:rPr>
          <w:w w:val="95"/>
        </w:rPr>
        <w:t>编写完整客户端文件connect.c演示连接到数据库。文件必须包含“client.h”头文件。</w:t>
      </w:r>
    </w:p>
    <w:p w:rsidR="00737AD2" w:rsidRDefault="00EC10B3">
      <w:pPr>
        <w:pStyle w:val="BodyText"/>
        <w:spacing w:line="284" w:lineRule="exact"/>
        <w:ind w:left="397"/>
        <w:rPr>
          <w:rFonts w:ascii="仿宋" w:eastAsia="仿宋" w:hAnsi="仿宋" w:cs="仿宋"/>
        </w:rPr>
      </w:pPr>
      <w:r w:rsidRPr="00EC10B3">
        <w:pict>
          <v:group id="_x0000_s3204" style="position:absolute;left:0;text-align:left;margin-left:95.85pt;margin-top:3.9pt;width:459.45pt;height:296.8pt;z-index:-25600;mso-position-horizontal-relative:page" coordorigin="1917,78" coordsize="9189,5936">
            <v:shape id="_x0000_s3205" style="position:absolute;left:1917;top:78;width:9189;height:5936" coordorigin="1917,78" coordsize="9189,5936" path="m1917,78r9189,l11106,6014r-9189,l1917,78xe" fillcolor="#efefef" stroked="f">
              <v:path arrowok="t"/>
            </v:shape>
            <w10:wrap anchorx="page"/>
          </v:group>
        </w:pict>
      </w:r>
      <w:r w:rsidR="007003A1">
        <w:rPr>
          <w:rFonts w:ascii="仿宋" w:eastAsia="仿宋" w:hAnsi="仿宋" w:cs="仿宋"/>
        </w:rPr>
        <w:t>#include &lt;stdio.h&gt;</w:t>
      </w:r>
    </w:p>
    <w:p w:rsidR="00737AD2" w:rsidRDefault="007003A1">
      <w:pPr>
        <w:pStyle w:val="BodyText"/>
        <w:spacing w:line="212" w:lineRule="exact"/>
        <w:ind w:left="397"/>
        <w:rPr>
          <w:rFonts w:ascii="仿宋" w:eastAsia="仿宋" w:hAnsi="仿宋" w:cs="仿宋"/>
        </w:rPr>
      </w:pPr>
      <w:r>
        <w:rPr>
          <w:rFonts w:ascii="仿宋" w:eastAsia="仿宋" w:hAnsi="仿宋" w:cs="仿宋"/>
        </w:rPr>
        <w:t>#include "client.h"</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 Display Syntax Error</w:t>
      </w:r>
    </w:p>
    <w:p w:rsidR="00737AD2" w:rsidRDefault="007003A1">
      <w:pPr>
        <w:pStyle w:val="BodyText"/>
        <w:spacing w:line="212" w:lineRule="exact"/>
        <w:ind w:left="397"/>
        <w:rPr>
          <w:rFonts w:ascii="仿宋" w:eastAsia="仿宋" w:hAnsi="仿宋" w:cs="仿宋"/>
        </w:rPr>
      </w:pPr>
      <w:r>
        <w:rPr>
          <w:rFonts w:ascii="仿宋" w:eastAsia="仿宋" w:hAnsi="仿宋" w:cs="仿宋"/>
        </w:rPr>
        <w:t>void displaySyntax ( CHAR *pCommand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697"/>
        <w:rPr>
          <w:rFonts w:ascii="仿宋" w:eastAsia="仿宋" w:hAnsi="仿宋" w:cs="仿宋"/>
        </w:rPr>
      </w:pPr>
      <w:r>
        <w:rPr>
          <w:rFonts w:ascii="仿宋" w:eastAsia="仿宋" w:hAnsi="仿宋" w:cs="仿宋"/>
        </w:rPr>
        <w:t>printf ( "Syntax: %s&lt;hostname&gt; &lt;servicename&gt; &lt;username&gt; &lt;password&gt;"</w:t>
      </w:r>
    </w:p>
    <w:p w:rsidR="00737AD2" w:rsidRDefault="007003A1">
      <w:pPr>
        <w:pStyle w:val="BodyText"/>
        <w:spacing w:line="212" w:lineRule="exact"/>
        <w:ind w:left="1597"/>
        <w:rPr>
          <w:rFonts w:ascii="仿宋" w:eastAsia="仿宋" w:hAnsi="仿宋" w:cs="仿宋"/>
        </w:rPr>
      </w:pPr>
      <w:r>
        <w:rPr>
          <w:rFonts w:ascii="仿宋" w:eastAsia="仿宋" w:hAnsi="仿宋" w:cs="仿宋"/>
        </w:rPr>
        <w:t>OSS_NEWLINE, pCommand )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before="4" w:line="120" w:lineRule="exact"/>
        <w:rPr>
          <w:sz w:val="12"/>
          <w:szCs w:val="12"/>
        </w:rPr>
      </w:pPr>
    </w:p>
    <w:p w:rsidR="00737AD2" w:rsidRDefault="007003A1">
      <w:pPr>
        <w:pStyle w:val="BodyText"/>
        <w:spacing w:before="5"/>
        <w:ind w:left="397"/>
        <w:rPr>
          <w:rFonts w:ascii="仿宋" w:eastAsia="仿宋" w:hAnsi="仿宋" w:cs="仿宋"/>
        </w:rPr>
      </w:pPr>
      <w:r>
        <w:rPr>
          <w:rFonts w:ascii="仿宋" w:eastAsia="仿宋" w:hAnsi="仿宋" w:cs="仿宋"/>
        </w:rPr>
        <w:t>INT32 main ( INT32 argc, CHAR **argv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697"/>
        <w:rPr>
          <w:rFonts w:ascii="仿宋" w:eastAsia="仿宋" w:hAnsi="仿宋" w:cs="仿宋"/>
        </w:rPr>
      </w:pPr>
      <w:r>
        <w:rPr>
          <w:rFonts w:ascii="仿宋" w:eastAsia="仿宋" w:hAnsi="仿宋" w:cs="仿宋"/>
        </w:rPr>
        <w:t>// define a connecion handle; use to connect to database</w:t>
      </w:r>
    </w:p>
    <w:p w:rsidR="00737AD2" w:rsidRDefault="007003A1">
      <w:pPr>
        <w:pStyle w:val="BodyText"/>
        <w:tabs>
          <w:tab w:val="left" w:pos="4097"/>
        </w:tabs>
        <w:spacing w:line="212" w:lineRule="exact"/>
        <w:ind w:left="697"/>
        <w:rPr>
          <w:rFonts w:ascii="仿宋" w:eastAsia="仿宋" w:hAnsi="仿宋" w:cs="仿宋"/>
        </w:rPr>
      </w:pPr>
      <w:r>
        <w:rPr>
          <w:rFonts w:ascii="仿宋" w:eastAsia="仿宋" w:hAnsi="仿宋" w:cs="仿宋"/>
        </w:rPr>
        <w:t>sdbConnectionHandle connection</w:t>
      </w:r>
      <w:r>
        <w:rPr>
          <w:rFonts w:ascii="仿宋" w:eastAsia="仿宋" w:hAnsi="仿宋" w:cs="仿宋"/>
        </w:rPr>
        <w:tab/>
        <w:t>= 0 ;</w:t>
      </w:r>
    </w:p>
    <w:p w:rsidR="00737AD2" w:rsidRDefault="007003A1">
      <w:pPr>
        <w:pStyle w:val="BodyText"/>
        <w:spacing w:line="212" w:lineRule="exact"/>
        <w:ind w:left="697"/>
        <w:rPr>
          <w:rFonts w:ascii="仿宋" w:eastAsia="仿宋" w:hAnsi="仿宋" w:cs="仿宋"/>
        </w:rPr>
      </w:pPr>
      <w:r>
        <w:rPr>
          <w:rFonts w:ascii="仿宋" w:eastAsia="仿宋" w:hAnsi="仿宋" w:cs="仿宋"/>
        </w:rPr>
        <w:t>INT32 rc = SDB_OK ;</w:t>
      </w:r>
    </w:p>
    <w:p w:rsidR="00737AD2" w:rsidRDefault="00737AD2">
      <w:pPr>
        <w:spacing w:before="4" w:line="200" w:lineRule="exact"/>
        <w:rPr>
          <w:sz w:val="20"/>
          <w:szCs w:val="20"/>
        </w:rPr>
      </w:pPr>
    </w:p>
    <w:p w:rsidR="00737AD2" w:rsidRDefault="007003A1">
      <w:pPr>
        <w:pStyle w:val="BodyText"/>
        <w:spacing w:line="172" w:lineRule="auto"/>
        <w:ind w:left="697" w:right="7628"/>
        <w:rPr>
          <w:rFonts w:ascii="仿宋" w:eastAsia="仿宋" w:hAnsi="仿宋" w:cs="仿宋"/>
        </w:rPr>
      </w:pPr>
      <w:r>
        <w:rPr>
          <w:rFonts w:ascii="仿宋" w:eastAsia="仿宋" w:hAnsi="仿宋" w:cs="仿宋"/>
        </w:rPr>
        <w:t>// verify syntax if ( 5 != argc )</w:t>
      </w:r>
    </w:p>
    <w:p w:rsidR="00737AD2" w:rsidRDefault="007003A1">
      <w:pPr>
        <w:pStyle w:val="BodyText"/>
        <w:spacing w:line="220" w:lineRule="exact"/>
        <w:ind w:left="697"/>
        <w:rPr>
          <w:rFonts w:ascii="仿宋" w:eastAsia="仿宋" w:hAnsi="仿宋" w:cs="仿宋"/>
        </w:rPr>
      </w:pPr>
      <w:r>
        <w:rPr>
          <w:rFonts w:ascii="仿宋" w:eastAsia="仿宋" w:hAnsi="仿宋" w:cs="仿宋"/>
        </w:rPr>
        <w:t>{</w:t>
      </w:r>
    </w:p>
    <w:p w:rsidR="00737AD2" w:rsidRDefault="007003A1">
      <w:pPr>
        <w:pStyle w:val="BodyText"/>
        <w:spacing w:line="212" w:lineRule="exact"/>
        <w:ind w:left="997"/>
        <w:rPr>
          <w:rFonts w:ascii="仿宋" w:eastAsia="仿宋" w:hAnsi="仿宋" w:cs="仿宋"/>
        </w:rPr>
      </w:pPr>
      <w:r>
        <w:rPr>
          <w:rFonts w:ascii="仿宋" w:eastAsia="仿宋" w:hAnsi="仿宋" w:cs="仿宋"/>
        </w:rPr>
        <w:t>displaySyntax ( (CHAR*)argv[0] ) ;</w:t>
      </w:r>
    </w:p>
    <w:p w:rsidR="00737AD2" w:rsidRDefault="007003A1">
      <w:pPr>
        <w:pStyle w:val="BodyText"/>
        <w:spacing w:line="212" w:lineRule="exact"/>
        <w:ind w:left="997"/>
        <w:rPr>
          <w:rFonts w:ascii="仿宋" w:eastAsia="仿宋" w:hAnsi="仿宋" w:cs="仿宋"/>
        </w:rPr>
      </w:pPr>
      <w:r>
        <w:rPr>
          <w:rFonts w:ascii="仿宋" w:eastAsia="仿宋" w:hAnsi="仿宋" w:cs="仿宋"/>
        </w:rPr>
        <w:t>exit ( 0 ) ;</w:t>
      </w:r>
    </w:p>
    <w:p w:rsidR="00737AD2" w:rsidRDefault="007003A1">
      <w:pPr>
        <w:pStyle w:val="BodyText"/>
        <w:spacing w:line="212" w:lineRule="exact"/>
        <w:ind w:left="697"/>
        <w:rPr>
          <w:rFonts w:ascii="仿宋" w:eastAsia="仿宋" w:hAnsi="仿宋" w:cs="仿宋"/>
        </w:rPr>
      </w:pPr>
      <w:r>
        <w:rPr>
          <w:rFonts w:ascii="仿宋" w:eastAsia="仿宋" w:hAnsi="仿宋" w:cs="仿宋"/>
        </w:rPr>
        <w:t>}</w:t>
      </w:r>
    </w:p>
    <w:p w:rsidR="00737AD2" w:rsidRDefault="00737AD2">
      <w:pPr>
        <w:spacing w:before="4" w:line="120" w:lineRule="exact"/>
        <w:rPr>
          <w:sz w:val="12"/>
          <w:szCs w:val="12"/>
        </w:rPr>
      </w:pPr>
    </w:p>
    <w:p w:rsidR="00737AD2" w:rsidRDefault="007003A1">
      <w:pPr>
        <w:pStyle w:val="BodyText"/>
        <w:spacing w:before="5"/>
        <w:ind w:left="697"/>
        <w:rPr>
          <w:rFonts w:ascii="仿宋" w:eastAsia="仿宋" w:hAnsi="仿宋" w:cs="仿宋"/>
        </w:rPr>
      </w:pPr>
      <w:r>
        <w:rPr>
          <w:rFonts w:ascii="仿宋" w:eastAsia="仿宋" w:hAnsi="仿宋" w:cs="仿宋"/>
        </w:rPr>
        <w:t>// read argument</w:t>
      </w:r>
    </w:p>
    <w:p w:rsidR="00737AD2" w:rsidRDefault="007003A1">
      <w:pPr>
        <w:pStyle w:val="BodyText"/>
        <w:tabs>
          <w:tab w:val="left" w:pos="2597"/>
        </w:tabs>
        <w:spacing w:line="212" w:lineRule="exact"/>
        <w:ind w:left="697"/>
        <w:rPr>
          <w:rFonts w:ascii="仿宋" w:eastAsia="仿宋" w:hAnsi="仿宋" w:cs="仿宋"/>
        </w:rPr>
      </w:pPr>
      <w:r>
        <w:rPr>
          <w:rFonts w:ascii="仿宋" w:eastAsia="仿宋" w:hAnsi="仿宋" w:cs="仿宋"/>
        </w:rPr>
        <w:t>CHAR *pHostName</w:t>
      </w:r>
      <w:r>
        <w:rPr>
          <w:rFonts w:ascii="仿宋" w:eastAsia="仿宋" w:hAnsi="仿宋" w:cs="仿宋"/>
        </w:rPr>
        <w:tab/>
        <w:t>= (CHAR*)argv[1] ;</w:t>
      </w:r>
    </w:p>
    <w:p w:rsidR="00737AD2" w:rsidRDefault="007003A1">
      <w:pPr>
        <w:pStyle w:val="BodyText"/>
        <w:spacing w:line="212" w:lineRule="exact"/>
        <w:ind w:left="697"/>
        <w:rPr>
          <w:rFonts w:ascii="仿宋" w:eastAsia="仿宋" w:hAnsi="仿宋" w:cs="仿宋"/>
        </w:rPr>
      </w:pPr>
      <w:r>
        <w:rPr>
          <w:rFonts w:ascii="仿宋" w:eastAsia="仿宋" w:hAnsi="仿宋" w:cs="仿宋"/>
        </w:rPr>
        <w:t>CHAR *pServiceName = (CHAR*)argv[2] ;</w:t>
      </w:r>
    </w:p>
    <w:p w:rsidR="00737AD2" w:rsidRDefault="007003A1">
      <w:pPr>
        <w:pStyle w:val="BodyText"/>
        <w:tabs>
          <w:tab w:val="left" w:pos="2597"/>
        </w:tabs>
        <w:spacing w:line="212" w:lineRule="exact"/>
        <w:ind w:left="697"/>
        <w:rPr>
          <w:rFonts w:ascii="仿宋" w:eastAsia="仿宋" w:hAnsi="仿宋" w:cs="仿宋"/>
        </w:rPr>
      </w:pPr>
      <w:r>
        <w:rPr>
          <w:rFonts w:ascii="仿宋" w:eastAsia="仿宋" w:hAnsi="仿宋" w:cs="仿宋"/>
        </w:rPr>
        <w:t>CHAR *pUsr</w:t>
      </w:r>
      <w:r>
        <w:rPr>
          <w:rFonts w:ascii="仿宋" w:eastAsia="仿宋" w:hAnsi="仿宋" w:cs="仿宋"/>
        </w:rPr>
        <w:tab/>
        <w:t>= (CHAR*)argv[3] ;</w:t>
      </w:r>
    </w:p>
    <w:p w:rsidR="00737AD2" w:rsidRDefault="007003A1">
      <w:pPr>
        <w:pStyle w:val="BodyText"/>
        <w:tabs>
          <w:tab w:val="left" w:pos="2597"/>
        </w:tabs>
        <w:spacing w:line="212" w:lineRule="exact"/>
        <w:ind w:left="697"/>
        <w:rPr>
          <w:rFonts w:ascii="仿宋" w:eastAsia="仿宋" w:hAnsi="仿宋" w:cs="仿宋"/>
        </w:rPr>
      </w:pPr>
      <w:r>
        <w:rPr>
          <w:rFonts w:ascii="仿宋" w:eastAsia="仿宋" w:hAnsi="仿宋" w:cs="仿宋"/>
        </w:rPr>
        <w:t>CHAR *pPasswd</w:t>
      </w:r>
      <w:r>
        <w:rPr>
          <w:rFonts w:ascii="仿宋" w:eastAsia="仿宋" w:hAnsi="仿宋" w:cs="仿宋"/>
        </w:rPr>
        <w:tab/>
        <w:t>= (CHAR*)argv[4] ;</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9" w:line="130" w:lineRule="exact"/>
        <w:rPr>
          <w:sz w:val="13"/>
          <w:szCs w:val="13"/>
        </w:rPr>
      </w:pPr>
    </w:p>
    <w:p w:rsidR="00737AD2" w:rsidRDefault="00737AD2">
      <w:pPr>
        <w:spacing w:line="200" w:lineRule="exact"/>
        <w:rPr>
          <w:sz w:val="20"/>
          <w:szCs w:val="20"/>
        </w:rPr>
      </w:pPr>
    </w:p>
    <w:p w:rsidR="00737AD2" w:rsidRDefault="007003A1">
      <w:pPr>
        <w:pStyle w:val="BodyText"/>
        <w:spacing w:before="5"/>
        <w:ind w:left="1517"/>
        <w:rPr>
          <w:rFonts w:ascii="仿宋" w:eastAsia="仿宋" w:hAnsi="仿宋" w:cs="仿宋"/>
        </w:rPr>
      </w:pPr>
      <w:r>
        <w:rPr>
          <w:rFonts w:ascii="仿宋" w:eastAsia="仿宋" w:hAnsi="仿宋" w:cs="仿宋"/>
        </w:rPr>
        <w:t>// connect to database</w:t>
      </w:r>
    </w:p>
    <w:p w:rsidR="00737AD2" w:rsidRDefault="007003A1">
      <w:pPr>
        <w:pStyle w:val="BodyText"/>
        <w:spacing w:line="212" w:lineRule="exact"/>
        <w:ind w:left="1517"/>
        <w:rPr>
          <w:rFonts w:ascii="仿宋" w:eastAsia="仿宋" w:hAnsi="仿宋" w:cs="仿宋"/>
        </w:rPr>
      </w:pPr>
      <w:r>
        <w:rPr>
          <w:rFonts w:ascii="仿宋" w:eastAsia="仿宋" w:hAnsi="仿宋" w:cs="仿宋"/>
        </w:rPr>
        <w:t>rc = sdbConnect ( pHostName, pServiceName, pUsr, pPasswd, &amp;connection ) ;</w:t>
      </w:r>
    </w:p>
    <w:p w:rsidR="00737AD2" w:rsidRDefault="007003A1">
      <w:pPr>
        <w:pStyle w:val="BodyText"/>
        <w:spacing w:line="212" w:lineRule="exact"/>
        <w:ind w:left="1517"/>
        <w:rPr>
          <w:rFonts w:ascii="仿宋" w:eastAsia="仿宋" w:hAnsi="仿宋" w:cs="仿宋"/>
        </w:rPr>
      </w:pPr>
      <w:r>
        <w:rPr>
          <w:rFonts w:ascii="仿宋" w:eastAsia="仿宋" w:hAnsi="仿宋" w:cs="仿宋"/>
        </w:rPr>
        <w:t>if( rc!=SDB_OK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printf("Fail to connet to database, rc = %d" OSS_NEWLINE, rc ) ;</w:t>
      </w:r>
    </w:p>
    <w:p w:rsidR="00737AD2" w:rsidRDefault="007003A1">
      <w:pPr>
        <w:pStyle w:val="BodyText"/>
        <w:spacing w:line="212" w:lineRule="exact"/>
        <w:ind w:left="1817"/>
        <w:rPr>
          <w:rFonts w:ascii="仿宋" w:eastAsia="仿宋" w:hAnsi="仿宋" w:cs="仿宋"/>
        </w:rPr>
      </w:pPr>
      <w:r>
        <w:rPr>
          <w:rFonts w:ascii="仿宋" w:eastAsia="仿宋" w:hAnsi="仿宋" w:cs="仿宋"/>
        </w:rPr>
        <w:t>goto error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37AD2">
      <w:pPr>
        <w:spacing w:before="4" w:line="120" w:lineRule="exact"/>
        <w:rPr>
          <w:sz w:val="12"/>
          <w:szCs w:val="12"/>
        </w:rPr>
      </w:pPr>
    </w:p>
    <w:p w:rsidR="00737AD2" w:rsidRDefault="007003A1">
      <w:pPr>
        <w:pStyle w:val="BodyText"/>
        <w:spacing w:before="5"/>
        <w:ind w:left="1517"/>
        <w:rPr>
          <w:rFonts w:ascii="仿宋" w:eastAsia="仿宋" w:hAnsi="仿宋" w:cs="仿宋"/>
        </w:rPr>
      </w:pPr>
      <w:r>
        <w:rPr>
          <w:rFonts w:ascii="仿宋" w:eastAsia="仿宋" w:hAnsi="仿宋" w:cs="仿宋"/>
        </w:rPr>
        <w:t>done:</w:t>
      </w:r>
    </w:p>
    <w:p w:rsidR="00737AD2" w:rsidRDefault="007003A1">
      <w:pPr>
        <w:pStyle w:val="BodyText"/>
        <w:spacing w:line="212" w:lineRule="exact"/>
        <w:ind w:left="1517"/>
        <w:rPr>
          <w:rFonts w:ascii="仿宋" w:eastAsia="仿宋" w:hAnsi="仿宋" w:cs="仿宋"/>
        </w:rPr>
      </w:pPr>
      <w:r>
        <w:rPr>
          <w:rFonts w:ascii="仿宋" w:eastAsia="仿宋" w:hAnsi="仿宋" w:cs="仿宋"/>
        </w:rPr>
        <w:t>// disconnect from database</w:t>
      </w:r>
    </w:p>
    <w:p w:rsidR="00737AD2" w:rsidRDefault="007003A1">
      <w:pPr>
        <w:pStyle w:val="BodyText"/>
        <w:spacing w:line="212" w:lineRule="exact"/>
        <w:ind w:left="1517"/>
        <w:rPr>
          <w:rFonts w:ascii="仿宋" w:eastAsia="仿宋" w:hAnsi="仿宋" w:cs="仿宋"/>
        </w:rPr>
      </w:pPr>
      <w:r>
        <w:rPr>
          <w:rFonts w:ascii="仿宋" w:eastAsia="仿宋" w:hAnsi="仿宋" w:cs="仿宋"/>
        </w:rPr>
        <w:t>sdbDisconnect ( connection ) ;</w:t>
      </w:r>
    </w:p>
    <w:p w:rsidR="00737AD2" w:rsidRDefault="007003A1">
      <w:pPr>
        <w:pStyle w:val="BodyText"/>
        <w:spacing w:line="212" w:lineRule="exact"/>
        <w:ind w:left="1517"/>
        <w:rPr>
          <w:rFonts w:ascii="仿宋" w:eastAsia="仿宋" w:hAnsi="仿宋" w:cs="仿宋"/>
        </w:rPr>
      </w:pPr>
      <w:r>
        <w:rPr>
          <w:rFonts w:ascii="仿宋" w:eastAsia="仿宋" w:hAnsi="仿宋" w:cs="仿宋"/>
        </w:rPr>
        <w:t>// release connection</w:t>
      </w:r>
    </w:p>
    <w:p w:rsidR="00737AD2" w:rsidRDefault="007003A1">
      <w:pPr>
        <w:pStyle w:val="BodyText"/>
        <w:spacing w:line="212" w:lineRule="exact"/>
        <w:ind w:left="1517"/>
        <w:rPr>
          <w:rFonts w:ascii="仿宋" w:eastAsia="仿宋" w:hAnsi="仿宋" w:cs="仿宋"/>
        </w:rPr>
      </w:pPr>
      <w:r>
        <w:rPr>
          <w:rFonts w:ascii="仿宋" w:eastAsia="仿宋" w:hAnsi="仿宋" w:cs="仿宋"/>
        </w:rPr>
        <w:t>sdbReleaseConnection ( connection ) ;</w:t>
      </w:r>
    </w:p>
    <w:p w:rsidR="00737AD2" w:rsidRDefault="007003A1">
      <w:pPr>
        <w:pStyle w:val="BodyText"/>
        <w:spacing w:line="212" w:lineRule="exact"/>
        <w:ind w:left="1517"/>
        <w:rPr>
          <w:rFonts w:ascii="仿宋" w:eastAsia="仿宋" w:hAnsi="仿宋" w:cs="仿宋"/>
        </w:rPr>
      </w:pPr>
      <w:r>
        <w:rPr>
          <w:rFonts w:ascii="仿宋" w:eastAsia="仿宋" w:hAnsi="仿宋" w:cs="仿宋"/>
        </w:rPr>
        <w:t>return 0 ;</w:t>
      </w:r>
    </w:p>
    <w:p w:rsidR="00737AD2" w:rsidRDefault="007003A1">
      <w:pPr>
        <w:pStyle w:val="BodyText"/>
        <w:spacing w:line="212" w:lineRule="exact"/>
        <w:ind w:left="1517"/>
        <w:rPr>
          <w:rFonts w:ascii="仿宋" w:eastAsia="仿宋" w:hAnsi="仿宋" w:cs="仿宋"/>
        </w:rPr>
      </w:pPr>
      <w:r>
        <w:rPr>
          <w:rFonts w:ascii="仿宋" w:eastAsia="仿宋" w:hAnsi="仿宋" w:cs="仿宋"/>
        </w:rPr>
        <w:t>error:</w:t>
      </w:r>
    </w:p>
    <w:p w:rsidR="00737AD2" w:rsidRDefault="007003A1">
      <w:pPr>
        <w:pStyle w:val="BodyText"/>
        <w:spacing w:line="212" w:lineRule="exact"/>
        <w:ind w:left="1517"/>
        <w:rPr>
          <w:rFonts w:ascii="仿宋" w:eastAsia="仿宋" w:hAnsi="仿宋" w:cs="仿宋"/>
        </w:rPr>
      </w:pPr>
      <w:r>
        <w:rPr>
          <w:rFonts w:ascii="仿宋" w:eastAsia="仿宋" w:hAnsi="仿宋" w:cs="仿宋"/>
        </w:rPr>
        <w:t>goto done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EC10B3">
      <w:pPr>
        <w:pStyle w:val="BodyText"/>
        <w:spacing w:before="49"/>
        <w:ind w:left="1217"/>
      </w:pPr>
      <w:r>
        <w:pict>
          <v:group id="_x0000_s3202" style="position:absolute;left:0;text-align:left;margin-left:95.85pt;margin-top:-190.5pt;width:459.45pt;height:190.8pt;z-index:-25599;mso-position-horizontal-relative:page" coordorigin="1917,-3810" coordsize="9189,3816">
            <v:shape id="_x0000_s3203" style="position:absolute;left:1917;top:-3810;width:9189;height:3816" coordorigin="1917,-3810" coordsize="9189,3816" path="m1917,-3810r9189,l11106,6,1917,6r,-3816xe" fillcolor="#efefef" stroked="f">
              <v:path arrowok="t"/>
            </v:shape>
            <w10:wrap anchorx="page"/>
          </v:group>
        </w:pict>
      </w:r>
      <w:r w:rsidR="007003A1">
        <w:t>在linux下，可以如下编译及链接动态链接库文件libsdbc.so。</w:t>
      </w:r>
    </w:p>
    <w:p w:rsidR="00737AD2" w:rsidRDefault="00EC10B3">
      <w:pPr>
        <w:pStyle w:val="BodyText"/>
        <w:spacing w:before="6"/>
        <w:ind w:left="1217"/>
        <w:rPr>
          <w:rFonts w:ascii="仿宋" w:eastAsia="仿宋" w:hAnsi="仿宋" w:cs="仿宋"/>
        </w:rPr>
      </w:pPr>
      <w:r w:rsidRPr="00EC10B3">
        <w:pict>
          <v:group id="_x0000_s3200" style="position:absolute;left:0;text-align:left;margin-left:95.85pt;margin-top:4.75pt;width:459.45pt;height:31.8pt;z-index:-25598;mso-position-horizontal-relative:page" coordorigin="1917,95" coordsize="9189,636">
            <v:shape id="_x0000_s3201"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$gcc -o connect connect.c -I /&lt;PATH&gt;/sdbdriver/include -lsdbc -L /&lt;PATH&gt;/sdbdriver/lib</w:t>
      </w:r>
    </w:p>
    <w:p w:rsidR="00737AD2" w:rsidRDefault="007003A1">
      <w:pPr>
        <w:pStyle w:val="BodyText"/>
        <w:spacing w:line="212" w:lineRule="exact"/>
        <w:ind w:left="1217"/>
        <w:rPr>
          <w:rFonts w:ascii="仿宋" w:eastAsia="仿宋" w:hAnsi="仿宋" w:cs="仿宋"/>
        </w:rPr>
      </w:pPr>
      <w:r>
        <w:rPr>
          <w:rFonts w:ascii="仿宋" w:eastAsia="仿宋" w:hAnsi="仿宋" w:cs="仿宋"/>
        </w:rPr>
        <w:t>$ ./connect localhost 11810 "" ""</w:t>
      </w:r>
    </w:p>
    <w:p w:rsidR="00737AD2" w:rsidRDefault="007003A1">
      <w:pPr>
        <w:pStyle w:val="BodyText"/>
        <w:spacing w:line="212" w:lineRule="exact"/>
        <w:ind w:left="1217"/>
        <w:rPr>
          <w:rFonts w:ascii="仿宋" w:eastAsia="仿宋" w:hAnsi="仿宋" w:cs="仿宋"/>
        </w:rPr>
      </w:pPr>
      <w:r>
        <w:rPr>
          <w:rFonts w:ascii="仿宋" w:eastAsia="仿宋" w:hAnsi="仿宋" w:cs="仿宋"/>
        </w:rPr>
        <w:t>connect success!</w:t>
      </w:r>
    </w:p>
    <w:p w:rsidR="00737AD2" w:rsidRDefault="00737AD2">
      <w:pPr>
        <w:spacing w:before="2" w:line="150" w:lineRule="exact"/>
        <w:rPr>
          <w:sz w:val="15"/>
          <w:szCs w:val="15"/>
        </w:rPr>
      </w:pPr>
    </w:p>
    <w:p w:rsidR="00737AD2" w:rsidRDefault="00921398">
      <w:pPr>
        <w:pStyle w:val="BodyText"/>
        <w:spacing w:line="154" w:lineRule="auto"/>
        <w:ind w:left="1857" w:right="78" w:hanging="640"/>
      </w:pPr>
      <w:r>
        <w:pict>
          <v:shape id="_x0000_i1081"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本例程连接到本地数据库的11810端口，使用的是空的用户名很密码。</w:t>
      </w:r>
      <w:r w:rsidR="007003A1">
        <w:rPr>
          <w:w w:val="95"/>
        </w:rPr>
        <w:t>用户需要根据自己的实际</w:t>
      </w:r>
      <w:r w:rsidR="007003A1">
        <w:t xml:space="preserve"> 情况配置参数。但如果数据库已经创建用户，可以使用已经创建的用户及密码连接到数据库。</w:t>
      </w:r>
    </w:p>
    <w:p w:rsidR="00737AD2" w:rsidRDefault="007003A1">
      <w:pPr>
        <w:pStyle w:val="BodyText"/>
        <w:tabs>
          <w:tab w:val="left" w:pos="1217"/>
        </w:tabs>
        <w:spacing w:line="28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创建集合空间，集合</w:t>
      </w:r>
    </w:p>
    <w:p w:rsidR="00737AD2" w:rsidRDefault="00737AD2">
      <w:pPr>
        <w:spacing w:before="8" w:line="100" w:lineRule="exact"/>
        <w:rPr>
          <w:sz w:val="10"/>
          <w:szCs w:val="10"/>
        </w:rPr>
      </w:pPr>
    </w:p>
    <w:p w:rsidR="00737AD2" w:rsidRDefault="007003A1">
      <w:pPr>
        <w:pStyle w:val="BodyText"/>
        <w:spacing w:line="168" w:lineRule="auto"/>
        <w:ind w:left="1217" w:right="78"/>
        <w:rPr>
          <w:lang w:eastAsia="zh-CN"/>
        </w:rPr>
      </w:pPr>
      <w:r>
        <w:rPr>
          <w:w w:val="90"/>
        </w:rPr>
        <w:t>以下创建了一个名字为“foo”的集合空间和一个名字为“bar”的集合，集合空间内的集合的数据页大小</w:t>
      </w:r>
      <w:r>
        <w:t xml:space="preserve"> </w:t>
      </w:r>
      <w:r>
        <w:rPr>
          <w:w w:val="95"/>
        </w:rPr>
        <w:t>为4k。</w:t>
      </w:r>
      <w:r>
        <w:rPr>
          <w:w w:val="95"/>
          <w:lang w:eastAsia="zh-CN"/>
        </w:rPr>
        <w:t>可根据实际情况选择不同大小的数据页。创建集合后，可对集合做增删改查等操作。</w:t>
      </w:r>
    </w:p>
    <w:p w:rsidR="00737AD2" w:rsidRDefault="00EC10B3">
      <w:pPr>
        <w:pStyle w:val="BodyText"/>
        <w:tabs>
          <w:tab w:val="left" w:pos="4617"/>
        </w:tabs>
        <w:spacing w:before="97" w:line="172" w:lineRule="auto"/>
        <w:ind w:left="1217" w:right="5302"/>
        <w:rPr>
          <w:rFonts w:ascii="仿宋" w:eastAsia="仿宋" w:hAnsi="仿宋" w:cs="仿宋"/>
        </w:rPr>
      </w:pPr>
      <w:r w:rsidRPr="00EC10B3">
        <w:pict>
          <v:group id="_x0000_s3197" style="position:absolute;left:0;text-align:left;margin-left:95.85pt;margin-top:5.55pt;width:459.45pt;height:84.8pt;z-index:-25597;mso-position-horizontal-relative:page" coordorigin="1917,111" coordsize="9189,1696">
            <v:shape id="_x0000_s3198"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lang w:eastAsia="zh-CN"/>
        </w:rPr>
        <w:t xml:space="preserve">// 首先，定义集合空间、集合句柄。 </w:t>
      </w:r>
      <w:r w:rsidR="007003A1">
        <w:rPr>
          <w:rFonts w:ascii="仿宋" w:eastAsia="仿宋" w:hAnsi="仿宋" w:cs="仿宋"/>
        </w:rPr>
        <w:t>sdbCSHandle collectionspace</w:t>
      </w:r>
      <w:r w:rsidR="007003A1">
        <w:rPr>
          <w:rFonts w:ascii="仿宋" w:eastAsia="仿宋" w:hAnsi="仿宋" w:cs="仿宋"/>
        </w:rPr>
        <w:tab/>
        <w:t>= 0 ; sdbConnectionHandle connection</w:t>
      </w:r>
      <w:r w:rsidR="007003A1">
        <w:rPr>
          <w:rFonts w:ascii="仿宋" w:eastAsia="仿宋" w:hAnsi="仿宋" w:cs="仿宋"/>
        </w:rPr>
        <w:tab/>
        <w:t>= 0 ;</w:t>
      </w:r>
    </w:p>
    <w:p w:rsidR="00737AD2" w:rsidRDefault="007003A1">
      <w:pPr>
        <w:pStyle w:val="BodyText"/>
        <w:spacing w:line="220" w:lineRule="exact"/>
        <w:ind w:left="1217"/>
        <w:rPr>
          <w:rFonts w:ascii="仿宋" w:eastAsia="仿宋" w:hAnsi="仿宋" w:cs="仿宋"/>
        </w:rPr>
      </w:pPr>
      <w:r>
        <w:rPr>
          <w:rFonts w:ascii="仿宋" w:eastAsia="仿宋" w:hAnsi="仿宋" w:cs="仿宋"/>
        </w:rPr>
        <w:t>// 创建集合空间"foo"</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sdbCreateCollectionSpace ( connection, "foo",</w:t>
      </w:r>
    </w:p>
    <w:p w:rsidR="00737AD2" w:rsidRDefault="007003A1">
      <w:pPr>
        <w:pStyle w:val="BodyText"/>
        <w:spacing w:line="212" w:lineRule="exact"/>
        <w:ind w:left="4117"/>
        <w:rPr>
          <w:rFonts w:ascii="仿宋" w:eastAsia="仿宋" w:hAnsi="仿宋" w:cs="仿宋"/>
        </w:rPr>
      </w:pPr>
      <w:r>
        <w:rPr>
          <w:rFonts w:ascii="仿宋" w:eastAsia="仿宋" w:hAnsi="仿宋" w:cs="仿宋"/>
        </w:rPr>
        <w:t>SDB_PAGESIZE_4K, &amp;collectionspace ) ;</w:t>
      </w:r>
    </w:p>
    <w:p w:rsidR="00737AD2" w:rsidRDefault="007003A1">
      <w:pPr>
        <w:pStyle w:val="BodyText"/>
        <w:spacing w:line="212" w:lineRule="exact"/>
        <w:ind w:left="1217"/>
        <w:rPr>
          <w:rFonts w:ascii="仿宋" w:eastAsia="仿宋" w:hAnsi="仿宋" w:cs="仿宋"/>
        </w:rPr>
      </w:pPr>
      <w:r>
        <w:rPr>
          <w:rFonts w:ascii="仿宋" w:eastAsia="仿宋" w:hAnsi="仿宋" w:cs="仿宋"/>
        </w:rPr>
        <w:t>// 在新建立的集合空间中创建集合"bar"</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sdbCreateCollection ( collectionspace, "bar", &amp;collection ) ;</w:t>
      </w:r>
    </w:p>
    <w:p w:rsidR="00737AD2" w:rsidRDefault="00737AD2">
      <w:pPr>
        <w:spacing w:before="2" w:line="150" w:lineRule="exact"/>
        <w:rPr>
          <w:sz w:val="15"/>
          <w:szCs w:val="15"/>
        </w:rPr>
      </w:pPr>
    </w:p>
    <w:p w:rsidR="00737AD2" w:rsidRDefault="00921398">
      <w:pPr>
        <w:pStyle w:val="BodyText"/>
        <w:spacing w:line="154" w:lineRule="auto"/>
        <w:ind w:left="1857" w:right="78" w:hanging="640"/>
        <w:rPr>
          <w:lang w:eastAsia="zh-CN"/>
        </w:rPr>
      </w:pPr>
      <w:r>
        <w:pict>
          <v:shape id="_x0000_i1082"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注:</w:t>
      </w:r>
      <w:r w:rsidR="007003A1">
        <w:rPr>
          <w:w w:val="111"/>
          <w:lang w:eastAsia="zh-CN"/>
        </w:rPr>
        <w:t xml:space="preserve"> </w:t>
      </w:r>
      <w:r w:rsidR="007003A1">
        <w:rPr>
          <w:w w:val="95"/>
          <w:lang w:eastAsia="zh-CN"/>
        </w:rPr>
        <w:t>在创建集合“bar”时并没有附加分区、压缩等信息，关于创建集合的更详细情况，请参考详情请查</w:t>
      </w:r>
      <w:r w:rsidR="007003A1">
        <w:rPr>
          <w:lang w:eastAsia="zh-CN"/>
        </w:rPr>
        <w:t xml:space="preserve"> </w:t>
      </w:r>
      <w:r w:rsidR="007003A1">
        <w:rPr>
          <w:w w:val="95"/>
          <w:lang w:eastAsia="zh-CN"/>
        </w:rPr>
        <w:t>阅</w:t>
      </w:r>
      <w:r w:rsidR="007003A1">
        <w:rPr>
          <w:color w:val="0000FF"/>
          <w:w w:val="95"/>
          <w:lang w:eastAsia="zh-CN"/>
        </w:rPr>
        <w:t>C</w:t>
      </w:r>
      <w:r w:rsidR="007003A1">
        <w:rPr>
          <w:color w:val="0000FF"/>
          <w:spacing w:val="-6"/>
          <w:w w:val="95"/>
          <w:lang w:eastAsia="zh-CN"/>
        </w:rPr>
        <w:t xml:space="preserve"> </w:t>
      </w:r>
      <w:r w:rsidR="007003A1">
        <w:rPr>
          <w:color w:val="0000FF"/>
          <w:w w:val="95"/>
          <w:lang w:eastAsia="zh-CN"/>
        </w:rPr>
        <w:t>API</w:t>
      </w:r>
    </w:p>
    <w:p w:rsidR="00737AD2" w:rsidRDefault="007003A1">
      <w:pPr>
        <w:pStyle w:val="BodyText"/>
        <w:tabs>
          <w:tab w:val="left" w:pos="1217"/>
        </w:tabs>
        <w:spacing w:line="285"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插入数据</w:t>
      </w:r>
    </w:p>
    <w:p w:rsidR="00737AD2" w:rsidRDefault="00737AD2">
      <w:pPr>
        <w:spacing w:before="8" w:line="100" w:lineRule="exact"/>
        <w:rPr>
          <w:sz w:val="10"/>
          <w:szCs w:val="10"/>
          <w:lang w:eastAsia="zh-CN"/>
        </w:rPr>
      </w:pPr>
    </w:p>
    <w:p w:rsidR="00737AD2" w:rsidRDefault="007003A1">
      <w:pPr>
        <w:pStyle w:val="BodyText"/>
        <w:spacing w:line="168" w:lineRule="auto"/>
        <w:ind w:left="1217" w:right="126"/>
        <w:rPr>
          <w:lang w:eastAsia="zh-CN"/>
        </w:rPr>
      </w:pPr>
      <w:r>
        <w:rPr>
          <w:w w:val="95"/>
          <w:lang w:eastAsia="zh-CN"/>
        </w:rPr>
        <w:t>SequoiaDB存储数据采用BSON的格式，BSON是一种类似JSON的二进制对象。保存数据库中的数据，首</w:t>
      </w:r>
      <w:r>
        <w:rPr>
          <w:lang w:eastAsia="zh-CN"/>
        </w:rPr>
        <w:t xml:space="preserve"> 先必须创建bson对象。下面会将{name:"Tom",age:24}插入到集合中。</w:t>
      </w:r>
    </w:p>
    <w:p w:rsidR="00737AD2" w:rsidRDefault="00EC10B3">
      <w:pPr>
        <w:pStyle w:val="BodyText"/>
        <w:spacing w:before="97" w:line="172" w:lineRule="auto"/>
        <w:ind w:left="1217" w:right="4623"/>
        <w:rPr>
          <w:rFonts w:ascii="仿宋" w:eastAsia="仿宋" w:hAnsi="仿宋" w:cs="仿宋"/>
          <w:lang w:eastAsia="zh-CN"/>
        </w:rPr>
      </w:pPr>
      <w:r w:rsidRPr="00EC10B3">
        <w:pict>
          <v:group id="_x0000_s3194" style="position:absolute;left:0;text-align:left;margin-left:95.85pt;margin-top:5.55pt;width:459.45pt;height:116.6pt;z-index:-25596;mso-position-horizontal-relative:page" coordorigin="1917,111" coordsize="9189,2332">
            <v:shape id="_x0000_s3195" style="position:absolute;left:1917;top:111;width:9189;height:2332" coordorigin="1917,111" coordsize="9189,2332" path="m1917,111r9189,l11106,2443r-9189,l1917,111xe" fillcolor="#efefef" stroked="f">
              <v:path arrowok="t"/>
            </v:shape>
            <w10:wrap anchorx="page"/>
          </v:group>
        </w:pict>
      </w:r>
      <w:r w:rsidR="007003A1">
        <w:rPr>
          <w:rFonts w:ascii="仿宋" w:eastAsia="仿宋" w:hAnsi="仿宋" w:cs="仿宋"/>
          <w:lang w:eastAsia="zh-CN"/>
        </w:rPr>
        <w:t>// 首先，我们需要创建一个插入的bson对象。 INT32 rc = SDB_OK ;</w:t>
      </w:r>
    </w:p>
    <w:p w:rsidR="00737AD2" w:rsidRDefault="007003A1">
      <w:pPr>
        <w:pStyle w:val="BodyText"/>
        <w:spacing w:line="172" w:lineRule="auto"/>
        <w:ind w:left="1217" w:right="7223"/>
        <w:rPr>
          <w:rFonts w:ascii="仿宋" w:eastAsia="仿宋" w:hAnsi="仿宋" w:cs="仿宋"/>
          <w:lang w:eastAsia="zh-CN"/>
        </w:rPr>
      </w:pPr>
      <w:r>
        <w:rPr>
          <w:rFonts w:ascii="仿宋" w:eastAsia="仿宋" w:hAnsi="仿宋" w:cs="仿宋"/>
          <w:lang w:eastAsia="zh-CN"/>
        </w:rPr>
        <w:t>bson obj ; bson_init( &amp;obj ) ;</w:t>
      </w:r>
    </w:p>
    <w:p w:rsidR="00737AD2" w:rsidRDefault="007003A1">
      <w:pPr>
        <w:pStyle w:val="BodyText"/>
        <w:spacing w:line="172" w:lineRule="auto"/>
        <w:ind w:left="1217" w:right="4623"/>
        <w:rPr>
          <w:rFonts w:ascii="仿宋" w:eastAsia="仿宋" w:hAnsi="仿宋" w:cs="仿宋"/>
        </w:rPr>
      </w:pPr>
      <w:r>
        <w:rPr>
          <w:rFonts w:ascii="仿宋" w:eastAsia="仿宋" w:hAnsi="仿宋" w:cs="仿宋"/>
        </w:rPr>
        <w:t>bson_append_string( &amp;obj, "name", "tom" ) ; bson_append_int( &amp;obj, "age", 24 ) ;</w:t>
      </w:r>
    </w:p>
    <w:p w:rsidR="00737AD2" w:rsidRDefault="007003A1">
      <w:pPr>
        <w:pStyle w:val="BodyText"/>
        <w:spacing w:line="172" w:lineRule="auto"/>
        <w:ind w:left="1217" w:right="6423"/>
        <w:rPr>
          <w:rFonts w:ascii="仿宋" w:eastAsia="仿宋" w:hAnsi="仿宋" w:cs="仿宋"/>
        </w:rPr>
      </w:pPr>
      <w:r>
        <w:rPr>
          <w:rFonts w:ascii="仿宋" w:eastAsia="仿宋" w:hAnsi="仿宋" w:cs="仿宋"/>
        </w:rPr>
        <w:t>rc = bson_finish( &amp;obj ) ; if ( rc != SDB_OK ) printf("Error.");</w:t>
      </w:r>
    </w:p>
    <w:p w:rsidR="00737AD2" w:rsidRDefault="007003A1">
      <w:pPr>
        <w:pStyle w:val="BodyText"/>
        <w:spacing w:line="220" w:lineRule="exact"/>
        <w:ind w:left="1217"/>
        <w:rPr>
          <w:rFonts w:ascii="仿宋" w:eastAsia="仿宋" w:hAnsi="仿宋" w:cs="仿宋"/>
          <w:lang w:eastAsia="zh-CN"/>
        </w:rPr>
      </w:pPr>
      <w:r>
        <w:rPr>
          <w:rFonts w:ascii="仿宋" w:eastAsia="仿宋" w:hAnsi="仿宋" w:cs="仿宋"/>
          <w:lang w:eastAsia="zh-CN"/>
        </w:rPr>
        <w:t>// 接着，把此bson对象插入集合中</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rc = sdbInsert ( collection, &amp;obj ) ;</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w:t>
      </w:r>
    </w:p>
    <w:p w:rsidR="00737AD2" w:rsidRDefault="00737AD2">
      <w:pPr>
        <w:spacing w:line="257" w:lineRule="exact"/>
        <w:rPr>
          <w:lang w:eastAsia="zh-CN"/>
        </w:rPr>
        <w:sectPr w:rsidR="00737AD2">
          <w:pgSz w:w="12240" w:h="15840"/>
          <w:pgMar w:top="900" w:right="11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397"/>
        <w:rPr>
          <w:lang w:eastAsia="zh-CN"/>
        </w:rPr>
      </w:pPr>
      <w:r>
        <w:rPr>
          <w:lang w:eastAsia="zh-CN"/>
        </w:rPr>
        <w:t xml:space="preserve">查询操作需要一个游标句柄存放查询的结果到本地。要获得查询的结果需要使用游标操作。本例使用了 </w:t>
      </w:r>
      <w:r>
        <w:rPr>
          <w:w w:val="95"/>
          <w:lang w:eastAsia="zh-CN"/>
        </w:rPr>
        <w:t>游标操作的sdbNext接口，表示从查询结果中取到一条记录。此示例中没有设置查询条件、筛选条件、排</w:t>
      </w:r>
      <w:r>
        <w:rPr>
          <w:lang w:eastAsia="zh-CN"/>
        </w:rPr>
        <w:t xml:space="preserve"> 序情况、及仅使用默认索引。</w:t>
      </w:r>
    </w:p>
    <w:p w:rsidR="00737AD2" w:rsidRDefault="00737AD2">
      <w:pPr>
        <w:spacing w:before="7" w:line="130" w:lineRule="exact"/>
        <w:rPr>
          <w:sz w:val="13"/>
          <w:szCs w:val="13"/>
          <w:lang w:eastAsia="zh-CN"/>
        </w:rPr>
      </w:pPr>
    </w:p>
    <w:p w:rsidR="00737AD2" w:rsidRDefault="00EC10B3">
      <w:pPr>
        <w:pStyle w:val="BodyText"/>
        <w:spacing w:line="172" w:lineRule="auto"/>
        <w:ind w:left="397" w:right="6663"/>
        <w:rPr>
          <w:rFonts w:ascii="仿宋" w:eastAsia="仿宋" w:hAnsi="仿宋" w:cs="仿宋"/>
        </w:rPr>
      </w:pPr>
      <w:r w:rsidRPr="00EC10B3">
        <w:pict>
          <v:group id="_x0000_s3192" style="position:absolute;left:0;text-align:left;margin-left:95.85pt;margin-top:.7pt;width:459.45pt;height:148.4pt;z-index:-25595;mso-position-horizontal-relative:page" coordorigin="1917,14" coordsize="9189,2968">
            <v:shape id="_x0000_s3193" style="position:absolute;left:1917;top:14;width:9189;height:2968" coordorigin="1917,14" coordsize="9189,2968" path="m1917,14r9189,l11106,2982r-9189,l1917,14xe" fillcolor="#efefef" stroked="f">
              <v:path arrowok="t"/>
            </v:shape>
            <w10:wrap anchorx="page"/>
          </v:group>
        </w:pict>
      </w:r>
      <w:r w:rsidR="007003A1">
        <w:rPr>
          <w:rFonts w:ascii="仿宋" w:eastAsia="仿宋" w:hAnsi="仿宋" w:cs="仿宋"/>
        </w:rPr>
        <w:t>// 定义一个游标句柄 sdbCursorHandle cursor = 0 ;</w:t>
      </w:r>
    </w:p>
    <w:p w:rsidR="00737AD2" w:rsidRDefault="007003A1">
      <w:pPr>
        <w:pStyle w:val="BodyText"/>
        <w:spacing w:line="220"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 查询所有记录，查询结果放在游标句柄中</w:t>
      </w:r>
    </w:p>
    <w:p w:rsidR="00737AD2" w:rsidRDefault="007003A1">
      <w:pPr>
        <w:pStyle w:val="BodyText"/>
        <w:spacing w:line="212" w:lineRule="exact"/>
        <w:ind w:left="397"/>
        <w:rPr>
          <w:rFonts w:ascii="仿宋" w:eastAsia="仿宋" w:hAnsi="仿宋" w:cs="仿宋"/>
        </w:rPr>
      </w:pPr>
      <w:r>
        <w:rPr>
          <w:rFonts w:ascii="仿宋" w:eastAsia="仿宋" w:hAnsi="仿宋" w:cs="仿宋"/>
        </w:rPr>
        <w:t>rc = sdbQuery(collection, NULL, NULL, NULL, NULL, 0, -1, &amp;cursor ) ;</w:t>
      </w:r>
    </w:p>
    <w:p w:rsidR="00737AD2" w:rsidRDefault="007003A1">
      <w:pPr>
        <w:pStyle w:val="BodyText"/>
        <w:spacing w:line="212" w:lineRule="exact"/>
        <w:ind w:left="397"/>
        <w:rPr>
          <w:rFonts w:ascii="仿宋" w:eastAsia="仿宋" w:hAnsi="仿宋" w:cs="仿宋"/>
        </w:rPr>
      </w:pPr>
      <w:r>
        <w:rPr>
          <w:rFonts w:ascii="仿宋" w:eastAsia="仿宋" w:hAnsi="仿宋" w:cs="仿宋"/>
        </w:rPr>
        <w:t>// 从游标中显示所有记录</w:t>
      </w:r>
    </w:p>
    <w:p w:rsidR="00737AD2" w:rsidRDefault="007003A1">
      <w:pPr>
        <w:pStyle w:val="BodyText"/>
        <w:spacing w:line="212" w:lineRule="exact"/>
        <w:ind w:left="397"/>
        <w:rPr>
          <w:rFonts w:ascii="仿宋" w:eastAsia="仿宋" w:hAnsi="仿宋" w:cs="仿宋"/>
        </w:rPr>
      </w:pPr>
      <w:r>
        <w:rPr>
          <w:rFonts w:ascii="仿宋" w:eastAsia="仿宋" w:hAnsi="仿宋" w:cs="仿宋"/>
        </w:rPr>
        <w:t>bson_init(obj);</w:t>
      </w:r>
    </w:p>
    <w:p w:rsidR="00737AD2" w:rsidRDefault="007003A1">
      <w:pPr>
        <w:pStyle w:val="BodyText"/>
        <w:spacing w:line="212" w:lineRule="exact"/>
        <w:ind w:left="397"/>
        <w:rPr>
          <w:rFonts w:ascii="仿宋" w:eastAsia="仿宋" w:hAnsi="仿宋" w:cs="仿宋"/>
        </w:rPr>
      </w:pPr>
      <w:r>
        <w:rPr>
          <w:rFonts w:ascii="仿宋" w:eastAsia="仿宋" w:hAnsi="仿宋" w:cs="仿宋"/>
        </w:rPr>
        <w:t>while( !( rc=sdbNext( cursor, &amp;obj ) )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bson_print( &amp;obj ) ;</w:t>
      </w:r>
    </w:p>
    <w:p w:rsidR="00737AD2" w:rsidRDefault="007003A1">
      <w:pPr>
        <w:pStyle w:val="BodyText"/>
        <w:spacing w:line="212" w:lineRule="exact"/>
        <w:ind w:left="797"/>
        <w:rPr>
          <w:rFonts w:ascii="仿宋" w:eastAsia="仿宋" w:hAnsi="仿宋" w:cs="仿宋"/>
        </w:rPr>
      </w:pPr>
      <w:r>
        <w:rPr>
          <w:rFonts w:ascii="仿宋" w:eastAsia="仿宋" w:hAnsi="仿宋" w:cs="仿宋"/>
        </w:rPr>
        <w:t>bson_destroy(&amp;obj) ;</w:t>
      </w:r>
    </w:p>
    <w:p w:rsidR="00737AD2" w:rsidRDefault="007003A1">
      <w:pPr>
        <w:pStyle w:val="BodyText"/>
        <w:spacing w:line="212" w:lineRule="exact"/>
        <w:ind w:left="797"/>
        <w:rPr>
          <w:rFonts w:ascii="仿宋" w:eastAsia="仿宋" w:hAnsi="仿宋" w:cs="仿宋"/>
        </w:rPr>
      </w:pPr>
      <w:r>
        <w:rPr>
          <w:rFonts w:ascii="仿宋" w:eastAsia="仿宋" w:hAnsi="仿宋" w:cs="仿宋"/>
        </w:rPr>
        <w:t>bson_init(&amp;obj);</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bson_destroy(obj) ;</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索引</w:t>
      </w:r>
    </w:p>
    <w:p w:rsidR="00737AD2" w:rsidRDefault="007003A1">
      <w:pPr>
        <w:pStyle w:val="BodyText"/>
        <w:spacing w:before="22"/>
        <w:ind w:left="397"/>
      </w:pPr>
      <w:r>
        <w:rPr>
          <w:w w:val="95"/>
        </w:rPr>
        <w:t>此处，我们在集合句柄collection指定的集合中创建一个以“name”为升序，“age”为降序的索引。</w:t>
      </w:r>
    </w:p>
    <w:p w:rsidR="00737AD2" w:rsidRDefault="00EC10B3">
      <w:pPr>
        <w:pStyle w:val="BodyText"/>
        <w:spacing w:before="6"/>
        <w:ind w:left="397"/>
        <w:rPr>
          <w:rFonts w:ascii="仿宋" w:eastAsia="仿宋" w:hAnsi="仿宋" w:cs="仿宋"/>
        </w:rPr>
      </w:pPr>
      <w:r w:rsidRPr="00EC10B3">
        <w:pict>
          <v:group id="_x0000_s3190" style="position:absolute;left:0;text-align:left;margin-left:95.85pt;margin-top:4.75pt;width:459.45pt;height:127.2pt;z-index:-25594;mso-position-horizontal-relative:page" coordorigin="1917,95" coordsize="9189,2544">
            <v:shape id="_x0000_s3191" style="position:absolute;left:1917;top:95;width:9189;height:2544" coordorigin="1917,95" coordsize="9189,2544" path="m1917,95r9189,l11106,2639r-9189,l1917,95xe" fillcolor="#efefef" stroked="f">
              <v:path arrowok="t"/>
            </v:shape>
            <w10:wrap anchorx="page"/>
          </v:group>
        </w:pict>
      </w:r>
      <w:r w:rsidR="007003A1">
        <w:rPr>
          <w:rFonts w:ascii="仿宋" w:eastAsia="仿宋" w:hAnsi="仿宋" w:cs="仿宋"/>
        </w:rPr>
        <w:t>#define INDEX_NAME "index"</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 首先创建一bson对象包含将要创建的索引的信息</w:t>
      </w:r>
    </w:p>
    <w:p w:rsidR="00737AD2" w:rsidRDefault="007003A1">
      <w:pPr>
        <w:pStyle w:val="BodyText"/>
        <w:spacing w:line="212" w:lineRule="exact"/>
        <w:ind w:left="397"/>
        <w:rPr>
          <w:rFonts w:ascii="仿宋" w:eastAsia="仿宋" w:hAnsi="仿宋" w:cs="仿宋"/>
        </w:rPr>
      </w:pPr>
      <w:r>
        <w:rPr>
          <w:rFonts w:ascii="仿宋" w:eastAsia="仿宋" w:hAnsi="仿宋" w:cs="仿宋"/>
        </w:rPr>
        <w:t>bson_init( &amp;obj ) ;</w:t>
      </w:r>
    </w:p>
    <w:p w:rsidR="00737AD2" w:rsidRDefault="007003A1">
      <w:pPr>
        <w:pStyle w:val="BodyText"/>
        <w:spacing w:line="212" w:lineRule="exact"/>
        <w:ind w:left="397"/>
        <w:rPr>
          <w:rFonts w:ascii="仿宋" w:eastAsia="仿宋" w:hAnsi="仿宋" w:cs="仿宋"/>
        </w:rPr>
      </w:pPr>
      <w:r>
        <w:rPr>
          <w:rFonts w:ascii="仿宋" w:eastAsia="仿宋" w:hAnsi="仿宋" w:cs="仿宋"/>
        </w:rPr>
        <w:t>bson_append_int( &amp;obj, "name", 1 ) ;</w:t>
      </w:r>
    </w:p>
    <w:p w:rsidR="00737AD2" w:rsidRDefault="007003A1">
      <w:pPr>
        <w:pStyle w:val="BodyText"/>
        <w:spacing w:line="212" w:lineRule="exact"/>
        <w:ind w:left="397"/>
        <w:rPr>
          <w:rFonts w:ascii="仿宋" w:eastAsia="仿宋" w:hAnsi="仿宋" w:cs="仿宋"/>
        </w:rPr>
      </w:pPr>
      <w:r>
        <w:rPr>
          <w:rFonts w:ascii="仿宋" w:eastAsia="仿宋" w:hAnsi="仿宋" w:cs="仿宋"/>
        </w:rPr>
        <w:t>bson_append_int( &amp;obj, "age", -1 ) ;</w:t>
      </w:r>
    </w:p>
    <w:p w:rsidR="00737AD2" w:rsidRDefault="007003A1">
      <w:pPr>
        <w:pStyle w:val="BodyText"/>
        <w:spacing w:line="212" w:lineRule="exact"/>
        <w:ind w:left="397"/>
        <w:rPr>
          <w:rFonts w:ascii="仿宋" w:eastAsia="仿宋" w:hAnsi="仿宋" w:cs="仿宋"/>
        </w:rPr>
      </w:pPr>
      <w:r>
        <w:rPr>
          <w:rFonts w:ascii="仿宋" w:eastAsia="仿宋" w:hAnsi="仿宋" w:cs="仿宋"/>
        </w:rPr>
        <w:t>rc = bson_finish( &amp;obj ) ;</w:t>
      </w:r>
    </w:p>
    <w:p w:rsidR="00737AD2" w:rsidRDefault="007003A1">
      <w:pPr>
        <w:pStyle w:val="BodyText"/>
        <w:spacing w:line="212" w:lineRule="exact"/>
        <w:ind w:left="397"/>
        <w:rPr>
          <w:rFonts w:ascii="仿宋" w:eastAsia="仿宋" w:hAnsi="仿宋" w:cs="仿宋"/>
        </w:rPr>
      </w:pPr>
      <w:r>
        <w:rPr>
          <w:rFonts w:ascii="仿宋" w:eastAsia="仿宋" w:hAnsi="仿宋" w:cs="仿宋"/>
        </w:rPr>
        <w:t>if ( rc != SDB_OK )</w:t>
      </w:r>
    </w:p>
    <w:p w:rsidR="00737AD2" w:rsidRDefault="007003A1">
      <w:pPr>
        <w:pStyle w:val="BodyText"/>
        <w:spacing w:line="212" w:lineRule="exact"/>
        <w:ind w:left="397"/>
        <w:rPr>
          <w:rFonts w:ascii="仿宋" w:eastAsia="仿宋" w:hAnsi="仿宋" w:cs="仿宋"/>
        </w:rPr>
      </w:pPr>
      <w:r>
        <w:rPr>
          <w:rFonts w:ascii="仿宋" w:eastAsia="仿宋" w:hAnsi="仿宋" w:cs="仿宋"/>
        </w:rPr>
        <w:t>printf("Error.");</w:t>
      </w:r>
    </w:p>
    <w:p w:rsidR="00737AD2" w:rsidRDefault="007003A1">
      <w:pPr>
        <w:pStyle w:val="BodyText"/>
        <w:spacing w:line="212" w:lineRule="exact"/>
        <w:ind w:left="397"/>
        <w:rPr>
          <w:rFonts w:ascii="仿宋" w:eastAsia="仿宋" w:hAnsi="仿宋" w:cs="仿宋"/>
        </w:rPr>
      </w:pPr>
      <w:r>
        <w:rPr>
          <w:rFonts w:ascii="仿宋" w:eastAsia="仿宋" w:hAnsi="仿宋" w:cs="仿宋"/>
        </w:rPr>
        <w:t>// 创建一个以"name"为升序，"age"为降序的索引</w:t>
      </w:r>
    </w:p>
    <w:p w:rsidR="00737AD2" w:rsidRDefault="007003A1">
      <w:pPr>
        <w:pStyle w:val="BodyText"/>
        <w:spacing w:line="212" w:lineRule="exact"/>
        <w:ind w:left="397"/>
        <w:rPr>
          <w:rFonts w:ascii="仿宋" w:eastAsia="仿宋" w:hAnsi="仿宋" w:cs="仿宋"/>
        </w:rPr>
      </w:pPr>
      <w:r>
        <w:rPr>
          <w:rFonts w:ascii="仿宋" w:eastAsia="仿宋" w:hAnsi="仿宋" w:cs="仿宋"/>
        </w:rPr>
        <w:t>rc = sdbCreateIndex ( collection, &amp;obj, INDEX_NAME, FALSE, FALSE ) ;</w:t>
      </w:r>
    </w:p>
    <w:p w:rsidR="00737AD2" w:rsidRDefault="007003A1">
      <w:pPr>
        <w:pStyle w:val="BodyText"/>
        <w:spacing w:line="212" w:lineRule="exact"/>
        <w:ind w:left="397"/>
        <w:rPr>
          <w:rFonts w:ascii="仿宋" w:eastAsia="仿宋" w:hAnsi="仿宋" w:cs="仿宋"/>
        </w:rPr>
      </w:pPr>
      <w:r>
        <w:rPr>
          <w:rFonts w:ascii="仿宋" w:eastAsia="仿宋" w:hAnsi="仿宋" w:cs="仿宋"/>
        </w:rPr>
        <w:t>bson_destroy ( &amp;obj ) ;</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w:t>
      </w:r>
    </w:p>
    <w:p w:rsidR="00737AD2" w:rsidRDefault="00737AD2">
      <w:pPr>
        <w:spacing w:before="8" w:line="100" w:lineRule="exact"/>
        <w:rPr>
          <w:sz w:val="10"/>
          <w:szCs w:val="10"/>
          <w:lang w:eastAsia="zh-CN"/>
        </w:rPr>
      </w:pPr>
    </w:p>
    <w:p w:rsidR="00737AD2" w:rsidRDefault="007003A1">
      <w:pPr>
        <w:pStyle w:val="BodyText"/>
        <w:spacing w:line="168" w:lineRule="auto"/>
        <w:ind w:left="397" w:right="486"/>
        <w:rPr>
          <w:lang w:eastAsia="zh-CN"/>
        </w:rPr>
      </w:pPr>
      <w:r>
        <w:rPr>
          <w:w w:val="95"/>
          <w:lang w:eastAsia="zh-CN"/>
        </w:rPr>
        <w:t>此处，我们在集合句柄collection指定的集合中更新记录。因为没有指定数据匹配规则，所以此示例将更</w:t>
      </w:r>
      <w:r>
        <w:rPr>
          <w:lang w:eastAsia="zh-CN"/>
        </w:rPr>
        <w:t xml:space="preserve"> 新集合中所有的集合。</w:t>
      </w:r>
    </w:p>
    <w:p w:rsidR="00737AD2" w:rsidRDefault="00EC10B3">
      <w:pPr>
        <w:pStyle w:val="BodyText"/>
        <w:spacing w:before="97" w:line="172" w:lineRule="auto"/>
        <w:ind w:left="397" w:right="5663"/>
        <w:rPr>
          <w:rFonts w:ascii="仿宋" w:eastAsia="仿宋" w:hAnsi="仿宋" w:cs="仿宋"/>
        </w:rPr>
      </w:pPr>
      <w:r w:rsidRPr="00EC10B3">
        <w:pict>
          <v:group id="_x0000_s3188" style="position:absolute;left:0;text-align:left;margin-left:95.85pt;margin-top:5.55pt;width:459.45pt;height:137.8pt;z-index:-25593;mso-position-horizontal-relative:page" coordorigin="1917,111" coordsize="9189,2756">
            <v:shape id="_x0000_s3189" style="position:absolute;left:1917;top:111;width:9189;height:2756" coordorigin="1917,111" coordsize="9189,2756" path="m1917,111r9189,l11106,2867r-9189,l1917,111xe" fillcolor="#efefef" stroked="f">
              <v:path arrowok="t"/>
            </v:shape>
            <w10:wrap anchorx="page"/>
          </v:group>
        </w:pict>
      </w:r>
      <w:r w:rsidR="007003A1">
        <w:rPr>
          <w:rFonts w:ascii="仿宋" w:eastAsia="仿宋" w:hAnsi="仿宋" w:cs="仿宋"/>
        </w:rPr>
        <w:t>// 先创建一个包含更新规则的bson对象 bson_init( &amp;rule ) ;</w:t>
      </w:r>
    </w:p>
    <w:p w:rsidR="00737AD2" w:rsidRDefault="007003A1">
      <w:pPr>
        <w:pStyle w:val="BodyText"/>
        <w:spacing w:line="172" w:lineRule="auto"/>
        <w:ind w:left="397" w:right="4763"/>
        <w:rPr>
          <w:rFonts w:ascii="仿宋" w:eastAsia="仿宋" w:hAnsi="仿宋" w:cs="仿宋"/>
        </w:rPr>
      </w:pPr>
      <w:r>
        <w:rPr>
          <w:rFonts w:ascii="仿宋" w:eastAsia="仿宋" w:hAnsi="仿宋" w:cs="仿宋"/>
        </w:rPr>
        <w:t>bson_append_start_object ( &amp;rule, "$set" ) ; bson_append_int ( &amp;rule, "age", 19 ) ; bson_append_finish_object ( &amp;rule ) ;</w:t>
      </w:r>
    </w:p>
    <w:p w:rsidR="00737AD2" w:rsidRDefault="007003A1">
      <w:pPr>
        <w:pStyle w:val="BodyText"/>
        <w:spacing w:line="172" w:lineRule="auto"/>
        <w:ind w:left="397" w:right="6663"/>
        <w:rPr>
          <w:rFonts w:ascii="仿宋" w:eastAsia="仿宋" w:hAnsi="仿宋" w:cs="仿宋"/>
        </w:rPr>
      </w:pPr>
      <w:r>
        <w:rPr>
          <w:rFonts w:ascii="仿宋" w:eastAsia="仿宋" w:hAnsi="仿宋" w:cs="仿宋"/>
        </w:rPr>
        <w:t>rc = bson_finish ( &amp;rule ) ; if ( rc != SDB_OK ) printf("Error.");</w:t>
      </w:r>
    </w:p>
    <w:p w:rsidR="00737AD2" w:rsidRDefault="007003A1">
      <w:pPr>
        <w:pStyle w:val="BodyText"/>
        <w:spacing w:line="172" w:lineRule="auto"/>
        <w:ind w:left="397" w:right="6947"/>
        <w:rPr>
          <w:rFonts w:ascii="仿宋" w:eastAsia="仿宋" w:hAnsi="仿宋" w:cs="仿宋"/>
        </w:rPr>
      </w:pPr>
      <w:r>
        <w:rPr>
          <w:rFonts w:ascii="仿宋" w:eastAsia="仿宋" w:hAnsi="仿宋" w:cs="仿宋"/>
        </w:rPr>
        <w:t>// 打印出更新规则 bson_print( &amp;rule ) ;</w:t>
      </w:r>
    </w:p>
    <w:p w:rsidR="00737AD2" w:rsidRDefault="007003A1">
      <w:pPr>
        <w:pStyle w:val="BodyText"/>
        <w:spacing w:line="220" w:lineRule="exact"/>
        <w:ind w:left="397"/>
        <w:rPr>
          <w:rFonts w:ascii="仿宋" w:eastAsia="仿宋" w:hAnsi="仿宋" w:cs="仿宋"/>
        </w:rPr>
      </w:pPr>
      <w:r>
        <w:rPr>
          <w:rFonts w:ascii="仿宋" w:eastAsia="仿宋" w:hAnsi="仿宋" w:cs="仿宋"/>
        </w:rPr>
        <w:t>// 更新记录</w:t>
      </w:r>
    </w:p>
    <w:p w:rsidR="00737AD2" w:rsidRDefault="007003A1">
      <w:pPr>
        <w:pStyle w:val="BodyText"/>
        <w:spacing w:line="212" w:lineRule="exact"/>
        <w:ind w:left="397"/>
        <w:rPr>
          <w:rFonts w:ascii="仿宋" w:eastAsia="仿宋" w:hAnsi="仿宋" w:cs="仿宋"/>
        </w:rPr>
      </w:pPr>
      <w:r>
        <w:rPr>
          <w:rFonts w:ascii="仿宋" w:eastAsia="仿宋" w:hAnsi="仿宋" w:cs="仿宋"/>
        </w:rPr>
        <w:t>rc = sdbUpdate( collection, &amp;rule, NULL, NULL ) ;</w:t>
      </w:r>
    </w:p>
    <w:p w:rsidR="00737AD2" w:rsidRDefault="007003A1">
      <w:pPr>
        <w:pStyle w:val="BodyText"/>
        <w:spacing w:line="212" w:lineRule="exact"/>
        <w:ind w:left="397"/>
        <w:rPr>
          <w:rFonts w:ascii="仿宋" w:eastAsia="仿宋" w:hAnsi="仿宋" w:cs="仿宋"/>
        </w:rPr>
      </w:pPr>
      <w:r>
        <w:rPr>
          <w:rFonts w:ascii="仿宋" w:eastAsia="仿宋" w:hAnsi="仿宋" w:cs="仿宋"/>
        </w:rPr>
        <w:t>bson_destroy(&amp;rule);</w:t>
      </w:r>
    </w:p>
    <w:p w:rsidR="00737AD2" w:rsidRDefault="007003A1">
      <w:pPr>
        <w:pStyle w:val="BodyText"/>
        <w:spacing w:before="49" w:line="379" w:lineRule="auto"/>
        <w:ind w:left="113" w:right="586" w:firstLine="283"/>
      </w:pPr>
      <w:r>
        <w:rPr>
          <w:w w:val="95"/>
        </w:rPr>
        <w:t>此处，因为没有指定记录匹配条件，所以此示例将更新集合句柄collection指定的集合中所有的记录。</w:t>
      </w:r>
      <w:r>
        <w:t xml:space="preserve"> 集群操作</w:t>
      </w:r>
    </w:p>
    <w:p w:rsidR="00737AD2" w:rsidRDefault="007003A1">
      <w:pPr>
        <w:pStyle w:val="BodyText"/>
        <w:tabs>
          <w:tab w:val="left" w:pos="397"/>
        </w:tabs>
        <w:spacing w:line="223"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分区组操作</w:t>
      </w:r>
    </w:p>
    <w:p w:rsidR="00737AD2" w:rsidRDefault="00737AD2">
      <w:pPr>
        <w:spacing w:before="8" w:line="100" w:lineRule="exact"/>
        <w:rPr>
          <w:sz w:val="10"/>
          <w:szCs w:val="10"/>
        </w:rPr>
      </w:pPr>
    </w:p>
    <w:p w:rsidR="00737AD2" w:rsidRDefault="007003A1">
      <w:pPr>
        <w:pStyle w:val="BodyText"/>
        <w:spacing w:line="168" w:lineRule="auto"/>
        <w:ind w:left="397" w:right="469"/>
        <w:jc w:val="both"/>
        <w:rPr>
          <w:lang w:eastAsia="zh-CN"/>
        </w:rPr>
      </w:pPr>
      <w:r>
        <w:rPr>
          <w:w w:val="95"/>
        </w:rPr>
        <w:t>分区组操作包括创建分区组（sdbCreateReplicaGroup）、得到分区组句柄（sdbGetReplicaGroup）、启</w:t>
      </w:r>
      <w:r>
        <w:t xml:space="preserve"> </w:t>
      </w:r>
      <w:r>
        <w:rPr>
          <w:w w:val="95"/>
        </w:rPr>
        <w:t>动分区组（sdbStartReplicaGroup）、停止分区组（sdbStopReplicaGroup）等。</w:t>
      </w:r>
      <w:r>
        <w:rPr>
          <w:w w:val="95"/>
          <w:lang w:eastAsia="zh-CN"/>
        </w:rPr>
        <w:t>以下为分区组操作示例</w:t>
      </w:r>
      <w:r>
        <w:rPr>
          <w:lang w:eastAsia="zh-CN"/>
        </w:rPr>
        <w:t xml:space="preserve"> 性的例子。真正的应用应包括错误检测等。</w:t>
      </w:r>
    </w:p>
    <w:p w:rsidR="00737AD2" w:rsidRDefault="00EC10B3">
      <w:pPr>
        <w:pStyle w:val="BodyText"/>
        <w:spacing w:before="97" w:line="172" w:lineRule="auto"/>
        <w:ind w:left="397" w:right="5663"/>
        <w:rPr>
          <w:rFonts w:ascii="仿宋" w:eastAsia="仿宋" w:hAnsi="仿宋" w:cs="仿宋"/>
        </w:rPr>
      </w:pPr>
      <w:r w:rsidRPr="00EC10B3">
        <w:pict>
          <v:group id="_x0000_s3186" style="position:absolute;left:0;text-align:left;margin-left:95.85pt;margin-top:5.55pt;width:459.45pt;height:21.2pt;z-index:-25592;mso-position-horizontal-relative:page" coordorigin="1917,111" coordsize="9189,424">
            <v:shape id="_x0000_s3187" style="position:absolute;left:1917;top:111;width:9189;height:424" coordorigin="1917,111" coordsize="9189,424" path="m1917,111r9189,l11106,535r-9189,l1917,111xe" fillcolor="#efefef" stroked="f">
              <v:path arrowok="t"/>
            </v:shape>
            <w10:wrap anchorx="page"/>
          </v:group>
        </w:pict>
      </w:r>
      <w:r w:rsidR="007003A1">
        <w:rPr>
          <w:rFonts w:ascii="仿宋" w:eastAsia="仿宋" w:hAnsi="仿宋" w:cs="仿宋"/>
        </w:rPr>
        <w:t>// 定义一个分区组句柄 sdbReplicaGroupHandle rg = 0 ;</w:t>
      </w:r>
    </w:p>
    <w:p w:rsidR="00737AD2" w:rsidRDefault="00737AD2">
      <w:pPr>
        <w:spacing w:line="172" w:lineRule="auto"/>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217"/>
        <w:rPr>
          <w:rFonts w:ascii="仿宋" w:eastAsia="仿宋" w:hAnsi="仿宋" w:cs="仿宋"/>
        </w:rPr>
      </w:pPr>
      <w:r w:rsidRPr="00EC10B3">
        <w:pict>
          <v:group id="_x0000_s3184" style="position:absolute;left:0;text-align:left;margin-left:95.85pt;margin-top:4.7pt;width:459.45pt;height:106pt;z-index:-25591;mso-position-horizontal-relative:page" coordorigin="1917,94" coordsize="9189,2120">
            <v:shape id="_x0000_s3185" style="position:absolute;left:1917;top:94;width:9189;height:2120" coordorigin="1917,94" coordsize="9189,2120" path="m1917,94r9189,l11106,2214r-9189,l1917,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 先建立一个编目分区组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sdbCreateCataReplicaGroup ( connection, HOST_NAME, SERVICE_NAME, CATALOG_SET_PATH ,</w:t>
      </w:r>
    </w:p>
    <w:p w:rsidR="00737AD2" w:rsidRDefault="007003A1">
      <w:pPr>
        <w:pStyle w:val="BodyText"/>
        <w:spacing w:line="212" w:lineRule="exact"/>
        <w:ind w:left="197" w:right="7282"/>
        <w:jc w:val="center"/>
        <w:rPr>
          <w:rFonts w:ascii="仿宋" w:eastAsia="仿宋" w:hAnsi="仿宋" w:cs="仿宋"/>
        </w:rPr>
      </w:pPr>
      <w:r>
        <w:rPr>
          <w:rFonts w:ascii="仿宋" w:eastAsia="仿宋" w:hAnsi="仿宋" w:cs="仿宋"/>
        </w:rPr>
        <w:t>NULL ) ;</w:t>
      </w:r>
    </w:p>
    <w:p w:rsidR="00737AD2" w:rsidRDefault="007003A1">
      <w:pPr>
        <w:pStyle w:val="BodyText"/>
        <w:spacing w:line="212" w:lineRule="exact"/>
        <w:ind w:left="1217"/>
        <w:rPr>
          <w:rFonts w:ascii="仿宋" w:eastAsia="仿宋" w:hAnsi="仿宋" w:cs="仿宋"/>
        </w:rPr>
      </w:pPr>
      <w:r>
        <w:rPr>
          <w:rFonts w:ascii="仿宋" w:eastAsia="仿宋" w:hAnsi="仿宋" w:cs="仿宋"/>
        </w:rPr>
        <w:t>// 创建数据分区组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sdbCreateReplicaGroup ( connection, GROUP_NAME, &amp;rg ) ;</w:t>
      </w:r>
    </w:p>
    <w:p w:rsidR="00737AD2" w:rsidRDefault="007003A1">
      <w:pPr>
        <w:pStyle w:val="BodyText"/>
        <w:spacing w:line="212" w:lineRule="exact"/>
        <w:ind w:left="1217"/>
        <w:rPr>
          <w:rFonts w:ascii="仿宋" w:eastAsia="仿宋" w:hAnsi="仿宋" w:cs="仿宋"/>
        </w:rPr>
      </w:pPr>
      <w:r>
        <w:rPr>
          <w:rFonts w:ascii="仿宋" w:eastAsia="仿宋" w:hAnsi="仿宋" w:cs="仿宋"/>
        </w:rPr>
        <w:t>// 创建数据节点</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sdbCreateNode ( rg, HOST_NAME1, SERVICE_NAME1, DATABASE_PATH1, NULL ) ;</w:t>
      </w:r>
    </w:p>
    <w:p w:rsidR="00737AD2" w:rsidRDefault="007003A1">
      <w:pPr>
        <w:pStyle w:val="BodyText"/>
        <w:spacing w:line="212" w:lineRule="exact"/>
        <w:ind w:left="1217"/>
        <w:rPr>
          <w:rFonts w:ascii="仿宋" w:eastAsia="仿宋" w:hAnsi="仿宋" w:cs="仿宋"/>
        </w:rPr>
      </w:pPr>
      <w:r>
        <w:rPr>
          <w:rFonts w:ascii="仿宋" w:eastAsia="仿宋" w:hAnsi="仿宋" w:cs="仿宋"/>
        </w:rPr>
        <w:t>// 启动分区组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sdbStartReplicaGroup( rg ) ;</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数据节点操作</w:t>
      </w:r>
    </w:p>
    <w:p w:rsidR="00737AD2" w:rsidRDefault="00737AD2">
      <w:pPr>
        <w:spacing w:before="8" w:line="100" w:lineRule="exact"/>
        <w:rPr>
          <w:sz w:val="10"/>
          <w:szCs w:val="10"/>
        </w:rPr>
      </w:pPr>
    </w:p>
    <w:p w:rsidR="00737AD2" w:rsidRDefault="007003A1">
      <w:pPr>
        <w:pStyle w:val="BodyText"/>
        <w:spacing w:line="168" w:lineRule="auto"/>
        <w:ind w:left="1217" w:right="76"/>
        <w:rPr>
          <w:lang w:eastAsia="zh-CN"/>
        </w:rPr>
      </w:pPr>
      <w:r>
        <w:rPr>
          <w:w w:val="95"/>
        </w:rPr>
        <w:t>数据节点操作包括创建数据节点（sdbCreateNode）、得到主数据节点（sdbGetNodeMaster）、</w:t>
      </w:r>
      <w:r>
        <w:t xml:space="preserve"> </w:t>
      </w:r>
      <w:r>
        <w:rPr>
          <w:w w:val="95"/>
        </w:rPr>
        <w:t>得到从数据节点（sdbGetNodeSlave）、启动数据节点（sdbStartNode）、停止数据节</w:t>
      </w:r>
      <w:r>
        <w:t xml:space="preserve"> </w:t>
      </w:r>
      <w:r>
        <w:rPr>
          <w:w w:val="95"/>
        </w:rPr>
        <w:t xml:space="preserve">点（sdbStopNode）等。     </w:t>
      </w:r>
      <w:r>
        <w:rPr>
          <w:spacing w:val="10"/>
          <w:w w:val="95"/>
        </w:rPr>
        <w:t xml:space="preserve"> </w:t>
      </w:r>
      <w:r>
        <w:rPr>
          <w:w w:val="95"/>
          <w:lang w:eastAsia="zh-CN"/>
        </w:rPr>
        <w:t>以下为数据节点操作示例性的例子。真正的应用应包括错误检测等。</w:t>
      </w:r>
    </w:p>
    <w:p w:rsidR="00737AD2" w:rsidRDefault="00EC10B3">
      <w:pPr>
        <w:pStyle w:val="BodyText"/>
        <w:tabs>
          <w:tab w:val="left" w:pos="3917"/>
        </w:tabs>
        <w:spacing w:before="97" w:line="172" w:lineRule="auto"/>
        <w:ind w:left="1217" w:right="6102"/>
        <w:rPr>
          <w:rFonts w:ascii="仿宋" w:eastAsia="仿宋" w:hAnsi="仿宋" w:cs="仿宋"/>
        </w:rPr>
      </w:pPr>
      <w:r w:rsidRPr="00EC10B3">
        <w:pict>
          <v:group id="_x0000_s3182" style="position:absolute;left:0;text-align:left;margin-left:95.85pt;margin-top:5.55pt;width:459.45pt;height:84.8pt;z-index:-25590;mso-position-horizontal-relative:page" coordorigin="1917,111" coordsize="9189,1696">
            <v:shape id="_x0000_s3183"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 定义一个数据节点句柄 sdbNodeHandle masternode</w:t>
      </w:r>
      <w:r w:rsidR="007003A1">
        <w:rPr>
          <w:rFonts w:ascii="仿宋" w:eastAsia="仿宋" w:hAnsi="仿宋" w:cs="仿宋"/>
        </w:rPr>
        <w:tab/>
        <w:t>= 0 ; sdbNodeHandle slavenode</w:t>
      </w:r>
      <w:r w:rsidR="007003A1">
        <w:rPr>
          <w:rFonts w:ascii="仿宋" w:eastAsia="仿宋" w:hAnsi="仿宋" w:cs="仿宋"/>
        </w:rPr>
        <w:tab/>
        <w:t>= 0 ;</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 获取主数据节点</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sdbGetNodeMaster ( rg, &amp;masternode ) ;</w:t>
      </w:r>
    </w:p>
    <w:p w:rsidR="00737AD2" w:rsidRDefault="007003A1">
      <w:pPr>
        <w:pStyle w:val="BodyText"/>
        <w:spacing w:line="212" w:lineRule="exact"/>
        <w:ind w:left="1217"/>
        <w:rPr>
          <w:rFonts w:ascii="仿宋" w:eastAsia="仿宋" w:hAnsi="仿宋" w:cs="仿宋"/>
        </w:rPr>
      </w:pPr>
      <w:r>
        <w:rPr>
          <w:rFonts w:ascii="仿宋" w:eastAsia="仿宋" w:hAnsi="仿宋" w:cs="仿宋"/>
        </w:rPr>
        <w:t>//获取从数据节点</w:t>
      </w:r>
    </w:p>
    <w:p w:rsidR="00737AD2" w:rsidRDefault="007003A1">
      <w:pPr>
        <w:pStyle w:val="BodyText"/>
        <w:spacing w:line="212" w:lineRule="exact"/>
        <w:ind w:left="1217"/>
        <w:rPr>
          <w:rFonts w:ascii="仿宋" w:eastAsia="仿宋" w:hAnsi="仿宋" w:cs="仿宋"/>
        </w:rPr>
      </w:pPr>
      <w:r>
        <w:rPr>
          <w:rFonts w:ascii="仿宋" w:eastAsia="仿宋" w:hAnsi="仿宋" w:cs="仿宋"/>
        </w:rPr>
        <w:t>rc = sdbGetNodeSlave ( rg, &amp;slavenode ) ;</w:t>
      </w:r>
    </w:p>
    <w:p w:rsidR="00737AD2" w:rsidRDefault="007003A1">
      <w:pPr>
        <w:pStyle w:val="BodyText"/>
        <w:spacing w:before="89" w:line="253" w:lineRule="auto"/>
      </w:pPr>
      <w:bookmarkStart w:id="433" w:name="SQL_to_SequoiaDB_shell_to_C"/>
      <w:bookmarkStart w:id="434" w:name="_bookmark134"/>
      <w:bookmarkEnd w:id="433"/>
      <w:bookmarkEnd w:id="434"/>
      <w:r>
        <w:rPr>
          <w:w w:val="95"/>
        </w:rPr>
        <w:t>SQL</w:t>
      </w:r>
      <w:r>
        <w:rPr>
          <w:spacing w:val="-16"/>
          <w:w w:val="95"/>
        </w:rPr>
        <w:t xml:space="preserve"> </w:t>
      </w:r>
      <w:r>
        <w:rPr>
          <w:w w:val="95"/>
        </w:rPr>
        <w:t>to</w:t>
      </w:r>
      <w:r>
        <w:rPr>
          <w:spacing w:val="-15"/>
          <w:w w:val="95"/>
        </w:rPr>
        <w:t xml:space="preserve"> </w:t>
      </w:r>
      <w:r>
        <w:rPr>
          <w:w w:val="95"/>
        </w:rPr>
        <w:t>SequoiaDB</w:t>
      </w:r>
      <w:r>
        <w:rPr>
          <w:spacing w:val="-15"/>
          <w:w w:val="95"/>
        </w:rPr>
        <w:t xml:space="preserve"> </w:t>
      </w:r>
      <w:r>
        <w:rPr>
          <w:w w:val="95"/>
        </w:rPr>
        <w:t>shell</w:t>
      </w:r>
      <w:r>
        <w:rPr>
          <w:spacing w:val="-16"/>
          <w:w w:val="95"/>
        </w:rPr>
        <w:t xml:space="preserve"> </w:t>
      </w:r>
      <w:r>
        <w:rPr>
          <w:w w:val="95"/>
        </w:rPr>
        <w:t>to</w:t>
      </w:r>
      <w:r>
        <w:rPr>
          <w:spacing w:val="-15"/>
          <w:w w:val="95"/>
        </w:rPr>
        <w:t xml:space="preserve"> </w:t>
      </w:r>
      <w:r>
        <w:rPr>
          <w:w w:val="95"/>
        </w:rPr>
        <w:t>C</w:t>
      </w:r>
      <w:r>
        <w:rPr>
          <w:w w:val="89"/>
        </w:rPr>
        <w:t xml:space="preserve"> </w:t>
      </w:r>
      <w:r>
        <w:rPr>
          <w:w w:val="95"/>
        </w:rPr>
        <w:t xml:space="preserve">SequoiaDB的查询用json（bson）对象表示，下表以例子的形式显示了SQL语句、SequoiaDB   </w:t>
      </w:r>
      <w:r>
        <w:rPr>
          <w:spacing w:val="28"/>
          <w:w w:val="95"/>
        </w:rPr>
        <w:t xml:space="preserve"> </w:t>
      </w:r>
      <w:r>
        <w:rPr>
          <w:w w:val="95"/>
        </w:rPr>
        <w:t>shell语句</w:t>
      </w:r>
    </w:p>
    <w:p w:rsidR="00737AD2" w:rsidRDefault="007003A1">
      <w:pPr>
        <w:pStyle w:val="BodyText"/>
        <w:spacing w:line="225" w:lineRule="exact"/>
        <w:rPr>
          <w:lang w:eastAsia="zh-CN"/>
        </w:rPr>
      </w:pPr>
      <w:r>
        <w:rPr>
          <w:w w:val="95"/>
          <w:lang w:eastAsia="zh-CN"/>
        </w:rPr>
        <w:t xml:space="preserve">和SequoiaDB </w:t>
      </w:r>
      <w:r>
        <w:rPr>
          <w:spacing w:val="40"/>
          <w:w w:val="95"/>
          <w:lang w:eastAsia="zh-CN"/>
        </w:rPr>
        <w:t xml:space="preserve"> </w:t>
      </w:r>
      <w:r>
        <w:rPr>
          <w:w w:val="95"/>
          <w:lang w:eastAsia="zh-CN"/>
        </w:rPr>
        <w:t>C驱动程序语法之间的对照。</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3074"/>
        <w:gridCol w:w="3241"/>
        <w:gridCol w:w="3157"/>
      </w:tblGrid>
      <w:tr w:rsidR="00737AD2">
        <w:trPr>
          <w:trHeight w:hRule="exact" w:val="1499"/>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values(1,-1)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shell</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Driver</w:t>
            </w:r>
          </w:p>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sz w:val="14"/>
                <w:szCs w:val="14"/>
              </w:rPr>
              <w:t>const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char</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*r</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="{a:1,b:-1}"</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w:t>
            </w:r>
          </w:p>
          <w:p w:rsidR="00737AD2" w:rsidRDefault="007003A1">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&amp;obj,</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line="253" w:lineRule="auto"/>
              <w:ind w:left="40" w:right="734"/>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collection为集合bar的句柄</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sdbInsert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&amp;obj</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p>
        </w:tc>
      </w:tr>
      <w:tr w:rsidR="00737AD2">
        <w:trPr>
          <w:trHeight w:hRule="exact" w:val="1612"/>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110"/>
                <w:sz w:val="14"/>
                <w:szCs w:val="14"/>
              </w:rPr>
              <w:t>const</w:t>
            </w:r>
            <w:r>
              <w:rPr>
                <w:rFonts w:ascii="微软雅黑" w:eastAsia="微软雅黑" w:hAnsi="微软雅黑" w:cs="微软雅黑"/>
                <w:spacing w:val="6"/>
                <w:w w:val="110"/>
                <w:sz w:val="14"/>
                <w:szCs w:val="14"/>
              </w:rPr>
              <w:t xml:space="preserve"> </w:t>
            </w:r>
            <w:r>
              <w:rPr>
                <w:rFonts w:ascii="微软雅黑" w:eastAsia="微软雅黑" w:hAnsi="微软雅黑" w:cs="微软雅黑"/>
                <w:w w:val="110"/>
                <w:sz w:val="14"/>
                <w:szCs w:val="14"/>
              </w:rPr>
              <w:t>char</w:t>
            </w:r>
            <w:r>
              <w:rPr>
                <w:rFonts w:ascii="微软雅黑" w:eastAsia="微软雅黑" w:hAnsi="微软雅黑" w:cs="微软雅黑"/>
                <w:spacing w:val="6"/>
                <w:w w:val="110"/>
                <w:sz w:val="14"/>
                <w:szCs w:val="14"/>
              </w:rPr>
              <w:t xml:space="preserve"> </w:t>
            </w:r>
            <w:r>
              <w:rPr>
                <w:rFonts w:ascii="微软雅黑" w:eastAsia="微软雅黑" w:hAnsi="微软雅黑" w:cs="微软雅黑"/>
                <w:w w:val="110"/>
                <w:sz w:val="14"/>
                <w:szCs w:val="14"/>
              </w:rPr>
              <w:t>*r</w:t>
            </w:r>
            <w:r>
              <w:rPr>
                <w:rFonts w:ascii="微软雅黑" w:eastAsia="微软雅黑" w:hAnsi="微软雅黑" w:cs="微软雅黑"/>
                <w:spacing w:val="6"/>
                <w:w w:val="110"/>
                <w:sz w:val="14"/>
                <w:szCs w:val="14"/>
              </w:rPr>
              <w:t xml:space="preserve"> </w:t>
            </w:r>
            <w:r>
              <w:rPr>
                <w:rFonts w:ascii="微软雅黑" w:eastAsia="微软雅黑" w:hAnsi="微软雅黑" w:cs="微软雅黑"/>
                <w:w w:val="110"/>
                <w:sz w:val="14"/>
                <w:szCs w:val="14"/>
              </w:rPr>
              <w:t>="{a:\"\",b:\"\"}"</w:t>
            </w:r>
            <w:r>
              <w:rPr>
                <w:rFonts w:ascii="微软雅黑" w:eastAsia="微软雅黑" w:hAnsi="微软雅黑" w:cs="微软雅黑"/>
                <w:spacing w:val="7"/>
                <w:w w:val="110"/>
                <w:sz w:val="14"/>
                <w:szCs w:val="14"/>
              </w:rPr>
              <w:t xml:space="preserve"> </w:t>
            </w:r>
            <w:r>
              <w:rPr>
                <w:rFonts w:ascii="微软雅黑" w:eastAsia="微软雅黑" w:hAnsi="微软雅黑" w:cs="微软雅黑"/>
                <w:w w:val="110"/>
                <w:sz w:val="14"/>
                <w:szCs w:val="14"/>
              </w:rPr>
              <w:t>;</w:t>
            </w:r>
          </w:p>
          <w:p w:rsidR="00737AD2" w:rsidRDefault="007003A1">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select,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6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结果的句柄</w:t>
            </w:r>
          </w:p>
          <w:p w:rsidR="00737AD2" w:rsidRDefault="007003A1">
            <w:pPr>
              <w:pStyle w:val="TableParagraph"/>
              <w:spacing w:before="84" w:line="168" w:lineRule="auto"/>
              <w:ind w:left="40" w:right="81"/>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&amp;select,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p>
        </w:tc>
      </w:tr>
      <w:tr w:rsidR="00737AD2">
        <w:trPr>
          <w:trHeight w:hRule="exact" w:val="856"/>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before="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结果的句柄</w:t>
            </w:r>
          </w:p>
          <w:p w:rsidR="00737AD2" w:rsidRDefault="007003A1">
            <w:pPr>
              <w:pStyle w:val="TableParagraph"/>
              <w:spacing w:before="84" w:line="168" w:lineRule="auto"/>
              <w:ind w:left="40" w:right="15"/>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p>
        </w:tc>
      </w:tr>
      <w:tr w:rsidR="00737AD2">
        <w:trPr>
          <w:trHeight w:hRule="exact" w:val="1617"/>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const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char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="{age:20}";</w:t>
            </w:r>
          </w:p>
          <w:p w:rsidR="00737AD2" w:rsidRDefault="007003A1">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6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结果的句柄</w:t>
            </w:r>
          </w:p>
          <w:p w:rsidR="00737AD2" w:rsidRDefault="007003A1">
            <w:pPr>
              <w:pStyle w:val="TableParagraph"/>
              <w:spacing w:before="84"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p>
        </w:tc>
      </w:tr>
      <w:tr w:rsidR="00737AD2">
        <w:trPr>
          <w:trHeight w:hRule="exact" w:val="1626"/>
        </w:trPr>
        <w:tc>
          <w:tcPr>
            <w:tcW w:w="3074" w:type="dxa"/>
            <w:tcBorders>
              <w:top w:val="single" w:sz="8" w:space="0" w:color="000000"/>
              <w:left w:val="single" w:sz="8" w:space="0" w:color="000000"/>
              <w:bottom w:val="nil"/>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p>
          <w:p w:rsidR="00737AD2" w:rsidRDefault="007003A1">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41" w:type="dxa"/>
            <w:tcBorders>
              <w:top w:val="single" w:sz="8" w:space="0" w:color="000000"/>
              <w:left w:val="nil"/>
              <w:bottom w:val="nil"/>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const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char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*r1</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const</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char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*r2</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="{name:1}"</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r1</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ind w:left="40"/>
              <w:rPr>
                <w:rFonts w:ascii="微软雅黑" w:eastAsia="微软雅黑" w:hAnsi="微软雅黑" w:cs="微软雅黑"/>
                <w:sz w:val="14"/>
                <w:szCs w:val="14"/>
              </w:rPr>
            </w:pPr>
            <w:r>
              <w:rPr>
                <w:rFonts w:ascii="微软雅黑" w:eastAsia="微软雅黑" w:hAnsi="微软雅黑" w:cs="微软雅黑"/>
                <w:w w:val="95"/>
                <w:sz w:val="14"/>
                <w:szCs w:val="14"/>
              </w:rPr>
              <w:t>jsonToBson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&amp;orderBy,</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r2</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7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结果的句柄</w:t>
            </w:r>
          </w:p>
        </w:tc>
      </w:tr>
    </w:tbl>
    <w:p w:rsidR="00737AD2" w:rsidRDefault="00737AD2">
      <w:pPr>
        <w:spacing w:line="168" w:lineRule="auto"/>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0" w:line="150" w:lineRule="exact"/>
        <w:rPr>
          <w:sz w:val="15"/>
          <w:szCs w:val="15"/>
        </w:rPr>
      </w:pPr>
    </w:p>
    <w:p w:rsidR="00737AD2" w:rsidRDefault="00EC10B3">
      <w:pPr>
        <w:tabs>
          <w:tab w:val="left" w:pos="3321"/>
        </w:tabs>
        <w:spacing w:before="9"/>
        <w:ind w:left="163"/>
        <w:rPr>
          <w:rFonts w:ascii="微软雅黑" w:eastAsia="微软雅黑" w:hAnsi="微软雅黑" w:cs="微软雅黑"/>
          <w:sz w:val="14"/>
          <w:szCs w:val="14"/>
        </w:rPr>
      </w:pPr>
      <w:r w:rsidRPr="00EC10B3">
        <w:rPr>
          <w:rFonts w:eastAsiaTheme="minorHAnsi"/>
        </w:rPr>
        <w:pict>
          <v:shape id="_x0000_s3181" type="#_x0000_t202" style="position:absolute;left:0;text-align:left;margin-left:81.2pt;margin-top:2.55pt;width:475.1pt;height:450.6pt;z-index:-25588;mso-position-horizontal-relative:page" filled="f" stroked="f">
            <v:textbox style="mso-next-textbox:#_x0000_s3181" inset="0,0,0,0">
              <w:txbxContent>
                <w:tbl>
                  <w:tblPr>
                    <w:tblW w:w="0" w:type="auto"/>
                    <w:tblLayout w:type="fixed"/>
                    <w:tblCellMar>
                      <w:left w:w="0" w:type="dxa"/>
                      <w:right w:w="0" w:type="dxa"/>
                    </w:tblCellMar>
                    <w:tblLook w:val="01E0"/>
                  </w:tblPr>
                  <w:tblGrid>
                    <w:gridCol w:w="3009"/>
                    <w:gridCol w:w="3306"/>
                    <w:gridCol w:w="3157"/>
                  </w:tblGrid>
                  <w:tr w:rsidR="00921398">
                    <w:trPr>
                      <w:trHeight w:hRule="exact" w:val="644"/>
                    </w:trPr>
                    <w:tc>
                      <w:tcPr>
                        <w:tcW w:w="6315" w:type="dxa"/>
                        <w:gridSpan w:val="2"/>
                        <w:tcBorders>
                          <w:top w:val="nil"/>
                          <w:left w:val="nil"/>
                          <w:bottom w:val="nil"/>
                          <w:right w:val="nil"/>
                        </w:tcBorders>
                      </w:tcPr>
                      <w:p w:rsidR="00921398" w:rsidRDefault="00921398"/>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C</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Driver</w:t>
                        </w:r>
                      </w:p>
                      <w:p w:rsidR="00921398" w:rsidRDefault="00921398">
                        <w:pPr>
                          <w:pStyle w:val="TableParagraph"/>
                          <w:spacing w:before="29" w:line="168" w:lineRule="auto"/>
                          <w:ind w:left="50" w:right="359"/>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w w:val="80"/>
                            <w:sz w:val="14"/>
                            <w:szCs w:val="14"/>
                          </w:rPr>
                          <w:t xml:space="preserve"> </w:t>
                        </w:r>
                        <w:r>
                          <w:rPr>
                            <w:rFonts w:ascii="微软雅黑" w:eastAsia="微软雅黑" w:hAnsi="微软雅黑" w:cs="微软雅黑"/>
                            <w:w w:val="95"/>
                            <w:sz w:val="14"/>
                            <w:szCs w:val="14"/>
                          </w:rPr>
                          <w:t>orderBy</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p>
                    </w:tc>
                  </w:tr>
                  <w:tr w:rsidR="00921398">
                    <w:trPr>
                      <w:trHeight w:hRule="exact" w:val="1617"/>
                    </w:trPr>
                    <w:tc>
                      <w:tcPr>
                        <w:tcW w:w="3009" w:type="dxa"/>
                        <w:tcBorders>
                          <w:top w:val="single" w:sz="8" w:space="0" w:color="000000"/>
                          <w:left w:val="single" w:sz="8" w:space="0" w:color="000000"/>
                          <w:bottom w:val="single" w:sz="8" w:space="0" w:color="000000"/>
                          <w:right w:val="nil"/>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age&lt;30</w:t>
                        </w:r>
                      </w:p>
                    </w:tc>
                    <w:tc>
                      <w:tcPr>
                        <w:tcW w:w="3306" w:type="dxa"/>
                        <w:tcBorders>
                          <w:top w:val="single" w:sz="8" w:space="0" w:color="000000"/>
                          <w:left w:val="nil"/>
                          <w:bottom w:val="single" w:sz="8" w:space="0" w:color="000000"/>
                          <w:right w:val="single" w:sz="8" w:space="0" w:color="000000"/>
                        </w:tcBorders>
                      </w:tcPr>
                      <w:p w:rsidR="00921398" w:rsidRDefault="00921398">
                        <w:pPr>
                          <w:pStyle w:val="TableParagraph"/>
                          <w:spacing w:line="177"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const</w:t>
                        </w:r>
                        <w:r>
                          <w:rPr>
                            <w:rFonts w:ascii="微软雅黑" w:eastAsia="微软雅黑" w:hAnsi="微软雅黑" w:cs="微软雅黑"/>
                            <w:spacing w:val="-12"/>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*r</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=”{age:{$gt:20,$lt:30}}”</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6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结果的句柄</w:t>
                        </w:r>
                      </w:p>
                      <w:p w:rsidR="00921398" w:rsidRDefault="00921398">
                        <w:pPr>
                          <w:pStyle w:val="TableParagraph"/>
                          <w:spacing w:before="84"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p>
                    </w:tc>
                  </w:tr>
                  <w:tr w:rsidR="00921398">
                    <w:trPr>
                      <w:trHeight w:hRule="exact" w:val="1444"/>
                    </w:trPr>
                    <w:tc>
                      <w:tcPr>
                        <w:tcW w:w="3009"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tc>
                    <w:tc>
                      <w:tcPr>
                        <w:tcW w:w="3306"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921398" w:rsidRDefault="00921398">
                        <w:pPr>
                          <w:pStyle w:val="TableParagraph"/>
                          <w:spacing w:line="168"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{name:1},false)</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const</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*r</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=”{name:1}”</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&amp;obj,</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3"/>
                          <w:ind w:left="40"/>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collection为集合bar的句柄</w:t>
                        </w:r>
                      </w:p>
                      <w:p w:rsidR="00921398" w:rsidRDefault="00921398">
                        <w:pPr>
                          <w:pStyle w:val="TableParagraph"/>
                          <w:spacing w:before="73" w:line="168" w:lineRule="auto"/>
                          <w:ind w:left="40"/>
                          <w:rPr>
                            <w:rFonts w:ascii="微软雅黑" w:eastAsia="微软雅黑" w:hAnsi="微软雅黑" w:cs="微软雅黑"/>
                            <w:sz w:val="14"/>
                            <w:szCs w:val="14"/>
                          </w:rPr>
                        </w:pPr>
                        <w:r>
                          <w:rPr>
                            <w:rFonts w:ascii="微软雅黑" w:eastAsia="微软雅黑" w:hAnsi="微软雅黑" w:cs="微软雅黑"/>
                            <w:w w:val="90"/>
                            <w:sz w:val="14"/>
                            <w:szCs w:val="14"/>
                          </w:rPr>
                          <w:t>sdbCreateIndex</w:t>
                        </w:r>
                        <w:r>
                          <w:rPr>
                            <w:rFonts w:ascii="微软雅黑" w:eastAsia="微软雅黑" w:hAnsi="微软雅黑" w:cs="微软雅黑"/>
                            <w:spacing w:val="-13"/>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3"/>
                            <w:w w:val="90"/>
                            <w:sz w:val="14"/>
                            <w:szCs w:val="14"/>
                          </w:rPr>
                          <w:t xml:space="preserve"> </w:t>
                        </w:r>
                        <w:r>
                          <w:rPr>
                            <w:rFonts w:ascii="微软雅黑" w:eastAsia="微软雅黑" w:hAnsi="微软雅黑" w:cs="微软雅黑"/>
                            <w:w w:val="90"/>
                            <w:sz w:val="14"/>
                            <w:szCs w:val="14"/>
                          </w:rPr>
                          <w:t>collection,</w:t>
                        </w:r>
                        <w:r>
                          <w:rPr>
                            <w:rFonts w:ascii="微软雅黑" w:eastAsia="微软雅黑" w:hAnsi="微软雅黑" w:cs="微软雅黑"/>
                            <w:spacing w:val="-13"/>
                            <w:w w:val="90"/>
                            <w:sz w:val="14"/>
                            <w:szCs w:val="14"/>
                          </w:rPr>
                          <w:t xml:space="preserve"> </w:t>
                        </w:r>
                        <w:r>
                          <w:rPr>
                            <w:rFonts w:ascii="微软雅黑" w:eastAsia="微软雅黑" w:hAnsi="微软雅黑" w:cs="微软雅黑"/>
                            <w:w w:val="90"/>
                            <w:sz w:val="14"/>
                            <w:szCs w:val="14"/>
                          </w:rPr>
                          <w:t>&amp;obj,</w:t>
                        </w:r>
                        <w:r>
                          <w:rPr>
                            <w:rFonts w:ascii="微软雅黑" w:eastAsia="微软雅黑" w:hAnsi="微软雅黑" w:cs="微软雅黑"/>
                            <w:spacing w:val="-12"/>
                            <w:w w:val="90"/>
                            <w:sz w:val="14"/>
                            <w:szCs w:val="14"/>
                          </w:rPr>
                          <w:t xml:space="preserve"> </w:t>
                        </w:r>
                        <w:r>
                          <w:rPr>
                            <w:rFonts w:ascii="微软雅黑" w:eastAsia="微软雅黑" w:hAnsi="微软雅黑" w:cs="微软雅黑"/>
                            <w:w w:val="90"/>
                            <w:sz w:val="14"/>
                            <w:szCs w:val="14"/>
                          </w:rPr>
                          <w:t>“testIndex”,</w:t>
                        </w:r>
                        <w:r>
                          <w:rPr>
                            <w:rFonts w:ascii="微软雅黑" w:eastAsia="微软雅黑" w:hAnsi="微软雅黑" w:cs="微软雅黑"/>
                            <w:w w:val="103"/>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w:t>
                        </w:r>
                      </w:p>
                    </w:tc>
                  </w:tr>
                  <w:tr w:rsidR="00921398">
                    <w:trPr>
                      <w:trHeight w:hRule="exact" w:val="856"/>
                    </w:trPr>
                    <w:tc>
                      <w:tcPr>
                        <w:tcW w:w="3009"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tc>
                    <w:tc>
                      <w:tcPr>
                        <w:tcW w:w="3306"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collection为集合bar的句柄，cursor为返回查询</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结果的句柄</w:t>
                        </w:r>
                      </w:p>
                      <w:p w:rsidR="00921398" w:rsidRDefault="00921398">
                        <w:pPr>
                          <w:pStyle w:val="TableParagraph"/>
                          <w:spacing w:before="73" w:line="168"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sdbQuery</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NULL,NULL,</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10,</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w:t>
                        </w:r>
                      </w:p>
                    </w:tc>
                  </w:tr>
                  <w:tr w:rsidR="00921398">
                    <w:trPr>
                      <w:trHeight w:hRule="exact" w:val="3214"/>
                    </w:trPr>
                    <w:tc>
                      <w:tcPr>
                        <w:tcW w:w="3009" w:type="dxa"/>
                        <w:tcBorders>
                          <w:top w:val="single" w:sz="8" w:space="0" w:color="000000"/>
                          <w:left w:val="nil"/>
                          <w:bottom w:val="single" w:sz="8" w:space="0" w:color="000000"/>
                          <w:right w:val="nil"/>
                        </w:tcBorders>
                      </w:tcPr>
                      <w:p w:rsidR="00921398" w:rsidRDefault="00921398">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before="17" w:line="220" w:lineRule="exact"/>
                        </w:pPr>
                      </w:p>
                      <w:p w:rsidR="00921398" w:rsidRDefault="00921398">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b=-1</w:t>
                        </w:r>
                      </w:p>
                    </w:tc>
                    <w:tc>
                      <w:tcPr>
                        <w:tcW w:w="3306" w:type="dxa"/>
                        <w:tcBorders>
                          <w:top w:val="single" w:sz="8" w:space="0" w:color="000000"/>
                          <w:left w:val="nil"/>
                          <w:bottom w:val="single" w:sz="8" w:space="0" w:color="000000"/>
                          <w:right w:val="nil"/>
                        </w:tcBorders>
                      </w:tcPr>
                      <w:p w:rsidR="00921398" w:rsidRDefault="00921398">
                        <w:pPr>
                          <w:pStyle w:val="TableParagraph"/>
                          <w:spacing w:line="172"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before="17" w:line="220" w:lineRule="exact"/>
                        </w:pPr>
                      </w:p>
                      <w:p w:rsidR="00921398" w:rsidRDefault="00921398">
                        <w:pPr>
                          <w:pStyle w:val="TableParagraph"/>
                          <w:ind w:left="198"/>
                          <w:rPr>
                            <w:rFonts w:ascii="微软雅黑" w:eastAsia="微软雅黑" w:hAnsi="微软雅黑" w:cs="微软雅黑"/>
                            <w:sz w:val="14"/>
                            <w:szCs w:val="14"/>
                          </w:rPr>
                        </w:pPr>
                        <w:r>
                          <w:rPr>
                            <w:rFonts w:ascii="微软雅黑" w:eastAsia="微软雅黑" w:hAnsi="微软雅黑" w:cs="微软雅黑"/>
                            <w:w w:val="95"/>
                            <w:sz w:val="14"/>
                            <w:szCs w:val="14"/>
                          </w:rPr>
                          <w:t>db.foo.bar.update({$set:{a:2}},{b:-1})</w:t>
                        </w:r>
                      </w:p>
                    </w:tc>
                    <w:tc>
                      <w:tcPr>
                        <w:tcW w:w="3157" w:type="dxa"/>
                        <w:tcBorders>
                          <w:top w:val="single" w:sz="8" w:space="0" w:color="000000"/>
                          <w:left w:val="nil"/>
                          <w:bottom w:val="single" w:sz="8" w:space="0" w:color="000000"/>
                          <w:right w:val="nil"/>
                        </w:tcBorders>
                      </w:tcPr>
                      <w:p w:rsidR="00921398" w:rsidRDefault="00921398">
                        <w:pPr>
                          <w:pStyle w:val="TableParagraph"/>
                          <w:spacing w:line="172" w:lineRule="exact"/>
                          <w:ind w:left="50" w:right="1148"/>
                          <w:jc w:val="both"/>
                          <w:rPr>
                            <w:rFonts w:ascii="微软雅黑" w:eastAsia="微软雅黑" w:hAnsi="微软雅黑" w:cs="微软雅黑"/>
                            <w:sz w:val="14"/>
                            <w:szCs w:val="14"/>
                          </w:rPr>
                        </w:pPr>
                        <w:r>
                          <w:rPr>
                            <w:rFonts w:ascii="微软雅黑" w:eastAsia="微软雅黑" w:hAnsi="微软雅黑" w:cs="微软雅黑"/>
                            <w:w w:val="90"/>
                            <w:sz w:val="14"/>
                            <w:szCs w:val="14"/>
                          </w:rPr>
                          <w:t>const</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*r</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=”{age:{$gt:20}}”</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before="13" w:line="253" w:lineRule="auto"/>
                          <w:ind w:left="5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jsonToBson将一个json字符串转换为bson对象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3" w:line="261" w:lineRule="auto"/>
                          <w:ind w:left="50" w:right="83"/>
                          <w:jc w:val="both"/>
                          <w:rPr>
                            <w:rFonts w:ascii="微软雅黑" w:eastAsia="微软雅黑" w:hAnsi="微软雅黑" w:cs="微软雅黑"/>
                            <w:sz w:val="14"/>
                            <w:szCs w:val="14"/>
                          </w:rPr>
                        </w:pPr>
                        <w:r>
                          <w:rPr>
                            <w:rFonts w:ascii="微软雅黑" w:eastAsia="微软雅黑" w:hAnsi="微软雅黑" w:cs="微软雅黑"/>
                            <w:w w:val="90"/>
                            <w:sz w:val="14"/>
                            <w:szCs w:val="14"/>
                          </w:rPr>
                          <w:t>//</w:t>
                        </w:r>
                        <w:r>
                          <w:rPr>
                            <w:rFonts w:ascii="微软雅黑" w:eastAsia="微软雅黑" w:hAnsi="微软雅黑" w:cs="微软雅黑"/>
                            <w:spacing w:val="34"/>
                            <w:w w:val="90"/>
                            <w:sz w:val="14"/>
                            <w:szCs w:val="14"/>
                          </w:rPr>
                          <w:t xml:space="preserve"> </w:t>
                        </w:r>
                        <w:r>
                          <w:rPr>
                            <w:rFonts w:ascii="微软雅黑" w:eastAsia="微软雅黑" w:hAnsi="微软雅黑" w:cs="微软雅黑"/>
                            <w:w w:val="90"/>
                            <w:sz w:val="14"/>
                            <w:szCs w:val="14"/>
                          </w:rPr>
                          <w:t>collection为集合bar的句柄，count为返回总数</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sdbGetCount</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collection,</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&amp;</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condition</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&amp;count</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w w:val="98"/>
                            <w:sz w:val="14"/>
                            <w:szCs w:val="14"/>
                          </w:rPr>
                          <w:t xml:space="preserve"> </w:t>
                        </w:r>
                        <w:r>
                          <w:rPr>
                            <w:rFonts w:ascii="微软雅黑" w:eastAsia="微软雅黑" w:hAnsi="微软雅黑" w:cs="微软雅黑"/>
                            <w:w w:val="90"/>
                            <w:sz w:val="14"/>
                            <w:szCs w:val="14"/>
                          </w:rPr>
                          <w:t>const</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*r1</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=”{$set:{a:2}}”</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line="236" w:lineRule="exact"/>
                          <w:ind w:left="50" w:right="1577"/>
                          <w:jc w:val="both"/>
                          <w:rPr>
                            <w:rFonts w:ascii="微软雅黑" w:eastAsia="微软雅黑" w:hAnsi="微软雅黑" w:cs="微软雅黑"/>
                            <w:sz w:val="14"/>
                            <w:szCs w:val="14"/>
                          </w:rPr>
                        </w:pPr>
                        <w:r>
                          <w:rPr>
                            <w:rFonts w:ascii="微软雅黑" w:eastAsia="微软雅黑" w:hAnsi="微软雅黑" w:cs="微软雅黑"/>
                            <w:w w:val="90"/>
                            <w:sz w:val="14"/>
                            <w:szCs w:val="14"/>
                          </w:rPr>
                          <w:t>const</w:t>
                        </w:r>
                        <w:r>
                          <w:rPr>
                            <w:rFonts w:ascii="微软雅黑" w:eastAsia="微软雅黑" w:hAnsi="微软雅黑" w:cs="微软雅黑"/>
                            <w:spacing w:val="-23"/>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23"/>
                            <w:w w:val="90"/>
                            <w:sz w:val="14"/>
                            <w:szCs w:val="14"/>
                          </w:rPr>
                          <w:t xml:space="preserve"> </w:t>
                        </w:r>
                        <w:r>
                          <w:rPr>
                            <w:rFonts w:ascii="微软雅黑" w:eastAsia="微软雅黑" w:hAnsi="微软雅黑" w:cs="微软雅黑"/>
                            <w:w w:val="90"/>
                            <w:sz w:val="14"/>
                            <w:szCs w:val="14"/>
                          </w:rPr>
                          <w:t>*r2</w:t>
                        </w:r>
                        <w:r>
                          <w:rPr>
                            <w:rFonts w:ascii="微软雅黑" w:eastAsia="微软雅黑" w:hAnsi="微软雅黑" w:cs="微软雅黑"/>
                            <w:spacing w:val="-23"/>
                            <w:w w:val="90"/>
                            <w:sz w:val="14"/>
                            <w:szCs w:val="14"/>
                          </w:rPr>
                          <w:t xml:space="preserve"> </w:t>
                        </w:r>
                        <w:r>
                          <w:rPr>
                            <w:rFonts w:ascii="微软雅黑" w:eastAsia="微软雅黑" w:hAnsi="微软雅黑" w:cs="微软雅黑"/>
                            <w:w w:val="90"/>
                            <w:sz w:val="14"/>
                            <w:szCs w:val="14"/>
                          </w:rPr>
                          <w:t>=”{b:-1}”</w:t>
                        </w:r>
                        <w:r>
                          <w:rPr>
                            <w:rFonts w:ascii="微软雅黑" w:eastAsia="微软雅黑" w:hAnsi="微软雅黑" w:cs="微软雅黑"/>
                            <w:spacing w:val="-23"/>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before="13" w:line="253" w:lineRule="auto"/>
                          <w:ind w:left="5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&amp;rule,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r1</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3"/>
                          <w:ind w:left="50" w:right="1213"/>
                          <w:jc w:val="both"/>
                          <w:rPr>
                            <w:rFonts w:ascii="微软雅黑" w:eastAsia="微软雅黑" w:hAnsi="微软雅黑" w:cs="微软雅黑"/>
                            <w:sz w:val="14"/>
                            <w:szCs w:val="14"/>
                          </w:rPr>
                        </w:pPr>
                        <w:r>
                          <w:rPr>
                            <w:rFonts w:ascii="微软雅黑" w:eastAsia="微软雅黑" w:hAnsi="微软雅黑" w:cs="微软雅黑"/>
                            <w:w w:val="95"/>
                            <w:sz w:val="14"/>
                            <w:szCs w:val="14"/>
                          </w:rPr>
                          <w:t>jsonToBson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r2</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13"/>
                          <w:ind w:left="50" w:right="1309"/>
                          <w:jc w:val="both"/>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collection为集合bar的句柄</w:t>
                        </w:r>
                      </w:p>
                      <w:p w:rsidR="00921398" w:rsidRDefault="00921398">
                        <w:pPr>
                          <w:pStyle w:val="TableParagraph"/>
                          <w:spacing w:before="73" w:line="168" w:lineRule="auto"/>
                          <w:ind w:left="50" w:right="213"/>
                          <w:rPr>
                            <w:rFonts w:ascii="微软雅黑" w:eastAsia="微软雅黑" w:hAnsi="微软雅黑" w:cs="微软雅黑"/>
                            <w:sz w:val="14"/>
                            <w:szCs w:val="14"/>
                          </w:rPr>
                        </w:pPr>
                        <w:r>
                          <w:rPr>
                            <w:rFonts w:ascii="微软雅黑" w:eastAsia="微软雅黑" w:hAnsi="微软雅黑" w:cs="微软雅黑"/>
                            <w:w w:val="90"/>
                            <w:sz w:val="14"/>
                            <w:szCs w:val="14"/>
                          </w:rPr>
                          <w:t>sdbUpdate</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(collection,</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&amp;rule,</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&amp;condition,</w:t>
                        </w:r>
                        <w:r>
                          <w:rPr>
                            <w:rFonts w:ascii="微软雅黑" w:eastAsia="微软雅黑" w:hAnsi="微软雅黑" w:cs="微软雅黑"/>
                            <w:w w:val="91"/>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p>
                    </w:tc>
                  </w:tr>
                  <w:tr w:rsidR="00921398">
                    <w:trPr>
                      <w:trHeight w:hRule="exact" w:val="1217"/>
                    </w:trPr>
                    <w:tc>
                      <w:tcPr>
                        <w:tcW w:w="3009" w:type="dxa"/>
                        <w:tcBorders>
                          <w:top w:val="single" w:sz="8" w:space="0" w:color="000000"/>
                          <w:left w:val="single" w:sz="8" w:space="0" w:color="000000"/>
                          <w:bottom w:val="single" w:sz="8" w:space="0" w:color="000000"/>
                          <w:right w:val="nil"/>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a=1</w:t>
                        </w:r>
                      </w:p>
                    </w:tc>
                    <w:tc>
                      <w:tcPr>
                        <w:tcW w:w="3306" w:type="dxa"/>
                        <w:tcBorders>
                          <w:top w:val="single" w:sz="8" w:space="0" w:color="000000"/>
                          <w:left w:val="nil"/>
                          <w:bottom w:val="single" w:sz="8" w:space="0" w:color="000000"/>
                          <w:right w:val="single" w:sz="8" w:space="0" w:color="000000"/>
                        </w:tcBorders>
                      </w:tcPr>
                      <w:p w:rsidR="00921398" w:rsidRDefault="00921398">
                        <w:pPr>
                          <w:pStyle w:val="TableParagraph"/>
                          <w:spacing w:line="182"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const</w:t>
                        </w:r>
                        <w:r>
                          <w:rPr>
                            <w:rFonts w:ascii="微软雅黑" w:eastAsia="微软雅黑" w:hAnsi="微软雅黑" w:cs="微软雅黑"/>
                            <w:spacing w:val="-21"/>
                            <w:w w:val="90"/>
                            <w:sz w:val="14"/>
                            <w:szCs w:val="14"/>
                          </w:rPr>
                          <w:t xml:space="preserve"> </w:t>
                        </w:r>
                        <w:r>
                          <w:rPr>
                            <w:rFonts w:ascii="微软雅黑" w:eastAsia="微软雅黑" w:hAnsi="微软雅黑" w:cs="微软雅黑"/>
                            <w:w w:val="90"/>
                            <w:sz w:val="14"/>
                            <w:szCs w:val="14"/>
                          </w:rPr>
                          <w:t>char</w:t>
                        </w:r>
                        <w:r>
                          <w:rPr>
                            <w:rFonts w:ascii="微软雅黑" w:eastAsia="微软雅黑" w:hAnsi="微软雅黑" w:cs="微软雅黑"/>
                            <w:spacing w:val="-20"/>
                            <w:w w:val="90"/>
                            <w:sz w:val="14"/>
                            <w:szCs w:val="14"/>
                          </w:rPr>
                          <w:t xml:space="preserve"> </w:t>
                        </w:r>
                        <w:r>
                          <w:rPr>
                            <w:rFonts w:ascii="微软雅黑" w:eastAsia="微软雅黑" w:hAnsi="微软雅黑" w:cs="微软雅黑"/>
                            <w:w w:val="90"/>
                            <w:sz w:val="14"/>
                            <w:szCs w:val="14"/>
                          </w:rPr>
                          <w:t>*r</w:t>
                        </w:r>
                        <w:r>
                          <w:rPr>
                            <w:rFonts w:ascii="微软雅黑" w:eastAsia="微软雅黑" w:hAnsi="微软雅黑" w:cs="微软雅黑"/>
                            <w:spacing w:val="-20"/>
                            <w:w w:val="90"/>
                            <w:sz w:val="14"/>
                            <w:szCs w:val="14"/>
                          </w:rPr>
                          <w:t xml:space="preserve"> </w:t>
                        </w:r>
                        <w:r>
                          <w:rPr>
                            <w:rFonts w:ascii="微软雅黑" w:eastAsia="微软雅黑" w:hAnsi="微软雅黑" w:cs="微软雅黑"/>
                            <w:w w:val="90"/>
                            <w:sz w:val="14"/>
                            <w:szCs w:val="14"/>
                          </w:rPr>
                          <w:t>=”{a:1}”</w:t>
                        </w:r>
                        <w:r>
                          <w:rPr>
                            <w:rFonts w:ascii="微软雅黑" w:eastAsia="微软雅黑" w:hAnsi="微软雅黑" w:cs="微软雅黑"/>
                            <w:spacing w:val="-20"/>
                            <w:w w:val="90"/>
                            <w:sz w:val="14"/>
                            <w:szCs w:val="14"/>
                          </w:rPr>
                          <w:t xml:space="preserve"> </w:t>
                        </w:r>
                        <w:r>
                          <w:rPr>
                            <w:rFonts w:ascii="微软雅黑" w:eastAsia="微软雅黑" w:hAnsi="微软雅黑" w:cs="微软雅黑"/>
                            <w:w w:val="90"/>
                            <w:sz w:val="14"/>
                            <w:szCs w:val="14"/>
                          </w:rPr>
                          <w:t>;</w:t>
                        </w:r>
                      </w:p>
                      <w:p w:rsidR="00921398" w:rsidRDefault="00921398">
                        <w:pPr>
                          <w:pStyle w:val="TableParagraph"/>
                          <w:spacing w:before="13" w:line="253"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 </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jsonToBso将一个json字符串转换为bson对象</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jsonToBson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&amp;condition,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3"/>
                          <w:ind w:left="40"/>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collection为集合bar的句柄</w:t>
                        </w:r>
                      </w:p>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sdbDelete</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&amp;</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p>
                    </w:tc>
                  </w:tr>
                </w:tbl>
                <w:p w:rsidR="00921398" w:rsidRDefault="00921398"/>
              </w:txbxContent>
            </v:textbox>
            <w10:wrap anchorx="page"/>
          </v:shape>
        </w:pict>
      </w:r>
      <w:r w:rsidR="007003A1">
        <w:rPr>
          <w:rFonts w:ascii="微软雅黑" w:eastAsia="微软雅黑" w:hAnsi="微软雅黑" w:cs="微软雅黑"/>
          <w:w w:val="95"/>
          <w:sz w:val="14"/>
          <w:szCs w:val="14"/>
        </w:rPr>
        <w:t>SQL</w:t>
      </w:r>
      <w:r w:rsidR="007003A1">
        <w:rPr>
          <w:rFonts w:ascii="微软雅黑" w:eastAsia="微软雅黑" w:hAnsi="微软雅黑" w:cs="微软雅黑"/>
          <w:w w:val="95"/>
          <w:sz w:val="14"/>
          <w:szCs w:val="14"/>
        </w:rPr>
        <w:tab/>
        <w:t>SequoiaDB</w:t>
      </w:r>
      <w:r w:rsidR="007003A1">
        <w:rPr>
          <w:rFonts w:ascii="微软雅黑" w:eastAsia="微软雅黑" w:hAnsi="微软雅黑" w:cs="微软雅黑"/>
          <w:spacing w:val="-15"/>
          <w:w w:val="95"/>
          <w:sz w:val="14"/>
          <w:szCs w:val="14"/>
        </w:rPr>
        <w:t xml:space="preserve"> </w:t>
      </w:r>
      <w:r w:rsidR="007003A1">
        <w:rPr>
          <w:rFonts w:ascii="微软雅黑" w:eastAsia="微软雅黑" w:hAnsi="微软雅黑" w:cs="微软雅黑"/>
          <w:w w:val="95"/>
          <w:sz w:val="14"/>
          <w:szCs w:val="14"/>
        </w:rPr>
        <w:t>shell</w:t>
      </w:r>
    </w:p>
    <w:p w:rsidR="00737AD2" w:rsidRDefault="00737AD2">
      <w:pPr>
        <w:spacing w:before="8" w:line="110" w:lineRule="exact"/>
        <w:rPr>
          <w:sz w:val="11"/>
          <w:szCs w:val="11"/>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pStyle w:val="BodyText"/>
        <w:spacing w:line="312" w:lineRule="exact"/>
        <w:ind w:left="113"/>
      </w:pPr>
      <w:bookmarkStart w:id="435" w:name="C_API"/>
      <w:bookmarkEnd w:id="435"/>
      <w:r>
        <w:rPr>
          <w:w w:val="90"/>
        </w:rPr>
        <w:t>C</w:t>
      </w:r>
      <w:r>
        <w:rPr>
          <w:spacing w:val="10"/>
          <w:w w:val="90"/>
        </w:rPr>
        <w:t xml:space="preserve"> </w:t>
      </w:r>
      <w:r>
        <w:rPr>
          <w:w w:val="90"/>
        </w:rPr>
        <w:t>API</w:t>
      </w:r>
    </w:p>
    <w:p w:rsidR="00737AD2" w:rsidRDefault="007003A1">
      <w:pPr>
        <w:pStyle w:val="BodyText"/>
        <w:spacing w:before="18"/>
        <w:ind w:left="113"/>
      </w:pPr>
      <w:r>
        <w:t>此部分是相关C的API文档。</w:t>
      </w:r>
    </w:p>
    <w:p w:rsidR="00737AD2" w:rsidRDefault="007003A1">
      <w:pPr>
        <w:pStyle w:val="BodyText"/>
        <w:spacing w:before="18"/>
        <w:ind w:left="113"/>
      </w:pPr>
      <w:r>
        <w:rPr>
          <w:color w:val="0000FF"/>
          <w:w w:val="90"/>
        </w:rPr>
        <w:t>C</w:t>
      </w:r>
      <w:r>
        <w:rPr>
          <w:color w:val="0000FF"/>
          <w:spacing w:val="10"/>
          <w:w w:val="90"/>
        </w:rPr>
        <w:t xml:space="preserve"> </w:t>
      </w:r>
      <w:r>
        <w:rPr>
          <w:color w:val="0000FF"/>
          <w:w w:val="90"/>
        </w:rPr>
        <w:t>API</w:t>
      </w:r>
    </w:p>
    <w:p w:rsidR="00737AD2" w:rsidRDefault="00737AD2">
      <w:pPr>
        <w:spacing w:before="9" w:line="190" w:lineRule="exact"/>
        <w:rPr>
          <w:sz w:val="19"/>
          <w:szCs w:val="19"/>
        </w:rPr>
      </w:pPr>
    </w:p>
    <w:p w:rsidR="00737AD2" w:rsidRDefault="007003A1">
      <w:pPr>
        <w:pStyle w:val="BodyText"/>
        <w:spacing w:line="253" w:lineRule="auto"/>
        <w:ind w:left="113" w:right="8147"/>
      </w:pPr>
      <w:r>
        <w:t>历史更新情况： Version1.8</w:t>
      </w:r>
      <w:r>
        <w:rPr>
          <w:w w:val="94"/>
        </w:rPr>
        <w:t xml:space="preserve"> </w:t>
      </w:r>
      <w:r>
        <w:t>新添加接口：</w:t>
      </w:r>
    </w:p>
    <w:p w:rsidR="00737AD2" w:rsidRDefault="00EC10B3">
      <w:pPr>
        <w:pStyle w:val="BodyText"/>
        <w:spacing w:before="67" w:line="172" w:lineRule="auto"/>
        <w:ind w:left="113" w:right="501"/>
        <w:rPr>
          <w:rFonts w:ascii="仿宋" w:eastAsia="仿宋" w:hAnsi="仿宋" w:cs="仿宋"/>
        </w:rPr>
      </w:pPr>
      <w:r w:rsidRPr="00EC10B3">
        <w:pict>
          <v:group id="_x0000_s3179" style="position:absolute;left:0;text-align:left;margin-left:81.7pt;margin-top:4.05pt;width:473.6pt;height:95.4pt;z-index:-25589;mso-position-horizontal-relative:page" coordorigin="1634,81" coordsize="9472,1908">
            <v:shape id="_x0000_s3180" style="position:absolute;left:1634;top:81;width:9472;height:1908" coordorigin="1634,81" coordsize="9472,1908" path="m1634,81r9472,l11106,1989r-9472,l1634,81xe" fillcolor="#efefef" stroked="f">
              <v:path arrowok="t"/>
            </v:shape>
            <w10:wrap anchorx="page"/>
          </v:group>
        </w:pict>
      </w:r>
      <w:r w:rsidR="007003A1">
        <w:rPr>
          <w:rFonts w:ascii="仿宋" w:eastAsia="仿宋" w:hAnsi="仿宋" w:cs="仿宋"/>
        </w:rPr>
        <w:t>sdbConnect1，可提供多个地址，接口随机选择一个有效的地址连接。 sdbCreateCollectionSpaceV2，提供一个bson的选项，使创建集合空间更加灵活 sdbAlterCollection，修改集合（表）属性</w:t>
      </w:r>
    </w:p>
    <w:p w:rsidR="00737AD2" w:rsidRDefault="007003A1">
      <w:pPr>
        <w:pStyle w:val="BodyText"/>
        <w:spacing w:line="172" w:lineRule="auto"/>
        <w:ind w:left="113" w:right="6947"/>
        <w:rPr>
          <w:rFonts w:ascii="仿宋" w:eastAsia="仿宋" w:hAnsi="仿宋" w:cs="仿宋"/>
        </w:rPr>
      </w:pPr>
      <w:r>
        <w:rPr>
          <w:rFonts w:ascii="仿宋" w:eastAsia="仿宋" w:hAnsi="仿宋" w:cs="仿宋"/>
        </w:rPr>
        <w:t>sdbCreateDomain，创建域 sdbDropDomain，删除域 sdbGetDomain，获取域句柄 sdbListDomains，列出所有域 sdbReleaseDomain，删除域句柄 sdbAlterDomain，更改域属性</w:t>
      </w:r>
    </w:p>
    <w:p w:rsidR="00737AD2" w:rsidRDefault="00737AD2">
      <w:pPr>
        <w:spacing w:line="172" w:lineRule="auto"/>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rPr>
          <w:w w:val="95"/>
        </w:rPr>
        <w:t>Version1.6</w:t>
      </w:r>
    </w:p>
    <w:p w:rsidR="00737AD2" w:rsidRDefault="00737AD2">
      <w:pPr>
        <w:spacing w:before="5" w:line="100" w:lineRule="exact"/>
        <w:rPr>
          <w:sz w:val="10"/>
          <w:szCs w:val="10"/>
        </w:rPr>
      </w:pPr>
    </w:p>
    <w:p w:rsidR="00737AD2" w:rsidRDefault="007003A1">
      <w:pPr>
        <w:pStyle w:val="BodyText"/>
        <w:spacing w:line="168" w:lineRule="auto"/>
      </w:pPr>
      <w:r>
        <w:rPr>
          <w:w w:val="95"/>
        </w:rPr>
        <w:t>1、使用sdbNodeHandle来取代原来的sdbReplicaNodeHandle。sdbReplicaNodeHandle将在version2.x中被</w:t>
      </w:r>
      <w:r>
        <w:t xml:space="preserve"> </w:t>
      </w:r>
      <w:r>
        <w:rPr>
          <w:w w:val="95"/>
        </w:rPr>
        <w:t>弃用。</w:t>
      </w:r>
    </w:p>
    <w:p w:rsidR="00737AD2" w:rsidRDefault="00737AD2">
      <w:pPr>
        <w:spacing w:line="120" w:lineRule="exact"/>
        <w:rPr>
          <w:sz w:val="12"/>
          <w:szCs w:val="12"/>
        </w:rPr>
      </w:pPr>
    </w:p>
    <w:p w:rsidR="00737AD2" w:rsidRDefault="007003A1">
      <w:pPr>
        <w:pStyle w:val="BodyText"/>
        <w:spacing w:line="168" w:lineRule="auto"/>
        <w:ind w:right="133"/>
      </w:pPr>
      <w:r>
        <w:rPr>
          <w:w w:val="90"/>
        </w:rPr>
        <w:t>2、使用概念“node”取代原来的“replica</w:t>
      </w:r>
      <w:r>
        <w:rPr>
          <w:spacing w:val="8"/>
          <w:w w:val="90"/>
        </w:rPr>
        <w:t xml:space="preserve"> </w:t>
      </w:r>
      <w:r>
        <w:rPr>
          <w:w w:val="90"/>
        </w:rPr>
        <w:t>node”，和“replica</w:t>
      </w:r>
      <w:r>
        <w:rPr>
          <w:spacing w:val="9"/>
          <w:w w:val="90"/>
        </w:rPr>
        <w:t xml:space="preserve"> </w:t>
      </w:r>
      <w:r>
        <w:rPr>
          <w:w w:val="90"/>
        </w:rPr>
        <w:t>node”相关的API接口将保留，直到version2.x会被</w:t>
      </w:r>
      <w:r>
        <w:t xml:space="preserve"> </w:t>
      </w:r>
      <w:r>
        <w:rPr>
          <w:w w:val="95"/>
        </w:rPr>
        <w:t>弃用。</w:t>
      </w:r>
    </w:p>
    <w:p w:rsidR="00737AD2" w:rsidRDefault="007003A1">
      <w:pPr>
        <w:pStyle w:val="BodyText"/>
        <w:spacing w:before="34"/>
        <w:rPr>
          <w:lang w:eastAsia="zh-CN"/>
        </w:rPr>
      </w:pPr>
      <w:r>
        <w:rPr>
          <w:lang w:eastAsia="zh-CN"/>
        </w:rPr>
        <w:t>详情请查看相关API。</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436" w:name="_bookmark135"/>
      <w:bookmarkEnd w:id="436"/>
      <w:r>
        <w:rPr>
          <w:w w:val="90"/>
          <w:lang w:eastAsia="zh-CN"/>
        </w:rPr>
        <w:t>C++</w:t>
      </w:r>
      <w:r>
        <w:rPr>
          <w:spacing w:val="-11"/>
          <w:w w:val="90"/>
          <w:lang w:eastAsia="zh-CN"/>
        </w:rPr>
        <w:t xml:space="preserve"> </w:t>
      </w:r>
      <w:r>
        <w:rPr>
          <w:w w:val="90"/>
          <w:lang w:eastAsia="zh-CN"/>
        </w:rPr>
        <w:t>驱动</w:t>
      </w:r>
    </w:p>
    <w:p w:rsidR="00737AD2" w:rsidRDefault="007003A1">
      <w:pPr>
        <w:pStyle w:val="BodyText"/>
        <w:spacing w:before="21"/>
        <w:rPr>
          <w:lang w:eastAsia="zh-CN"/>
        </w:rPr>
      </w:pPr>
      <w:r>
        <w:rPr>
          <w:w w:val="95"/>
          <w:lang w:eastAsia="zh-CN"/>
        </w:rPr>
        <w:t>本节介绍C++驱动的相关驱动信息。</w:t>
      </w:r>
    </w:p>
    <w:p w:rsidR="00737AD2" w:rsidRDefault="00EC10B3">
      <w:pPr>
        <w:pStyle w:val="BodyText"/>
        <w:spacing w:before="18"/>
        <w:rPr>
          <w:lang w:eastAsia="zh-CN"/>
        </w:rPr>
      </w:pPr>
      <w:hyperlink w:anchor="_bookmark136" w:history="1">
        <w:r w:rsidR="007003A1">
          <w:rPr>
            <w:color w:val="0000FF"/>
            <w:w w:val="90"/>
            <w:lang w:eastAsia="zh-CN"/>
          </w:rPr>
          <w:t>C++</w:t>
        </w:r>
        <w:r w:rsidR="007003A1">
          <w:rPr>
            <w:color w:val="0000FF"/>
            <w:spacing w:val="-9"/>
            <w:w w:val="90"/>
            <w:lang w:eastAsia="zh-CN"/>
          </w:rPr>
          <w:t xml:space="preserve"> </w:t>
        </w:r>
        <w:r w:rsidR="007003A1">
          <w:rPr>
            <w:color w:val="0000FF"/>
            <w:w w:val="90"/>
            <w:lang w:eastAsia="zh-CN"/>
          </w:rPr>
          <w:t>驱动</w:t>
        </w:r>
      </w:hyperlink>
    </w:p>
    <w:p w:rsidR="00737AD2" w:rsidRDefault="00EC10B3">
      <w:pPr>
        <w:pStyle w:val="BodyText"/>
        <w:spacing w:before="18" w:line="253" w:lineRule="auto"/>
        <w:ind w:right="7628"/>
        <w:rPr>
          <w:lang w:eastAsia="zh-CN"/>
        </w:rPr>
      </w:pPr>
      <w:hyperlink w:anchor="_bookmark137" w:history="1">
        <w:r w:rsidR="007003A1">
          <w:rPr>
            <w:color w:val="0000FF"/>
            <w:w w:val="90"/>
            <w:lang w:eastAsia="zh-CN"/>
          </w:rPr>
          <w:t xml:space="preserve">C++ </w:t>
        </w:r>
        <w:r w:rsidR="007003A1">
          <w:rPr>
            <w:color w:val="0000FF"/>
            <w:spacing w:val="18"/>
            <w:w w:val="90"/>
            <w:lang w:eastAsia="zh-CN"/>
          </w:rPr>
          <w:t xml:space="preserve"> </w:t>
        </w:r>
        <w:r w:rsidR="007003A1">
          <w:rPr>
            <w:color w:val="0000FF"/>
            <w:w w:val="90"/>
            <w:lang w:eastAsia="zh-CN"/>
          </w:rPr>
          <w:t>开发环境搭建</w:t>
        </w:r>
      </w:hyperlink>
      <w:r w:rsidR="007003A1">
        <w:rPr>
          <w:color w:val="0000FF"/>
          <w:lang w:eastAsia="zh-CN"/>
        </w:rPr>
        <w:t xml:space="preserve"> </w:t>
      </w:r>
      <w:hyperlink w:anchor="_bookmark138" w:history="1">
        <w:r w:rsidR="007003A1">
          <w:rPr>
            <w:color w:val="0000FF"/>
            <w:w w:val="90"/>
            <w:lang w:eastAsia="zh-CN"/>
          </w:rPr>
          <w:t>C++</w:t>
        </w:r>
        <w:r w:rsidR="007003A1">
          <w:rPr>
            <w:color w:val="0000FF"/>
            <w:spacing w:val="31"/>
            <w:w w:val="90"/>
            <w:lang w:eastAsia="zh-CN"/>
          </w:rPr>
          <w:t xml:space="preserve"> </w:t>
        </w:r>
        <w:r w:rsidR="007003A1">
          <w:rPr>
            <w:color w:val="0000FF"/>
            <w:w w:val="90"/>
            <w:lang w:eastAsia="zh-CN"/>
          </w:rPr>
          <w:t>开发基础</w:t>
        </w:r>
      </w:hyperlink>
    </w:p>
    <w:p w:rsidR="00737AD2" w:rsidRDefault="00EC10B3">
      <w:pPr>
        <w:pStyle w:val="BodyText"/>
        <w:spacing w:before="4" w:line="253" w:lineRule="auto"/>
        <w:ind w:right="6512"/>
      </w:pPr>
      <w:hyperlink w:anchor="_bookmark139" w:history="1">
        <w:r w:rsidR="007003A1">
          <w:rPr>
            <w:color w:val="0000FF"/>
            <w:w w:val="90"/>
          </w:rPr>
          <w:t>SQL</w:t>
        </w:r>
        <w:r w:rsidR="007003A1">
          <w:rPr>
            <w:color w:val="0000FF"/>
            <w:spacing w:val="2"/>
            <w:w w:val="90"/>
          </w:rPr>
          <w:t xml:space="preserve"> </w:t>
        </w:r>
        <w:r w:rsidR="007003A1">
          <w:rPr>
            <w:color w:val="0000FF"/>
            <w:w w:val="90"/>
          </w:rPr>
          <w:t>to</w:t>
        </w:r>
        <w:r w:rsidR="007003A1">
          <w:rPr>
            <w:color w:val="0000FF"/>
            <w:spacing w:val="3"/>
            <w:w w:val="90"/>
          </w:rPr>
          <w:t xml:space="preserve"> </w:t>
        </w:r>
        <w:r w:rsidR="007003A1">
          <w:rPr>
            <w:color w:val="0000FF"/>
            <w:w w:val="90"/>
          </w:rPr>
          <w:t>SequoiaDB</w:t>
        </w:r>
        <w:r w:rsidR="007003A1">
          <w:rPr>
            <w:color w:val="0000FF"/>
            <w:spacing w:val="2"/>
            <w:w w:val="90"/>
          </w:rPr>
          <w:t xml:space="preserve"> </w:t>
        </w:r>
        <w:r w:rsidR="007003A1">
          <w:rPr>
            <w:color w:val="0000FF"/>
            <w:w w:val="90"/>
          </w:rPr>
          <w:t>shell</w:t>
        </w:r>
        <w:r w:rsidR="007003A1">
          <w:rPr>
            <w:color w:val="0000FF"/>
            <w:spacing w:val="2"/>
            <w:w w:val="90"/>
          </w:rPr>
          <w:t xml:space="preserve"> </w:t>
        </w:r>
        <w:r w:rsidR="007003A1">
          <w:rPr>
            <w:color w:val="0000FF"/>
            <w:w w:val="90"/>
          </w:rPr>
          <w:t>to</w:t>
        </w:r>
        <w:r w:rsidR="007003A1">
          <w:rPr>
            <w:color w:val="0000FF"/>
            <w:spacing w:val="3"/>
            <w:w w:val="90"/>
          </w:rPr>
          <w:t xml:space="preserve"> </w:t>
        </w:r>
        <w:r w:rsidR="007003A1">
          <w:rPr>
            <w:color w:val="0000FF"/>
            <w:w w:val="90"/>
          </w:rPr>
          <w:t>C++</w:t>
        </w:r>
      </w:hyperlink>
      <w:r w:rsidR="007003A1">
        <w:rPr>
          <w:color w:val="0000FF"/>
          <w:w w:val="79"/>
        </w:rPr>
        <w:t xml:space="preserve"> </w:t>
      </w:r>
      <w:r w:rsidR="007003A1">
        <w:rPr>
          <w:color w:val="0000FF"/>
          <w:w w:val="90"/>
        </w:rPr>
        <w:t>C++</w:t>
      </w:r>
      <w:r w:rsidR="007003A1">
        <w:rPr>
          <w:color w:val="0000FF"/>
          <w:spacing w:val="-36"/>
          <w:w w:val="90"/>
        </w:rPr>
        <w:t xml:space="preserve"> </w:t>
      </w:r>
      <w:r w:rsidR="007003A1">
        <w:rPr>
          <w:color w:val="0000FF"/>
          <w:w w:val="90"/>
        </w:rPr>
        <w:t>API</w:t>
      </w:r>
    </w:p>
    <w:p w:rsidR="00737AD2" w:rsidRDefault="007003A1">
      <w:pPr>
        <w:pStyle w:val="BodyText"/>
        <w:spacing w:before="84"/>
        <w:rPr>
          <w:lang w:eastAsia="zh-CN"/>
        </w:rPr>
      </w:pPr>
      <w:bookmarkStart w:id="437" w:name="C++_驱动"/>
      <w:bookmarkStart w:id="438" w:name="_bookmark136"/>
      <w:bookmarkEnd w:id="437"/>
      <w:bookmarkEnd w:id="438"/>
      <w:r>
        <w:rPr>
          <w:w w:val="90"/>
          <w:lang w:eastAsia="zh-CN"/>
        </w:rPr>
        <w:t>C++</w:t>
      </w:r>
      <w:r>
        <w:rPr>
          <w:spacing w:val="-9"/>
          <w:w w:val="90"/>
          <w:lang w:eastAsia="zh-CN"/>
        </w:rPr>
        <w:t xml:space="preserve"> </w:t>
      </w:r>
      <w:r>
        <w:rPr>
          <w:w w:val="90"/>
          <w:lang w:eastAsia="zh-CN"/>
        </w:rPr>
        <w:t>驱动</w:t>
      </w:r>
    </w:p>
    <w:p w:rsidR="00737AD2" w:rsidRDefault="00737AD2">
      <w:pPr>
        <w:spacing w:before="9" w:line="190" w:lineRule="exact"/>
        <w:rPr>
          <w:sz w:val="19"/>
          <w:szCs w:val="19"/>
          <w:lang w:eastAsia="zh-CN"/>
        </w:rPr>
      </w:pPr>
    </w:p>
    <w:p w:rsidR="00737AD2" w:rsidRDefault="007003A1">
      <w:pPr>
        <w:pStyle w:val="BodyText"/>
        <w:spacing w:line="253" w:lineRule="auto"/>
        <w:ind w:right="135"/>
        <w:rPr>
          <w:lang w:eastAsia="zh-CN"/>
        </w:rPr>
      </w:pPr>
      <w:r>
        <w:rPr>
          <w:lang w:eastAsia="zh-CN"/>
        </w:rPr>
        <w:t xml:space="preserve">概述 </w:t>
      </w:r>
      <w:r>
        <w:rPr>
          <w:w w:val="95"/>
          <w:lang w:eastAsia="zh-CN"/>
        </w:rPr>
        <w:t>C++客户端驱动提供了数据库操作和集群操作的接口。主要包括以下7个级别的操作：数据库，集合空间，集</w:t>
      </w:r>
    </w:p>
    <w:p w:rsidR="00737AD2" w:rsidRDefault="007003A1">
      <w:pPr>
        <w:pStyle w:val="BodyText"/>
        <w:spacing w:line="225" w:lineRule="exact"/>
        <w:rPr>
          <w:lang w:eastAsia="zh-CN"/>
        </w:rPr>
      </w:pPr>
      <w:r>
        <w:rPr>
          <w:lang w:eastAsia="zh-CN"/>
        </w:rPr>
        <w:t>合，游标，副本组，节点，域。</w:t>
      </w:r>
    </w:p>
    <w:p w:rsidR="00737AD2" w:rsidRDefault="007003A1">
      <w:pPr>
        <w:pStyle w:val="BodyText"/>
        <w:spacing w:before="18"/>
        <w:rPr>
          <w:lang w:eastAsia="zh-CN"/>
        </w:rPr>
      </w:pPr>
      <w:r>
        <w:rPr>
          <w:color w:val="0000FF"/>
          <w:w w:val="95"/>
          <w:lang w:eastAsia="zh-CN"/>
        </w:rPr>
        <w:t>更多参考C++在线API</w:t>
      </w:r>
      <w:r>
        <w:rPr>
          <w:color w:val="000000"/>
          <w:w w:val="95"/>
          <w:lang w:eastAsia="zh-CN"/>
        </w:rPr>
        <w:t>。</w:t>
      </w:r>
    </w:p>
    <w:p w:rsidR="00737AD2" w:rsidRDefault="00737AD2">
      <w:pPr>
        <w:spacing w:before="9" w:line="190" w:lineRule="exact"/>
        <w:rPr>
          <w:sz w:val="19"/>
          <w:szCs w:val="19"/>
          <w:lang w:eastAsia="zh-CN"/>
        </w:rPr>
      </w:pPr>
    </w:p>
    <w:p w:rsidR="00737AD2" w:rsidRDefault="007003A1">
      <w:pPr>
        <w:pStyle w:val="BodyText"/>
        <w:spacing w:line="253" w:lineRule="auto"/>
        <w:ind w:right="1949"/>
        <w:rPr>
          <w:lang w:eastAsia="zh-CN"/>
        </w:rPr>
      </w:pPr>
      <w:r>
        <w:rPr>
          <w:w w:val="95"/>
          <w:lang w:eastAsia="zh-CN"/>
        </w:rPr>
        <w:t>C++类实例</w:t>
      </w:r>
      <w:r>
        <w:rPr>
          <w:lang w:eastAsia="zh-CN"/>
        </w:rPr>
        <w:t xml:space="preserve"> </w:t>
      </w:r>
      <w:r>
        <w:rPr>
          <w:w w:val="95"/>
          <w:lang w:eastAsia="zh-CN"/>
        </w:rPr>
        <w:t>C++客户端驱动的有两种类实例。一种用于数据库操作，另一种用于集群操作。</w:t>
      </w:r>
    </w:p>
    <w:p w:rsidR="00737AD2" w:rsidRDefault="007003A1">
      <w:pPr>
        <w:pStyle w:val="BodyText"/>
        <w:tabs>
          <w:tab w:val="left" w:pos="1217"/>
        </w:tabs>
        <w:spacing w:before="20" w:line="254" w:lineRule="auto"/>
        <w:ind w:left="1217" w:right="512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1）数据库</w:t>
      </w:r>
    </w:p>
    <w:p w:rsidR="00737AD2" w:rsidRDefault="007003A1">
      <w:pPr>
        <w:pStyle w:val="BodyText"/>
        <w:spacing w:before="3"/>
        <w:ind w:left="421" w:right="7188"/>
        <w:jc w:val="center"/>
        <w:rPr>
          <w:lang w:eastAsia="zh-CN"/>
        </w:rPr>
      </w:pPr>
      <w:r>
        <w:rPr>
          <w:lang w:eastAsia="zh-CN"/>
        </w:rPr>
        <w:t>2）集合空间</w:t>
      </w:r>
    </w:p>
    <w:p w:rsidR="00737AD2" w:rsidRDefault="007003A1">
      <w:pPr>
        <w:pStyle w:val="BodyText"/>
        <w:spacing w:before="18" w:line="253" w:lineRule="auto"/>
        <w:ind w:left="1217" w:right="783" w:firstLine="104"/>
        <w:rPr>
          <w:lang w:eastAsia="zh-CN"/>
        </w:rPr>
      </w:pPr>
      <w:r>
        <w:rPr>
          <w:lang w:eastAsia="zh-CN"/>
        </w:rPr>
        <w:t xml:space="preserve">3）集合 </w:t>
      </w:r>
      <w:r>
        <w:rPr>
          <w:w w:val="95"/>
          <w:lang w:eastAsia="zh-CN"/>
        </w:rPr>
        <w:t>因此，在数据库操作中，可用3个类来分别表示连接、集合空间、集合实例，另1个类表示游标实例：</w:t>
      </w:r>
    </w:p>
    <w:p w:rsidR="00737AD2" w:rsidRDefault="00737AD2">
      <w:pPr>
        <w:spacing w:before="1" w:line="50" w:lineRule="exact"/>
        <w:rPr>
          <w:sz w:val="5"/>
          <w:szCs w:val="5"/>
          <w:lang w:eastAsia="zh-CN"/>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595"/>
        </w:trPr>
        <w:tc>
          <w:tcPr>
            <w:tcW w:w="3058" w:type="dxa"/>
            <w:tcBorders>
              <w:top w:val="single" w:sz="8" w:space="0" w:color="000000"/>
              <w:left w:val="nil"/>
              <w:bottom w:val="single" w:sz="8" w:space="0" w:color="000000"/>
              <w:right w:val="nil"/>
            </w:tcBorders>
          </w:tcPr>
          <w:p w:rsidR="00737AD2" w:rsidRDefault="007003A1">
            <w:pPr>
              <w:pStyle w:val="TableParagraph"/>
              <w:spacing w:line="213"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Sdb</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sdbCollectionSpace</w:t>
            </w:r>
          </w:p>
        </w:tc>
        <w:tc>
          <w:tcPr>
            <w:tcW w:w="3063" w:type="dxa"/>
            <w:tcBorders>
              <w:top w:val="single" w:sz="8" w:space="0" w:color="000000"/>
              <w:left w:val="nil"/>
              <w:bottom w:val="single" w:sz="8" w:space="0" w:color="000000"/>
              <w:right w:val="nil"/>
            </w:tcBorders>
          </w:tcPr>
          <w:p w:rsidR="00737AD2" w:rsidRDefault="007003A1">
            <w:pPr>
              <w:pStyle w:val="TableParagraph"/>
              <w:spacing w:line="213" w:lineRule="exact"/>
              <w:ind w:left="55"/>
              <w:rPr>
                <w:rFonts w:ascii="微软雅黑" w:eastAsia="微软雅黑" w:hAnsi="微软雅黑" w:cs="微软雅黑"/>
                <w:sz w:val="14"/>
                <w:szCs w:val="14"/>
              </w:rPr>
            </w:pPr>
            <w:r>
              <w:rPr>
                <w:rFonts w:ascii="微软雅黑" w:eastAsia="微软雅黑" w:hAnsi="微软雅黑" w:cs="微软雅黑"/>
                <w:sz w:val="14"/>
                <w:szCs w:val="14"/>
              </w:rPr>
              <w:t>数据库类</w:t>
            </w:r>
          </w:p>
          <w:p w:rsidR="00737AD2" w:rsidRDefault="007003A1">
            <w:pPr>
              <w:pStyle w:val="TableParagraph"/>
              <w:spacing w:before="61"/>
              <w:ind w:left="55"/>
              <w:rPr>
                <w:rFonts w:ascii="微软雅黑" w:eastAsia="微软雅黑" w:hAnsi="微软雅黑" w:cs="微软雅黑"/>
                <w:sz w:val="14"/>
                <w:szCs w:val="14"/>
              </w:rPr>
            </w:pPr>
            <w:r>
              <w:rPr>
                <w:rFonts w:ascii="微软雅黑" w:eastAsia="微软雅黑" w:hAnsi="微软雅黑" w:cs="微软雅黑"/>
                <w:sz w:val="14"/>
                <w:szCs w:val="14"/>
              </w:rPr>
              <w:t>集合空间类</w:t>
            </w:r>
          </w:p>
        </w:tc>
        <w:tc>
          <w:tcPr>
            <w:tcW w:w="3068" w:type="dxa"/>
            <w:tcBorders>
              <w:top w:val="single" w:sz="8" w:space="0" w:color="000000"/>
              <w:left w:val="nil"/>
              <w:bottom w:val="single" w:sz="8" w:space="0" w:color="000000"/>
              <w:right w:val="nil"/>
            </w:tcBorders>
          </w:tcPr>
          <w:p w:rsidR="00737AD2" w:rsidRDefault="007003A1">
            <w:pPr>
              <w:pStyle w:val="TableParagraph"/>
              <w:spacing w:line="213" w:lineRule="exact"/>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连接实例代表一个单独的数据库连接</w:t>
            </w:r>
          </w:p>
          <w:p w:rsidR="00737AD2" w:rsidRDefault="007003A1">
            <w:pPr>
              <w:pStyle w:val="TableParagraph"/>
              <w:spacing w:before="61"/>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集合空间实例代表一个单独的集合空间</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sdbCollection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集合实例代表一个单独的集合</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sdbCursor</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游标实例代表一个查询产生的游标</w:t>
            </w:r>
          </w:p>
        </w:tc>
      </w:tr>
    </w:tbl>
    <w:p w:rsidR="00737AD2" w:rsidRDefault="007003A1">
      <w:pPr>
        <w:pStyle w:val="BodyText"/>
        <w:spacing w:before="79" w:line="168" w:lineRule="auto"/>
        <w:ind w:left="1217"/>
        <w:rPr>
          <w:lang w:eastAsia="zh-CN"/>
        </w:rPr>
      </w:pPr>
      <w:r>
        <w:rPr>
          <w:w w:val="95"/>
          <w:lang w:eastAsia="zh-CN"/>
        </w:rPr>
        <w:t xml:space="preserve">C++      </w:t>
      </w:r>
      <w:r>
        <w:rPr>
          <w:spacing w:val="19"/>
          <w:w w:val="95"/>
          <w:lang w:eastAsia="zh-CN"/>
        </w:rPr>
        <w:t xml:space="preserve"> </w:t>
      </w:r>
      <w:r>
        <w:rPr>
          <w:w w:val="95"/>
          <w:lang w:eastAsia="zh-CN"/>
        </w:rPr>
        <w:t>客户端需要使用不同的实例进行操作。譬如读取数据的操作需要游标实例，而创建表空间则需要数</w:t>
      </w:r>
      <w:r>
        <w:rPr>
          <w:lang w:eastAsia="zh-CN"/>
        </w:rPr>
        <w:t xml:space="preserve"> </w:t>
      </w:r>
      <w:r>
        <w:rPr>
          <w:w w:val="95"/>
          <w:lang w:eastAsia="zh-CN"/>
        </w:rPr>
        <w:t>据库实例。</w:t>
      </w:r>
    </w:p>
    <w:p w:rsidR="00737AD2" w:rsidRDefault="00921398">
      <w:pPr>
        <w:pStyle w:val="BodyText"/>
        <w:spacing w:before="34" w:line="563" w:lineRule="exact"/>
        <w:ind w:left="1217"/>
        <w:rPr>
          <w:lang w:eastAsia="zh-CN"/>
        </w:rPr>
      </w:pPr>
      <w:r>
        <w:pict>
          <v:shape id="_x0000_i1083"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2140"/>
        </w:tabs>
        <w:spacing w:line="155"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对于每一个连接，其产生的集合空间，集合，与游标句柄公用一个套接字。因此在多线程系统</w:t>
      </w:r>
    </w:p>
    <w:p w:rsidR="00737AD2" w:rsidRDefault="007003A1">
      <w:pPr>
        <w:pStyle w:val="BodyText"/>
        <w:spacing w:line="243" w:lineRule="exact"/>
        <w:ind w:left="2140"/>
        <w:rPr>
          <w:lang w:eastAsia="zh-CN"/>
        </w:rPr>
      </w:pPr>
      <w:r>
        <w:rPr>
          <w:lang w:eastAsia="zh-CN"/>
        </w:rPr>
        <w:t>中，必须确保每个线程不会同时针对同一套接字，在同一时间发送或接收数据。</w:t>
      </w:r>
    </w:p>
    <w:p w:rsidR="00737AD2" w:rsidRDefault="007003A1">
      <w:pPr>
        <w:pStyle w:val="BodyText"/>
        <w:tabs>
          <w:tab w:val="left" w:pos="2140"/>
        </w:tabs>
        <w:spacing w:line="267"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一般来说，不建议使用多个线程共同操作一个连接句柄与其产生的其它句柄。</w:t>
      </w:r>
    </w:p>
    <w:p w:rsidR="00737AD2" w:rsidRDefault="007003A1">
      <w:pPr>
        <w:pStyle w:val="BodyText"/>
        <w:tabs>
          <w:tab w:val="left" w:pos="2140"/>
        </w:tabs>
        <w:spacing w:line="293"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如果每个线程使用自己的连接句柄以及其它产生的句柄，则可以保证线程安全。</w:t>
      </w:r>
    </w:p>
    <w:p w:rsidR="00737AD2" w:rsidRDefault="007003A1">
      <w:pPr>
        <w:pStyle w:val="BodyText"/>
        <w:tabs>
          <w:tab w:val="left" w:pos="283"/>
        </w:tabs>
        <w:spacing w:line="293" w:lineRule="exact"/>
        <w:ind w:left="0" w:right="71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737AD2" w:rsidRDefault="007003A1">
      <w:pPr>
        <w:pStyle w:val="BodyText"/>
        <w:spacing w:before="22"/>
        <w:ind w:left="1217"/>
        <w:rPr>
          <w:lang w:eastAsia="zh-CN"/>
        </w:rPr>
      </w:pPr>
      <w:r>
        <w:rPr>
          <w:lang w:eastAsia="zh-CN"/>
        </w:rPr>
        <w:t>SequoiaDB数据库中的集群操作分为三个级别：</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501"/>
        <w:rPr>
          <w:lang w:eastAsia="zh-CN"/>
        </w:rPr>
      </w:pPr>
      <w:r>
        <w:rPr>
          <w:lang w:eastAsia="zh-CN"/>
        </w:rPr>
        <w:t>1）分区组</w:t>
      </w:r>
    </w:p>
    <w:p w:rsidR="00737AD2" w:rsidRDefault="007003A1">
      <w:pPr>
        <w:pStyle w:val="BodyText"/>
        <w:spacing w:before="18"/>
        <w:ind w:left="501"/>
        <w:rPr>
          <w:lang w:eastAsia="zh-CN"/>
        </w:rPr>
      </w:pPr>
      <w:r>
        <w:rPr>
          <w:lang w:eastAsia="zh-CN"/>
        </w:rPr>
        <w:t>2）数据节点</w:t>
      </w:r>
    </w:p>
    <w:p w:rsidR="00737AD2" w:rsidRDefault="007003A1">
      <w:pPr>
        <w:pStyle w:val="BodyText"/>
        <w:spacing w:before="18"/>
        <w:ind w:left="501"/>
        <w:rPr>
          <w:lang w:eastAsia="zh-CN"/>
        </w:rPr>
      </w:pPr>
      <w:r>
        <w:rPr>
          <w:lang w:eastAsia="zh-CN"/>
        </w:rPr>
        <w:t>3）域</w:t>
      </w:r>
    </w:p>
    <w:p w:rsidR="00737AD2" w:rsidRDefault="00737AD2">
      <w:pPr>
        <w:spacing w:before="9" w:line="130" w:lineRule="exact"/>
        <w:rPr>
          <w:sz w:val="13"/>
          <w:szCs w:val="13"/>
          <w:lang w:eastAsia="zh-CN"/>
        </w:rPr>
      </w:pPr>
    </w:p>
    <w:p w:rsidR="00737AD2" w:rsidRDefault="00921398">
      <w:pPr>
        <w:pStyle w:val="BodyText"/>
        <w:spacing w:line="140" w:lineRule="auto"/>
        <w:ind w:left="1037" w:right="4763" w:hanging="640"/>
        <w:rPr>
          <w:lang w:eastAsia="zh-CN"/>
        </w:rPr>
      </w:pPr>
      <w:r>
        <w:pict>
          <v:shape id="_x0000_i1084"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分区组包两种类型：编目分区组、数据分区组。</w:t>
      </w:r>
    </w:p>
    <w:p w:rsidR="00737AD2" w:rsidRDefault="007003A1">
      <w:pPr>
        <w:pStyle w:val="BodyText"/>
        <w:spacing w:before="40"/>
        <w:ind w:left="397"/>
        <w:rPr>
          <w:lang w:eastAsia="zh-CN"/>
        </w:rPr>
      </w:pPr>
      <w:r>
        <w:rPr>
          <w:lang w:eastAsia="zh-CN"/>
        </w:rPr>
        <w:t>分区组实例，数据节点实例，域实例可以用以下三种类的实例表示。</w:t>
      </w:r>
    </w:p>
    <w:p w:rsidR="00737AD2" w:rsidRDefault="00737AD2">
      <w:pPr>
        <w:spacing w:before="5" w:line="120" w:lineRule="exact"/>
        <w:rPr>
          <w:sz w:val="12"/>
          <w:szCs w:val="12"/>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sdbReplicaGroup</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分区组实例代表一个单独的分区组</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sdbNode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数据节点实例代表一个单独的数据节点</w:t>
            </w:r>
          </w:p>
        </w:tc>
      </w:tr>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sdbDomain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域类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域实例代表一个管理若干个分区组的域</w:t>
            </w:r>
          </w:p>
        </w:tc>
      </w:tr>
    </w:tbl>
    <w:p w:rsidR="00737AD2" w:rsidRDefault="007003A1">
      <w:pPr>
        <w:pStyle w:val="BodyText"/>
        <w:spacing w:line="335" w:lineRule="exact"/>
        <w:ind w:left="397"/>
        <w:rPr>
          <w:lang w:eastAsia="zh-CN"/>
        </w:rPr>
      </w:pPr>
      <w:r>
        <w:rPr>
          <w:lang w:eastAsia="zh-CN"/>
        </w:rPr>
        <w:t>与集群相关的操作需要使用分区组及数据节点实例。</w:t>
      </w:r>
    </w:p>
    <w:p w:rsidR="00737AD2" w:rsidRDefault="00737AD2">
      <w:pPr>
        <w:spacing w:before="5" w:line="100" w:lineRule="exact"/>
        <w:rPr>
          <w:sz w:val="10"/>
          <w:szCs w:val="10"/>
          <w:lang w:eastAsia="zh-CN"/>
        </w:rPr>
      </w:pPr>
    </w:p>
    <w:p w:rsidR="00737AD2" w:rsidRDefault="007003A1">
      <w:pPr>
        <w:pStyle w:val="BodyText"/>
        <w:spacing w:line="168" w:lineRule="auto"/>
        <w:ind w:left="397"/>
        <w:rPr>
          <w:lang w:eastAsia="zh-CN"/>
        </w:rPr>
      </w:pPr>
      <w:r>
        <w:rPr>
          <w:w w:val="95"/>
          <w:lang w:eastAsia="zh-CN"/>
        </w:rPr>
        <w:t>sdbReplicaGroup的实例用于管理分区组。其操作包括启动、停止分区组，获取分区组中节点的状态、名</w:t>
      </w:r>
      <w:r>
        <w:rPr>
          <w:lang w:eastAsia="zh-CN"/>
        </w:rPr>
        <w:t xml:space="preserve"> 称信息、数目信息。</w:t>
      </w:r>
    </w:p>
    <w:p w:rsidR="00737AD2" w:rsidRDefault="00737AD2">
      <w:pPr>
        <w:spacing w:line="120" w:lineRule="exact"/>
        <w:rPr>
          <w:sz w:val="12"/>
          <w:szCs w:val="12"/>
          <w:lang w:eastAsia="zh-CN"/>
        </w:rPr>
      </w:pPr>
    </w:p>
    <w:p w:rsidR="00737AD2" w:rsidRDefault="007003A1">
      <w:pPr>
        <w:pStyle w:val="BodyText"/>
        <w:spacing w:line="168" w:lineRule="auto"/>
        <w:ind w:left="397" w:right="318"/>
        <w:rPr>
          <w:lang w:eastAsia="zh-CN"/>
        </w:rPr>
      </w:pPr>
      <w:r>
        <w:rPr>
          <w:w w:val="95"/>
          <w:lang w:eastAsia="zh-CN"/>
        </w:rPr>
        <w:t>sdbNode的实例用于管理数据节点。其操作包括启动、停止指定的数据节点，获取指定数据节点实</w:t>
      </w:r>
      <w:r>
        <w:rPr>
          <w:lang w:eastAsia="zh-CN"/>
        </w:rPr>
        <w:t xml:space="preserve"> 例，获取主从数据节点实例，获取数据节点地址信息。</w:t>
      </w:r>
    </w:p>
    <w:p w:rsidR="00737AD2" w:rsidRDefault="007003A1">
      <w:pPr>
        <w:pStyle w:val="BodyText"/>
        <w:spacing w:before="34"/>
        <w:ind w:left="397"/>
        <w:rPr>
          <w:lang w:eastAsia="zh-CN"/>
        </w:rPr>
      </w:pPr>
      <w:r>
        <w:rPr>
          <w:lang w:eastAsia="zh-CN"/>
        </w:rPr>
        <w:t>sdbDomain的实例用于管理域。其包括修改域，获取域信息等操作。</w:t>
      </w:r>
    </w:p>
    <w:p w:rsidR="00737AD2" w:rsidRDefault="00737AD2">
      <w:pPr>
        <w:spacing w:before="9" w:line="190" w:lineRule="exact"/>
        <w:rPr>
          <w:sz w:val="19"/>
          <w:szCs w:val="19"/>
          <w:lang w:eastAsia="zh-CN"/>
        </w:rPr>
      </w:pPr>
    </w:p>
    <w:p w:rsidR="00737AD2" w:rsidRDefault="007003A1">
      <w:pPr>
        <w:pStyle w:val="BodyText"/>
        <w:spacing w:line="253" w:lineRule="auto"/>
        <w:ind w:left="113" w:right="5663"/>
        <w:rPr>
          <w:lang w:eastAsia="zh-CN"/>
        </w:rPr>
      </w:pPr>
      <w:r>
        <w:rPr>
          <w:lang w:eastAsia="zh-CN"/>
        </w:rPr>
        <w:t xml:space="preserve">错误信息 每个函数都有返回值,返回值的定义如下： </w:t>
      </w:r>
      <w:r>
        <w:rPr>
          <w:w w:val="95"/>
          <w:lang w:eastAsia="zh-CN"/>
        </w:rPr>
        <w:t>SDB_OK（数据值为0）：表示执行成功；</w:t>
      </w:r>
    </w:p>
    <w:p w:rsidR="00737AD2" w:rsidRDefault="007003A1">
      <w:pPr>
        <w:pStyle w:val="BodyText"/>
        <w:spacing w:before="4"/>
        <w:ind w:left="113"/>
        <w:rPr>
          <w:lang w:eastAsia="zh-CN"/>
        </w:rPr>
      </w:pPr>
      <w:r>
        <w:rPr>
          <w:w w:val="95"/>
          <w:lang w:eastAsia="zh-CN"/>
        </w:rPr>
        <w:t xml:space="preserve">&lt;0    </w:t>
      </w:r>
      <w:r>
        <w:rPr>
          <w:spacing w:val="38"/>
          <w:w w:val="95"/>
          <w:lang w:eastAsia="zh-CN"/>
        </w:rPr>
        <w:t xml:space="preserve"> </w:t>
      </w:r>
      <w:r>
        <w:rPr>
          <w:w w:val="95"/>
          <w:lang w:eastAsia="zh-CN"/>
        </w:rPr>
        <w:t>：表示数据库错误，具体的错误描述在C驱动开发包中include/ossErr.h文件中可以找到；</w:t>
      </w:r>
    </w:p>
    <w:p w:rsidR="00737AD2" w:rsidRDefault="007003A1">
      <w:pPr>
        <w:pStyle w:val="BodyText"/>
        <w:spacing w:before="18" w:line="309" w:lineRule="auto"/>
        <w:ind w:left="113" w:right="4869"/>
        <w:rPr>
          <w:lang w:eastAsia="zh-CN"/>
        </w:rPr>
      </w:pPr>
      <w:r>
        <w:rPr>
          <w:w w:val="95"/>
          <w:lang w:eastAsia="zh-CN"/>
        </w:rPr>
        <w:t xml:space="preserve">&gt;0   </w:t>
      </w:r>
      <w:r>
        <w:rPr>
          <w:spacing w:val="12"/>
          <w:w w:val="95"/>
          <w:lang w:eastAsia="zh-CN"/>
        </w:rPr>
        <w:t xml:space="preserve"> </w:t>
      </w:r>
      <w:r>
        <w:rPr>
          <w:w w:val="95"/>
          <w:lang w:eastAsia="zh-CN"/>
        </w:rPr>
        <w:t>：表示系统错误，请查阅相关系统的错误码信息。</w:t>
      </w:r>
      <w:r>
        <w:rPr>
          <w:lang w:eastAsia="zh-CN"/>
        </w:rPr>
        <w:t xml:space="preserve"> </w:t>
      </w:r>
      <w:bookmarkStart w:id="439" w:name="C++_开发环境搭建"/>
      <w:bookmarkStart w:id="440" w:name="_bookmark137"/>
      <w:bookmarkEnd w:id="439"/>
      <w:bookmarkEnd w:id="440"/>
      <w:r>
        <w:rPr>
          <w:w w:val="95"/>
          <w:lang w:eastAsia="zh-CN"/>
        </w:rPr>
        <w:t>C++</w:t>
      </w:r>
      <w:r>
        <w:rPr>
          <w:spacing w:val="-13"/>
          <w:w w:val="95"/>
          <w:lang w:eastAsia="zh-CN"/>
        </w:rPr>
        <w:t xml:space="preserve"> </w:t>
      </w:r>
      <w:r>
        <w:rPr>
          <w:w w:val="95"/>
          <w:lang w:eastAsia="zh-CN"/>
        </w:rPr>
        <w:t>开发环境搭建</w:t>
      </w:r>
    </w:p>
    <w:p w:rsidR="00737AD2" w:rsidRDefault="00737AD2">
      <w:pPr>
        <w:spacing w:before="2" w:line="120" w:lineRule="exact"/>
        <w:rPr>
          <w:sz w:val="12"/>
          <w:szCs w:val="12"/>
          <w:lang w:eastAsia="zh-CN"/>
        </w:rPr>
      </w:pPr>
    </w:p>
    <w:p w:rsidR="00737AD2" w:rsidRDefault="007003A1">
      <w:pPr>
        <w:pStyle w:val="BodyText"/>
        <w:spacing w:line="253" w:lineRule="auto"/>
        <w:ind w:left="113" w:right="1790"/>
        <w:rPr>
          <w:lang w:eastAsia="zh-CN"/>
        </w:rPr>
      </w:pPr>
      <w:r>
        <w:rPr>
          <w:lang w:eastAsia="zh-CN"/>
        </w:rPr>
        <w:t xml:space="preserve">获取驱动开发包 </w:t>
      </w:r>
      <w:r>
        <w:rPr>
          <w:w w:val="95"/>
          <w:lang w:eastAsia="zh-CN"/>
        </w:rPr>
        <w:t>从</w:t>
      </w:r>
      <w:hyperlink r:id="rId54">
        <w:r>
          <w:rPr>
            <w:color w:val="0000FF"/>
            <w:w w:val="95"/>
            <w:lang w:eastAsia="zh-CN"/>
          </w:rPr>
          <w:t>http://www.sequoiadb.com</w:t>
        </w:r>
      </w:hyperlink>
      <w:r>
        <w:rPr>
          <w:color w:val="000000"/>
          <w:w w:val="95"/>
          <w:lang w:eastAsia="zh-CN"/>
        </w:rPr>
        <w:t>下载对应操作系统版本的SequoiaDB驱动开发包。</w:t>
      </w:r>
    </w:p>
    <w:p w:rsidR="00737AD2" w:rsidRDefault="00737AD2">
      <w:pPr>
        <w:spacing w:before="4" w:line="180" w:lineRule="exact"/>
        <w:rPr>
          <w:sz w:val="18"/>
          <w:szCs w:val="18"/>
          <w:lang w:eastAsia="zh-CN"/>
        </w:rPr>
      </w:pPr>
    </w:p>
    <w:p w:rsidR="00737AD2" w:rsidRDefault="007003A1">
      <w:pPr>
        <w:pStyle w:val="BodyText"/>
        <w:ind w:left="113"/>
      </w:pPr>
      <w:r>
        <w:t>配置开发环境</w:t>
      </w:r>
    </w:p>
    <w:p w:rsidR="00737AD2" w:rsidRDefault="007003A1">
      <w:pPr>
        <w:pStyle w:val="BodyText"/>
        <w:numPr>
          <w:ilvl w:val="0"/>
          <w:numId w:val="33"/>
        </w:numPr>
        <w:tabs>
          <w:tab w:val="left" w:pos="397"/>
        </w:tabs>
        <w:spacing w:before="34" w:line="255" w:lineRule="auto"/>
        <w:ind w:left="397" w:right="7278"/>
        <w:rPr>
          <w:lang w:eastAsia="zh-CN"/>
        </w:rPr>
      </w:pPr>
      <w:r>
        <w:rPr>
          <w:position w:val="1"/>
          <w:lang w:eastAsia="zh-CN"/>
        </w:rPr>
        <w:t>Linux</w:t>
      </w:r>
      <w:r>
        <w:rPr>
          <w:w w:val="96"/>
          <w:position w:val="1"/>
          <w:lang w:eastAsia="zh-CN"/>
        </w:rPr>
        <w:t xml:space="preserve"> </w:t>
      </w:r>
      <w:r>
        <w:rPr>
          <w:lang w:eastAsia="zh-CN"/>
        </w:rPr>
        <w:t>1.解压下来的驱动开发包；</w:t>
      </w:r>
    </w:p>
    <w:p w:rsidR="00737AD2" w:rsidRDefault="007003A1">
      <w:pPr>
        <w:pStyle w:val="BodyText"/>
        <w:spacing w:before="1" w:line="253" w:lineRule="auto"/>
        <w:ind w:left="397" w:right="486"/>
      </w:pPr>
      <w:r>
        <w:rPr>
          <w:w w:val="95"/>
          <w:lang w:eastAsia="zh-CN"/>
        </w:rPr>
        <w:t>2.将压缩包中的driver目录，拷贝到开发工程目录中（建议放在第三方库目录下），并命名为sdbdriver。</w:t>
      </w:r>
      <w:r>
        <w:rPr>
          <w:lang w:eastAsia="zh-CN"/>
        </w:rPr>
        <w:t xml:space="preserve"> </w:t>
      </w:r>
      <w:r>
        <w:t>3.将sdbdriver/include目录加入到编译头目录，并将sdbdriver/lib目录加入连接目录。</w:t>
      </w:r>
    </w:p>
    <w:p w:rsidR="00737AD2" w:rsidRDefault="007003A1">
      <w:pPr>
        <w:pStyle w:val="BodyText"/>
        <w:spacing w:line="285" w:lineRule="exact"/>
        <w:ind w:left="397"/>
      </w:pPr>
      <w:r>
        <w:t>动态链接：</w:t>
      </w:r>
    </w:p>
    <w:p w:rsidR="00737AD2" w:rsidRDefault="007003A1">
      <w:pPr>
        <w:pStyle w:val="BodyText"/>
        <w:spacing w:before="78"/>
        <w:ind w:left="397"/>
      </w:pPr>
      <w:r>
        <w:rPr>
          <w:w w:val="95"/>
        </w:rPr>
        <w:t>使用lib目录下的libsdbcpp.so动态库，g++编译参数形式如：</w:t>
      </w:r>
    </w:p>
    <w:p w:rsidR="00737AD2" w:rsidRDefault="00EC10B3">
      <w:pPr>
        <w:pStyle w:val="BodyText"/>
        <w:spacing w:before="46"/>
        <w:ind w:left="397"/>
        <w:rPr>
          <w:rFonts w:ascii="仿宋" w:eastAsia="仿宋" w:hAnsi="仿宋" w:cs="仿宋"/>
        </w:rPr>
      </w:pPr>
      <w:r w:rsidRPr="00EC10B3">
        <w:pict>
          <v:group id="_x0000_s3175" style="position:absolute;left:0;text-align:left;margin-left:95.85pt;margin-top:6.75pt;width:459.45pt;height:10.6pt;z-index:-25587;mso-position-horizontal-relative:page" coordorigin="1917,135" coordsize="9189,212">
            <v:shape id="_x0000_s3176"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g++ main.cpp -o test -I &lt;PATH&gt;/sdbdriver/include -L &lt;PATH&gt;/sdbdriver/lib -lsdbcpp</w:t>
      </w:r>
    </w:p>
    <w:p w:rsidR="00737AD2" w:rsidRDefault="00737AD2">
      <w:pPr>
        <w:spacing w:before="5" w:line="130" w:lineRule="exact"/>
        <w:rPr>
          <w:sz w:val="13"/>
          <w:szCs w:val="13"/>
        </w:rPr>
      </w:pPr>
    </w:p>
    <w:p w:rsidR="00737AD2" w:rsidRDefault="007003A1">
      <w:pPr>
        <w:pStyle w:val="BodyText"/>
        <w:spacing w:line="168" w:lineRule="auto"/>
        <w:ind w:left="397" w:right="501"/>
      </w:pPr>
      <w:r>
        <w:rPr>
          <w:w w:val="95"/>
        </w:rPr>
        <w:t>其中：PATH为sdbdriver放置路径；运行程序时，用户需要将LD_LIBRARY_PATH路径指定为包</w:t>
      </w:r>
      <w:r>
        <w:t xml:space="preserve"> </w:t>
      </w:r>
      <w:r>
        <w:rPr>
          <w:w w:val="95"/>
        </w:rPr>
        <w:t>含libsdbcpp.so动态库的路径。</w:t>
      </w:r>
    </w:p>
    <w:p w:rsidR="00737AD2" w:rsidRDefault="00EC10B3">
      <w:pPr>
        <w:pStyle w:val="BodyText"/>
        <w:spacing w:before="62"/>
        <w:ind w:left="397"/>
        <w:rPr>
          <w:rFonts w:ascii="仿宋" w:eastAsia="仿宋" w:hAnsi="仿宋" w:cs="仿宋"/>
        </w:rPr>
      </w:pPr>
      <w:r w:rsidRPr="00EC10B3">
        <w:pict>
          <v:group id="_x0000_s3173" style="position:absolute;left:0;text-align:left;margin-left:95.85pt;margin-top:7.55pt;width:459.45pt;height:10.6pt;z-index:-25586;mso-position-horizontal-relative:page" coordorigin="1917,151" coordsize="9189,212">
            <v:shape id="_x0000_s3174" style="position:absolute;left:1917;top:151;width:9189;height:212" coordorigin="1917,151" coordsize="9189,212" path="m1917,151r9189,l11106,363r-9189,l1917,151xe" fillcolor="#efefef" stroked="f">
              <v:path arrowok="t"/>
            </v:shape>
            <w10:wrap anchorx="page"/>
          </v:group>
        </w:pict>
      </w:r>
      <w:r w:rsidR="007003A1">
        <w:rPr>
          <w:rFonts w:ascii="仿宋" w:eastAsia="仿宋" w:hAnsi="仿宋" w:cs="仿宋"/>
        </w:rPr>
        <w:t>export LD_LIBRARY_PATH=&lt;PATH&gt;/sdbdriver/lib</w:t>
      </w:r>
    </w:p>
    <w:p w:rsidR="00737AD2" w:rsidRDefault="007003A1">
      <w:pPr>
        <w:pStyle w:val="BodyText"/>
        <w:tabs>
          <w:tab w:val="left" w:pos="680"/>
        </w:tabs>
        <w:spacing w:before="45" w:line="557" w:lineRule="exact"/>
        <w:ind w:left="39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sidR="00921398">
        <w:pict>
          <v:shape id="_x0000_i1085" type="#_x0000_t75" style="width:24.2pt;height:24.2pt;mso-position-horizontal-relative:char;mso-position-vertical-relative:line">
            <v:imagedata r:id="rId53" o:title=""/>
          </v:shape>
        </w:pict>
      </w:r>
      <w:r>
        <w:rPr>
          <w:rFonts w:ascii="Times New Roman" w:eastAsia="Times New Roman" w:hAnsi="Times New Roman" w:cs="Times New Roman"/>
          <w:position w:val="1"/>
          <w:lang w:eastAsia="zh-CN"/>
        </w:rPr>
        <w:t xml:space="preserve">   </w:t>
      </w:r>
      <w:r>
        <w:rPr>
          <w:position w:val="1"/>
          <w:lang w:eastAsia="zh-CN"/>
        </w:rPr>
        <w:t>注:</w:t>
      </w:r>
    </w:p>
    <w:p w:rsidR="00737AD2" w:rsidRDefault="007003A1">
      <w:pPr>
        <w:pStyle w:val="BodyText"/>
        <w:spacing w:line="148" w:lineRule="exact"/>
        <w:ind w:left="1320"/>
        <w:rPr>
          <w:lang w:eastAsia="zh-CN"/>
        </w:rPr>
      </w:pPr>
      <w:r>
        <w:rPr>
          <w:lang w:eastAsia="zh-CN"/>
        </w:rPr>
        <w:t>如果运行程序时会出现错误提示：</w:t>
      </w:r>
    </w:p>
    <w:p w:rsidR="00737AD2" w:rsidRDefault="00737AD2">
      <w:pPr>
        <w:spacing w:line="148" w:lineRule="exact"/>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2140"/>
      </w:pPr>
      <w:r>
        <w:rPr>
          <w:w w:val="95"/>
        </w:rPr>
        <w:t>error</w:t>
      </w:r>
      <w:r>
        <w:rPr>
          <w:spacing w:val="-10"/>
          <w:w w:val="95"/>
        </w:rPr>
        <w:t xml:space="preserve"> </w:t>
      </w:r>
      <w:r>
        <w:rPr>
          <w:w w:val="95"/>
        </w:rPr>
        <w:t>while</w:t>
      </w:r>
      <w:r>
        <w:rPr>
          <w:spacing w:val="-9"/>
          <w:w w:val="95"/>
        </w:rPr>
        <w:t xml:space="preserve"> </w:t>
      </w:r>
      <w:r>
        <w:rPr>
          <w:w w:val="95"/>
        </w:rPr>
        <w:t>loading</w:t>
      </w:r>
      <w:r>
        <w:rPr>
          <w:spacing w:val="-9"/>
          <w:w w:val="95"/>
        </w:rPr>
        <w:t xml:space="preserve"> </w:t>
      </w:r>
      <w:r>
        <w:rPr>
          <w:w w:val="95"/>
        </w:rPr>
        <w:t>shared</w:t>
      </w:r>
      <w:r>
        <w:rPr>
          <w:spacing w:val="-9"/>
          <w:w w:val="95"/>
        </w:rPr>
        <w:t xml:space="preserve"> </w:t>
      </w:r>
      <w:r>
        <w:rPr>
          <w:w w:val="95"/>
        </w:rPr>
        <w:t>libraries:</w:t>
      </w:r>
      <w:r>
        <w:rPr>
          <w:spacing w:val="-9"/>
          <w:w w:val="95"/>
        </w:rPr>
        <w:t xml:space="preserve"> </w:t>
      </w:r>
      <w:r>
        <w:rPr>
          <w:w w:val="95"/>
        </w:rPr>
        <w:t>libsdbcpp.so:</w:t>
      </w:r>
      <w:r>
        <w:rPr>
          <w:spacing w:val="-9"/>
          <w:w w:val="95"/>
        </w:rPr>
        <w:t xml:space="preserve"> </w:t>
      </w:r>
      <w:r>
        <w:rPr>
          <w:w w:val="95"/>
        </w:rPr>
        <w:t>cannot</w:t>
      </w:r>
      <w:r>
        <w:rPr>
          <w:spacing w:val="-9"/>
          <w:w w:val="95"/>
        </w:rPr>
        <w:t xml:space="preserve"> </w:t>
      </w:r>
      <w:r>
        <w:rPr>
          <w:w w:val="95"/>
        </w:rPr>
        <w:t>open</w:t>
      </w:r>
      <w:r>
        <w:rPr>
          <w:spacing w:val="-9"/>
          <w:w w:val="95"/>
        </w:rPr>
        <w:t xml:space="preserve"> </w:t>
      </w:r>
      <w:r>
        <w:rPr>
          <w:w w:val="95"/>
        </w:rPr>
        <w:t>shared</w:t>
      </w:r>
      <w:r>
        <w:rPr>
          <w:spacing w:val="-9"/>
          <w:w w:val="95"/>
        </w:rPr>
        <w:t xml:space="preserve"> </w:t>
      </w:r>
      <w:r>
        <w:rPr>
          <w:w w:val="95"/>
        </w:rPr>
        <w:t>object</w:t>
      </w:r>
      <w:r>
        <w:rPr>
          <w:spacing w:val="-9"/>
          <w:w w:val="95"/>
        </w:rPr>
        <w:t xml:space="preserve"> </w:t>
      </w:r>
      <w:r>
        <w:rPr>
          <w:w w:val="95"/>
        </w:rPr>
        <w:t>file:</w:t>
      </w:r>
      <w:r>
        <w:rPr>
          <w:spacing w:val="-9"/>
          <w:w w:val="95"/>
        </w:rPr>
        <w:t xml:space="preserve"> </w:t>
      </w:r>
      <w:r>
        <w:rPr>
          <w:w w:val="95"/>
        </w:rPr>
        <w:t>No</w:t>
      </w:r>
      <w:r>
        <w:rPr>
          <w:spacing w:val="-9"/>
          <w:w w:val="95"/>
        </w:rPr>
        <w:t xml:space="preserve"> </w:t>
      </w:r>
      <w:r>
        <w:rPr>
          <w:w w:val="95"/>
        </w:rPr>
        <w:t>such file</w:t>
      </w:r>
      <w:r>
        <w:rPr>
          <w:spacing w:val="-9"/>
          <w:w w:val="95"/>
        </w:rPr>
        <w:t xml:space="preserve"> </w:t>
      </w:r>
      <w:r>
        <w:rPr>
          <w:w w:val="95"/>
        </w:rPr>
        <w:t>or</w:t>
      </w:r>
      <w:r>
        <w:rPr>
          <w:spacing w:val="-8"/>
          <w:w w:val="95"/>
        </w:rPr>
        <w:t xml:space="preserve"> </w:t>
      </w:r>
      <w:r>
        <w:rPr>
          <w:w w:val="95"/>
        </w:rPr>
        <w:t>directory</w:t>
      </w:r>
    </w:p>
    <w:p w:rsidR="00737AD2" w:rsidRDefault="00737AD2">
      <w:pPr>
        <w:spacing w:line="120" w:lineRule="exact"/>
        <w:rPr>
          <w:sz w:val="12"/>
          <w:szCs w:val="12"/>
        </w:rPr>
      </w:pPr>
    </w:p>
    <w:p w:rsidR="00737AD2" w:rsidRDefault="007003A1">
      <w:pPr>
        <w:pStyle w:val="BodyText"/>
        <w:spacing w:line="168" w:lineRule="auto"/>
        <w:ind w:left="2140"/>
      </w:pPr>
      <w:r>
        <w:rPr>
          <w:w w:val="95"/>
        </w:rPr>
        <w:t>表示没有正确设置LD_LIBRARY_PATH，LD_LIBRARY_PATH是环境变量，建议设置到/etc/</w:t>
      </w:r>
      <w:r>
        <w:rPr>
          <w:w w:val="90"/>
        </w:rPr>
        <w:t xml:space="preserve"> </w:t>
      </w:r>
      <w:r>
        <w:t>profile或者应用程序的启动脚本中，避免每次新开终端都需要重新设置。</w:t>
      </w:r>
    </w:p>
    <w:p w:rsidR="00737AD2" w:rsidRDefault="007003A1">
      <w:pPr>
        <w:pStyle w:val="BodyText"/>
        <w:spacing w:before="54" w:line="295" w:lineRule="auto"/>
        <w:ind w:left="1217" w:right="2929"/>
      </w:pPr>
      <w:r>
        <w:t xml:space="preserve">静态链接： </w:t>
      </w:r>
      <w:r>
        <w:rPr>
          <w:w w:val="95"/>
        </w:rPr>
        <w:t>使用lib目录下的libstaticsdbc.a静态库，gcc编译参数形式如：</w:t>
      </w:r>
    </w:p>
    <w:p w:rsidR="00737AD2" w:rsidRDefault="00EC10B3">
      <w:pPr>
        <w:pStyle w:val="BodyText"/>
        <w:spacing w:before="20" w:line="172" w:lineRule="auto"/>
        <w:ind w:left="1217" w:right="363"/>
        <w:rPr>
          <w:rFonts w:ascii="仿宋" w:eastAsia="仿宋" w:hAnsi="仿宋" w:cs="仿宋"/>
        </w:rPr>
      </w:pPr>
      <w:r w:rsidRPr="00EC10B3">
        <w:pict>
          <v:group id="_x0000_s3170" style="position:absolute;left:0;text-align:left;margin-left:95.85pt;margin-top:1.7pt;width:459.45pt;height:21.2pt;z-index:-25585;mso-position-horizontal-relative:page" coordorigin="1917,34" coordsize="9189,424">
            <v:shape id="_x0000_s3171" style="position:absolute;left:1917;top:34;width:9189;height:424" coordorigin="1917,34" coordsize="9189,424" path="m1917,34r9189,l11106,458r-9189,l1917,34xe" fillcolor="#efefef" stroked="f">
              <v:path arrowok="t"/>
            </v:shape>
            <w10:wrap anchorx="page"/>
          </v:group>
        </w:pict>
      </w:r>
      <w:r w:rsidR="007003A1">
        <w:rPr>
          <w:rFonts w:ascii="仿宋" w:eastAsia="仿宋" w:hAnsi="仿宋" w:cs="仿宋"/>
        </w:rPr>
        <w:t>g++ main.c -o test -I &lt;path&gt;/sdbdriver/include #L &lt;path&gt;/sdbdriver/lib/ libstaticsdbcpp.a #lm -lpthread</w:t>
      </w:r>
    </w:p>
    <w:p w:rsidR="00737AD2" w:rsidRDefault="007003A1">
      <w:pPr>
        <w:pStyle w:val="BodyText"/>
        <w:numPr>
          <w:ilvl w:val="1"/>
          <w:numId w:val="33"/>
        </w:numPr>
        <w:tabs>
          <w:tab w:val="left" w:pos="1217"/>
        </w:tabs>
        <w:spacing w:line="265" w:lineRule="exact"/>
        <w:ind w:left="1217" w:right="8324"/>
        <w:jc w:val="both"/>
      </w:pPr>
      <w:r>
        <w:rPr>
          <w:w w:val="90"/>
          <w:position w:val="1"/>
        </w:rPr>
        <w:t>Windows</w:t>
      </w:r>
    </w:p>
    <w:p w:rsidR="00737AD2" w:rsidRDefault="007003A1">
      <w:pPr>
        <w:pStyle w:val="BodyText"/>
        <w:spacing w:before="22" w:line="309" w:lineRule="auto"/>
        <w:ind w:right="6013" w:firstLine="283"/>
        <w:rPr>
          <w:lang w:eastAsia="zh-CN"/>
        </w:rPr>
      </w:pPr>
      <w:r>
        <w:rPr>
          <w:w w:val="95"/>
          <w:lang w:eastAsia="zh-CN"/>
        </w:rPr>
        <w:t>暂未推出Windows驱动开发包。</w:t>
      </w:r>
      <w:r>
        <w:rPr>
          <w:lang w:eastAsia="zh-CN"/>
        </w:rPr>
        <w:t xml:space="preserve"> </w:t>
      </w:r>
      <w:bookmarkStart w:id="441" w:name="C++_开发基础"/>
      <w:bookmarkStart w:id="442" w:name="_bookmark138"/>
      <w:bookmarkEnd w:id="441"/>
      <w:bookmarkEnd w:id="442"/>
      <w:r>
        <w:rPr>
          <w:w w:val="95"/>
          <w:lang w:eastAsia="zh-CN"/>
        </w:rPr>
        <w:t>C++</w:t>
      </w:r>
      <w:r>
        <w:rPr>
          <w:spacing w:val="-33"/>
          <w:w w:val="95"/>
          <w:lang w:eastAsia="zh-CN"/>
        </w:rPr>
        <w:t xml:space="preserve"> </w:t>
      </w:r>
      <w:r>
        <w:rPr>
          <w:w w:val="95"/>
          <w:lang w:eastAsia="zh-CN"/>
        </w:rPr>
        <w:t>开发基础</w:t>
      </w:r>
    </w:p>
    <w:p w:rsidR="00737AD2" w:rsidRDefault="007003A1">
      <w:pPr>
        <w:pStyle w:val="BodyText"/>
        <w:spacing w:before="28" w:line="168" w:lineRule="auto"/>
        <w:ind w:right="106"/>
        <w:jc w:val="both"/>
      </w:pPr>
      <w:r>
        <w:rPr>
          <w:w w:val="95"/>
          <w:lang w:eastAsia="zh-CN"/>
        </w:rPr>
        <w:t>这里介绍如何使用C++客户端驱动接口编写使用SequoiaDB数据库的程序。为了简单起见，下面的示例不全</w:t>
      </w:r>
      <w:r>
        <w:rPr>
          <w:lang w:eastAsia="zh-CN"/>
        </w:rPr>
        <w:t xml:space="preserve"> </w:t>
      </w:r>
      <w:r>
        <w:rPr>
          <w:w w:val="95"/>
          <w:lang w:eastAsia="zh-CN"/>
        </w:rPr>
        <w:t>部是完整的代码，只起示例性作用。</w:t>
      </w:r>
      <w:r>
        <w:rPr>
          <w:w w:val="95"/>
        </w:rPr>
        <w:t>可到/sequoiadb/client/samples/CPP下获取相应的完整的代码。</w:t>
      </w:r>
      <w:r>
        <w:rPr>
          <w:spacing w:val="3"/>
          <w:w w:val="95"/>
        </w:rPr>
        <w:t xml:space="preserve"> </w:t>
      </w:r>
      <w:r>
        <w:rPr>
          <w:color w:val="0000FF"/>
          <w:w w:val="95"/>
        </w:rPr>
        <w:t>更多</w:t>
      </w:r>
      <w:r>
        <w:rPr>
          <w:color w:val="0000FF"/>
        </w:rPr>
        <w:t xml:space="preserve"> </w:t>
      </w:r>
      <w:r>
        <w:rPr>
          <w:color w:val="0000FF"/>
          <w:w w:val="95"/>
        </w:rPr>
        <w:t>查看C++API</w:t>
      </w:r>
    </w:p>
    <w:p w:rsidR="00737AD2" w:rsidRDefault="00737AD2">
      <w:pPr>
        <w:spacing w:before="14" w:line="200" w:lineRule="exact"/>
        <w:rPr>
          <w:sz w:val="20"/>
          <w:szCs w:val="20"/>
        </w:rPr>
      </w:pPr>
    </w:p>
    <w:p w:rsidR="00737AD2" w:rsidRDefault="007003A1">
      <w:pPr>
        <w:pStyle w:val="BodyText"/>
        <w:ind w:right="8426"/>
        <w:jc w:val="both"/>
      </w:pPr>
      <w:r>
        <w:t>数据库操作</w:t>
      </w:r>
    </w:p>
    <w:p w:rsidR="00737AD2" w:rsidRDefault="007003A1">
      <w:pPr>
        <w:pStyle w:val="BodyText"/>
        <w:numPr>
          <w:ilvl w:val="1"/>
          <w:numId w:val="33"/>
        </w:numPr>
        <w:tabs>
          <w:tab w:val="left" w:pos="1217"/>
        </w:tabs>
        <w:spacing w:before="34" w:line="255" w:lineRule="auto"/>
        <w:ind w:left="1217" w:right="598"/>
      </w:pPr>
      <w:r>
        <w:rPr>
          <w:w w:val="95"/>
          <w:position w:val="1"/>
        </w:rPr>
        <w:t>连接数据库：Connecting</w:t>
      </w:r>
      <w:r>
        <w:rPr>
          <w:w w:val="93"/>
          <w:position w:val="1"/>
        </w:rPr>
        <w:t xml:space="preserve"> </w:t>
      </w:r>
      <w:r>
        <w:rPr>
          <w:w w:val="95"/>
        </w:rPr>
        <w:t>connect.cpp演示如何连接到数据库。文件应当包含“client.hpp”头文件及使用命名空间sdbclient。</w:t>
      </w:r>
    </w:p>
    <w:p w:rsidR="00737AD2" w:rsidRDefault="00EC10B3">
      <w:pPr>
        <w:pStyle w:val="BodyText"/>
        <w:spacing w:line="284" w:lineRule="exact"/>
        <w:ind w:left="1217"/>
        <w:rPr>
          <w:rFonts w:ascii="仿宋" w:eastAsia="仿宋" w:hAnsi="仿宋" w:cs="仿宋"/>
        </w:rPr>
      </w:pPr>
      <w:r w:rsidRPr="00EC10B3">
        <w:pict>
          <v:group id="_x0000_s3168" style="position:absolute;left:0;text-align:left;margin-left:95.85pt;margin-top:3.9pt;width:459.45pt;height:381.6pt;z-index:-25584;mso-position-horizontal-relative:page" coordorigin="1917,78" coordsize="9189,7632">
            <v:shape id="_x0000_s3169" style="position:absolute;left:1917;top:78;width:9189;height:7632" coordorigin="1917,78" coordsize="9189,7632" path="m1917,78r9189,l11106,7710r-9189,l1917,78xe" fillcolor="#efefef" stroked="f">
              <v:path arrowok="t"/>
            </v:shape>
            <w10:wrap anchorx="page"/>
          </v:group>
        </w:pict>
      </w:r>
      <w:r w:rsidR="007003A1">
        <w:rPr>
          <w:rFonts w:ascii="仿宋" w:eastAsia="仿宋" w:hAnsi="仿宋" w:cs="仿宋"/>
        </w:rPr>
        <w:t>#include &lt;iostream&gt;</w:t>
      </w:r>
    </w:p>
    <w:p w:rsidR="00737AD2" w:rsidRDefault="007003A1">
      <w:pPr>
        <w:pStyle w:val="BodyText"/>
        <w:spacing w:line="212" w:lineRule="exact"/>
        <w:ind w:left="1217"/>
        <w:rPr>
          <w:rFonts w:ascii="仿宋" w:eastAsia="仿宋" w:hAnsi="仿宋" w:cs="仿宋"/>
        </w:rPr>
      </w:pPr>
      <w:r>
        <w:rPr>
          <w:rFonts w:ascii="仿宋" w:eastAsia="仿宋" w:hAnsi="仿宋" w:cs="仿宋"/>
        </w:rPr>
        <w:t>#include "client.hpp"</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using namespace std ;</w:t>
      </w:r>
    </w:p>
    <w:p w:rsidR="00737AD2" w:rsidRDefault="007003A1">
      <w:pPr>
        <w:pStyle w:val="BodyText"/>
        <w:spacing w:line="212" w:lineRule="exact"/>
        <w:ind w:left="1217"/>
        <w:rPr>
          <w:rFonts w:ascii="仿宋" w:eastAsia="仿宋" w:hAnsi="仿宋" w:cs="仿宋"/>
        </w:rPr>
      </w:pPr>
      <w:r>
        <w:rPr>
          <w:rFonts w:ascii="仿宋" w:eastAsia="仿宋" w:hAnsi="仿宋" w:cs="仿宋"/>
        </w:rPr>
        <w:t>using namespace sdbclient ;</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 Display Syntax Error</w:t>
      </w:r>
    </w:p>
    <w:p w:rsidR="00737AD2" w:rsidRDefault="007003A1">
      <w:pPr>
        <w:pStyle w:val="BodyText"/>
        <w:spacing w:line="212" w:lineRule="exact"/>
        <w:ind w:left="1217"/>
        <w:rPr>
          <w:rFonts w:ascii="仿宋" w:eastAsia="仿宋" w:hAnsi="仿宋" w:cs="仿宋"/>
        </w:rPr>
      </w:pPr>
      <w:r>
        <w:rPr>
          <w:rFonts w:ascii="仿宋" w:eastAsia="仿宋" w:hAnsi="仿宋" w:cs="仿宋"/>
        </w:rPr>
        <w:t>void displaySyntax ( CHAR *pCommand ) ;</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INT32 main ( INT32 argc, CHAR **argv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517"/>
        <w:rPr>
          <w:rFonts w:ascii="仿宋" w:eastAsia="仿宋" w:hAnsi="仿宋" w:cs="仿宋"/>
        </w:rPr>
      </w:pPr>
      <w:r>
        <w:rPr>
          <w:rFonts w:ascii="仿宋" w:eastAsia="仿宋" w:hAnsi="仿宋" w:cs="仿宋"/>
        </w:rPr>
        <w:t>// verify syntax</w:t>
      </w:r>
    </w:p>
    <w:p w:rsidR="00737AD2" w:rsidRDefault="007003A1">
      <w:pPr>
        <w:pStyle w:val="BodyText"/>
        <w:spacing w:line="212" w:lineRule="exact"/>
        <w:ind w:left="1517"/>
        <w:rPr>
          <w:rFonts w:ascii="仿宋" w:eastAsia="仿宋" w:hAnsi="仿宋" w:cs="仿宋"/>
        </w:rPr>
      </w:pPr>
      <w:r>
        <w:rPr>
          <w:rFonts w:ascii="仿宋" w:eastAsia="仿宋" w:hAnsi="仿宋" w:cs="仿宋"/>
        </w:rPr>
        <w:t>if ( 5 != argc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displaySyntax ( (CHAR*)argv[0] ) ;</w:t>
      </w:r>
    </w:p>
    <w:p w:rsidR="00737AD2" w:rsidRDefault="007003A1">
      <w:pPr>
        <w:pStyle w:val="BodyText"/>
        <w:spacing w:line="212" w:lineRule="exact"/>
        <w:ind w:left="1817"/>
        <w:rPr>
          <w:rFonts w:ascii="仿宋" w:eastAsia="仿宋" w:hAnsi="仿宋" w:cs="仿宋"/>
        </w:rPr>
      </w:pPr>
      <w:r>
        <w:rPr>
          <w:rFonts w:ascii="仿宋" w:eastAsia="仿宋" w:hAnsi="仿宋" w:cs="仿宋"/>
        </w:rPr>
        <w:t>exit ( 0 )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line="212" w:lineRule="exact"/>
        <w:ind w:left="1517"/>
        <w:rPr>
          <w:rFonts w:ascii="仿宋" w:eastAsia="仿宋" w:hAnsi="仿宋" w:cs="仿宋"/>
        </w:rPr>
      </w:pPr>
      <w:r>
        <w:rPr>
          <w:rFonts w:ascii="仿宋" w:eastAsia="仿宋" w:hAnsi="仿宋" w:cs="仿宋"/>
        </w:rPr>
        <w:t>// read argument</w:t>
      </w:r>
    </w:p>
    <w:p w:rsidR="00737AD2" w:rsidRDefault="007003A1">
      <w:pPr>
        <w:pStyle w:val="BodyText"/>
        <w:tabs>
          <w:tab w:val="left" w:pos="3417"/>
        </w:tabs>
        <w:spacing w:line="212" w:lineRule="exact"/>
        <w:ind w:left="1517"/>
        <w:rPr>
          <w:rFonts w:ascii="仿宋" w:eastAsia="仿宋" w:hAnsi="仿宋" w:cs="仿宋"/>
        </w:rPr>
      </w:pPr>
      <w:r>
        <w:rPr>
          <w:rFonts w:ascii="仿宋" w:eastAsia="仿宋" w:hAnsi="仿宋" w:cs="仿宋"/>
        </w:rPr>
        <w:t>CHAR *pHostName</w:t>
      </w:r>
      <w:r>
        <w:rPr>
          <w:rFonts w:ascii="仿宋" w:eastAsia="仿宋" w:hAnsi="仿宋" w:cs="仿宋"/>
        </w:rPr>
        <w:tab/>
        <w:t>= (CHAR*)argv[1] ;</w:t>
      </w:r>
    </w:p>
    <w:p w:rsidR="00737AD2" w:rsidRDefault="007003A1">
      <w:pPr>
        <w:pStyle w:val="BodyText"/>
        <w:tabs>
          <w:tab w:val="left" w:pos="3417"/>
        </w:tabs>
        <w:spacing w:line="212" w:lineRule="exact"/>
        <w:ind w:left="1517"/>
        <w:rPr>
          <w:rFonts w:ascii="仿宋" w:eastAsia="仿宋" w:hAnsi="仿宋" w:cs="仿宋"/>
        </w:rPr>
      </w:pPr>
      <w:r>
        <w:rPr>
          <w:rFonts w:ascii="仿宋" w:eastAsia="仿宋" w:hAnsi="仿宋" w:cs="仿宋"/>
        </w:rPr>
        <w:t>CHAR *pPort</w:t>
      </w:r>
      <w:r>
        <w:rPr>
          <w:rFonts w:ascii="仿宋" w:eastAsia="仿宋" w:hAnsi="仿宋" w:cs="仿宋"/>
        </w:rPr>
        <w:tab/>
        <w:t>= (CHAR*)argv[2] ;</w:t>
      </w:r>
    </w:p>
    <w:p w:rsidR="00737AD2" w:rsidRDefault="007003A1">
      <w:pPr>
        <w:pStyle w:val="BodyText"/>
        <w:tabs>
          <w:tab w:val="left" w:pos="3417"/>
        </w:tabs>
        <w:spacing w:line="212" w:lineRule="exact"/>
        <w:ind w:left="1517"/>
        <w:rPr>
          <w:rFonts w:ascii="仿宋" w:eastAsia="仿宋" w:hAnsi="仿宋" w:cs="仿宋"/>
        </w:rPr>
      </w:pPr>
      <w:r>
        <w:rPr>
          <w:rFonts w:ascii="仿宋" w:eastAsia="仿宋" w:hAnsi="仿宋" w:cs="仿宋"/>
        </w:rPr>
        <w:t>CHAR *pUsr</w:t>
      </w:r>
      <w:r>
        <w:rPr>
          <w:rFonts w:ascii="仿宋" w:eastAsia="仿宋" w:hAnsi="仿宋" w:cs="仿宋"/>
        </w:rPr>
        <w:tab/>
        <w:t>= (CHAR*)argv[3] ;</w:t>
      </w:r>
    </w:p>
    <w:p w:rsidR="00737AD2" w:rsidRDefault="007003A1">
      <w:pPr>
        <w:pStyle w:val="BodyText"/>
        <w:tabs>
          <w:tab w:val="left" w:pos="3417"/>
        </w:tabs>
        <w:spacing w:line="212" w:lineRule="exact"/>
        <w:ind w:left="1517"/>
        <w:rPr>
          <w:rFonts w:ascii="仿宋" w:eastAsia="仿宋" w:hAnsi="仿宋" w:cs="仿宋"/>
        </w:rPr>
      </w:pPr>
      <w:r>
        <w:rPr>
          <w:rFonts w:ascii="仿宋" w:eastAsia="仿宋" w:hAnsi="仿宋" w:cs="仿宋"/>
        </w:rPr>
        <w:t>CHAR *pPasswd</w:t>
      </w:r>
      <w:r>
        <w:rPr>
          <w:rFonts w:ascii="仿宋" w:eastAsia="仿宋" w:hAnsi="仿宋" w:cs="仿宋"/>
        </w:rPr>
        <w:tab/>
        <w:t>= (CHAR*)argv[4] ;</w:t>
      </w:r>
    </w:p>
    <w:p w:rsidR="00737AD2" w:rsidRDefault="00737AD2">
      <w:pPr>
        <w:spacing w:before="4" w:line="200" w:lineRule="exact"/>
        <w:rPr>
          <w:sz w:val="20"/>
          <w:szCs w:val="20"/>
        </w:rPr>
      </w:pPr>
    </w:p>
    <w:p w:rsidR="00737AD2" w:rsidRDefault="007003A1">
      <w:pPr>
        <w:pStyle w:val="BodyText"/>
        <w:spacing w:line="172" w:lineRule="auto"/>
        <w:ind w:left="1517" w:right="6163"/>
        <w:rPr>
          <w:rFonts w:ascii="仿宋" w:eastAsia="仿宋" w:hAnsi="仿宋" w:cs="仿宋"/>
        </w:rPr>
      </w:pPr>
      <w:r>
        <w:rPr>
          <w:rFonts w:ascii="仿宋" w:eastAsia="仿宋" w:hAnsi="仿宋" w:cs="仿宋"/>
        </w:rPr>
        <w:t>// define local variable sdb connection ;</w:t>
      </w:r>
    </w:p>
    <w:p w:rsidR="00737AD2" w:rsidRDefault="007003A1">
      <w:pPr>
        <w:pStyle w:val="BodyText"/>
        <w:spacing w:line="220" w:lineRule="exact"/>
        <w:ind w:left="1517"/>
        <w:rPr>
          <w:rFonts w:ascii="仿宋" w:eastAsia="仿宋" w:hAnsi="仿宋" w:cs="仿宋"/>
        </w:rPr>
      </w:pPr>
      <w:r>
        <w:rPr>
          <w:rFonts w:ascii="仿宋" w:eastAsia="仿宋" w:hAnsi="仿宋" w:cs="仿宋"/>
        </w:rPr>
        <w:t>INT32 rc = SDB_OK ;</w:t>
      </w:r>
    </w:p>
    <w:p w:rsidR="00737AD2" w:rsidRDefault="00737AD2">
      <w:pPr>
        <w:spacing w:before="9" w:line="120" w:lineRule="exact"/>
        <w:rPr>
          <w:sz w:val="12"/>
          <w:szCs w:val="12"/>
        </w:rPr>
      </w:pPr>
    </w:p>
    <w:p w:rsidR="00737AD2" w:rsidRDefault="007003A1">
      <w:pPr>
        <w:pStyle w:val="BodyText"/>
        <w:ind w:left="1517"/>
        <w:rPr>
          <w:rFonts w:ascii="仿宋" w:eastAsia="仿宋" w:hAnsi="仿宋" w:cs="仿宋"/>
        </w:rPr>
      </w:pPr>
      <w:r>
        <w:rPr>
          <w:rFonts w:ascii="仿宋" w:eastAsia="仿宋" w:hAnsi="仿宋" w:cs="仿宋"/>
        </w:rPr>
        <w:t>// connect to database</w:t>
      </w:r>
    </w:p>
    <w:p w:rsidR="00737AD2" w:rsidRDefault="007003A1">
      <w:pPr>
        <w:pStyle w:val="BodyText"/>
        <w:spacing w:line="212" w:lineRule="exact"/>
        <w:ind w:left="1517"/>
        <w:rPr>
          <w:rFonts w:ascii="仿宋" w:eastAsia="仿宋" w:hAnsi="仿宋" w:cs="仿宋"/>
        </w:rPr>
      </w:pPr>
      <w:r>
        <w:rPr>
          <w:rFonts w:ascii="仿宋" w:eastAsia="仿宋" w:hAnsi="仿宋" w:cs="仿宋"/>
        </w:rPr>
        <w:t>rc = connection.connect ( pHostName, pPort, pUsr, pPasswd ) ;</w:t>
      </w:r>
    </w:p>
    <w:p w:rsidR="00737AD2" w:rsidRDefault="007003A1">
      <w:pPr>
        <w:pStyle w:val="BodyText"/>
        <w:spacing w:line="212" w:lineRule="exact"/>
        <w:ind w:left="1517"/>
        <w:rPr>
          <w:rFonts w:ascii="仿宋" w:eastAsia="仿宋" w:hAnsi="仿宋" w:cs="仿宋"/>
        </w:rPr>
      </w:pPr>
      <w:r>
        <w:rPr>
          <w:rFonts w:ascii="仿宋" w:eastAsia="仿宋" w:hAnsi="仿宋" w:cs="仿宋"/>
        </w:rPr>
        <w:t>if( rc!=SDB_OK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cout &lt;&lt;"Fail to connet to database, rc = "&lt;&lt;rc&lt;&lt;endl ;</w:t>
      </w:r>
    </w:p>
    <w:p w:rsidR="00737AD2" w:rsidRDefault="007003A1">
      <w:pPr>
        <w:pStyle w:val="BodyText"/>
        <w:spacing w:line="212" w:lineRule="exact"/>
        <w:ind w:left="1817"/>
        <w:rPr>
          <w:rFonts w:ascii="仿宋" w:eastAsia="仿宋" w:hAnsi="仿宋" w:cs="仿宋"/>
        </w:rPr>
      </w:pPr>
      <w:r>
        <w:rPr>
          <w:rFonts w:ascii="仿宋" w:eastAsia="仿宋" w:hAnsi="仿宋" w:cs="仿宋"/>
        </w:rPr>
        <w:t>goto error ;</w:t>
      </w:r>
    </w:p>
    <w:p w:rsidR="00737AD2" w:rsidRDefault="007003A1">
      <w:pPr>
        <w:pStyle w:val="BodyText"/>
        <w:spacing w:line="212" w:lineRule="exact"/>
        <w:ind w:left="1517"/>
        <w:rPr>
          <w:rFonts w:ascii="仿宋" w:eastAsia="仿宋" w:hAnsi="仿宋" w:cs="仿宋"/>
        </w:rPr>
      </w:pPr>
      <w:r>
        <w:rPr>
          <w:rFonts w:ascii="仿宋" w:eastAsia="仿宋" w:hAnsi="仿宋" w:cs="仿宋"/>
        </w:rPr>
        <w:t>}</w:t>
      </w:r>
    </w:p>
    <w:p w:rsidR="00737AD2" w:rsidRDefault="007003A1">
      <w:pPr>
        <w:pStyle w:val="BodyText"/>
        <w:spacing w:line="212" w:lineRule="exact"/>
        <w:ind w:left="1517"/>
        <w:rPr>
          <w:rFonts w:ascii="仿宋" w:eastAsia="仿宋" w:hAnsi="仿宋" w:cs="仿宋"/>
        </w:rPr>
      </w:pPr>
      <w:r>
        <w:rPr>
          <w:rFonts w:ascii="仿宋" w:eastAsia="仿宋" w:hAnsi="仿宋" w:cs="仿宋"/>
        </w:rPr>
        <w:t>else</w:t>
      </w:r>
    </w:p>
    <w:p w:rsidR="00737AD2" w:rsidRDefault="007003A1">
      <w:pPr>
        <w:pStyle w:val="BodyText"/>
        <w:spacing w:line="212" w:lineRule="exact"/>
        <w:ind w:left="1817"/>
        <w:rPr>
          <w:rFonts w:ascii="仿宋" w:eastAsia="仿宋" w:hAnsi="仿宋" w:cs="仿宋"/>
        </w:rPr>
      </w:pPr>
      <w:r>
        <w:rPr>
          <w:rFonts w:ascii="仿宋" w:eastAsia="仿宋" w:hAnsi="仿宋" w:cs="仿宋"/>
        </w:rPr>
        <w:t>cout&lt;&lt;"Connect success!"&lt;&lt;endl ;</w:t>
      </w:r>
    </w:p>
    <w:p w:rsidR="00737AD2" w:rsidRDefault="00737AD2">
      <w:pPr>
        <w:spacing w:line="212" w:lineRule="exact"/>
        <w:rPr>
          <w:rFonts w:ascii="仿宋" w:eastAsia="仿宋" w:hAnsi="仿宋" w:cs="仿宋"/>
        </w:rPr>
        <w:sectPr w:rsidR="00737AD2">
          <w:pgSz w:w="12240" w:h="15840"/>
          <w:pgMar w:top="900" w:right="1180" w:bottom="280" w:left="700" w:header="713" w:footer="0" w:gutter="0"/>
          <w:cols w:space="720"/>
        </w:sectPr>
      </w:pPr>
    </w:p>
    <w:p w:rsidR="00737AD2" w:rsidRDefault="00737AD2">
      <w:pPr>
        <w:spacing w:before="9" w:line="130" w:lineRule="exact"/>
        <w:rPr>
          <w:sz w:val="13"/>
          <w:szCs w:val="13"/>
        </w:rPr>
      </w:pPr>
    </w:p>
    <w:p w:rsidR="00737AD2" w:rsidRDefault="00737AD2">
      <w:pPr>
        <w:spacing w:line="200" w:lineRule="exact"/>
        <w:rPr>
          <w:sz w:val="20"/>
          <w:szCs w:val="20"/>
        </w:rPr>
      </w:pPr>
    </w:p>
    <w:p w:rsidR="00737AD2" w:rsidRDefault="007003A1">
      <w:pPr>
        <w:pStyle w:val="BodyText"/>
        <w:spacing w:before="5"/>
        <w:ind w:left="597"/>
        <w:rPr>
          <w:rFonts w:ascii="仿宋" w:eastAsia="仿宋" w:hAnsi="仿宋" w:cs="仿宋"/>
        </w:rPr>
      </w:pPr>
      <w:r>
        <w:rPr>
          <w:rFonts w:ascii="仿宋" w:eastAsia="仿宋" w:hAnsi="仿宋" w:cs="仿宋"/>
        </w:rPr>
        <w:t>done:</w:t>
      </w:r>
    </w:p>
    <w:p w:rsidR="00737AD2" w:rsidRDefault="007003A1">
      <w:pPr>
        <w:pStyle w:val="BodyText"/>
        <w:spacing w:line="212" w:lineRule="exact"/>
        <w:ind w:left="897"/>
        <w:rPr>
          <w:rFonts w:ascii="仿宋" w:eastAsia="仿宋" w:hAnsi="仿宋" w:cs="仿宋"/>
        </w:rPr>
      </w:pPr>
      <w:r>
        <w:rPr>
          <w:rFonts w:ascii="仿宋" w:eastAsia="仿宋" w:hAnsi="仿宋" w:cs="仿宋"/>
        </w:rPr>
        <w:t>// disconnect from database</w:t>
      </w:r>
    </w:p>
    <w:p w:rsidR="00737AD2" w:rsidRDefault="007003A1">
      <w:pPr>
        <w:pStyle w:val="BodyText"/>
        <w:spacing w:line="212" w:lineRule="exact"/>
        <w:ind w:left="897"/>
        <w:rPr>
          <w:rFonts w:ascii="仿宋" w:eastAsia="仿宋" w:hAnsi="仿宋" w:cs="仿宋"/>
        </w:rPr>
      </w:pPr>
      <w:r>
        <w:rPr>
          <w:rFonts w:ascii="仿宋" w:eastAsia="仿宋" w:hAnsi="仿宋" w:cs="仿宋"/>
        </w:rPr>
        <w:t>connection.disconnect () ;</w:t>
      </w:r>
    </w:p>
    <w:p w:rsidR="00737AD2" w:rsidRDefault="007003A1">
      <w:pPr>
        <w:pStyle w:val="BodyText"/>
        <w:spacing w:line="212" w:lineRule="exact"/>
        <w:ind w:left="897"/>
        <w:rPr>
          <w:rFonts w:ascii="仿宋" w:eastAsia="仿宋" w:hAnsi="仿宋" w:cs="仿宋"/>
        </w:rPr>
      </w:pPr>
      <w:r>
        <w:rPr>
          <w:rFonts w:ascii="仿宋" w:eastAsia="仿宋" w:hAnsi="仿宋" w:cs="仿宋"/>
        </w:rPr>
        <w:t>return 0 ;</w:t>
      </w:r>
    </w:p>
    <w:p w:rsidR="00737AD2" w:rsidRDefault="007003A1">
      <w:pPr>
        <w:pStyle w:val="BodyText"/>
        <w:spacing w:line="212" w:lineRule="exact"/>
        <w:ind w:left="597"/>
        <w:rPr>
          <w:rFonts w:ascii="仿宋" w:eastAsia="仿宋" w:hAnsi="仿宋" w:cs="仿宋"/>
        </w:rPr>
      </w:pPr>
      <w:r>
        <w:rPr>
          <w:rFonts w:ascii="仿宋" w:eastAsia="仿宋" w:hAnsi="仿宋" w:cs="仿宋"/>
        </w:rPr>
        <w:t>error:</w:t>
      </w:r>
    </w:p>
    <w:p w:rsidR="00737AD2" w:rsidRDefault="007003A1">
      <w:pPr>
        <w:pStyle w:val="BodyText"/>
        <w:spacing w:line="212" w:lineRule="exact"/>
        <w:ind w:left="897"/>
        <w:rPr>
          <w:rFonts w:ascii="仿宋" w:eastAsia="仿宋" w:hAnsi="仿宋" w:cs="仿宋"/>
        </w:rPr>
      </w:pPr>
      <w:r>
        <w:rPr>
          <w:rFonts w:ascii="仿宋" w:eastAsia="仿宋" w:hAnsi="仿宋" w:cs="仿宋"/>
        </w:rPr>
        <w:t>goto done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before="4" w:line="120" w:lineRule="exact"/>
        <w:rPr>
          <w:sz w:val="12"/>
          <w:szCs w:val="12"/>
        </w:rPr>
      </w:pPr>
    </w:p>
    <w:p w:rsidR="00737AD2" w:rsidRDefault="007003A1">
      <w:pPr>
        <w:pStyle w:val="BodyText"/>
        <w:spacing w:before="5"/>
        <w:ind w:left="397"/>
        <w:rPr>
          <w:rFonts w:ascii="仿宋" w:eastAsia="仿宋" w:hAnsi="仿宋" w:cs="仿宋"/>
        </w:rPr>
      </w:pPr>
      <w:r>
        <w:rPr>
          <w:rFonts w:ascii="仿宋" w:eastAsia="仿宋" w:hAnsi="仿宋" w:cs="仿宋"/>
        </w:rPr>
        <w:t>// Display Syntax Error</w:t>
      </w:r>
    </w:p>
    <w:p w:rsidR="00737AD2" w:rsidRDefault="007003A1">
      <w:pPr>
        <w:pStyle w:val="BodyText"/>
        <w:spacing w:line="212" w:lineRule="exact"/>
        <w:ind w:left="397"/>
        <w:rPr>
          <w:rFonts w:ascii="仿宋" w:eastAsia="仿宋" w:hAnsi="仿宋" w:cs="仿宋"/>
        </w:rPr>
      </w:pPr>
      <w:r>
        <w:rPr>
          <w:rFonts w:ascii="仿宋" w:eastAsia="仿宋" w:hAnsi="仿宋" w:cs="仿宋"/>
        </w:rPr>
        <w:t>void displaySyntax ( CHAR *pCommand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697"/>
        <w:rPr>
          <w:rFonts w:ascii="仿宋" w:eastAsia="仿宋" w:hAnsi="仿宋" w:cs="仿宋"/>
        </w:rPr>
      </w:pPr>
      <w:r>
        <w:rPr>
          <w:rFonts w:ascii="仿宋" w:eastAsia="仿宋" w:hAnsi="仿宋" w:cs="仿宋"/>
        </w:rPr>
        <w:t>cout&lt;&lt;"Syntax:"&lt;&lt;pCommand" &lt;hostname&gt; &lt;servicename&gt;\</w:t>
      </w:r>
    </w:p>
    <w:p w:rsidR="00737AD2" w:rsidRDefault="007003A1">
      <w:pPr>
        <w:pStyle w:val="BodyText"/>
        <w:spacing w:line="212" w:lineRule="exact"/>
        <w:ind w:left="697"/>
        <w:rPr>
          <w:rFonts w:ascii="仿宋" w:eastAsia="仿宋" w:hAnsi="仿宋" w:cs="仿宋"/>
        </w:rPr>
      </w:pPr>
      <w:r>
        <w:rPr>
          <w:rFonts w:ascii="仿宋" w:eastAsia="仿宋" w:hAnsi="仿宋" w:cs="仿宋"/>
        </w:rPr>
        <w:t>usernamepassword"endl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EC10B3">
      <w:pPr>
        <w:pStyle w:val="BodyText"/>
        <w:spacing w:before="49"/>
        <w:ind w:left="397"/>
      </w:pPr>
      <w:r>
        <w:pict>
          <v:group id="_x0000_s3166" style="position:absolute;left:0;text-align:left;margin-left:95.85pt;margin-top:-158.7pt;width:459.45pt;height:159pt;z-index:-25583;mso-position-horizontal-relative:page" coordorigin="1917,-3174" coordsize="9189,3180">
            <v:shape id="_x0000_s3167" style="position:absolute;left:1917;top:-3174;width:9189;height:3180" coordorigin="1917,-3174" coordsize="9189,3180" path="m1917,-3174r9189,l11106,6,1917,6r,-3180xe" fillcolor="#efefef" stroked="f">
              <v:path arrowok="t"/>
            </v:shape>
            <w10:wrap anchorx="page"/>
          </v:group>
        </w:pict>
      </w:r>
      <w:r w:rsidR="007003A1">
        <w:t>在linux下，可以如下编译及链接动态链接库文件libsdbcpp.so:</w:t>
      </w:r>
    </w:p>
    <w:p w:rsidR="00737AD2" w:rsidRDefault="00EC10B3">
      <w:pPr>
        <w:pStyle w:val="BodyText"/>
        <w:spacing w:before="81" w:line="172" w:lineRule="auto"/>
        <w:ind w:left="397" w:right="501"/>
        <w:rPr>
          <w:rFonts w:ascii="仿宋" w:eastAsia="仿宋" w:hAnsi="仿宋" w:cs="仿宋"/>
        </w:rPr>
      </w:pPr>
      <w:r w:rsidRPr="00EC10B3">
        <w:pict>
          <v:group id="_x0000_s3164" style="position:absolute;left:0;text-align:left;margin-left:95.85pt;margin-top:4.75pt;width:459.45pt;height:42.4pt;z-index:-25582;mso-position-horizontal-relative:page" coordorigin="1917,95" coordsize="9189,848">
            <v:shape id="_x0000_s3165"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$g++ -o connect connect.cpp -I &lt;PATH&gt;/sdbdriver/include -lsdbcpp -L &lt;PATH&gt;/sdbdriver/lib 执行结果如下：</w:t>
      </w:r>
    </w:p>
    <w:p w:rsidR="00737AD2" w:rsidRDefault="007003A1">
      <w:pPr>
        <w:pStyle w:val="BodyText"/>
        <w:spacing w:line="172" w:lineRule="auto"/>
        <w:ind w:left="397" w:right="5663"/>
        <w:rPr>
          <w:rFonts w:ascii="仿宋" w:eastAsia="仿宋" w:hAnsi="仿宋" w:cs="仿宋"/>
        </w:rPr>
      </w:pPr>
      <w:r>
        <w:rPr>
          <w:rFonts w:ascii="仿宋" w:eastAsia="仿宋" w:hAnsi="仿宋" w:cs="仿宋"/>
        </w:rPr>
        <w:t>$ ./connect localhost 11810 "" "" Connect success!</w:t>
      </w:r>
    </w:p>
    <w:p w:rsidR="00737AD2" w:rsidRDefault="00737AD2">
      <w:pPr>
        <w:spacing w:before="5" w:line="150" w:lineRule="exact"/>
        <w:rPr>
          <w:sz w:val="15"/>
          <w:szCs w:val="15"/>
        </w:rPr>
      </w:pPr>
    </w:p>
    <w:p w:rsidR="00737AD2" w:rsidRDefault="00921398">
      <w:pPr>
        <w:pStyle w:val="BodyText"/>
        <w:spacing w:line="159" w:lineRule="auto"/>
        <w:ind w:left="1037" w:right="501" w:hanging="640"/>
        <w:rPr>
          <w:lang w:eastAsia="zh-CN"/>
        </w:rPr>
      </w:pPr>
      <w:r>
        <w:pict>
          <v:shape id="_x0000_i1086"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注:</w:t>
      </w:r>
      <w:r w:rsidR="007003A1">
        <w:rPr>
          <w:w w:val="111"/>
          <w:lang w:eastAsia="zh-CN"/>
        </w:rPr>
        <w:t xml:space="preserve"> </w:t>
      </w:r>
      <w:r w:rsidR="007003A1">
        <w:rPr>
          <w:w w:val="95"/>
          <w:lang w:eastAsia="zh-CN"/>
        </w:rPr>
        <w:t>本例程连接到本地数据库的11810端口，使用的是空的用户名和密码。</w:t>
      </w:r>
      <w:r w:rsidR="007003A1">
        <w:rPr>
          <w:w w:val="95"/>
        </w:rPr>
        <w:t>用户需要根据自己的实际</w:t>
      </w:r>
      <w:r w:rsidR="007003A1">
        <w:t xml:space="preserve"> </w:t>
      </w:r>
      <w:r w:rsidR="007003A1">
        <w:rPr>
          <w:w w:val="90"/>
        </w:rPr>
        <w:t>情况配置参数。譬如，./connect</w:t>
      </w:r>
      <w:r w:rsidR="007003A1">
        <w:rPr>
          <w:spacing w:val="14"/>
          <w:w w:val="90"/>
        </w:rPr>
        <w:t xml:space="preserve"> </w:t>
      </w:r>
      <w:r w:rsidR="007003A1">
        <w:rPr>
          <w:w w:val="90"/>
        </w:rPr>
        <w:t>localhost</w:t>
      </w:r>
      <w:r w:rsidR="007003A1">
        <w:rPr>
          <w:spacing w:val="15"/>
          <w:w w:val="90"/>
        </w:rPr>
        <w:t xml:space="preserve"> </w:t>
      </w:r>
      <w:r w:rsidR="007003A1">
        <w:rPr>
          <w:w w:val="90"/>
        </w:rPr>
        <w:t>11810</w:t>
      </w:r>
      <w:r w:rsidR="007003A1">
        <w:rPr>
          <w:spacing w:val="15"/>
          <w:w w:val="90"/>
        </w:rPr>
        <w:t xml:space="preserve"> </w:t>
      </w:r>
      <w:r w:rsidR="007003A1">
        <w:rPr>
          <w:w w:val="90"/>
        </w:rPr>
        <w:t>“sequoiadb”</w:t>
      </w:r>
      <w:r w:rsidR="007003A1">
        <w:rPr>
          <w:spacing w:val="15"/>
          <w:w w:val="90"/>
        </w:rPr>
        <w:t xml:space="preserve"> </w:t>
      </w:r>
      <w:r w:rsidR="007003A1">
        <w:rPr>
          <w:w w:val="90"/>
        </w:rPr>
        <w:t>“sequoiadb”。</w:t>
      </w:r>
      <w:r w:rsidR="007003A1">
        <w:rPr>
          <w:w w:val="90"/>
          <w:lang w:eastAsia="zh-CN"/>
        </w:rPr>
        <w:t>当数据库已经创建</w:t>
      </w:r>
      <w:r w:rsidR="007003A1">
        <w:rPr>
          <w:w w:val="93"/>
          <w:lang w:eastAsia="zh-CN"/>
        </w:rPr>
        <w:t xml:space="preserve"> </w:t>
      </w:r>
      <w:r w:rsidR="007003A1">
        <w:rPr>
          <w:w w:val="95"/>
          <w:lang w:eastAsia="zh-CN"/>
        </w:rPr>
        <w:t>用户时，应该使用正确的用户及密码连接到数据库，否则连接失败。</w:t>
      </w:r>
    </w:p>
    <w:p w:rsidR="00737AD2" w:rsidRDefault="007003A1">
      <w:pPr>
        <w:pStyle w:val="BodyText"/>
        <w:tabs>
          <w:tab w:val="left" w:pos="397"/>
        </w:tabs>
        <w:spacing w:line="284"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创建集合空间和集合</w:t>
      </w:r>
    </w:p>
    <w:p w:rsidR="00737AD2" w:rsidRDefault="00EC10B3">
      <w:pPr>
        <w:pStyle w:val="BodyText"/>
        <w:spacing w:before="84" w:line="172" w:lineRule="auto"/>
        <w:ind w:left="397" w:right="4763"/>
        <w:rPr>
          <w:rFonts w:ascii="仿宋" w:eastAsia="仿宋" w:hAnsi="仿宋" w:cs="仿宋"/>
        </w:rPr>
      </w:pPr>
      <w:r w:rsidRPr="00EC10B3">
        <w:pict>
          <v:group id="_x0000_s3161" style="position:absolute;left:0;text-align:left;margin-left:95.85pt;margin-top:4.9pt;width:459.45pt;height:84.8pt;z-index:-25581;mso-position-horizontal-relative:page" coordorigin="1917,98" coordsize="9189,1696">
            <v:shape id="_x0000_s3162" style="position:absolute;left:1917;top:98;width:9189;height:1696" coordorigin="1917,98" coordsize="9189,1696" path="m1917,98r9189,l11106,1794r-9189,l1917,98xe" fillcolor="#efefef" stroked="f">
              <v:path arrowok="t"/>
            </v:shape>
            <w10:wrap anchorx="page"/>
          </v:group>
        </w:pict>
      </w:r>
      <w:r w:rsidR="007003A1">
        <w:rPr>
          <w:rFonts w:ascii="仿宋" w:eastAsia="仿宋" w:hAnsi="仿宋" w:cs="仿宋"/>
          <w:lang w:eastAsia="zh-CN"/>
        </w:rPr>
        <w:t xml:space="preserve">// 首先，定义集合空间、集合对象。 </w:t>
      </w:r>
      <w:r w:rsidR="007003A1">
        <w:rPr>
          <w:rFonts w:ascii="仿宋" w:eastAsia="仿宋" w:hAnsi="仿宋" w:cs="仿宋"/>
        </w:rPr>
        <w:t>sdbCollectionSpace collectionspace ; sdbCollection collection ;</w:t>
      </w:r>
    </w:p>
    <w:p w:rsidR="00737AD2" w:rsidRDefault="007003A1">
      <w:pPr>
        <w:pStyle w:val="BodyText"/>
        <w:spacing w:line="220" w:lineRule="exact"/>
        <w:ind w:left="397"/>
        <w:rPr>
          <w:rFonts w:ascii="仿宋" w:eastAsia="仿宋" w:hAnsi="仿宋" w:cs="仿宋"/>
        </w:rPr>
      </w:pPr>
      <w:r>
        <w:rPr>
          <w:rFonts w:ascii="仿宋" w:eastAsia="仿宋" w:hAnsi="仿宋" w:cs="仿宋"/>
        </w:rPr>
        <w:t>// 创建集合空间“foo”</w:t>
      </w:r>
    </w:p>
    <w:p w:rsidR="00737AD2" w:rsidRDefault="007003A1">
      <w:pPr>
        <w:pStyle w:val="BodyText"/>
        <w:spacing w:line="212" w:lineRule="exact"/>
        <w:ind w:left="397"/>
        <w:rPr>
          <w:rFonts w:ascii="仿宋" w:eastAsia="仿宋" w:hAnsi="仿宋" w:cs="仿宋"/>
        </w:rPr>
      </w:pPr>
      <w:r>
        <w:rPr>
          <w:rFonts w:ascii="仿宋" w:eastAsia="仿宋" w:hAnsi="仿宋" w:cs="仿宋"/>
        </w:rPr>
        <w:t>rc = connection.createCollectionSpace ( "foo",</w:t>
      </w:r>
    </w:p>
    <w:p w:rsidR="00737AD2" w:rsidRDefault="007003A1">
      <w:pPr>
        <w:pStyle w:val="BodyText"/>
        <w:spacing w:line="212" w:lineRule="exact"/>
        <w:ind w:left="4297"/>
        <w:rPr>
          <w:rFonts w:ascii="仿宋" w:eastAsia="仿宋" w:hAnsi="仿宋" w:cs="仿宋"/>
        </w:rPr>
      </w:pPr>
      <w:r>
        <w:rPr>
          <w:rFonts w:ascii="仿宋" w:eastAsia="仿宋" w:hAnsi="仿宋" w:cs="仿宋"/>
        </w:rPr>
        <w:t>SDB_PAGESIZE_4K, collectionspace ) ;</w:t>
      </w:r>
    </w:p>
    <w:p w:rsidR="00737AD2" w:rsidRDefault="007003A1">
      <w:pPr>
        <w:pStyle w:val="BodyText"/>
        <w:spacing w:line="212" w:lineRule="exact"/>
        <w:ind w:left="397"/>
        <w:rPr>
          <w:rFonts w:ascii="仿宋" w:eastAsia="仿宋" w:hAnsi="仿宋" w:cs="仿宋"/>
        </w:rPr>
      </w:pPr>
      <w:r>
        <w:rPr>
          <w:rFonts w:ascii="仿宋" w:eastAsia="仿宋" w:hAnsi="仿宋" w:cs="仿宋"/>
        </w:rPr>
        <w:t>// 在新建立的集合空间中创建集合“bar”</w:t>
      </w:r>
    </w:p>
    <w:p w:rsidR="00737AD2" w:rsidRDefault="007003A1">
      <w:pPr>
        <w:pStyle w:val="BodyText"/>
        <w:spacing w:line="212" w:lineRule="exact"/>
        <w:ind w:left="397"/>
        <w:rPr>
          <w:rFonts w:ascii="仿宋" w:eastAsia="仿宋" w:hAnsi="仿宋" w:cs="仿宋"/>
        </w:rPr>
      </w:pPr>
      <w:r>
        <w:rPr>
          <w:rFonts w:ascii="仿宋" w:eastAsia="仿宋" w:hAnsi="仿宋" w:cs="仿宋"/>
        </w:rPr>
        <w:t>rc = collectionspace.createCollection ( "bar", collection ) ;</w:t>
      </w:r>
    </w:p>
    <w:p w:rsidR="00737AD2" w:rsidRDefault="00737AD2">
      <w:pPr>
        <w:spacing w:before="5" w:line="130" w:lineRule="exact"/>
        <w:rPr>
          <w:sz w:val="13"/>
          <w:szCs w:val="13"/>
        </w:rPr>
      </w:pPr>
    </w:p>
    <w:p w:rsidR="00737AD2" w:rsidRDefault="007003A1">
      <w:pPr>
        <w:pStyle w:val="BodyText"/>
        <w:spacing w:line="168" w:lineRule="auto"/>
        <w:ind w:left="397" w:right="486"/>
        <w:rPr>
          <w:lang w:eastAsia="zh-CN"/>
        </w:rPr>
      </w:pPr>
      <w:r>
        <w:rPr>
          <w:w w:val="95"/>
          <w:lang w:eastAsia="zh-CN"/>
        </w:rPr>
        <w:t>以上创建了一个名字为“foo”的集合空间和一个名字为"bar"的集合，集合空间内的集合的数据页大小</w:t>
      </w:r>
      <w:r>
        <w:rPr>
          <w:lang w:eastAsia="zh-CN"/>
        </w:rPr>
        <w:t xml:space="preserve"> 为4k。可根据实际情况选择不同大小的数据页。创建集合后，可对集合做增删改查等操作。</w:t>
      </w:r>
    </w:p>
    <w:p w:rsidR="00737AD2" w:rsidRDefault="00921398">
      <w:pPr>
        <w:pStyle w:val="BodyText"/>
        <w:spacing w:before="34" w:line="553" w:lineRule="exact"/>
        <w:ind w:left="397"/>
        <w:rPr>
          <w:lang w:eastAsia="zh-CN"/>
        </w:rPr>
      </w:pPr>
      <w:r>
        <w:pict>
          <v:shape id="_x0000_i1087"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spacing w:line="148" w:lineRule="exact"/>
        <w:ind w:left="1037"/>
        <w:rPr>
          <w:lang w:eastAsia="zh-CN"/>
        </w:rPr>
      </w:pPr>
      <w:r>
        <w:rPr>
          <w:w w:val="90"/>
          <w:lang w:eastAsia="zh-CN"/>
        </w:rPr>
        <w:t>在创建集合“bar”时并没有附加分区、压缩等信息，详情请查阅</w:t>
      </w:r>
      <w:r>
        <w:rPr>
          <w:color w:val="0000FF"/>
          <w:w w:val="90"/>
          <w:lang w:eastAsia="zh-CN"/>
        </w:rPr>
        <w:t xml:space="preserve">C++    </w:t>
      </w:r>
      <w:r>
        <w:rPr>
          <w:color w:val="0000FF"/>
          <w:spacing w:val="28"/>
          <w:w w:val="90"/>
          <w:lang w:eastAsia="zh-CN"/>
        </w:rPr>
        <w:t xml:space="preserve"> </w:t>
      </w:r>
      <w:r>
        <w:rPr>
          <w:color w:val="0000FF"/>
          <w:w w:val="90"/>
          <w:lang w:eastAsia="zh-CN"/>
        </w:rPr>
        <w:t>API</w:t>
      </w:r>
    </w:p>
    <w:p w:rsidR="00737AD2" w:rsidRDefault="007003A1">
      <w:pPr>
        <w:pStyle w:val="BodyText"/>
        <w:numPr>
          <w:ilvl w:val="0"/>
          <w:numId w:val="33"/>
        </w:numPr>
        <w:tabs>
          <w:tab w:val="left" w:pos="397"/>
        </w:tabs>
        <w:spacing w:line="267" w:lineRule="exact"/>
        <w:ind w:left="397"/>
      </w:pPr>
      <w:r>
        <w:rPr>
          <w:position w:val="1"/>
        </w:rPr>
        <w:t>插入数据：insert</w:t>
      </w:r>
    </w:p>
    <w:p w:rsidR="00737AD2" w:rsidRDefault="00EC10B3">
      <w:pPr>
        <w:pStyle w:val="BodyText"/>
        <w:spacing w:before="84" w:line="172" w:lineRule="auto"/>
        <w:ind w:left="397" w:right="5663"/>
        <w:rPr>
          <w:rFonts w:ascii="仿宋" w:eastAsia="仿宋" w:hAnsi="仿宋" w:cs="仿宋"/>
        </w:rPr>
      </w:pPr>
      <w:r w:rsidRPr="00EC10B3">
        <w:pict>
          <v:group id="_x0000_s3158" style="position:absolute;left:0;text-align:left;margin-left:95.85pt;margin-top:4.9pt;width:459.45pt;height:53pt;z-index:-25580;mso-position-horizontal-relative:page" coordorigin="1917,98" coordsize="9189,1060">
            <v:shape id="_x0000_s3159" style="position:absolute;left:1917;top:98;width:9189;height:1060" coordorigin="1917,98" coordsize="9189,1060" path="m1917,98r9189,l11106,1158r-9189,l1917,98xe" fillcolor="#efefef" stroked="f">
              <v:path arrowok="t"/>
            </v:shape>
            <w10:wrap anchorx="page"/>
          </v:group>
        </w:pict>
      </w:r>
      <w:r w:rsidR="007003A1">
        <w:rPr>
          <w:rFonts w:ascii="仿宋" w:eastAsia="仿宋" w:hAnsi="仿宋" w:cs="仿宋"/>
          <w:lang w:eastAsia="zh-CN"/>
        </w:rPr>
        <w:t xml:space="preserve">// 首先，需要创建一个插入的bson对象。 </w:t>
      </w:r>
      <w:r w:rsidR="007003A1">
        <w:rPr>
          <w:rFonts w:ascii="仿宋" w:eastAsia="仿宋" w:hAnsi="仿宋" w:cs="仿宋"/>
        </w:rPr>
        <w:t>BSONObj obj ;</w:t>
      </w:r>
    </w:p>
    <w:p w:rsidR="00737AD2" w:rsidRDefault="007003A1">
      <w:pPr>
        <w:pStyle w:val="BodyText"/>
        <w:spacing w:line="220" w:lineRule="exact"/>
        <w:ind w:left="397"/>
        <w:rPr>
          <w:rFonts w:ascii="仿宋" w:eastAsia="仿宋" w:hAnsi="仿宋" w:cs="仿宋"/>
        </w:rPr>
      </w:pPr>
      <w:r>
        <w:rPr>
          <w:rFonts w:ascii="仿宋" w:eastAsia="仿宋" w:hAnsi="仿宋" w:cs="仿宋"/>
        </w:rPr>
        <w:t>obj = BSON ( "name" &lt;&lt; "tom" &lt;&lt; "age" &lt;&lt; 24 ) ;</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 接着，把此bson对象插入集合中</w:t>
      </w:r>
    </w:p>
    <w:p w:rsidR="00737AD2" w:rsidRDefault="007003A1">
      <w:pPr>
        <w:pStyle w:val="BodyText"/>
        <w:spacing w:line="212" w:lineRule="exact"/>
        <w:ind w:left="397"/>
        <w:rPr>
          <w:rFonts w:ascii="仿宋" w:eastAsia="仿宋" w:hAnsi="仿宋" w:cs="仿宋"/>
        </w:rPr>
      </w:pPr>
      <w:r>
        <w:rPr>
          <w:rFonts w:ascii="仿宋" w:eastAsia="仿宋" w:hAnsi="仿宋" w:cs="仿宋"/>
        </w:rPr>
        <w:t>collection.insert ( obj ) ;</w:t>
      </w:r>
    </w:p>
    <w:p w:rsidR="00737AD2" w:rsidRDefault="007003A1">
      <w:pPr>
        <w:pStyle w:val="BodyText"/>
        <w:spacing w:before="49"/>
        <w:ind w:left="397"/>
      </w:pPr>
      <w:r>
        <w:t>obj为输入参数，为要插入的数据。</w:t>
      </w:r>
    </w:p>
    <w:p w:rsidR="00737AD2" w:rsidRDefault="007003A1">
      <w:pPr>
        <w:pStyle w:val="BodyText"/>
        <w:numPr>
          <w:ilvl w:val="0"/>
          <w:numId w:val="33"/>
        </w:numPr>
        <w:tabs>
          <w:tab w:val="left" w:pos="397"/>
        </w:tabs>
        <w:spacing w:line="267" w:lineRule="exact"/>
        <w:ind w:left="397"/>
      </w:pPr>
      <w:r>
        <w:rPr>
          <w:w w:val="95"/>
          <w:position w:val="1"/>
        </w:rPr>
        <w:t>查询：query</w:t>
      </w:r>
    </w:p>
    <w:p w:rsidR="00737AD2" w:rsidRDefault="00EC10B3">
      <w:pPr>
        <w:pStyle w:val="BodyText"/>
        <w:spacing w:before="84" w:line="172" w:lineRule="auto"/>
        <w:ind w:left="397" w:right="7628"/>
        <w:rPr>
          <w:rFonts w:ascii="仿宋" w:eastAsia="仿宋" w:hAnsi="仿宋" w:cs="仿宋"/>
        </w:rPr>
      </w:pPr>
      <w:r w:rsidRPr="00EC10B3">
        <w:pict>
          <v:group id="_x0000_s3156" style="position:absolute;left:0;text-align:left;margin-left:95.85pt;margin-top:4.9pt;width:459.45pt;height:106pt;z-index:-25579;mso-position-horizontal-relative:page" coordorigin="1917,98" coordsize="9189,2120">
            <v:shape id="_x0000_s3157" style="position:absolute;left:1917;top:98;width:9189;height:2120" coordorigin="1917,98" coordsize="9189,2120" path="m1917,98r9189,l11106,2218r-9189,l1917,98xe" fillcolor="#efefef" stroked="f">
              <v:path arrowok="t"/>
            </v:shape>
            <w10:wrap anchorx="page"/>
          </v:group>
        </w:pict>
      </w:r>
      <w:r w:rsidR="007003A1">
        <w:rPr>
          <w:rFonts w:ascii="仿宋" w:eastAsia="仿宋" w:hAnsi="仿宋" w:cs="仿宋"/>
        </w:rPr>
        <w:t>// 定义一个游标对象 sdbCursor cursor ;</w:t>
      </w:r>
    </w:p>
    <w:p w:rsidR="00737AD2" w:rsidRDefault="007003A1">
      <w:pPr>
        <w:pStyle w:val="BodyText"/>
        <w:spacing w:line="220"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 查询所有记录，并把查询结果放在游标对象中</w:t>
      </w:r>
    </w:p>
    <w:p w:rsidR="00737AD2" w:rsidRDefault="007003A1">
      <w:pPr>
        <w:pStyle w:val="BodyText"/>
        <w:spacing w:line="212" w:lineRule="exact"/>
        <w:ind w:left="397"/>
        <w:rPr>
          <w:rFonts w:ascii="仿宋" w:eastAsia="仿宋" w:hAnsi="仿宋" w:cs="仿宋"/>
        </w:rPr>
      </w:pPr>
      <w:r>
        <w:rPr>
          <w:rFonts w:ascii="仿宋" w:eastAsia="仿宋" w:hAnsi="仿宋" w:cs="仿宋"/>
        </w:rPr>
        <w:t>collection.query ( cursor ) ;</w:t>
      </w:r>
    </w:p>
    <w:p w:rsidR="00737AD2" w:rsidRDefault="007003A1">
      <w:pPr>
        <w:pStyle w:val="BodyText"/>
        <w:spacing w:line="212" w:lineRule="exact"/>
        <w:ind w:left="397"/>
        <w:rPr>
          <w:rFonts w:ascii="仿宋" w:eastAsia="仿宋" w:hAnsi="仿宋" w:cs="仿宋"/>
        </w:rPr>
      </w:pPr>
      <w:r>
        <w:rPr>
          <w:rFonts w:ascii="仿宋" w:eastAsia="仿宋" w:hAnsi="仿宋" w:cs="仿宋"/>
        </w:rPr>
        <w:t>// 从游标中显示所有记录</w:t>
      </w:r>
    </w:p>
    <w:p w:rsidR="00737AD2" w:rsidRDefault="007003A1">
      <w:pPr>
        <w:pStyle w:val="BodyText"/>
        <w:spacing w:line="212" w:lineRule="exact"/>
        <w:ind w:left="397"/>
        <w:rPr>
          <w:rFonts w:ascii="仿宋" w:eastAsia="仿宋" w:hAnsi="仿宋" w:cs="仿宋"/>
        </w:rPr>
      </w:pPr>
      <w:r>
        <w:rPr>
          <w:rFonts w:ascii="仿宋" w:eastAsia="仿宋" w:hAnsi="仿宋" w:cs="仿宋"/>
        </w:rPr>
        <w:t>while( !( rc=cursor.next( obj )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cout &lt;&lt; obj.toString() &lt;&lt; endl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1217" w:right="182"/>
        <w:jc w:val="both"/>
        <w:rPr>
          <w:lang w:eastAsia="zh-CN"/>
        </w:rPr>
      </w:pPr>
      <w:r>
        <w:t xml:space="preserve">查询操作需要一个游标对象存放查询的结果到本地。要获得查询的结果需要使用游标操作。本例使用了 </w:t>
      </w:r>
      <w:r>
        <w:rPr>
          <w:w w:val="95"/>
        </w:rPr>
        <w:t>游标操作的next接口，表示从查询结果中取到一条记录。</w:t>
      </w:r>
      <w:r>
        <w:rPr>
          <w:w w:val="95"/>
          <w:lang w:eastAsia="zh-CN"/>
        </w:rPr>
        <w:t>此示例中没有设置查询条件、筛选条件、排序</w:t>
      </w:r>
      <w:r>
        <w:rPr>
          <w:lang w:eastAsia="zh-CN"/>
        </w:rPr>
        <w:t xml:space="preserve"> 情况、及仅使用默认索引。</w:t>
      </w:r>
    </w:p>
    <w:p w:rsidR="00737AD2" w:rsidRDefault="007003A1">
      <w:pPr>
        <w:pStyle w:val="BodyText"/>
        <w:numPr>
          <w:ilvl w:val="1"/>
          <w:numId w:val="33"/>
        </w:numPr>
        <w:tabs>
          <w:tab w:val="left" w:pos="1217"/>
        </w:tabs>
        <w:spacing w:line="282" w:lineRule="exact"/>
        <w:ind w:left="1217"/>
      </w:pPr>
      <w:r>
        <w:rPr>
          <w:position w:val="1"/>
        </w:rPr>
        <w:t>创建索引：index</w:t>
      </w:r>
    </w:p>
    <w:p w:rsidR="00737AD2" w:rsidRDefault="00EC10B3">
      <w:pPr>
        <w:pStyle w:val="BodyText"/>
        <w:spacing w:before="10"/>
        <w:ind w:left="1217"/>
        <w:rPr>
          <w:rFonts w:ascii="仿宋" w:eastAsia="仿宋" w:hAnsi="仿宋" w:cs="仿宋"/>
        </w:rPr>
      </w:pPr>
      <w:r w:rsidRPr="00EC10B3">
        <w:pict>
          <v:group id="_x0000_s3154" style="position:absolute;left:0;text-align:left;margin-left:95.85pt;margin-top:4.95pt;width:459.45pt;height:74.2pt;z-index:-25578;mso-position-horizontal-relative:page" coordorigin="1917,99" coordsize="9189,1484">
            <v:shape id="_x0000_s3155"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#define INDEX_NAME "index"</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 首先创建一BSONObj对象包含将要创建的索引的信息</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 obj ;</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 "name" &lt;&lt; 1 &lt;&lt; "age" &lt;&lt; -1 ) ;</w:t>
      </w:r>
    </w:p>
    <w:p w:rsidR="00737AD2" w:rsidRDefault="007003A1">
      <w:pPr>
        <w:pStyle w:val="BodyText"/>
        <w:spacing w:line="212" w:lineRule="exact"/>
        <w:ind w:left="1217"/>
        <w:rPr>
          <w:rFonts w:ascii="仿宋" w:eastAsia="仿宋" w:hAnsi="仿宋" w:cs="仿宋"/>
        </w:rPr>
      </w:pPr>
      <w:r>
        <w:rPr>
          <w:rFonts w:ascii="仿宋" w:eastAsia="仿宋" w:hAnsi="仿宋" w:cs="仿宋"/>
        </w:rPr>
        <w:t>// 创建一个以"name"为升序，"age"为降序的索引</w:t>
      </w:r>
    </w:p>
    <w:p w:rsidR="00737AD2" w:rsidRDefault="007003A1">
      <w:pPr>
        <w:pStyle w:val="BodyText"/>
        <w:spacing w:line="212" w:lineRule="exact"/>
        <w:ind w:left="1217"/>
        <w:rPr>
          <w:rFonts w:ascii="仿宋" w:eastAsia="仿宋" w:hAnsi="仿宋" w:cs="仿宋"/>
        </w:rPr>
      </w:pPr>
      <w:r>
        <w:rPr>
          <w:rFonts w:ascii="仿宋" w:eastAsia="仿宋" w:hAnsi="仿宋" w:cs="仿宋"/>
        </w:rPr>
        <w:t>collection.createIndex ( obj, INDEX_NAME, FALSE, FALSE ) ;</w:t>
      </w:r>
    </w:p>
    <w:p w:rsidR="00737AD2" w:rsidRDefault="007003A1">
      <w:pPr>
        <w:pStyle w:val="BodyText"/>
        <w:spacing w:before="49"/>
        <w:ind w:left="1217"/>
      </w:pPr>
      <w:r>
        <w:t>集合对象collection中创建一个以"name"为升序，"age"为降序的索引。</w:t>
      </w:r>
    </w:p>
    <w:p w:rsidR="00737AD2" w:rsidRDefault="007003A1">
      <w:pPr>
        <w:pStyle w:val="BodyText"/>
        <w:numPr>
          <w:ilvl w:val="1"/>
          <w:numId w:val="33"/>
        </w:numPr>
        <w:tabs>
          <w:tab w:val="left" w:pos="1217"/>
        </w:tabs>
        <w:spacing w:line="267" w:lineRule="exact"/>
        <w:ind w:left="1217"/>
      </w:pPr>
      <w:r>
        <w:rPr>
          <w:w w:val="95"/>
          <w:position w:val="1"/>
        </w:rPr>
        <w:t>更新：update</w:t>
      </w:r>
    </w:p>
    <w:p w:rsidR="00737AD2" w:rsidRDefault="00EC10B3">
      <w:pPr>
        <w:pStyle w:val="BodyText"/>
        <w:spacing w:before="10"/>
        <w:ind w:left="1217"/>
        <w:rPr>
          <w:rFonts w:ascii="仿宋" w:eastAsia="仿宋" w:hAnsi="仿宋" w:cs="仿宋"/>
          <w:lang w:eastAsia="zh-CN"/>
        </w:rPr>
      </w:pPr>
      <w:r w:rsidRPr="00EC10B3">
        <w:pict>
          <v:group id="_x0000_s3152" style="position:absolute;left:0;text-align:left;margin-left:95.85pt;margin-top:4.95pt;width:459.45pt;height:63.6pt;z-index:-25577;mso-position-horizontal-relative:page" coordorigin="1917,99" coordsize="9189,1272">
            <v:shape id="_x0000_s3153" style="position:absolute;left:1917;top:99;width:9189;height:1272" coordorigin="1917,99" coordsize="9189,1272" path="m1917,99r9189,l11106,1371r-9189,l1917,99xe" fillcolor="#efefef" stroked="f">
              <v:path arrowok="t"/>
            </v:shape>
            <w10:wrap anchorx="page"/>
          </v:group>
        </w:pict>
      </w:r>
      <w:r w:rsidR="007003A1">
        <w:rPr>
          <w:rFonts w:ascii="仿宋" w:eastAsia="仿宋" w:hAnsi="仿宋" w:cs="仿宋"/>
          <w:lang w:eastAsia="zh-CN"/>
        </w:rPr>
        <w:t>// 先创建一个包含更新规则的BSONObj对象</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 rule = BSON ( "$set" &lt;&lt; BSON ( "age" &lt;&lt; 19 ) ) ;</w:t>
      </w:r>
    </w:p>
    <w:p w:rsidR="00737AD2" w:rsidRDefault="007003A1">
      <w:pPr>
        <w:pStyle w:val="BodyText"/>
        <w:spacing w:line="212" w:lineRule="exact"/>
        <w:ind w:left="1217"/>
        <w:rPr>
          <w:rFonts w:ascii="仿宋" w:eastAsia="仿宋" w:hAnsi="仿宋" w:cs="仿宋"/>
        </w:rPr>
      </w:pPr>
      <w:r>
        <w:rPr>
          <w:rFonts w:ascii="仿宋" w:eastAsia="仿宋" w:hAnsi="仿宋" w:cs="仿宋"/>
        </w:rPr>
        <w:t>// 打印出更新规则</w:t>
      </w:r>
    </w:p>
    <w:p w:rsidR="00737AD2" w:rsidRDefault="007003A1">
      <w:pPr>
        <w:pStyle w:val="BodyText"/>
        <w:spacing w:line="212" w:lineRule="exact"/>
        <w:ind w:left="1217"/>
        <w:rPr>
          <w:rFonts w:ascii="仿宋" w:eastAsia="仿宋" w:hAnsi="仿宋" w:cs="仿宋"/>
        </w:rPr>
      </w:pPr>
      <w:r>
        <w:rPr>
          <w:rFonts w:ascii="仿宋" w:eastAsia="仿宋" w:hAnsi="仿宋" w:cs="仿宋"/>
        </w:rPr>
        <w:t>cout &lt;&lt; rule.toString() &lt;&lt; endl ;</w:t>
      </w:r>
    </w:p>
    <w:p w:rsidR="00737AD2" w:rsidRDefault="007003A1">
      <w:pPr>
        <w:pStyle w:val="BodyText"/>
        <w:spacing w:line="212" w:lineRule="exact"/>
        <w:ind w:left="1217"/>
        <w:rPr>
          <w:rFonts w:ascii="仿宋" w:eastAsia="仿宋" w:hAnsi="仿宋" w:cs="仿宋"/>
        </w:rPr>
      </w:pPr>
      <w:r>
        <w:rPr>
          <w:rFonts w:ascii="仿宋" w:eastAsia="仿宋" w:hAnsi="仿宋" w:cs="仿宋"/>
        </w:rPr>
        <w:t>// 更新记录</w:t>
      </w:r>
    </w:p>
    <w:p w:rsidR="00737AD2" w:rsidRDefault="007003A1">
      <w:pPr>
        <w:pStyle w:val="BodyText"/>
        <w:spacing w:line="212" w:lineRule="exact"/>
        <w:ind w:left="1217"/>
        <w:rPr>
          <w:rFonts w:ascii="仿宋" w:eastAsia="仿宋" w:hAnsi="仿宋" w:cs="仿宋"/>
        </w:rPr>
      </w:pPr>
      <w:r>
        <w:rPr>
          <w:rFonts w:ascii="仿宋" w:eastAsia="仿宋" w:hAnsi="仿宋" w:cs="仿宋"/>
        </w:rPr>
        <w:t>collection.update( rule ) ;</w:t>
      </w:r>
    </w:p>
    <w:p w:rsidR="00737AD2" w:rsidRDefault="00737AD2">
      <w:pPr>
        <w:spacing w:before="5" w:line="130" w:lineRule="exact"/>
        <w:rPr>
          <w:sz w:val="13"/>
          <w:szCs w:val="13"/>
        </w:rPr>
      </w:pPr>
    </w:p>
    <w:p w:rsidR="00737AD2" w:rsidRDefault="007003A1">
      <w:pPr>
        <w:pStyle w:val="BodyText"/>
        <w:spacing w:line="168" w:lineRule="auto"/>
        <w:ind w:left="1217" w:right="119"/>
      </w:pPr>
      <w:r>
        <w:rPr>
          <w:w w:val="95"/>
        </w:rPr>
        <w:t>在集合对象collection中更新了记录。实例中没有指定数据匹配规则，所以此示例将更新集合中所有的集</w:t>
      </w:r>
      <w:r>
        <w:t xml:space="preserve"> 合。</w:t>
      </w:r>
    </w:p>
    <w:p w:rsidR="00737AD2" w:rsidRDefault="00737AD2">
      <w:pPr>
        <w:spacing w:before="14" w:line="200" w:lineRule="exact"/>
        <w:rPr>
          <w:sz w:val="20"/>
          <w:szCs w:val="20"/>
        </w:rPr>
      </w:pPr>
    </w:p>
    <w:p w:rsidR="00737AD2" w:rsidRDefault="007003A1">
      <w:pPr>
        <w:pStyle w:val="BodyText"/>
      </w:pPr>
      <w:r>
        <w:t>集群操作</w:t>
      </w:r>
    </w:p>
    <w:p w:rsidR="00737AD2" w:rsidRDefault="007003A1">
      <w:pPr>
        <w:pStyle w:val="BodyText"/>
        <w:tabs>
          <w:tab w:val="left" w:pos="1217"/>
        </w:tabs>
        <w:spacing w:before="34" w:line="255" w:lineRule="auto"/>
        <w:ind w:left="1217" w:right="163"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 xml:space="preserve">分区组操作 </w:t>
      </w:r>
      <w:r>
        <w:rPr>
          <w:w w:val="95"/>
        </w:rPr>
        <w:t>分区组操作包括创建分区组（sdb:createReplicaGroup）、得到分区组实例（sdb:getReplicaGroup）、</w:t>
      </w:r>
    </w:p>
    <w:p w:rsidR="00737AD2" w:rsidRDefault="007003A1">
      <w:pPr>
        <w:pStyle w:val="BodyText"/>
        <w:spacing w:line="223" w:lineRule="exact"/>
        <w:ind w:left="1217"/>
      </w:pPr>
      <w:r>
        <w:t>启动分区组所有数据节点（sdbReplicaGroup::start）、停止分区组所有数据节</w:t>
      </w:r>
    </w:p>
    <w:p w:rsidR="00737AD2" w:rsidRDefault="007003A1">
      <w:pPr>
        <w:pStyle w:val="BodyText"/>
        <w:spacing w:line="240" w:lineRule="exact"/>
        <w:ind w:left="1217"/>
      </w:pPr>
      <w:r>
        <w:rPr>
          <w:w w:val="95"/>
        </w:rPr>
        <w:t>点（sdbReplicaGroup::stop）等。</w:t>
      </w:r>
    </w:p>
    <w:p w:rsidR="00737AD2" w:rsidRDefault="007003A1">
      <w:pPr>
        <w:pStyle w:val="BodyText"/>
        <w:spacing w:before="18"/>
        <w:ind w:left="1217"/>
      </w:pPr>
      <w:r>
        <w:t>以下为分区组操作示例性的例子。真正的应用应包括错误检测等。</w:t>
      </w:r>
    </w:p>
    <w:p w:rsidR="00737AD2" w:rsidRDefault="00EC10B3">
      <w:pPr>
        <w:pStyle w:val="BodyText"/>
        <w:spacing w:before="81" w:line="172" w:lineRule="auto"/>
        <w:ind w:left="1217" w:right="6503"/>
        <w:rPr>
          <w:rFonts w:ascii="仿宋" w:eastAsia="仿宋" w:hAnsi="仿宋" w:cs="仿宋"/>
        </w:rPr>
      </w:pPr>
      <w:r w:rsidRPr="00EC10B3">
        <w:pict>
          <v:group id="_x0000_s3150" style="position:absolute;left:0;text-align:left;margin-left:95.85pt;margin-top:4.75pt;width:459.45pt;height:159pt;z-index:-25576;mso-position-horizontal-relative:page" coordorigin="1917,95" coordsize="9189,3180">
            <v:shape id="_x0000_s3151" style="position:absolute;left:1917;top:95;width:9189;height:3180" coordorigin="1917,95" coordsize="9189,3180" path="m1917,95r9189,l11106,3275r-9189,l1917,95xe" fillcolor="#efefef" stroked="f">
              <v:path arrowok="t"/>
            </v:shape>
            <w10:wrap anchorx="page"/>
          </v:group>
        </w:pict>
      </w:r>
      <w:r w:rsidR="007003A1">
        <w:rPr>
          <w:rFonts w:ascii="仿宋" w:eastAsia="仿宋" w:hAnsi="仿宋" w:cs="仿宋"/>
        </w:rPr>
        <w:t>// 定义一个分区组实例 sdbReplicaGroup rg  ;</w:t>
      </w:r>
    </w:p>
    <w:p w:rsidR="00737AD2" w:rsidRDefault="007003A1">
      <w:pPr>
        <w:pStyle w:val="BodyText"/>
        <w:spacing w:line="172" w:lineRule="auto"/>
        <w:ind w:left="1217" w:right="1703"/>
        <w:rPr>
          <w:rFonts w:ascii="仿宋" w:eastAsia="仿宋" w:hAnsi="仿宋" w:cs="仿宋"/>
        </w:rPr>
      </w:pPr>
      <w:r>
        <w:rPr>
          <w:rFonts w:ascii="仿宋" w:eastAsia="仿宋" w:hAnsi="仿宋" w:cs="仿宋"/>
        </w:rPr>
        <w:t>// 定义一个空的map 对象表示创建数据节点没有更多的配置内容 map&lt;string,string&gt; config ;</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 先建立一个编目分区组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connection.createCataReplicaGroup ( HOST_NAME, SERVICE_NAME, CATALOG_GROUP_PATH , NULL ) ;</w:t>
      </w:r>
    </w:p>
    <w:p w:rsidR="00737AD2" w:rsidRDefault="007003A1">
      <w:pPr>
        <w:pStyle w:val="BodyText"/>
        <w:spacing w:line="212" w:lineRule="exact"/>
        <w:ind w:left="1217"/>
        <w:rPr>
          <w:rFonts w:ascii="仿宋" w:eastAsia="仿宋" w:hAnsi="仿宋" w:cs="仿宋"/>
        </w:rPr>
      </w:pPr>
      <w:r>
        <w:rPr>
          <w:rFonts w:ascii="仿宋" w:eastAsia="仿宋" w:hAnsi="仿宋" w:cs="仿宋"/>
        </w:rPr>
        <w:t>// 创建数据分区组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connection.createRG ( REPLICA_GROUP_NAME, rg ) ;</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 创建第一个数据节点</w:t>
      </w:r>
    </w:p>
    <w:p w:rsidR="00737AD2" w:rsidRDefault="007003A1">
      <w:pPr>
        <w:pStyle w:val="BodyText"/>
        <w:spacing w:line="212" w:lineRule="exact"/>
        <w:ind w:left="1217"/>
        <w:rPr>
          <w:rFonts w:ascii="仿宋" w:eastAsia="仿宋" w:hAnsi="仿宋" w:cs="仿宋"/>
        </w:rPr>
      </w:pPr>
      <w:r>
        <w:rPr>
          <w:rFonts w:ascii="仿宋" w:eastAsia="仿宋" w:hAnsi="仿宋" w:cs="仿宋"/>
        </w:rPr>
        <w:t>rg.createNode ( HOST_NAME1, SERVICE_NAME1, DATABASE_PATH1, config )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 启动分区组</w:t>
      </w:r>
    </w:p>
    <w:p w:rsidR="00737AD2" w:rsidRDefault="007003A1">
      <w:pPr>
        <w:pStyle w:val="BodyText"/>
        <w:spacing w:line="212" w:lineRule="exact"/>
        <w:ind w:left="1217"/>
        <w:rPr>
          <w:rFonts w:ascii="仿宋" w:eastAsia="仿宋" w:hAnsi="仿宋" w:cs="仿宋"/>
        </w:rPr>
      </w:pPr>
      <w:r>
        <w:rPr>
          <w:rFonts w:ascii="仿宋" w:eastAsia="仿宋" w:hAnsi="仿宋" w:cs="仿宋"/>
        </w:rPr>
        <w:t>rg.start () ;</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数据节点操作</w:t>
      </w:r>
    </w:p>
    <w:p w:rsidR="00737AD2" w:rsidRDefault="00737AD2">
      <w:pPr>
        <w:spacing w:before="8" w:line="100" w:lineRule="exact"/>
        <w:rPr>
          <w:sz w:val="10"/>
          <w:szCs w:val="10"/>
        </w:rPr>
      </w:pPr>
    </w:p>
    <w:p w:rsidR="00737AD2" w:rsidRDefault="007003A1">
      <w:pPr>
        <w:pStyle w:val="BodyText"/>
        <w:spacing w:line="168" w:lineRule="auto"/>
        <w:ind w:left="1217" w:right="343"/>
      </w:pPr>
      <w:r>
        <w:rPr>
          <w:w w:val="95"/>
        </w:rPr>
        <w:t>数据节点操作包括创建数据节点（sdbReplicaGroup::createNode）、得到主数据节</w:t>
      </w:r>
      <w:r>
        <w:t xml:space="preserve"> </w:t>
      </w:r>
      <w:r>
        <w:rPr>
          <w:w w:val="95"/>
        </w:rPr>
        <w:t>点（sdbReplicaGroup::</w:t>
      </w:r>
      <w:r>
        <w:rPr>
          <w:spacing w:val="49"/>
          <w:w w:val="95"/>
        </w:rPr>
        <w:t xml:space="preserve"> </w:t>
      </w:r>
      <w:r>
        <w:rPr>
          <w:w w:val="95"/>
        </w:rPr>
        <w:t>getMaster）、得到从数据节点（sdbReplicaGroup::</w:t>
      </w:r>
      <w:r>
        <w:rPr>
          <w:spacing w:val="49"/>
          <w:w w:val="95"/>
        </w:rPr>
        <w:t xml:space="preserve"> </w:t>
      </w:r>
      <w:r>
        <w:rPr>
          <w:w w:val="95"/>
        </w:rPr>
        <w:t>getSlave）、启动数据节</w:t>
      </w:r>
      <w:r>
        <w:t xml:space="preserve"> </w:t>
      </w:r>
      <w:r>
        <w:rPr>
          <w:w w:val="95"/>
        </w:rPr>
        <w:t>点（sdbNode::start）、停止数据节点（sdb::Stop）等。</w:t>
      </w:r>
    </w:p>
    <w:p w:rsidR="00737AD2" w:rsidRDefault="007003A1">
      <w:pPr>
        <w:pStyle w:val="BodyText"/>
        <w:spacing w:before="34"/>
        <w:ind w:left="1217"/>
        <w:rPr>
          <w:lang w:eastAsia="zh-CN"/>
        </w:rPr>
      </w:pPr>
      <w:r>
        <w:rPr>
          <w:lang w:eastAsia="zh-CN"/>
        </w:rPr>
        <w:t>以下为数据节点操作示例性的例子。真正的应用应包括错误检测等。</w:t>
      </w:r>
    </w:p>
    <w:p w:rsidR="00737AD2" w:rsidRDefault="00EC10B3">
      <w:pPr>
        <w:pStyle w:val="BodyText"/>
        <w:spacing w:before="81" w:line="172" w:lineRule="auto"/>
        <w:ind w:left="1217" w:right="6503"/>
        <w:rPr>
          <w:rFonts w:ascii="仿宋" w:eastAsia="仿宋" w:hAnsi="仿宋" w:cs="仿宋"/>
        </w:rPr>
      </w:pPr>
      <w:r w:rsidRPr="00EC10B3">
        <w:pict>
          <v:group id="_x0000_s3148" style="position:absolute;left:0;text-align:left;margin-left:95.85pt;margin-top:4.75pt;width:459.45pt;height:53pt;z-index:-25575;mso-position-horizontal-relative:page" coordorigin="1917,95" coordsize="9189,1060">
            <v:shape id="_x0000_s3149"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 定义一个数据节点实例 sdbNode masternode ; sdbNode slavenode ;</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 获取主数据节点</w:t>
      </w:r>
    </w:p>
    <w:p w:rsidR="00737AD2" w:rsidRDefault="00737AD2">
      <w:pPr>
        <w:spacing w:line="212" w:lineRule="exact"/>
        <w:rPr>
          <w:rFonts w:ascii="仿宋" w:eastAsia="仿宋" w:hAnsi="仿宋" w:cs="仿宋"/>
        </w:rPr>
        <w:sectPr w:rsidR="00737AD2">
          <w:pgSz w:w="12240" w:h="15840"/>
          <w:pgMar w:top="900" w:right="114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397"/>
        <w:rPr>
          <w:rFonts w:ascii="仿宋" w:eastAsia="仿宋" w:hAnsi="仿宋" w:cs="仿宋"/>
        </w:rPr>
      </w:pPr>
      <w:r w:rsidRPr="00EC10B3">
        <w:pict>
          <v:group id="_x0000_s3146" style="position:absolute;left:0;text-align:left;margin-left:95.85pt;margin-top:4.7pt;width:459.45pt;height:31.8pt;z-index:-25574;mso-position-horizontal-relative:page" coordorigin="1917,94" coordsize="9189,636">
            <v:shape id="_x0000_s3147" style="position:absolute;left:1917;top:94;width:9189;height:636" coordorigin="1917,94" coordsize="9189,636" path="m1917,94r9189,l11106,730r-9189,l1917,94xe" fillcolor="#efefef" stroked="f">
              <v:path arrowok="t"/>
            </v:shape>
            <w10:wrap anchorx="page"/>
          </v:group>
        </w:pict>
      </w:r>
      <w:r w:rsidR="007003A1">
        <w:rPr>
          <w:rFonts w:ascii="仿宋" w:eastAsia="仿宋" w:hAnsi="仿宋" w:cs="仿宋"/>
        </w:rPr>
        <w:t>rg.getMaster( masternode ) ;</w:t>
      </w:r>
    </w:p>
    <w:p w:rsidR="00737AD2" w:rsidRDefault="007003A1">
      <w:pPr>
        <w:pStyle w:val="BodyText"/>
        <w:spacing w:line="212" w:lineRule="exact"/>
        <w:ind w:left="397"/>
        <w:rPr>
          <w:rFonts w:ascii="仿宋" w:eastAsia="仿宋" w:hAnsi="仿宋" w:cs="仿宋"/>
        </w:rPr>
      </w:pPr>
      <w:r>
        <w:rPr>
          <w:rFonts w:ascii="仿宋" w:eastAsia="仿宋" w:hAnsi="仿宋" w:cs="仿宋"/>
        </w:rPr>
        <w:t>//获取从数据节点</w:t>
      </w:r>
    </w:p>
    <w:p w:rsidR="00737AD2" w:rsidRDefault="007003A1">
      <w:pPr>
        <w:pStyle w:val="BodyText"/>
        <w:spacing w:line="212" w:lineRule="exact"/>
        <w:ind w:left="397"/>
        <w:rPr>
          <w:rFonts w:ascii="仿宋" w:eastAsia="仿宋" w:hAnsi="仿宋" w:cs="仿宋"/>
        </w:rPr>
      </w:pPr>
      <w:r>
        <w:rPr>
          <w:rFonts w:ascii="仿宋" w:eastAsia="仿宋" w:hAnsi="仿宋" w:cs="仿宋"/>
        </w:rPr>
        <w:t>rg.getSlave( slavenode ) ;</w:t>
      </w:r>
    </w:p>
    <w:p w:rsidR="00737AD2" w:rsidRDefault="007003A1">
      <w:pPr>
        <w:pStyle w:val="BodyText"/>
        <w:spacing w:before="89" w:line="253" w:lineRule="auto"/>
        <w:ind w:left="113" w:right="574"/>
      </w:pPr>
      <w:bookmarkStart w:id="443" w:name="SQL_to_SequoiaDB_shell_to_C++"/>
      <w:bookmarkStart w:id="444" w:name="_bookmark139"/>
      <w:bookmarkEnd w:id="443"/>
      <w:bookmarkEnd w:id="444"/>
      <w:r>
        <w:rPr>
          <w:w w:val="95"/>
        </w:rPr>
        <w:t>SQL</w:t>
      </w:r>
      <w:r>
        <w:rPr>
          <w:spacing w:val="-28"/>
          <w:w w:val="95"/>
        </w:rPr>
        <w:t xml:space="preserve"> </w:t>
      </w:r>
      <w:r>
        <w:rPr>
          <w:w w:val="95"/>
        </w:rPr>
        <w:t>to</w:t>
      </w:r>
      <w:r>
        <w:rPr>
          <w:spacing w:val="-27"/>
          <w:w w:val="95"/>
        </w:rPr>
        <w:t xml:space="preserve"> </w:t>
      </w:r>
      <w:r>
        <w:rPr>
          <w:w w:val="95"/>
        </w:rPr>
        <w:t>SequoiaDB</w:t>
      </w:r>
      <w:r>
        <w:rPr>
          <w:spacing w:val="-28"/>
          <w:w w:val="95"/>
        </w:rPr>
        <w:t xml:space="preserve"> </w:t>
      </w:r>
      <w:r>
        <w:rPr>
          <w:w w:val="95"/>
        </w:rPr>
        <w:t>shell</w:t>
      </w:r>
      <w:r>
        <w:rPr>
          <w:spacing w:val="-27"/>
          <w:w w:val="95"/>
        </w:rPr>
        <w:t xml:space="preserve"> </w:t>
      </w:r>
      <w:r>
        <w:rPr>
          <w:w w:val="95"/>
        </w:rPr>
        <w:t>to</w:t>
      </w:r>
      <w:r>
        <w:rPr>
          <w:spacing w:val="-28"/>
          <w:w w:val="95"/>
        </w:rPr>
        <w:t xml:space="preserve"> </w:t>
      </w:r>
      <w:r>
        <w:rPr>
          <w:w w:val="95"/>
        </w:rPr>
        <w:t>C++</w:t>
      </w:r>
      <w:r>
        <w:rPr>
          <w:w w:val="79"/>
        </w:rPr>
        <w:t xml:space="preserve"> </w:t>
      </w:r>
      <w:r>
        <w:rPr>
          <w:w w:val="95"/>
        </w:rPr>
        <w:t xml:space="preserve">SequoiaDB的查询用json（bson）对象表示，下表以例子的形式显示了SQL语句、SequoiaDB   </w:t>
      </w:r>
      <w:r>
        <w:rPr>
          <w:spacing w:val="28"/>
          <w:w w:val="95"/>
        </w:rPr>
        <w:t xml:space="preserve"> </w:t>
      </w:r>
      <w:r>
        <w:rPr>
          <w:w w:val="95"/>
        </w:rPr>
        <w:t>shell语句</w:t>
      </w:r>
    </w:p>
    <w:p w:rsidR="00737AD2" w:rsidRDefault="007003A1">
      <w:pPr>
        <w:pStyle w:val="BodyText"/>
        <w:spacing w:line="225" w:lineRule="exact"/>
        <w:ind w:left="113"/>
        <w:rPr>
          <w:lang w:eastAsia="zh-CN"/>
        </w:rPr>
      </w:pPr>
      <w:r>
        <w:rPr>
          <w:w w:val="95"/>
          <w:lang w:eastAsia="zh-CN"/>
        </w:rPr>
        <w:t>和SequoiaDB</w:t>
      </w:r>
      <w:r>
        <w:rPr>
          <w:spacing w:val="36"/>
          <w:w w:val="95"/>
          <w:lang w:eastAsia="zh-CN"/>
        </w:rPr>
        <w:t xml:space="preserve"> </w:t>
      </w:r>
      <w:r>
        <w:rPr>
          <w:w w:val="95"/>
          <w:lang w:eastAsia="zh-CN"/>
        </w:rPr>
        <w:t>C++驱动程序语法之间的对照。</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3074"/>
        <w:gridCol w:w="3241"/>
        <w:gridCol w:w="3157"/>
      </w:tblGrid>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w:t>
            </w:r>
            <w:r>
              <w:rPr>
                <w:rFonts w:ascii="微软雅黑" w:eastAsia="微软雅黑" w:hAnsi="微软雅黑" w:cs="微软雅黑"/>
                <w:spacing w:val="-14"/>
                <w:w w:val="90"/>
                <w:sz w:val="14"/>
                <w:szCs w:val="14"/>
              </w:rPr>
              <w:t xml:space="preserve"> </w:t>
            </w:r>
            <w:r>
              <w:rPr>
                <w:rFonts w:ascii="微软雅黑" w:eastAsia="微软雅黑" w:hAnsi="微软雅黑" w:cs="微软雅黑"/>
                <w:w w:val="90"/>
                <w:sz w:val="14"/>
                <w:szCs w:val="14"/>
              </w:rPr>
              <w:t>Driver</w:t>
            </w:r>
          </w:p>
        </w:tc>
      </w:tr>
      <w:tr w:rsidR="00737AD2">
        <w:trPr>
          <w:trHeight w:hRule="exact" w:val="772"/>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values(1,-1)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80"/>
                <w:sz w:val="14"/>
                <w:szCs w:val="14"/>
              </w:rPr>
              <w:t>BSONObj</w:t>
            </w:r>
            <w:r>
              <w:rPr>
                <w:rFonts w:ascii="微软雅黑" w:eastAsia="微软雅黑" w:hAnsi="微软雅黑" w:cs="微软雅黑"/>
                <w:spacing w:val="-12"/>
                <w:w w:val="80"/>
                <w:sz w:val="14"/>
                <w:szCs w:val="14"/>
              </w:rPr>
              <w:t xml:space="preserve"> </w:t>
            </w:r>
            <w:r>
              <w:rPr>
                <w:rFonts w:ascii="微软雅黑" w:eastAsia="微软雅黑" w:hAnsi="微软雅黑" w:cs="微软雅黑"/>
                <w:w w:val="80"/>
                <w:sz w:val="14"/>
                <w:szCs w:val="14"/>
              </w:rPr>
              <w:t>obj</w:t>
            </w:r>
            <w:r>
              <w:rPr>
                <w:rFonts w:ascii="微软雅黑" w:eastAsia="微软雅黑" w:hAnsi="微软雅黑" w:cs="微软雅黑"/>
                <w:spacing w:val="-11"/>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spacing w:val="-11"/>
                <w:w w:val="80"/>
                <w:sz w:val="14"/>
                <w:szCs w:val="14"/>
              </w:rPr>
              <w:t xml:space="preserve"> </w:t>
            </w:r>
            <w:r>
              <w:rPr>
                <w:rFonts w:ascii="微软雅黑" w:eastAsia="微软雅黑" w:hAnsi="微软雅黑" w:cs="微软雅黑"/>
                <w:w w:val="80"/>
                <w:sz w:val="14"/>
                <w:szCs w:val="14"/>
              </w:rPr>
              <w:t>BSON(</w:t>
            </w:r>
            <w:r>
              <w:rPr>
                <w:rFonts w:ascii="微软雅黑" w:eastAsia="微软雅黑" w:hAnsi="微软雅黑" w:cs="微软雅黑"/>
                <w:spacing w:val="-11"/>
                <w:w w:val="80"/>
                <w:sz w:val="14"/>
                <w:szCs w:val="14"/>
              </w:rPr>
              <w:t xml:space="preserve"> </w:t>
            </w:r>
            <w:r>
              <w:rPr>
                <w:rFonts w:ascii="微软雅黑" w:eastAsia="微软雅黑" w:hAnsi="微软雅黑" w:cs="微软雅黑"/>
                <w:w w:val="80"/>
                <w:sz w:val="14"/>
                <w:szCs w:val="14"/>
              </w:rPr>
              <w:t>“a”&lt;&lt;1&lt;&lt;”b”&lt;&lt;-1</w:t>
            </w:r>
            <w:r>
              <w:rPr>
                <w:rFonts w:ascii="微软雅黑" w:eastAsia="微软雅黑" w:hAnsi="微软雅黑" w:cs="微软雅黑"/>
                <w:spacing w:val="-11"/>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spacing w:val="-11"/>
                <w:w w:val="80"/>
                <w:sz w:val="14"/>
                <w:szCs w:val="14"/>
              </w:rPr>
              <w:t xml:space="preserve"> </w:t>
            </w:r>
            <w:r>
              <w:rPr>
                <w:rFonts w:ascii="微软雅黑" w:eastAsia="微软雅黑" w:hAnsi="微软雅黑" w:cs="微软雅黑"/>
                <w:w w:val="80"/>
                <w:sz w:val="14"/>
                <w:szCs w:val="14"/>
              </w:rPr>
              <w:t>;</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collection.insert(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tc>
      </w:tr>
      <w:tr w:rsidR="00737AD2">
        <w:trPr>
          <w:trHeight w:hRule="exact" w:val="1528"/>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ight="1531"/>
              <w:jc w:val="both"/>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40" w:right="1880"/>
              <w:jc w:val="both"/>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selected</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line="253" w:lineRule="auto"/>
              <w:ind w:left="40" w:right="560"/>
              <w:rPr>
                <w:rFonts w:ascii="微软雅黑" w:eastAsia="微软雅黑" w:hAnsi="微软雅黑" w:cs="微软雅黑"/>
                <w:sz w:val="14"/>
                <w:szCs w:val="14"/>
              </w:rPr>
            </w:pPr>
            <w:r>
              <w:rPr>
                <w:rFonts w:ascii="微软雅黑" w:eastAsia="微软雅黑" w:hAnsi="微软雅黑" w:cs="微软雅黑"/>
                <w:w w:val="70"/>
                <w:sz w:val="14"/>
                <w:szCs w:val="14"/>
              </w:rPr>
              <w:t>selected</w:t>
            </w:r>
            <w:r>
              <w:rPr>
                <w:rFonts w:ascii="微软雅黑" w:eastAsia="微软雅黑" w:hAnsi="微软雅黑" w:cs="微软雅黑"/>
                <w:spacing w:val="-7"/>
                <w:w w:val="70"/>
                <w:sz w:val="14"/>
                <w:szCs w:val="14"/>
              </w:rPr>
              <w:t xml:space="preserve"> </w:t>
            </w:r>
            <w:r>
              <w:rPr>
                <w:rFonts w:ascii="微软雅黑" w:eastAsia="微软雅黑" w:hAnsi="微软雅黑" w:cs="微软雅黑"/>
                <w:w w:val="70"/>
                <w:sz w:val="14"/>
                <w:szCs w:val="14"/>
              </w:rPr>
              <w:t>=</w:t>
            </w:r>
            <w:r>
              <w:rPr>
                <w:rFonts w:ascii="微软雅黑" w:eastAsia="微软雅黑" w:hAnsi="微软雅黑" w:cs="微软雅黑"/>
                <w:spacing w:val="-7"/>
                <w:w w:val="70"/>
                <w:sz w:val="14"/>
                <w:szCs w:val="14"/>
              </w:rPr>
              <w:t xml:space="preserve"> </w:t>
            </w:r>
            <w:r>
              <w:rPr>
                <w:rFonts w:ascii="微软雅黑" w:eastAsia="微软雅黑" w:hAnsi="微软雅黑" w:cs="微软雅黑"/>
                <w:w w:val="70"/>
                <w:sz w:val="14"/>
                <w:szCs w:val="14"/>
              </w:rPr>
              <w:t>BSON(</w:t>
            </w:r>
            <w:r>
              <w:rPr>
                <w:rFonts w:ascii="微软雅黑" w:eastAsia="微软雅黑" w:hAnsi="微软雅黑" w:cs="微软雅黑"/>
                <w:spacing w:val="-6"/>
                <w:w w:val="70"/>
                <w:sz w:val="14"/>
                <w:szCs w:val="14"/>
              </w:rPr>
              <w:t xml:space="preserve"> </w:t>
            </w:r>
            <w:r>
              <w:rPr>
                <w:rFonts w:ascii="微软雅黑" w:eastAsia="微软雅黑" w:hAnsi="微软雅黑" w:cs="微软雅黑"/>
                <w:w w:val="70"/>
                <w:sz w:val="14"/>
                <w:szCs w:val="14"/>
              </w:rPr>
              <w:t>“a”&lt;&lt;””&lt;&lt;”b”&lt;&lt;””</w:t>
            </w:r>
            <w:r>
              <w:rPr>
                <w:rFonts w:ascii="微软雅黑" w:eastAsia="微软雅黑" w:hAnsi="微软雅黑" w:cs="微软雅黑"/>
                <w:spacing w:val="-7"/>
                <w:w w:val="70"/>
                <w:sz w:val="14"/>
                <w:szCs w:val="14"/>
              </w:rPr>
              <w:t xml:space="preserve"> </w:t>
            </w:r>
            <w:r>
              <w:rPr>
                <w:rFonts w:ascii="微软雅黑" w:eastAsia="微软雅黑" w:hAnsi="微软雅黑" w:cs="微软雅黑"/>
                <w:w w:val="70"/>
                <w:sz w:val="14"/>
                <w:szCs w:val="14"/>
              </w:rPr>
              <w:t>)</w:t>
            </w:r>
            <w:r>
              <w:rPr>
                <w:rFonts w:ascii="微软雅黑" w:eastAsia="微软雅黑" w:hAnsi="微软雅黑" w:cs="微软雅黑"/>
                <w:spacing w:val="-6"/>
                <w:w w:val="70"/>
                <w:sz w:val="14"/>
                <w:szCs w:val="14"/>
              </w:rPr>
              <w:t xml:space="preserve"> </w:t>
            </w:r>
            <w:r>
              <w:rPr>
                <w:rFonts w:ascii="微软雅黑" w:eastAsia="微软雅黑" w:hAnsi="微软雅黑" w:cs="微软雅黑"/>
                <w:w w:val="70"/>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0"/>
                <w:sz w:val="14"/>
                <w:szCs w:val="14"/>
              </w:rPr>
              <w:t>collection</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.query(</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cursor,</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obj,</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selected</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w:t>
            </w:r>
          </w:p>
        </w:tc>
      </w:tr>
      <w:tr w:rsidR="00737AD2">
        <w:trPr>
          <w:trHeight w:hRule="exact" w:val="772"/>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40" w:right="1384"/>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p>
        </w:tc>
      </w:tr>
      <w:tr w:rsidR="00737AD2">
        <w:trPr>
          <w:trHeight w:hRule="exact" w:val="3466"/>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before="17" w:line="280" w:lineRule="exact"/>
              <w:rPr>
                <w:sz w:val="28"/>
                <w:szCs w:val="28"/>
              </w:rPr>
            </w:pPr>
          </w:p>
          <w:p w:rsidR="00737AD2" w:rsidRDefault="007003A1">
            <w:pPr>
              <w:pStyle w:val="TableParagraph"/>
              <w:spacing w:line="168" w:lineRule="auto"/>
              <w:ind w:left="50" w:right="133"/>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w w:val="91"/>
                <w:sz w:val="14"/>
                <w:szCs w:val="14"/>
              </w:rPr>
              <w:t xml:space="preserve"> </w:t>
            </w:r>
            <w:r>
              <w:rPr>
                <w:rFonts w:ascii="微软雅黑" w:eastAsia="微软雅黑" w:hAnsi="微软雅黑" w:cs="微软雅黑"/>
                <w:w w:val="95"/>
                <w:sz w:val="14"/>
                <w:szCs w:val="14"/>
              </w:rPr>
              <w:t>name</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before="17" w:line="220" w:lineRule="exact"/>
            </w:pPr>
          </w:p>
          <w:p w:rsidR="00737AD2" w:rsidRDefault="007003A1">
            <w:pPr>
              <w:pStyle w:val="TableParagraph"/>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50" w:right="1628"/>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line="261" w:lineRule="auto"/>
              <w:ind w:left="50" w:right="624"/>
              <w:rPr>
                <w:rFonts w:ascii="微软雅黑" w:eastAsia="微软雅黑" w:hAnsi="微软雅黑" w:cs="微软雅黑"/>
                <w:sz w:val="14"/>
                <w:szCs w:val="14"/>
              </w:rPr>
            </w:pPr>
            <w:r>
              <w:rPr>
                <w:rFonts w:ascii="微软雅黑" w:eastAsia="微软雅黑" w:hAnsi="微软雅黑" w:cs="微软雅黑"/>
                <w:w w:val="85"/>
                <w:sz w:val="14"/>
                <w:szCs w:val="14"/>
              </w:rPr>
              <w:t>condition</w:t>
            </w:r>
            <w:r>
              <w:rPr>
                <w:rFonts w:ascii="微软雅黑" w:eastAsia="微软雅黑" w:hAnsi="微软雅黑" w:cs="微软雅黑"/>
                <w:spacing w:val="-19"/>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18"/>
                <w:w w:val="85"/>
                <w:sz w:val="14"/>
                <w:szCs w:val="14"/>
              </w:rPr>
              <w:t xml:space="preserve"> </w:t>
            </w:r>
            <w:r>
              <w:rPr>
                <w:rFonts w:ascii="微软雅黑" w:eastAsia="微软雅黑" w:hAnsi="微软雅黑" w:cs="微软雅黑"/>
                <w:w w:val="85"/>
                <w:sz w:val="14"/>
                <w:szCs w:val="14"/>
              </w:rPr>
              <w:t>BSON(“age”&lt;&lt;20)</w:t>
            </w:r>
            <w:r>
              <w:rPr>
                <w:rFonts w:ascii="微软雅黑" w:eastAsia="微软雅黑" w:hAnsi="微软雅黑" w:cs="微软雅黑"/>
                <w:spacing w:val="-18"/>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line="236"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50" w:right="1628"/>
              <w:rPr>
                <w:rFonts w:ascii="微软雅黑" w:eastAsia="微软雅黑" w:hAnsi="微软雅黑" w:cs="微软雅黑"/>
                <w:sz w:val="14"/>
                <w:szCs w:val="14"/>
              </w:rPr>
            </w:pPr>
            <w:r>
              <w:rPr>
                <w:rFonts w:ascii="微软雅黑" w:eastAsia="微软雅黑" w:hAnsi="微软雅黑" w:cs="微软雅黑"/>
                <w:w w:val="95"/>
                <w:sz w:val="14"/>
                <w:szCs w:val="14"/>
              </w:rPr>
              <w:t>BSONObj</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orderBy</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line="253" w:lineRule="auto"/>
              <w:ind w:left="50" w:right="1208"/>
              <w:rPr>
                <w:rFonts w:ascii="微软雅黑" w:eastAsia="微软雅黑" w:hAnsi="微软雅黑" w:cs="微软雅黑"/>
                <w:sz w:val="14"/>
                <w:szCs w:val="14"/>
              </w:rPr>
            </w:pPr>
            <w:r>
              <w:rPr>
                <w:rFonts w:ascii="微软雅黑" w:eastAsia="微软雅黑" w:hAnsi="微软雅黑" w:cs="微软雅黑"/>
                <w:w w:val="85"/>
                <w:sz w:val="14"/>
                <w:szCs w:val="14"/>
              </w:rPr>
              <w:t>condition</w:t>
            </w:r>
            <w:r>
              <w:rPr>
                <w:rFonts w:ascii="微软雅黑" w:eastAsia="微软雅黑" w:hAnsi="微软雅黑" w:cs="微软雅黑"/>
                <w:spacing w:val="-19"/>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18"/>
                <w:w w:val="85"/>
                <w:sz w:val="14"/>
                <w:szCs w:val="14"/>
              </w:rPr>
              <w:t xml:space="preserve"> </w:t>
            </w:r>
            <w:r>
              <w:rPr>
                <w:rFonts w:ascii="微软雅黑" w:eastAsia="微软雅黑" w:hAnsi="微软雅黑" w:cs="微软雅黑"/>
                <w:w w:val="85"/>
                <w:sz w:val="14"/>
                <w:szCs w:val="14"/>
              </w:rPr>
              <w:t>BSON(“age”&lt;&lt;20)</w:t>
            </w:r>
            <w:r>
              <w:rPr>
                <w:rFonts w:ascii="微软雅黑" w:eastAsia="微软雅黑" w:hAnsi="微软雅黑" w:cs="微软雅黑"/>
                <w:spacing w:val="-18"/>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85"/>
                <w:sz w:val="14"/>
                <w:szCs w:val="14"/>
              </w:rPr>
              <w:t>orderBy</w:t>
            </w:r>
            <w:r>
              <w:rPr>
                <w:rFonts w:ascii="微软雅黑" w:eastAsia="微软雅黑" w:hAnsi="微软雅黑" w:cs="微软雅黑"/>
                <w:spacing w:val="-11"/>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11"/>
                <w:w w:val="85"/>
                <w:sz w:val="14"/>
                <w:szCs w:val="14"/>
              </w:rPr>
              <w:t xml:space="preserve"> </w:t>
            </w:r>
            <w:r>
              <w:rPr>
                <w:rFonts w:ascii="微软雅黑" w:eastAsia="微软雅黑" w:hAnsi="微软雅黑" w:cs="微软雅黑"/>
                <w:w w:val="85"/>
                <w:sz w:val="14"/>
                <w:szCs w:val="14"/>
              </w:rPr>
              <w:t>BSON(“name”&lt;&lt;1)</w:t>
            </w:r>
            <w:r>
              <w:rPr>
                <w:rFonts w:ascii="微软雅黑" w:eastAsia="微软雅黑" w:hAnsi="微软雅黑" w:cs="微软雅黑"/>
                <w:spacing w:val="-11"/>
                <w:w w:val="85"/>
                <w:sz w:val="14"/>
                <w:szCs w:val="14"/>
              </w:rPr>
              <w:t xml:space="preserve"> </w:t>
            </w:r>
            <w:r>
              <w:rPr>
                <w:rFonts w:ascii="微软雅黑" w:eastAsia="微软雅黑" w:hAnsi="微软雅黑" w:cs="微软雅黑"/>
                <w:w w:val="85"/>
                <w:sz w:val="14"/>
                <w:szCs w:val="14"/>
              </w:rPr>
              <w:t>;</w:t>
            </w:r>
          </w:p>
          <w:p w:rsidR="00737AD2" w:rsidRDefault="007003A1">
            <w:pPr>
              <w:pStyle w:val="TableParagraph"/>
              <w:spacing w:before="63" w:line="168" w:lineRule="auto"/>
              <w:ind w:left="50" w:right="106"/>
              <w:rPr>
                <w:rFonts w:ascii="微软雅黑" w:eastAsia="微软雅黑" w:hAnsi="微软雅黑" w:cs="微软雅黑"/>
                <w:sz w:val="14"/>
                <w:szCs w:val="14"/>
              </w:rPr>
            </w:pPr>
            <w:r>
              <w:rPr>
                <w:rFonts w:ascii="微软雅黑" w:eastAsia="微软雅黑" w:hAnsi="微软雅黑" w:cs="微软雅黑"/>
                <w:w w:val="95"/>
                <w:sz w:val="14"/>
                <w:szCs w:val="14"/>
              </w:rPr>
              <w:t>collection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w w:val="93"/>
                <w:sz w:val="14"/>
                <w:szCs w:val="14"/>
              </w:rPr>
              <w:t xml:space="preserve"> </w:t>
            </w:r>
            <w:r>
              <w:rPr>
                <w:rFonts w:ascii="微软雅黑" w:eastAsia="微软雅黑" w:hAnsi="微软雅黑" w:cs="微软雅黑"/>
                <w:w w:val="95"/>
                <w:sz w:val="14"/>
                <w:szCs w:val="14"/>
              </w:rPr>
              <w:t>orderBy</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tc>
      </w:tr>
      <w:tr w:rsidR="00737AD2">
        <w:trPr>
          <w:trHeight w:hRule="exact" w:val="1449"/>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before="3" w:line="168" w:lineRule="auto"/>
              <w:ind w:left="40" w:right="43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age&lt;30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40" w:right="1373"/>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ind w:left="40"/>
              <w:rPr>
                <w:rFonts w:ascii="微软雅黑" w:eastAsia="微软雅黑" w:hAnsi="微软雅黑" w:cs="微软雅黑"/>
                <w:sz w:val="14"/>
                <w:szCs w:val="14"/>
              </w:rPr>
            </w:pPr>
            <w:r>
              <w:rPr>
                <w:rFonts w:ascii="微软雅黑" w:eastAsia="微软雅黑" w:hAnsi="微软雅黑" w:cs="微软雅黑"/>
                <w:w w:val="75"/>
                <w:sz w:val="14"/>
                <w:szCs w:val="14"/>
              </w:rPr>
              <w:t xml:space="preserve">condition </w:t>
            </w:r>
            <w:r>
              <w:rPr>
                <w:rFonts w:ascii="微软雅黑" w:eastAsia="微软雅黑" w:hAnsi="微软雅黑" w:cs="微软雅黑"/>
                <w:spacing w:val="10"/>
                <w:w w:val="75"/>
                <w:sz w:val="14"/>
                <w:szCs w:val="14"/>
              </w:rPr>
              <w:t xml:space="preserve"> </w:t>
            </w:r>
            <w:r>
              <w:rPr>
                <w:rFonts w:ascii="微软雅黑" w:eastAsia="微软雅黑" w:hAnsi="微软雅黑" w:cs="微软雅黑"/>
                <w:w w:val="75"/>
                <w:sz w:val="14"/>
                <w:szCs w:val="14"/>
              </w:rPr>
              <w:t xml:space="preserve">= </w:t>
            </w:r>
            <w:r>
              <w:rPr>
                <w:rFonts w:ascii="微软雅黑" w:eastAsia="微软雅黑" w:hAnsi="微软雅黑" w:cs="微软雅黑"/>
                <w:spacing w:val="10"/>
                <w:w w:val="75"/>
                <w:sz w:val="14"/>
                <w:szCs w:val="14"/>
              </w:rPr>
              <w:t xml:space="preserve"> </w:t>
            </w:r>
            <w:r>
              <w:rPr>
                <w:rFonts w:ascii="微软雅黑" w:eastAsia="微软雅黑" w:hAnsi="微软雅黑" w:cs="微软雅黑"/>
                <w:w w:val="75"/>
                <w:sz w:val="14"/>
                <w:szCs w:val="14"/>
              </w:rPr>
              <w:t>BSON(“age”&lt;&lt;BSON(“$gt”&lt;&lt;20&lt;&lt;”</w:t>
            </w:r>
          </w:p>
          <w:p w:rsidR="00737AD2" w:rsidRDefault="007003A1">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80"/>
                <w:sz w:val="14"/>
                <w:szCs w:val="14"/>
              </w:rPr>
              <w:t>$lt”&lt;&lt;30))</w:t>
            </w:r>
            <w:r>
              <w:rPr>
                <w:rFonts w:ascii="微软雅黑" w:eastAsia="微软雅黑" w:hAnsi="微软雅黑" w:cs="微软雅黑"/>
                <w:spacing w:val="-7"/>
                <w:w w:val="80"/>
                <w:sz w:val="14"/>
                <w:szCs w:val="14"/>
              </w:rPr>
              <w:t xml:space="preserve"> </w:t>
            </w:r>
            <w:r>
              <w:rPr>
                <w:rFonts w:ascii="微软雅黑" w:eastAsia="微软雅黑" w:hAnsi="微软雅黑" w:cs="微软雅黑"/>
                <w:w w:val="80"/>
                <w:sz w:val="14"/>
                <w:szCs w:val="14"/>
              </w:rPr>
              <w:t>;</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collection</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tc>
      </w:tr>
      <w:tr w:rsidR="00737AD2">
        <w:trPr>
          <w:trHeight w:hRule="exact" w:val="2384"/>
        </w:trPr>
        <w:tc>
          <w:tcPr>
            <w:tcW w:w="3074"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p w:rsidR="00737AD2" w:rsidRDefault="00737AD2">
            <w:pPr>
              <w:pStyle w:val="TableParagraph"/>
              <w:spacing w:before="3" w:line="150" w:lineRule="exact"/>
              <w:rPr>
                <w:sz w:val="15"/>
                <w:szCs w:val="15"/>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tc>
        <w:tc>
          <w:tcPr>
            <w:tcW w:w="3241" w:type="dxa"/>
            <w:tcBorders>
              <w:top w:val="single" w:sz="8" w:space="0" w:color="000000"/>
              <w:left w:val="nil"/>
              <w:bottom w:val="single" w:sz="8" w:space="0" w:color="000000"/>
              <w:right w:val="nil"/>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737AD2" w:rsidRDefault="007003A1">
            <w:pPr>
              <w:pStyle w:val="TableParagraph"/>
              <w:spacing w:line="16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{name:1},false)</w:t>
            </w:r>
          </w:p>
          <w:p w:rsidR="00737AD2" w:rsidRDefault="00737AD2">
            <w:pPr>
              <w:pStyle w:val="TableParagraph"/>
              <w:spacing w:before="5" w:line="180" w:lineRule="exact"/>
              <w:rPr>
                <w:sz w:val="18"/>
                <w:szCs w:val="18"/>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003A1">
            <w:pPr>
              <w:pStyle w:val="TableParagraph"/>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tc>
        <w:tc>
          <w:tcPr>
            <w:tcW w:w="3157"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5"/>
                <w:sz w:val="14"/>
                <w:szCs w:val="14"/>
              </w:rPr>
              <w:t>BSONObj</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85"/>
                <w:sz w:val="14"/>
                <w:szCs w:val="14"/>
              </w:rPr>
              <w:t>obj</w:t>
            </w:r>
            <w:r>
              <w:rPr>
                <w:rFonts w:ascii="微软雅黑" w:eastAsia="微软雅黑" w:hAnsi="微软雅黑" w:cs="微软雅黑"/>
                <w:spacing w:val="-15"/>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14"/>
                <w:w w:val="85"/>
                <w:sz w:val="14"/>
                <w:szCs w:val="14"/>
              </w:rPr>
              <w:t xml:space="preserve"> </w:t>
            </w:r>
            <w:r>
              <w:rPr>
                <w:rFonts w:ascii="微软雅黑" w:eastAsia="微软雅黑" w:hAnsi="微软雅黑" w:cs="微软雅黑"/>
                <w:w w:val="85"/>
                <w:sz w:val="14"/>
                <w:szCs w:val="14"/>
              </w:rPr>
              <w:t>BSON(</w:t>
            </w:r>
            <w:r>
              <w:rPr>
                <w:rFonts w:ascii="微软雅黑" w:eastAsia="微软雅黑" w:hAnsi="微软雅黑" w:cs="微软雅黑"/>
                <w:spacing w:val="-14"/>
                <w:w w:val="85"/>
                <w:sz w:val="14"/>
                <w:szCs w:val="14"/>
              </w:rPr>
              <w:t xml:space="preserve"> </w:t>
            </w:r>
            <w:r>
              <w:rPr>
                <w:rFonts w:ascii="微软雅黑" w:eastAsia="微软雅黑" w:hAnsi="微软雅黑" w:cs="微软雅黑"/>
                <w:w w:val="85"/>
                <w:sz w:val="14"/>
                <w:szCs w:val="14"/>
              </w:rPr>
              <w:t>“name”&lt;&lt;1</w:t>
            </w:r>
            <w:r>
              <w:rPr>
                <w:rFonts w:ascii="微软雅黑" w:eastAsia="微软雅黑" w:hAnsi="微软雅黑" w:cs="微软雅黑"/>
                <w:spacing w:val="-14"/>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14"/>
                <w:w w:val="85"/>
                <w:sz w:val="14"/>
                <w:szCs w:val="14"/>
              </w:rPr>
              <w:t xml:space="preserve"> </w:t>
            </w:r>
            <w:r>
              <w:rPr>
                <w:rFonts w:ascii="微软雅黑" w:eastAsia="微软雅黑" w:hAnsi="微软雅黑" w:cs="微软雅黑"/>
                <w:w w:val="85"/>
                <w:sz w:val="14"/>
                <w:szCs w:val="14"/>
              </w:rPr>
              <w:t>;</w:t>
            </w:r>
          </w:p>
          <w:p w:rsidR="00737AD2" w:rsidRDefault="007003A1">
            <w:pPr>
              <w:pStyle w:val="TableParagraph"/>
              <w:spacing w:before="73" w:line="168" w:lineRule="auto"/>
              <w:ind w:left="50"/>
              <w:rPr>
                <w:rFonts w:ascii="微软雅黑" w:eastAsia="微软雅黑" w:hAnsi="微软雅黑" w:cs="微软雅黑"/>
                <w:sz w:val="14"/>
                <w:szCs w:val="14"/>
              </w:rPr>
            </w:pPr>
            <w:r>
              <w:rPr>
                <w:rFonts w:ascii="微软雅黑" w:eastAsia="微软雅黑" w:hAnsi="微软雅黑" w:cs="微软雅黑"/>
                <w:w w:val="90"/>
                <w:sz w:val="14"/>
                <w:szCs w:val="14"/>
              </w:rPr>
              <w:t>collection.createIndex</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&amp;obj,</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“testIndex”,</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FALSE,</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40" w:line="253" w:lineRule="auto"/>
              <w:ind w:left="50" w:right="1167"/>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ind w:left="50"/>
              <w:rPr>
                <w:rFonts w:ascii="微软雅黑" w:eastAsia="微软雅黑" w:hAnsi="微软雅黑" w:cs="微软雅黑"/>
                <w:sz w:val="14"/>
                <w:szCs w:val="14"/>
              </w:rPr>
            </w:pPr>
            <w:r>
              <w:rPr>
                <w:rFonts w:ascii="微软雅黑" w:eastAsia="微软雅黑" w:hAnsi="微软雅黑" w:cs="微软雅黑"/>
                <w:w w:val="95"/>
                <w:sz w:val="14"/>
                <w:szCs w:val="14"/>
              </w:rPr>
              <w:t>sdbCursor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cursor</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73" w:line="168" w:lineRule="auto"/>
              <w:ind w:left="50" w:right="157"/>
              <w:rPr>
                <w:rFonts w:ascii="微软雅黑" w:eastAsia="微软雅黑" w:hAnsi="微软雅黑" w:cs="微软雅黑"/>
                <w:sz w:val="14"/>
                <w:szCs w:val="14"/>
              </w:rPr>
            </w:pPr>
            <w:r>
              <w:rPr>
                <w:rFonts w:ascii="微软雅黑" w:eastAsia="微软雅黑" w:hAnsi="微软雅黑" w:cs="微软雅黑"/>
                <w:w w:val="95"/>
                <w:sz w:val="14"/>
                <w:szCs w:val="14"/>
              </w:rPr>
              <w:t>collection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(cursor,obj,</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10, 20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tc>
      </w:tr>
      <w:tr w:rsidR="00737AD2">
        <w:trPr>
          <w:trHeight w:hRule="exact" w:val="954"/>
        </w:trPr>
        <w:tc>
          <w:tcPr>
            <w:tcW w:w="3074" w:type="dxa"/>
            <w:tcBorders>
              <w:top w:val="single" w:sz="8" w:space="0" w:color="000000"/>
              <w:left w:val="single" w:sz="8" w:space="0" w:color="000000"/>
              <w:bottom w:val="nil"/>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tc>
        <w:tc>
          <w:tcPr>
            <w:tcW w:w="3241" w:type="dxa"/>
            <w:tcBorders>
              <w:top w:val="single" w:sz="8" w:space="0" w:color="000000"/>
              <w:left w:val="nil"/>
              <w:bottom w:val="nil"/>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53" w:lineRule="auto"/>
              <w:ind w:left="40" w:right="1373"/>
              <w:rPr>
                <w:rFonts w:ascii="微软雅黑" w:eastAsia="微软雅黑" w:hAnsi="微软雅黑" w:cs="微软雅黑"/>
                <w:sz w:val="14"/>
                <w:szCs w:val="14"/>
              </w:rPr>
            </w:pPr>
            <w:r>
              <w:rPr>
                <w:rFonts w:ascii="微软雅黑" w:eastAsia="微软雅黑" w:hAnsi="微软雅黑" w:cs="微软雅黑"/>
                <w:w w:val="95"/>
                <w:sz w:val="14"/>
                <w:szCs w:val="14"/>
              </w:rPr>
              <w:t>SINT64</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BSONObj</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3"/>
              <w:ind w:left="40"/>
              <w:rPr>
                <w:rFonts w:ascii="微软雅黑" w:eastAsia="微软雅黑" w:hAnsi="微软雅黑" w:cs="微软雅黑"/>
                <w:sz w:val="14"/>
                <w:szCs w:val="14"/>
              </w:rPr>
            </w:pPr>
            <w:r>
              <w:rPr>
                <w:rFonts w:ascii="微软雅黑" w:eastAsia="微软雅黑" w:hAnsi="微软雅黑" w:cs="微软雅黑"/>
                <w:w w:val="80"/>
                <w:sz w:val="14"/>
                <w:szCs w:val="14"/>
              </w:rPr>
              <w:t>Condition</w:t>
            </w:r>
            <w:r>
              <w:rPr>
                <w:rFonts w:ascii="微软雅黑" w:eastAsia="微软雅黑" w:hAnsi="微软雅黑" w:cs="微软雅黑"/>
                <w:spacing w:val="-1"/>
                <w:w w:val="80"/>
                <w:sz w:val="14"/>
                <w:szCs w:val="14"/>
              </w:rPr>
              <w:t xml:space="preserve"> </w:t>
            </w:r>
            <w:r>
              <w:rPr>
                <w:rFonts w:ascii="微软雅黑" w:eastAsia="微软雅黑" w:hAnsi="微软雅黑" w:cs="微软雅黑"/>
                <w:w w:val="80"/>
                <w:sz w:val="14"/>
                <w:szCs w:val="14"/>
              </w:rPr>
              <w:t>= BSON( “age”&lt;&lt;BSON(“$gt”&lt;&lt;20)) ;</w:t>
            </w:r>
          </w:p>
        </w:tc>
      </w:tr>
    </w:tbl>
    <w:p w:rsidR="00737AD2" w:rsidRDefault="00737AD2">
      <w:pPr>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10" w:line="150" w:lineRule="exact"/>
        <w:rPr>
          <w:sz w:val="15"/>
          <w:szCs w:val="15"/>
        </w:rPr>
      </w:pPr>
    </w:p>
    <w:p w:rsidR="00737AD2" w:rsidRDefault="00EC10B3">
      <w:pPr>
        <w:tabs>
          <w:tab w:val="left" w:pos="4141"/>
          <w:tab w:val="left" w:pos="7298"/>
        </w:tabs>
        <w:spacing w:before="9"/>
        <w:ind w:left="983"/>
        <w:rPr>
          <w:rFonts w:ascii="微软雅黑" w:eastAsia="微软雅黑" w:hAnsi="微软雅黑" w:cs="微软雅黑"/>
          <w:sz w:val="14"/>
          <w:szCs w:val="14"/>
        </w:rPr>
      </w:pPr>
      <w:r w:rsidRPr="00EC10B3">
        <w:rPr>
          <w:rFonts w:eastAsiaTheme="minorHAnsi"/>
        </w:rPr>
        <w:pict>
          <v:group id="_x0000_s3097" style="position:absolute;left:0;text-align:left;margin-left:81.2pt;margin-top:2.55pt;width:474.6pt;height:127.2pt;z-index:-25573;mso-position-horizontal-relative:page" coordorigin="1624,51" coordsize="9492,2544">
            <v:group id="_x0000_s3144" style="position:absolute;left:1634;top:61;width:3157;height:2" coordorigin="1634,61" coordsize="3157,2">
              <v:shape id="_x0000_s3145" style="position:absolute;left:1634;top:61;width:3157;height:2" coordorigin="1634,61" coordsize="3157,0" path="m1634,61r3157,e" filled="f" strokeweight="1pt">
                <v:path arrowok="t"/>
              </v:shape>
            </v:group>
            <v:group id="_x0000_s3142" style="position:absolute;left:1634;top:61;width:2;height:228" coordorigin="1634,61" coordsize="2,228">
              <v:shape id="_x0000_s3143" style="position:absolute;left:1634;top:61;width:2;height:228" coordorigin="1634,61" coordsize="0,228" path="m1634,61r,228e" filled="f" strokeweight="1pt">
                <v:path arrowok="t"/>
              </v:shape>
            </v:group>
            <v:group id="_x0000_s3140" style="position:absolute;left:7949;top:61;width:2;height:228" coordorigin="7949,61" coordsize="2,228">
              <v:shape id="_x0000_s3141" style="position:absolute;left:7949;top:61;width:2;height:228" coordorigin="7949,61" coordsize="0,228" path="m7949,61r,228e" filled="f" strokeweight="1pt">
                <v:path arrowok="t"/>
              </v:shape>
            </v:group>
            <v:group id="_x0000_s3138" style="position:absolute;left:11106;top:61;width:2;height:228" coordorigin="11106,61" coordsize="2,228">
              <v:shape id="_x0000_s3139" style="position:absolute;left:11106;top:61;width:2;height:228" coordorigin="11106,61" coordsize="0,228" path="m11106,61r,228e" filled="f" strokeweight="1pt">
                <v:path arrowok="t"/>
              </v:shape>
            </v:group>
            <v:group id="_x0000_s3136" style="position:absolute;left:7949;top:61;width:2;height:228" coordorigin="7949,61" coordsize="2,228">
              <v:shape id="_x0000_s3137" style="position:absolute;left:7949;top:61;width:2;height:228" coordorigin="7949,61" coordsize="0,228" path="m7949,61r,228e" filled="f" strokeweight="1pt">
                <v:path arrowok="t"/>
              </v:shape>
            </v:group>
            <v:group id="_x0000_s3134" style="position:absolute;left:1634;top:537;width:3157;height:2" coordorigin="1634,537" coordsize="3157,2">
              <v:shape id="_x0000_s3135" style="position:absolute;left:1634;top:537;width:3157;height:2" coordorigin="1634,537" coordsize="3157,0" path="m1634,537r3157,e" filled="f" strokeweight="1pt">
                <v:path arrowok="t"/>
              </v:shape>
            </v:group>
            <v:group id="_x0000_s3132" style="position:absolute;left:1634;top:289;width:2;height:248" coordorigin="1634,289" coordsize="2,248">
              <v:shape id="_x0000_s3133" style="position:absolute;left:1634;top:289;width:2;height:248" coordorigin="1634,289" coordsize="0,248" path="m1634,289r,248e" filled="f" strokeweight="1pt">
                <v:path arrowok="t"/>
              </v:shape>
            </v:group>
            <v:group id="_x0000_s3130" style="position:absolute;left:7949;top:289;width:2;height:248" coordorigin="7949,289" coordsize="2,248">
              <v:shape id="_x0000_s3131" style="position:absolute;left:7949;top:289;width:2;height:248" coordorigin="7949,289" coordsize="0,248" path="m7949,289r,248e" filled="f" strokeweight="1pt">
                <v:path arrowok="t"/>
              </v:shape>
            </v:group>
            <v:group id="_x0000_s3128" style="position:absolute;left:4791;top:537;width:3157;height:2" coordorigin="4791,537" coordsize="3157,2">
              <v:shape id="_x0000_s3129" style="position:absolute;left:4791;top:537;width:3157;height:2" coordorigin="4791,537" coordsize="3157,0" path="m4791,537r3158,e" filled="f" strokeweight="1pt">
                <v:path arrowok="t"/>
              </v:shape>
            </v:group>
            <v:group id="_x0000_s3126" style="position:absolute;left:11106;top:289;width:2;height:248" coordorigin="11106,289" coordsize="2,248">
              <v:shape id="_x0000_s3127" style="position:absolute;left:11106;top:289;width:2;height:248" coordorigin="11106,289" coordsize="0,248" path="m11106,289r,248e" filled="f" strokeweight="1pt">
                <v:path arrowok="t"/>
              </v:shape>
            </v:group>
            <v:group id="_x0000_s3124" style="position:absolute;left:7949;top:537;width:3157;height:2" coordorigin="7949,537" coordsize="3157,2">
              <v:shape id="_x0000_s3125" style="position:absolute;left:7949;top:537;width:3157;height:2" coordorigin="7949,537" coordsize="3157,0" path="m7949,537r3157,e" filled="f" strokeweight="1pt">
                <v:path arrowok="t"/>
              </v:shape>
            </v:group>
            <v:group id="_x0000_s3122" style="position:absolute;left:7949;top:289;width:2;height:248" coordorigin="7949,289" coordsize="2,248">
              <v:shape id="_x0000_s3123" style="position:absolute;left:7949;top:289;width:2;height:248" coordorigin="7949,289" coordsize="0,248" path="m7949,289r,248e" filled="f" strokeweight="1pt">
                <v:path arrowok="t"/>
              </v:shape>
            </v:group>
            <v:group id="_x0000_s3120" style="position:absolute;left:1634;top:537;width:3157;height:2" coordorigin="1634,537" coordsize="3157,2">
              <v:shape id="_x0000_s3121" style="position:absolute;left:1634;top:537;width:3157;height:2" coordorigin="1634,537" coordsize="3157,0" path="m1634,537r3157,e" filled="f" strokeweight="1pt">
                <v:path arrowok="t"/>
              </v:shape>
            </v:group>
            <v:group id="_x0000_s3118" style="position:absolute;left:1634;top:537;width:2;height:1276" coordorigin="1634,537" coordsize="2,1276">
              <v:shape id="_x0000_s3119" style="position:absolute;left:1634;top:537;width:2;height:1276" coordorigin="1634,537" coordsize="0,1276" path="m1634,537r,1276e" filled="f" strokeweight="1pt">
                <v:path arrowok="t"/>
              </v:shape>
            </v:group>
            <v:group id="_x0000_s3116" style="position:absolute;left:4791;top:537;width:3157;height:2" coordorigin="4791,537" coordsize="3157,2">
              <v:shape id="_x0000_s3117" style="position:absolute;left:4791;top:537;width:3157;height:2" coordorigin="4791,537" coordsize="3157,0" path="m4791,537r3158,e" filled="f" strokeweight="1pt">
                <v:path arrowok="t"/>
              </v:shape>
            </v:group>
            <v:group id="_x0000_s3114" style="position:absolute;left:7949;top:537;width:2;height:1276" coordorigin="7949,537" coordsize="2,1276">
              <v:shape id="_x0000_s3115" style="position:absolute;left:7949;top:537;width:2;height:1276" coordorigin="7949,537" coordsize="0,1276" path="m7949,537r,1276e" filled="f" strokeweight="1pt">
                <v:path arrowok="t"/>
              </v:shape>
            </v:group>
            <v:group id="_x0000_s3112" style="position:absolute;left:7949;top:537;width:3157;height:2" coordorigin="7949,537" coordsize="3157,2">
              <v:shape id="_x0000_s3113" style="position:absolute;left:7949;top:537;width:3157;height:2" coordorigin="7949,537" coordsize="3157,0" path="m7949,537r3157,e" filled="f" strokeweight="1pt">
                <v:path arrowok="t"/>
              </v:shape>
            </v:group>
            <v:group id="_x0000_s3110" style="position:absolute;left:11106;top:537;width:2;height:1276" coordorigin="11106,537" coordsize="2,1276">
              <v:shape id="_x0000_s3111" style="position:absolute;left:11106;top:537;width:2;height:1276" coordorigin="11106,537" coordsize="0,1276" path="m11106,537r,1276e" filled="f" strokeweight="1pt">
                <v:path arrowok="t"/>
              </v:shape>
            </v:group>
            <v:group id="_x0000_s3108" style="position:absolute;left:7949;top:537;width:2;height:1276" coordorigin="7949,537" coordsize="2,1276">
              <v:shape id="_x0000_s3109" style="position:absolute;left:7949;top:537;width:2;height:1276" coordorigin="7949,537" coordsize="0,1276" path="m7949,537r,1276e" filled="f" strokeweight="1pt">
                <v:path arrowok="t"/>
              </v:shape>
            </v:group>
            <v:group id="_x0000_s3106" style="position:absolute;left:1634;top:2585;width:3157;height:2" coordorigin="1634,2585" coordsize="3157,2">
              <v:shape id="_x0000_s3107" style="position:absolute;left:1634;top:2585;width:3157;height:2" coordorigin="1634,2585" coordsize="3157,0" path="m1634,2585r3157,e" filled="f" strokeweight="1pt">
                <v:path arrowok="t"/>
              </v:shape>
            </v:group>
            <v:group id="_x0000_s3104" style="position:absolute;left:1634;top:1813;width:2;height:772" coordorigin="1634,1813" coordsize="2,772">
              <v:shape id="_x0000_s3105" style="position:absolute;left:1634;top:1813;width:2;height:772" coordorigin="1634,1813" coordsize="0,772" path="m1634,1813r,772e" filled="f" strokeweight="1pt">
                <v:path arrowok="t"/>
              </v:shape>
            </v:group>
            <v:group id="_x0000_s3102" style="position:absolute;left:7949;top:1813;width:2;height:772" coordorigin="7949,1813" coordsize="2,772">
              <v:shape id="_x0000_s3103" style="position:absolute;left:7949;top:1813;width:2;height:772" coordorigin="7949,1813" coordsize="0,772" path="m7949,1813r,772e" filled="f" strokeweight="1pt">
                <v:path arrowok="t"/>
              </v:shape>
            </v:group>
            <v:group id="_x0000_s3100" style="position:absolute;left:11106;top:1813;width:2;height:772" coordorigin="11106,1813" coordsize="2,772">
              <v:shape id="_x0000_s3101" style="position:absolute;left:11106;top:1813;width:2;height:772" coordorigin="11106,1813" coordsize="0,772" path="m11106,1813r,772e" filled="f" strokeweight="1pt">
                <v:path arrowok="t"/>
              </v:shape>
            </v:group>
            <v:group id="_x0000_s3098" style="position:absolute;left:7949;top:1813;width:2;height:772" coordorigin="7949,1813" coordsize="2,772">
              <v:shape id="_x0000_s3099" style="position:absolute;left:7949;top:1813;width:2;height:772" coordorigin="7949,1813" coordsize="0,772" path="m7949,1813r,772e" filled="f" strokeweight="1pt">
                <v:path arrowok="t"/>
              </v:shape>
            </v:group>
            <w10:wrap anchorx="page"/>
          </v:group>
        </w:pict>
      </w:r>
      <w:r w:rsidR="007003A1">
        <w:rPr>
          <w:rFonts w:ascii="微软雅黑" w:eastAsia="微软雅黑" w:hAnsi="微软雅黑" w:cs="微软雅黑"/>
          <w:w w:val="90"/>
          <w:sz w:val="14"/>
          <w:szCs w:val="14"/>
        </w:rPr>
        <w:t>SQL</w:t>
      </w:r>
      <w:r w:rsidR="007003A1">
        <w:rPr>
          <w:rFonts w:ascii="微软雅黑" w:eastAsia="微软雅黑" w:hAnsi="微软雅黑" w:cs="微软雅黑"/>
          <w:w w:val="90"/>
          <w:sz w:val="14"/>
          <w:szCs w:val="14"/>
        </w:rPr>
        <w:tab/>
        <w:t>SequoiaDB</w:t>
      </w:r>
      <w:r w:rsidR="007003A1">
        <w:rPr>
          <w:rFonts w:ascii="微软雅黑" w:eastAsia="微软雅黑" w:hAnsi="微软雅黑" w:cs="微软雅黑"/>
          <w:spacing w:val="-1"/>
          <w:w w:val="90"/>
          <w:sz w:val="14"/>
          <w:szCs w:val="14"/>
        </w:rPr>
        <w:t xml:space="preserve"> </w:t>
      </w:r>
      <w:r w:rsidR="007003A1">
        <w:rPr>
          <w:rFonts w:ascii="微软雅黑" w:eastAsia="微软雅黑" w:hAnsi="微软雅黑" w:cs="微软雅黑"/>
          <w:w w:val="90"/>
          <w:sz w:val="14"/>
          <w:szCs w:val="14"/>
        </w:rPr>
        <w:t>shell</w:t>
      </w:r>
      <w:r w:rsidR="007003A1">
        <w:rPr>
          <w:rFonts w:ascii="微软雅黑" w:eastAsia="微软雅黑" w:hAnsi="微软雅黑" w:cs="微软雅黑"/>
          <w:w w:val="90"/>
          <w:sz w:val="14"/>
          <w:szCs w:val="14"/>
        </w:rPr>
        <w:tab/>
        <w:t>C++</w:t>
      </w:r>
      <w:r w:rsidR="007003A1">
        <w:rPr>
          <w:rFonts w:ascii="微软雅黑" w:eastAsia="微软雅黑" w:hAnsi="微软雅黑" w:cs="微软雅黑"/>
          <w:spacing w:val="-13"/>
          <w:w w:val="90"/>
          <w:sz w:val="14"/>
          <w:szCs w:val="14"/>
        </w:rPr>
        <w:t xml:space="preserve"> </w:t>
      </w:r>
      <w:r w:rsidR="007003A1">
        <w:rPr>
          <w:rFonts w:ascii="微软雅黑" w:eastAsia="微软雅黑" w:hAnsi="微软雅黑" w:cs="微软雅黑"/>
          <w:w w:val="90"/>
          <w:sz w:val="14"/>
          <w:szCs w:val="14"/>
        </w:rPr>
        <w:t>Driver</w:t>
      </w:r>
    </w:p>
    <w:p w:rsidR="00737AD2" w:rsidRDefault="007003A1">
      <w:pPr>
        <w:spacing w:line="208" w:lineRule="exact"/>
        <w:ind w:right="629"/>
        <w:jc w:val="right"/>
        <w:rPr>
          <w:rFonts w:ascii="微软雅黑" w:eastAsia="微软雅黑" w:hAnsi="微软雅黑" w:cs="微软雅黑"/>
          <w:sz w:val="14"/>
          <w:szCs w:val="14"/>
        </w:rPr>
      </w:pPr>
      <w:r>
        <w:rPr>
          <w:rFonts w:ascii="微软雅黑" w:eastAsia="微软雅黑" w:hAnsi="微软雅黑" w:cs="微软雅黑"/>
          <w:w w:val="95"/>
          <w:sz w:val="14"/>
          <w:szCs w:val="14"/>
        </w:rPr>
        <w:t>collection.getCount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w:t>
      </w:r>
    </w:p>
    <w:p w:rsidR="00737AD2" w:rsidRDefault="007003A1">
      <w:pPr>
        <w:tabs>
          <w:tab w:val="left" w:pos="4141"/>
          <w:tab w:val="left" w:pos="7298"/>
        </w:tabs>
        <w:spacing w:before="29"/>
        <w:ind w:left="983"/>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b=-1</w:t>
      </w:r>
      <w:r>
        <w:rPr>
          <w:rFonts w:ascii="微软雅黑" w:eastAsia="微软雅黑" w:hAnsi="微软雅黑" w:cs="微软雅黑"/>
          <w:w w:val="95"/>
          <w:sz w:val="14"/>
          <w:szCs w:val="14"/>
        </w:rPr>
        <w:tab/>
        <w:t>db.foo.bar.update({$set:{a:2}},{b:-1})</w:t>
      </w:r>
      <w:r>
        <w:rPr>
          <w:rFonts w:ascii="微软雅黑" w:eastAsia="微软雅黑" w:hAnsi="微软雅黑" w:cs="微软雅黑"/>
          <w:w w:val="95"/>
          <w:sz w:val="14"/>
          <w:szCs w:val="14"/>
        </w:rPr>
        <w:tab/>
        <w:t>sdbCollection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w:t>
      </w:r>
    </w:p>
    <w:p w:rsidR="00737AD2" w:rsidRDefault="007003A1">
      <w:pPr>
        <w:spacing w:before="13" w:line="253" w:lineRule="auto"/>
        <w:ind w:left="7298" w:right="102"/>
        <w:rPr>
          <w:rFonts w:ascii="微软雅黑" w:eastAsia="微软雅黑" w:hAnsi="微软雅黑" w:cs="微软雅黑"/>
          <w:sz w:val="14"/>
          <w:szCs w:val="14"/>
        </w:rPr>
      </w:pPr>
      <w:r>
        <w:rPr>
          <w:rFonts w:ascii="微软雅黑" w:eastAsia="微软雅黑" w:hAnsi="微软雅黑" w:cs="微软雅黑"/>
          <w:w w:val="80"/>
          <w:sz w:val="14"/>
          <w:szCs w:val="14"/>
        </w:rPr>
        <w:t>BSONObj</w:t>
      </w:r>
      <w:r>
        <w:rPr>
          <w:rFonts w:ascii="微软雅黑" w:eastAsia="微软雅黑" w:hAnsi="微软雅黑" w:cs="微软雅黑"/>
          <w:spacing w:val="20"/>
          <w:w w:val="80"/>
          <w:sz w:val="14"/>
          <w:szCs w:val="14"/>
        </w:rPr>
        <w:t xml:space="preserve"> </w:t>
      </w:r>
      <w:r>
        <w:rPr>
          <w:rFonts w:ascii="微软雅黑" w:eastAsia="微软雅黑" w:hAnsi="微软雅黑" w:cs="微软雅黑"/>
          <w:w w:val="80"/>
          <w:sz w:val="14"/>
          <w:szCs w:val="14"/>
        </w:rPr>
        <w:t>condition</w:t>
      </w:r>
      <w:r>
        <w:rPr>
          <w:rFonts w:ascii="微软雅黑" w:eastAsia="微软雅黑" w:hAnsi="微软雅黑" w:cs="微软雅黑"/>
          <w:spacing w:val="20"/>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spacing w:val="20"/>
          <w:w w:val="80"/>
          <w:sz w:val="14"/>
          <w:szCs w:val="14"/>
        </w:rPr>
        <w:t xml:space="preserve"> </w:t>
      </w:r>
      <w:r>
        <w:rPr>
          <w:rFonts w:ascii="微软雅黑" w:eastAsia="微软雅黑" w:hAnsi="微软雅黑" w:cs="微软雅黑"/>
          <w:w w:val="80"/>
          <w:sz w:val="14"/>
          <w:szCs w:val="14"/>
        </w:rPr>
        <w:t>BSON(</w:t>
      </w:r>
      <w:r>
        <w:rPr>
          <w:rFonts w:ascii="微软雅黑" w:eastAsia="微软雅黑" w:hAnsi="微软雅黑" w:cs="微软雅黑"/>
          <w:spacing w:val="19"/>
          <w:w w:val="80"/>
          <w:sz w:val="14"/>
          <w:szCs w:val="14"/>
        </w:rPr>
        <w:t xml:space="preserve"> </w:t>
      </w:r>
      <w:r>
        <w:rPr>
          <w:rFonts w:ascii="微软雅黑" w:eastAsia="微软雅黑" w:hAnsi="微软雅黑" w:cs="微软雅黑"/>
          <w:w w:val="80"/>
          <w:sz w:val="14"/>
          <w:szCs w:val="14"/>
        </w:rPr>
        <w:t>“b”&lt;&lt;1</w:t>
      </w:r>
      <w:r>
        <w:rPr>
          <w:rFonts w:ascii="微软雅黑" w:eastAsia="微软雅黑" w:hAnsi="微软雅黑" w:cs="微软雅黑"/>
          <w:spacing w:val="20"/>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spacing w:val="20"/>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80"/>
          <w:sz w:val="14"/>
          <w:szCs w:val="14"/>
        </w:rPr>
        <w:t>BSONObj</w:t>
      </w:r>
      <w:r>
        <w:rPr>
          <w:rFonts w:ascii="微软雅黑" w:eastAsia="微软雅黑" w:hAnsi="微软雅黑" w:cs="微软雅黑"/>
          <w:spacing w:val="8"/>
          <w:w w:val="80"/>
          <w:sz w:val="14"/>
          <w:szCs w:val="14"/>
        </w:rPr>
        <w:t xml:space="preserve"> </w:t>
      </w:r>
      <w:r>
        <w:rPr>
          <w:rFonts w:ascii="微软雅黑" w:eastAsia="微软雅黑" w:hAnsi="微软雅黑" w:cs="微软雅黑"/>
          <w:w w:val="80"/>
          <w:sz w:val="14"/>
          <w:szCs w:val="14"/>
        </w:rPr>
        <w:t>rule</w:t>
      </w:r>
      <w:r>
        <w:rPr>
          <w:rFonts w:ascii="微软雅黑" w:eastAsia="微软雅黑" w:hAnsi="微软雅黑" w:cs="微软雅黑"/>
          <w:spacing w:val="8"/>
          <w:w w:val="80"/>
          <w:sz w:val="14"/>
          <w:szCs w:val="14"/>
        </w:rPr>
        <w:t xml:space="preserve"> </w:t>
      </w:r>
      <w:r>
        <w:rPr>
          <w:rFonts w:ascii="微软雅黑" w:eastAsia="微软雅黑" w:hAnsi="微软雅黑" w:cs="微软雅黑"/>
          <w:w w:val="80"/>
          <w:sz w:val="14"/>
          <w:szCs w:val="14"/>
        </w:rPr>
        <w:t>=</w:t>
      </w:r>
      <w:r>
        <w:rPr>
          <w:rFonts w:ascii="微软雅黑" w:eastAsia="微软雅黑" w:hAnsi="微软雅黑" w:cs="微软雅黑"/>
          <w:spacing w:val="8"/>
          <w:w w:val="80"/>
          <w:sz w:val="14"/>
          <w:szCs w:val="14"/>
        </w:rPr>
        <w:t xml:space="preserve"> </w:t>
      </w:r>
      <w:r>
        <w:rPr>
          <w:rFonts w:ascii="微软雅黑" w:eastAsia="微软雅黑" w:hAnsi="微软雅黑" w:cs="微软雅黑"/>
          <w:w w:val="80"/>
          <w:sz w:val="14"/>
          <w:szCs w:val="14"/>
        </w:rPr>
        <w:t>BSON(</w:t>
      </w:r>
      <w:r>
        <w:rPr>
          <w:rFonts w:ascii="微软雅黑" w:eastAsia="微软雅黑" w:hAnsi="微软雅黑" w:cs="微软雅黑"/>
          <w:spacing w:val="8"/>
          <w:w w:val="80"/>
          <w:sz w:val="14"/>
          <w:szCs w:val="14"/>
        </w:rPr>
        <w:t xml:space="preserve"> </w:t>
      </w:r>
      <w:r>
        <w:rPr>
          <w:rFonts w:ascii="微软雅黑" w:eastAsia="微软雅黑" w:hAnsi="微软雅黑" w:cs="微软雅黑"/>
          <w:w w:val="80"/>
          <w:sz w:val="14"/>
          <w:szCs w:val="14"/>
        </w:rPr>
        <w:t>“$set”&lt;&lt;BSON(“a”&lt;&lt;2)</w:t>
      </w:r>
      <w:r>
        <w:rPr>
          <w:rFonts w:ascii="微软雅黑" w:eastAsia="微软雅黑" w:hAnsi="微软雅黑" w:cs="微软雅黑"/>
          <w:spacing w:val="8"/>
          <w:w w:val="80"/>
          <w:sz w:val="14"/>
          <w:szCs w:val="14"/>
        </w:rPr>
        <w:t xml:space="preserve"> </w:t>
      </w:r>
      <w:r>
        <w:rPr>
          <w:rFonts w:ascii="微软雅黑" w:eastAsia="微软雅黑" w:hAnsi="微软雅黑" w:cs="微软雅黑"/>
          <w:w w:val="80"/>
          <w:sz w:val="14"/>
          <w:szCs w:val="14"/>
        </w:rPr>
        <w:t>);</w:t>
      </w:r>
    </w:p>
    <w:p w:rsidR="00737AD2" w:rsidRDefault="007003A1">
      <w:pPr>
        <w:spacing w:before="3"/>
        <w:ind w:right="2164"/>
        <w:jc w:val="right"/>
        <w:rPr>
          <w:rFonts w:ascii="微软雅黑" w:eastAsia="微软雅黑" w:hAnsi="微软雅黑" w:cs="微软雅黑"/>
          <w:sz w:val="14"/>
          <w:szCs w:val="14"/>
        </w:rPr>
      </w:pPr>
      <w:r>
        <w:rPr>
          <w:rFonts w:ascii="微软雅黑" w:eastAsia="微软雅黑" w:hAnsi="微软雅黑" w:cs="微软雅黑"/>
          <w:w w:val="95"/>
          <w:sz w:val="14"/>
          <w:szCs w:val="14"/>
        </w:rPr>
        <w:t>BSONObj</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p w:rsidR="00737AD2" w:rsidRDefault="007003A1">
      <w:pPr>
        <w:spacing w:before="13"/>
        <w:ind w:right="524"/>
        <w:jc w:val="right"/>
        <w:rPr>
          <w:rFonts w:ascii="微软雅黑" w:eastAsia="微软雅黑" w:hAnsi="微软雅黑" w:cs="微软雅黑"/>
          <w:sz w:val="14"/>
          <w:szCs w:val="14"/>
        </w:rPr>
      </w:pPr>
      <w:r>
        <w:rPr>
          <w:rFonts w:ascii="微软雅黑" w:eastAsia="微软雅黑" w:hAnsi="微软雅黑" w:cs="微软雅黑"/>
          <w:w w:val="95"/>
          <w:sz w:val="14"/>
          <w:szCs w:val="14"/>
        </w:rPr>
        <w:t>collection.update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rule,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p>
    <w:p w:rsidR="00737AD2" w:rsidRDefault="007003A1">
      <w:pPr>
        <w:tabs>
          <w:tab w:val="left" w:pos="4141"/>
          <w:tab w:val="left" w:pos="7298"/>
        </w:tabs>
        <w:spacing w:before="29"/>
        <w:ind w:left="983"/>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a=1</w:t>
      </w:r>
      <w:r>
        <w:rPr>
          <w:rFonts w:ascii="微软雅黑" w:eastAsia="微软雅黑" w:hAnsi="微软雅黑" w:cs="微软雅黑"/>
          <w:w w:val="95"/>
          <w:sz w:val="14"/>
          <w:szCs w:val="14"/>
        </w:rPr>
        <w:tab/>
        <w:t>db.foo.bar.remove({a:1})</w:t>
      </w:r>
      <w:r>
        <w:rPr>
          <w:rFonts w:ascii="微软雅黑" w:eastAsia="微软雅黑" w:hAnsi="微软雅黑" w:cs="微软雅黑"/>
          <w:w w:val="95"/>
          <w:sz w:val="14"/>
          <w:szCs w:val="14"/>
        </w:rPr>
        <w:tab/>
        <w:t>sdbCollection</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w:t>
      </w:r>
    </w:p>
    <w:p w:rsidR="00737AD2" w:rsidRDefault="007003A1">
      <w:pPr>
        <w:spacing w:before="13" w:line="253" w:lineRule="auto"/>
        <w:ind w:left="7298" w:right="763"/>
        <w:rPr>
          <w:rFonts w:ascii="微软雅黑" w:eastAsia="微软雅黑" w:hAnsi="微软雅黑" w:cs="微软雅黑"/>
          <w:sz w:val="14"/>
          <w:szCs w:val="14"/>
        </w:rPr>
      </w:pPr>
      <w:r>
        <w:rPr>
          <w:rFonts w:ascii="微软雅黑" w:eastAsia="微软雅黑" w:hAnsi="微软雅黑" w:cs="微软雅黑"/>
          <w:w w:val="85"/>
          <w:sz w:val="14"/>
          <w:szCs w:val="14"/>
        </w:rPr>
        <w:t>BSONObj</w:t>
      </w:r>
      <w:r>
        <w:rPr>
          <w:rFonts w:ascii="微软雅黑" w:eastAsia="微软雅黑" w:hAnsi="微软雅黑" w:cs="微软雅黑"/>
          <w:spacing w:val="-5"/>
          <w:w w:val="85"/>
          <w:sz w:val="14"/>
          <w:szCs w:val="14"/>
        </w:rPr>
        <w:t xml:space="preserve"> </w:t>
      </w:r>
      <w:r>
        <w:rPr>
          <w:rFonts w:ascii="微软雅黑" w:eastAsia="微软雅黑" w:hAnsi="微软雅黑" w:cs="微软雅黑"/>
          <w:w w:val="85"/>
          <w:sz w:val="14"/>
          <w:szCs w:val="14"/>
        </w:rPr>
        <w:t>condition</w:t>
      </w:r>
      <w:r>
        <w:rPr>
          <w:rFonts w:ascii="微软雅黑" w:eastAsia="微软雅黑" w:hAnsi="微软雅黑" w:cs="微软雅黑"/>
          <w:spacing w:val="-4"/>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spacing w:val="-5"/>
          <w:w w:val="85"/>
          <w:sz w:val="14"/>
          <w:szCs w:val="14"/>
        </w:rPr>
        <w:t xml:space="preserve"> </w:t>
      </w:r>
      <w:r>
        <w:rPr>
          <w:rFonts w:ascii="微软雅黑" w:eastAsia="微软雅黑" w:hAnsi="微软雅黑" w:cs="微软雅黑"/>
          <w:w w:val="85"/>
          <w:sz w:val="14"/>
          <w:szCs w:val="14"/>
        </w:rPr>
        <w:t>BSON(“a”&lt;&lt;1)</w:t>
      </w:r>
      <w:r>
        <w:rPr>
          <w:rFonts w:ascii="微软雅黑" w:eastAsia="微软雅黑" w:hAnsi="微软雅黑" w:cs="微软雅黑"/>
          <w:spacing w:val="-4"/>
          <w:w w:val="85"/>
          <w:sz w:val="14"/>
          <w:szCs w:val="14"/>
        </w:rPr>
        <w:t xml:space="preserve"> </w:t>
      </w:r>
      <w:r>
        <w:rPr>
          <w:rFonts w:ascii="微软雅黑" w:eastAsia="微软雅黑" w:hAnsi="微软雅黑" w:cs="微软雅黑"/>
          <w:w w:val="85"/>
          <w:sz w:val="14"/>
          <w:szCs w:val="14"/>
        </w:rPr>
        <w:t>;</w:t>
      </w:r>
      <w:r>
        <w:rPr>
          <w:rFonts w:ascii="微软雅黑" w:eastAsia="微软雅黑" w:hAnsi="微软雅黑" w:cs="微软雅黑"/>
          <w:w w:val="111"/>
          <w:sz w:val="14"/>
          <w:szCs w:val="14"/>
        </w:rPr>
        <w:t xml:space="preserve"> </w:t>
      </w:r>
      <w:r>
        <w:rPr>
          <w:rFonts w:ascii="微软雅黑" w:eastAsia="微软雅黑" w:hAnsi="微软雅黑" w:cs="微软雅黑"/>
          <w:w w:val="95"/>
          <w:sz w:val="14"/>
          <w:szCs w:val="14"/>
        </w:rPr>
        <w:t>collection.del</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p w:rsidR="00737AD2" w:rsidRDefault="00737AD2">
      <w:pPr>
        <w:spacing w:before="4" w:line="150" w:lineRule="exact"/>
        <w:rPr>
          <w:sz w:val="15"/>
          <w:szCs w:val="15"/>
        </w:rPr>
      </w:pPr>
    </w:p>
    <w:p w:rsidR="00737AD2" w:rsidRDefault="007003A1">
      <w:pPr>
        <w:pStyle w:val="BodyText"/>
      </w:pPr>
      <w:bookmarkStart w:id="445" w:name="C++_API"/>
      <w:bookmarkEnd w:id="445"/>
      <w:r>
        <w:rPr>
          <w:w w:val="85"/>
        </w:rPr>
        <w:t>C++</w:t>
      </w:r>
      <w:r>
        <w:rPr>
          <w:spacing w:val="5"/>
          <w:w w:val="85"/>
        </w:rPr>
        <w:t xml:space="preserve"> </w:t>
      </w:r>
      <w:r>
        <w:rPr>
          <w:w w:val="85"/>
        </w:rPr>
        <w:t>API</w:t>
      </w:r>
    </w:p>
    <w:p w:rsidR="00737AD2" w:rsidRDefault="007003A1">
      <w:pPr>
        <w:pStyle w:val="BodyText"/>
        <w:spacing w:before="18"/>
      </w:pPr>
      <w:r>
        <w:rPr>
          <w:w w:val="95"/>
        </w:rPr>
        <w:t>此部分是相关C++的API文档。</w:t>
      </w:r>
    </w:p>
    <w:p w:rsidR="00737AD2" w:rsidRDefault="007003A1">
      <w:pPr>
        <w:pStyle w:val="BodyText"/>
        <w:spacing w:before="18"/>
      </w:pPr>
      <w:r>
        <w:rPr>
          <w:color w:val="0000FF"/>
          <w:w w:val="85"/>
        </w:rPr>
        <w:t>C++</w:t>
      </w:r>
      <w:r>
        <w:rPr>
          <w:color w:val="0000FF"/>
          <w:spacing w:val="5"/>
          <w:w w:val="85"/>
        </w:rPr>
        <w:t xml:space="preserve"> </w:t>
      </w:r>
      <w:r>
        <w:rPr>
          <w:color w:val="0000FF"/>
          <w:w w:val="85"/>
        </w:rPr>
        <w:t>API</w:t>
      </w:r>
    </w:p>
    <w:p w:rsidR="00737AD2" w:rsidRDefault="00737AD2">
      <w:pPr>
        <w:spacing w:before="9" w:line="190" w:lineRule="exact"/>
        <w:rPr>
          <w:sz w:val="19"/>
          <w:szCs w:val="19"/>
        </w:rPr>
      </w:pPr>
    </w:p>
    <w:p w:rsidR="00737AD2" w:rsidRDefault="007003A1">
      <w:pPr>
        <w:pStyle w:val="BodyText"/>
        <w:spacing w:line="253" w:lineRule="auto"/>
        <w:ind w:right="7043"/>
      </w:pPr>
      <w:r>
        <w:t>历史更新情况： Version1.8</w:t>
      </w:r>
      <w:r>
        <w:rPr>
          <w:w w:val="94"/>
        </w:rPr>
        <w:t xml:space="preserve"> </w:t>
      </w:r>
      <w:r>
        <w:rPr>
          <w:w w:val="95"/>
        </w:rPr>
        <w:t>1、sdb类新添加的接口：</w:t>
      </w:r>
    </w:p>
    <w:p w:rsidR="00737AD2" w:rsidRDefault="00EC10B3">
      <w:pPr>
        <w:pStyle w:val="BodyText"/>
        <w:spacing w:before="67" w:line="172" w:lineRule="auto"/>
        <w:rPr>
          <w:rFonts w:ascii="仿宋" w:eastAsia="仿宋" w:hAnsi="仿宋" w:cs="仿宋"/>
        </w:rPr>
      </w:pPr>
      <w:r w:rsidRPr="00EC10B3">
        <w:pict>
          <v:group id="_x0000_s3095" style="position:absolute;left:0;text-align:left;margin-left:81.7pt;margin-top:4.05pt;width:473.6pt;height:74.2pt;z-index:-25572;mso-position-horizontal-relative:page" coordorigin="1634,81" coordsize="9472,1484">
            <v:shape id="_x0000_s3096" style="position:absolute;left:1634;top:81;width:9472;height:1484" coordorigin="1634,81" coordsize="9472,1484" path="m1634,81r9472,l11106,1565r-9472,l1634,81xe" fillcolor="#efefef" stroked="f">
              <v:path arrowok="t"/>
            </v:shape>
            <w10:wrap anchorx="page"/>
          </v:group>
        </w:pict>
      </w:r>
      <w:r w:rsidR="007003A1">
        <w:rPr>
          <w:rFonts w:ascii="仿宋" w:eastAsia="仿宋" w:hAnsi="仿宋" w:cs="仿宋"/>
        </w:rPr>
        <w:t>connect，可提供多个地址，接口随机选择一个有效的地址连接。 createCollectionSpace，提供一个BSONObject的选项，使创建集合空间更加灵活 backupOffline，离线备份支持更多的选项</w:t>
      </w:r>
    </w:p>
    <w:p w:rsidR="00737AD2" w:rsidRDefault="007003A1">
      <w:pPr>
        <w:pStyle w:val="BodyText"/>
        <w:spacing w:line="172" w:lineRule="auto"/>
        <w:ind w:right="6163"/>
        <w:rPr>
          <w:rFonts w:ascii="仿宋" w:eastAsia="仿宋" w:hAnsi="仿宋" w:cs="仿宋"/>
        </w:rPr>
      </w:pPr>
      <w:r>
        <w:rPr>
          <w:rFonts w:ascii="仿宋" w:eastAsia="仿宋" w:hAnsi="仿宋" w:cs="仿宋"/>
        </w:rPr>
        <w:t>createDomain，创建域 getDomain，获取域 dropDomain，删除域 listDomain，列出所有域</w:t>
      </w:r>
    </w:p>
    <w:p w:rsidR="00737AD2" w:rsidRDefault="00EC10B3">
      <w:pPr>
        <w:pStyle w:val="BodyText"/>
        <w:spacing w:before="57" w:line="259" w:lineRule="auto"/>
        <w:ind w:right="5195"/>
      </w:pPr>
      <w:r>
        <w:pict>
          <v:group id="_x0000_s3093" style="position:absolute;left:0;text-align:left;margin-left:81.7pt;margin-top:24.7pt;width:473.6pt;height:10.6pt;z-index:-25571;mso-position-horizontal-relative:page" coordorigin="1634,494" coordsize="9472,212">
            <v:shape id="_x0000_s3094" style="position:absolute;left:1634;top:494;width:9472;height:212" coordorigin="1634,494" coordsize="9472,212" path="m1634,494r9472,l11106,706r-9472,l1634,494xe" fillcolor="#efefef" stroked="f">
              <v:path arrowok="t"/>
            </v:shape>
            <w10:wrap anchorx="page"/>
          </v:group>
        </w:pict>
      </w:r>
      <w:r w:rsidR="007003A1">
        <w:rPr>
          <w:w w:val="95"/>
        </w:rPr>
        <w:t>2、sdbCollection类新添加的接口：</w:t>
      </w:r>
      <w:r w:rsidR="007003A1">
        <w:t xml:space="preserve"> </w:t>
      </w:r>
      <w:r w:rsidR="007003A1">
        <w:rPr>
          <w:rFonts w:ascii="仿宋" w:eastAsia="仿宋" w:hAnsi="仿宋" w:cs="仿宋"/>
          <w:w w:val="95"/>
        </w:rPr>
        <w:t>alterCollection，修改集合（表）属性</w:t>
      </w:r>
      <w:r w:rsidR="007003A1">
        <w:rPr>
          <w:rFonts w:ascii="仿宋" w:eastAsia="仿宋" w:hAnsi="仿宋" w:cs="仿宋"/>
        </w:rPr>
        <w:t xml:space="preserve"> </w:t>
      </w:r>
      <w:r w:rsidR="007003A1">
        <w:rPr>
          <w:w w:val="95"/>
        </w:rPr>
        <w:t>3、添加Domain类用于与域相关的操作</w:t>
      </w:r>
      <w:r w:rsidR="007003A1">
        <w:t xml:space="preserve"> </w:t>
      </w:r>
      <w:r w:rsidR="007003A1">
        <w:rPr>
          <w:w w:val="95"/>
        </w:rPr>
        <w:t>Version1.6</w:t>
      </w:r>
    </w:p>
    <w:p w:rsidR="00737AD2" w:rsidRDefault="007003A1">
      <w:pPr>
        <w:pStyle w:val="BodyText"/>
        <w:spacing w:before="83" w:line="168" w:lineRule="auto"/>
        <w:ind w:right="250"/>
        <w:rPr>
          <w:lang w:eastAsia="zh-CN"/>
        </w:rPr>
      </w:pPr>
      <w:r>
        <w:rPr>
          <w:w w:val="95"/>
        </w:rPr>
        <w:t>1、添加类Node来取代原来的类ReplicaNode。</w:t>
      </w:r>
      <w:r>
        <w:rPr>
          <w:w w:val="95"/>
          <w:lang w:eastAsia="zh-CN"/>
        </w:rPr>
        <w:t>类ReplicaNode以及与它相关的方法将在version2.x中被弃</w:t>
      </w:r>
      <w:r>
        <w:rPr>
          <w:lang w:eastAsia="zh-CN"/>
        </w:rPr>
        <w:t xml:space="preserve"> 用。</w:t>
      </w:r>
    </w:p>
    <w:p w:rsidR="00737AD2" w:rsidRDefault="007003A1">
      <w:pPr>
        <w:pStyle w:val="BodyText"/>
        <w:spacing w:before="34"/>
        <w:rPr>
          <w:lang w:eastAsia="zh-CN"/>
        </w:rPr>
      </w:pPr>
      <w:r>
        <w:rPr>
          <w:lang w:eastAsia="zh-CN"/>
        </w:rPr>
        <w:t>详情请查看相关API。</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446" w:name="_bookmark140"/>
      <w:bookmarkEnd w:id="446"/>
      <w:r>
        <w:rPr>
          <w:w w:val="95"/>
          <w:lang w:eastAsia="zh-CN"/>
        </w:rPr>
        <w:t>Java</w:t>
      </w:r>
      <w:r>
        <w:rPr>
          <w:spacing w:val="-11"/>
          <w:w w:val="95"/>
          <w:lang w:eastAsia="zh-CN"/>
        </w:rPr>
        <w:t xml:space="preserve"> </w:t>
      </w:r>
      <w:r>
        <w:rPr>
          <w:w w:val="95"/>
          <w:lang w:eastAsia="zh-CN"/>
        </w:rPr>
        <w:t>驱动</w:t>
      </w:r>
    </w:p>
    <w:p w:rsidR="00737AD2" w:rsidRDefault="007003A1">
      <w:pPr>
        <w:pStyle w:val="BodyText"/>
        <w:spacing w:before="21"/>
        <w:rPr>
          <w:lang w:eastAsia="zh-CN"/>
        </w:rPr>
      </w:pPr>
      <w:r>
        <w:rPr>
          <w:lang w:eastAsia="zh-CN"/>
        </w:rPr>
        <w:t>本节介绍Java的相关驱动信息。</w:t>
      </w:r>
    </w:p>
    <w:p w:rsidR="00737AD2" w:rsidRDefault="00EC10B3">
      <w:pPr>
        <w:pStyle w:val="BodyText"/>
        <w:spacing w:before="18"/>
        <w:rPr>
          <w:lang w:eastAsia="zh-CN"/>
        </w:rPr>
      </w:pPr>
      <w:hyperlink w:anchor="_bookmark141" w:history="1">
        <w:r w:rsidR="007003A1">
          <w:rPr>
            <w:color w:val="0000FF"/>
            <w:w w:val="95"/>
            <w:lang w:eastAsia="zh-CN"/>
          </w:rPr>
          <w:t>Java</w:t>
        </w:r>
        <w:r w:rsidR="007003A1">
          <w:rPr>
            <w:color w:val="0000FF"/>
            <w:spacing w:val="-9"/>
            <w:w w:val="95"/>
            <w:lang w:eastAsia="zh-CN"/>
          </w:rPr>
          <w:t xml:space="preserve"> </w:t>
        </w:r>
        <w:r w:rsidR="007003A1">
          <w:rPr>
            <w:color w:val="0000FF"/>
            <w:w w:val="95"/>
            <w:lang w:eastAsia="zh-CN"/>
          </w:rPr>
          <w:t>驱动</w:t>
        </w:r>
      </w:hyperlink>
    </w:p>
    <w:p w:rsidR="00737AD2" w:rsidRDefault="00EC10B3">
      <w:pPr>
        <w:pStyle w:val="BodyText"/>
        <w:spacing w:before="18" w:line="253" w:lineRule="auto"/>
        <w:ind w:right="7450"/>
        <w:rPr>
          <w:lang w:eastAsia="zh-CN"/>
        </w:rPr>
      </w:pPr>
      <w:hyperlink w:anchor="_bookmark142" w:history="1">
        <w:r w:rsidR="007003A1">
          <w:rPr>
            <w:color w:val="0000FF"/>
            <w:w w:val="95"/>
            <w:lang w:eastAsia="zh-CN"/>
          </w:rPr>
          <w:t>Java</w:t>
        </w:r>
        <w:r w:rsidR="007003A1">
          <w:rPr>
            <w:color w:val="0000FF"/>
            <w:spacing w:val="31"/>
            <w:w w:val="95"/>
            <w:lang w:eastAsia="zh-CN"/>
          </w:rPr>
          <w:t xml:space="preserve"> </w:t>
        </w:r>
        <w:r w:rsidR="007003A1">
          <w:rPr>
            <w:color w:val="0000FF"/>
            <w:w w:val="95"/>
            <w:lang w:eastAsia="zh-CN"/>
          </w:rPr>
          <w:t>开发环境搭建</w:t>
        </w:r>
      </w:hyperlink>
      <w:r w:rsidR="007003A1">
        <w:rPr>
          <w:color w:val="0000FF"/>
          <w:lang w:eastAsia="zh-CN"/>
        </w:rPr>
        <w:t xml:space="preserve"> </w:t>
      </w:r>
      <w:hyperlink w:anchor="_bookmark143" w:history="1">
        <w:r w:rsidR="007003A1">
          <w:rPr>
            <w:color w:val="0000FF"/>
            <w:w w:val="95"/>
            <w:lang w:eastAsia="zh-CN"/>
          </w:rPr>
          <w:t>Java</w:t>
        </w:r>
        <w:r w:rsidR="007003A1">
          <w:rPr>
            <w:color w:val="0000FF"/>
            <w:spacing w:val="11"/>
            <w:w w:val="95"/>
            <w:lang w:eastAsia="zh-CN"/>
          </w:rPr>
          <w:t xml:space="preserve"> </w:t>
        </w:r>
        <w:r w:rsidR="007003A1">
          <w:rPr>
            <w:color w:val="0000FF"/>
            <w:w w:val="95"/>
            <w:lang w:eastAsia="zh-CN"/>
          </w:rPr>
          <w:t>开发基础</w:t>
        </w:r>
      </w:hyperlink>
    </w:p>
    <w:p w:rsidR="00737AD2" w:rsidRDefault="00EC10B3">
      <w:pPr>
        <w:pStyle w:val="BodyText"/>
        <w:spacing w:before="4"/>
      </w:pPr>
      <w:hyperlink w:anchor="_bookmark144" w:history="1">
        <w:r w:rsidR="007003A1">
          <w:rPr>
            <w:color w:val="0000FF"/>
            <w:w w:val="90"/>
          </w:rPr>
          <w:t>Java</w:t>
        </w:r>
        <w:r w:rsidR="007003A1">
          <w:rPr>
            <w:color w:val="0000FF"/>
            <w:spacing w:val="16"/>
            <w:w w:val="90"/>
          </w:rPr>
          <w:t xml:space="preserve"> </w:t>
        </w:r>
        <w:r w:rsidR="007003A1">
          <w:rPr>
            <w:color w:val="0000FF"/>
            <w:w w:val="90"/>
          </w:rPr>
          <w:t>CSON</w:t>
        </w:r>
        <w:r w:rsidR="007003A1">
          <w:rPr>
            <w:color w:val="0000FF"/>
            <w:spacing w:val="17"/>
            <w:w w:val="90"/>
          </w:rPr>
          <w:t xml:space="preserve"> </w:t>
        </w:r>
        <w:r w:rsidR="007003A1">
          <w:rPr>
            <w:color w:val="0000FF"/>
            <w:w w:val="90"/>
          </w:rPr>
          <w:t>使用</w:t>
        </w:r>
      </w:hyperlink>
    </w:p>
    <w:p w:rsidR="00737AD2" w:rsidRDefault="00EC10B3">
      <w:pPr>
        <w:pStyle w:val="BodyText"/>
        <w:spacing w:before="18"/>
      </w:pPr>
      <w:hyperlink w:anchor="_bookmark145" w:history="1">
        <w:r w:rsidR="007003A1">
          <w:rPr>
            <w:color w:val="0000FF"/>
            <w:w w:val="95"/>
          </w:rPr>
          <w:t>Java</w:t>
        </w:r>
        <w:r w:rsidR="007003A1">
          <w:rPr>
            <w:color w:val="0000FF"/>
            <w:spacing w:val="-12"/>
            <w:w w:val="95"/>
          </w:rPr>
          <w:t xml:space="preserve"> </w:t>
        </w:r>
        <w:r w:rsidR="007003A1">
          <w:rPr>
            <w:color w:val="0000FF"/>
            <w:w w:val="95"/>
          </w:rPr>
          <w:t>datasource</w:t>
        </w:r>
        <w:r w:rsidR="007003A1">
          <w:rPr>
            <w:color w:val="0000FF"/>
            <w:spacing w:val="-11"/>
            <w:w w:val="95"/>
          </w:rPr>
          <w:t xml:space="preserve"> </w:t>
        </w:r>
        <w:r w:rsidR="007003A1">
          <w:rPr>
            <w:color w:val="0000FF"/>
            <w:w w:val="95"/>
          </w:rPr>
          <w:t>介绍</w:t>
        </w:r>
      </w:hyperlink>
    </w:p>
    <w:p w:rsidR="00737AD2" w:rsidRDefault="00EC10B3">
      <w:pPr>
        <w:pStyle w:val="BodyText"/>
        <w:spacing w:before="18" w:line="253" w:lineRule="auto"/>
        <w:ind w:right="6354"/>
      </w:pPr>
      <w:hyperlink w:anchor="_bookmark146" w:history="1">
        <w:r w:rsidR="007003A1">
          <w:rPr>
            <w:color w:val="0000FF"/>
            <w:w w:val="90"/>
          </w:rPr>
          <w:t>SQL</w:t>
        </w:r>
        <w:r w:rsidR="007003A1">
          <w:rPr>
            <w:color w:val="0000FF"/>
            <w:spacing w:val="11"/>
            <w:w w:val="90"/>
          </w:rPr>
          <w:t xml:space="preserve"> </w:t>
        </w:r>
        <w:r w:rsidR="007003A1">
          <w:rPr>
            <w:color w:val="0000FF"/>
            <w:w w:val="90"/>
          </w:rPr>
          <w:t>to</w:t>
        </w:r>
        <w:r w:rsidR="007003A1">
          <w:rPr>
            <w:color w:val="0000FF"/>
            <w:spacing w:val="11"/>
            <w:w w:val="90"/>
          </w:rPr>
          <w:t xml:space="preserve"> </w:t>
        </w:r>
        <w:r w:rsidR="007003A1">
          <w:rPr>
            <w:color w:val="0000FF"/>
            <w:w w:val="90"/>
          </w:rPr>
          <w:t>SequoiaDB</w:t>
        </w:r>
        <w:r w:rsidR="007003A1">
          <w:rPr>
            <w:color w:val="0000FF"/>
            <w:spacing w:val="11"/>
            <w:w w:val="90"/>
          </w:rPr>
          <w:t xml:space="preserve"> </w:t>
        </w:r>
        <w:r w:rsidR="007003A1">
          <w:rPr>
            <w:color w:val="0000FF"/>
            <w:w w:val="90"/>
          </w:rPr>
          <w:t>shell</w:t>
        </w:r>
        <w:r w:rsidR="007003A1">
          <w:rPr>
            <w:color w:val="0000FF"/>
            <w:spacing w:val="11"/>
            <w:w w:val="90"/>
          </w:rPr>
          <w:t xml:space="preserve"> </w:t>
        </w:r>
        <w:r w:rsidR="007003A1">
          <w:rPr>
            <w:color w:val="0000FF"/>
            <w:w w:val="90"/>
          </w:rPr>
          <w:t>to</w:t>
        </w:r>
        <w:r w:rsidR="007003A1">
          <w:rPr>
            <w:color w:val="0000FF"/>
            <w:spacing w:val="11"/>
            <w:w w:val="90"/>
          </w:rPr>
          <w:t xml:space="preserve"> </w:t>
        </w:r>
        <w:r w:rsidR="007003A1">
          <w:rPr>
            <w:color w:val="0000FF"/>
            <w:w w:val="90"/>
          </w:rPr>
          <w:t>Java</w:t>
        </w:r>
      </w:hyperlink>
      <w:r w:rsidR="007003A1">
        <w:rPr>
          <w:color w:val="0000FF"/>
          <w:w w:val="89"/>
        </w:rPr>
        <w:t xml:space="preserve"> </w:t>
      </w:r>
      <w:r w:rsidR="007003A1">
        <w:rPr>
          <w:color w:val="0000FF"/>
          <w:w w:val="90"/>
        </w:rPr>
        <w:t>Java</w:t>
      </w:r>
      <w:r w:rsidR="007003A1">
        <w:rPr>
          <w:color w:val="0000FF"/>
          <w:spacing w:val="7"/>
          <w:w w:val="90"/>
        </w:rPr>
        <w:t xml:space="preserve"> </w:t>
      </w:r>
      <w:r w:rsidR="007003A1">
        <w:rPr>
          <w:color w:val="0000FF"/>
          <w:w w:val="90"/>
        </w:rPr>
        <w:t>API</w:t>
      </w:r>
    </w:p>
    <w:p w:rsidR="00737AD2" w:rsidRDefault="00737AD2">
      <w:pPr>
        <w:spacing w:line="253" w:lineRule="auto"/>
        <w:sectPr w:rsidR="00737AD2">
          <w:pgSz w:w="12240" w:h="15840"/>
          <w:pgMar w:top="900" w:right="1180" w:bottom="280" w:left="700" w:header="713" w:footer="0" w:gutter="0"/>
          <w:cols w:space="720"/>
        </w:sectPr>
      </w:pPr>
    </w:p>
    <w:p w:rsidR="00737AD2" w:rsidRDefault="00737AD2">
      <w:pPr>
        <w:spacing w:before="4" w:line="130" w:lineRule="exact"/>
        <w:rPr>
          <w:sz w:val="13"/>
          <w:szCs w:val="13"/>
        </w:rPr>
      </w:pPr>
    </w:p>
    <w:p w:rsidR="00737AD2" w:rsidRDefault="00737AD2">
      <w:pPr>
        <w:spacing w:line="200" w:lineRule="exact"/>
        <w:rPr>
          <w:sz w:val="20"/>
          <w:szCs w:val="20"/>
        </w:rPr>
      </w:pPr>
    </w:p>
    <w:p w:rsidR="00737AD2" w:rsidRDefault="007003A1">
      <w:pPr>
        <w:pStyle w:val="BodyText"/>
        <w:spacing w:line="312" w:lineRule="exact"/>
        <w:ind w:left="113"/>
      </w:pPr>
      <w:bookmarkStart w:id="447" w:name="Java_驱动"/>
      <w:bookmarkStart w:id="448" w:name="_bookmark141"/>
      <w:bookmarkEnd w:id="447"/>
      <w:bookmarkEnd w:id="448"/>
      <w:r>
        <w:rPr>
          <w:w w:val="95"/>
        </w:rPr>
        <w:t>Java</w:t>
      </w:r>
      <w:r>
        <w:rPr>
          <w:spacing w:val="-9"/>
          <w:w w:val="95"/>
        </w:rPr>
        <w:t xml:space="preserve"> </w:t>
      </w:r>
      <w:r>
        <w:rPr>
          <w:w w:val="95"/>
        </w:rPr>
        <w:t>驱动</w:t>
      </w:r>
    </w:p>
    <w:p w:rsidR="00737AD2" w:rsidRDefault="00737AD2">
      <w:pPr>
        <w:spacing w:before="9" w:line="190" w:lineRule="exact"/>
        <w:rPr>
          <w:sz w:val="19"/>
          <w:szCs w:val="19"/>
        </w:rPr>
      </w:pPr>
    </w:p>
    <w:p w:rsidR="00737AD2" w:rsidRDefault="007003A1">
      <w:pPr>
        <w:pStyle w:val="BodyText"/>
        <w:ind w:left="113"/>
      </w:pPr>
      <w:r>
        <w:t>概述</w:t>
      </w:r>
    </w:p>
    <w:p w:rsidR="00737AD2" w:rsidRDefault="00737AD2">
      <w:pPr>
        <w:spacing w:before="5" w:line="100" w:lineRule="exact"/>
        <w:rPr>
          <w:sz w:val="10"/>
          <w:szCs w:val="10"/>
        </w:rPr>
      </w:pPr>
    </w:p>
    <w:p w:rsidR="00737AD2" w:rsidRDefault="007003A1">
      <w:pPr>
        <w:pStyle w:val="BodyText"/>
        <w:spacing w:line="168" w:lineRule="auto"/>
        <w:ind w:left="113" w:right="501"/>
        <w:rPr>
          <w:lang w:eastAsia="zh-CN"/>
        </w:rPr>
      </w:pPr>
      <w:r>
        <w:rPr>
          <w:w w:val="95"/>
        </w:rPr>
        <w:t>SequoiaDB       Java驱动提供了数据库操作和集群操作的接口。</w:t>
      </w:r>
      <w:r>
        <w:rPr>
          <w:w w:val="95"/>
          <w:lang w:eastAsia="zh-CN"/>
        </w:rPr>
        <w:t>主要包括以下7个级别的操作：数据库，集合空</w:t>
      </w:r>
      <w:r>
        <w:rPr>
          <w:lang w:eastAsia="zh-CN"/>
        </w:rPr>
        <w:t xml:space="preserve"> 间，集合，游标，副本组，节点，域。</w:t>
      </w:r>
    </w:p>
    <w:p w:rsidR="00737AD2" w:rsidRDefault="007003A1">
      <w:pPr>
        <w:pStyle w:val="BodyText"/>
        <w:spacing w:before="34"/>
        <w:ind w:left="113"/>
        <w:rPr>
          <w:lang w:eastAsia="zh-CN"/>
        </w:rPr>
      </w:pPr>
      <w:r>
        <w:rPr>
          <w:lang w:eastAsia="zh-CN"/>
        </w:rPr>
        <w:t>Java驱动的有两种类实例。一种用于数据库操作，另一种用于集群操作。</w:t>
      </w:r>
    </w:p>
    <w:p w:rsidR="00737AD2" w:rsidRDefault="007003A1">
      <w:pPr>
        <w:pStyle w:val="BodyText"/>
        <w:tabs>
          <w:tab w:val="left" w:pos="397"/>
        </w:tabs>
        <w:spacing w:before="34" w:line="254" w:lineRule="auto"/>
        <w:ind w:left="397" w:right="54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1）数据库</w:t>
      </w:r>
    </w:p>
    <w:p w:rsidR="00737AD2" w:rsidRDefault="007003A1">
      <w:pPr>
        <w:pStyle w:val="BodyText"/>
        <w:spacing w:before="3"/>
        <w:ind w:left="449"/>
        <w:rPr>
          <w:lang w:eastAsia="zh-CN"/>
        </w:rPr>
      </w:pPr>
      <w:r>
        <w:rPr>
          <w:lang w:eastAsia="zh-CN"/>
        </w:rPr>
        <w:t>2）集合空间</w:t>
      </w:r>
    </w:p>
    <w:p w:rsidR="00737AD2" w:rsidRDefault="007003A1">
      <w:pPr>
        <w:pStyle w:val="BodyText"/>
        <w:spacing w:before="18" w:line="253" w:lineRule="auto"/>
        <w:ind w:left="397" w:right="501" w:firstLine="52"/>
        <w:rPr>
          <w:lang w:eastAsia="zh-CN"/>
        </w:rPr>
      </w:pPr>
      <w:r>
        <w:rPr>
          <w:lang w:eastAsia="zh-CN"/>
        </w:rPr>
        <w:t xml:space="preserve">3）集合 </w:t>
      </w:r>
      <w:r>
        <w:rPr>
          <w:w w:val="95"/>
          <w:lang w:eastAsia="zh-CN"/>
        </w:rPr>
        <w:t>因此，在数据库操作中，可用3个类来分别表示连接、集合空间、集合实例，另1个类表示游标实例：</w:t>
      </w:r>
    </w:p>
    <w:p w:rsidR="00737AD2" w:rsidRDefault="00737AD2">
      <w:pPr>
        <w:spacing w:before="1" w:line="50" w:lineRule="exact"/>
        <w:rPr>
          <w:sz w:val="5"/>
          <w:szCs w:val="5"/>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595"/>
        </w:trPr>
        <w:tc>
          <w:tcPr>
            <w:tcW w:w="3058" w:type="dxa"/>
            <w:tcBorders>
              <w:top w:val="single" w:sz="8" w:space="0" w:color="000000"/>
              <w:left w:val="nil"/>
              <w:bottom w:val="single" w:sz="8" w:space="0" w:color="000000"/>
              <w:right w:val="nil"/>
            </w:tcBorders>
          </w:tcPr>
          <w:p w:rsidR="00737AD2" w:rsidRDefault="007003A1">
            <w:pPr>
              <w:pStyle w:val="TableParagraph"/>
              <w:spacing w:line="213"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SequoiaDB</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CollectionSpace</w:t>
            </w:r>
          </w:p>
        </w:tc>
        <w:tc>
          <w:tcPr>
            <w:tcW w:w="3063" w:type="dxa"/>
            <w:tcBorders>
              <w:top w:val="single" w:sz="8" w:space="0" w:color="000000"/>
              <w:left w:val="nil"/>
              <w:bottom w:val="single" w:sz="8" w:space="0" w:color="000000"/>
              <w:right w:val="nil"/>
            </w:tcBorders>
          </w:tcPr>
          <w:p w:rsidR="00737AD2" w:rsidRDefault="007003A1">
            <w:pPr>
              <w:pStyle w:val="TableParagraph"/>
              <w:spacing w:line="213" w:lineRule="exact"/>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数据库实例</w:t>
            </w:r>
          </w:p>
          <w:p w:rsidR="00737AD2" w:rsidRDefault="007003A1">
            <w:pPr>
              <w:pStyle w:val="TableParagraph"/>
              <w:spacing w:before="61"/>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集合空间实例</w:t>
            </w:r>
          </w:p>
        </w:tc>
        <w:tc>
          <w:tcPr>
            <w:tcW w:w="3068" w:type="dxa"/>
            <w:tcBorders>
              <w:top w:val="single" w:sz="8" w:space="0" w:color="000000"/>
              <w:left w:val="nil"/>
              <w:bottom w:val="single" w:sz="8" w:space="0" w:color="000000"/>
              <w:right w:val="nil"/>
            </w:tcBorders>
          </w:tcPr>
          <w:p w:rsidR="00737AD2" w:rsidRDefault="007003A1">
            <w:pPr>
              <w:pStyle w:val="TableParagraph"/>
              <w:spacing w:line="213" w:lineRule="exact"/>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代表一个单独的数据库连接</w:t>
            </w:r>
          </w:p>
          <w:p w:rsidR="00737AD2" w:rsidRDefault="007003A1">
            <w:pPr>
              <w:pStyle w:val="TableParagraph"/>
              <w:spacing w:before="61"/>
              <w:ind w:left="5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代表一个单独的集合空间</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DBCollection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代表一个单独的集合</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DBCursor</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代表一个查询产生的结果集</w:t>
            </w:r>
          </w:p>
        </w:tc>
      </w:tr>
    </w:tbl>
    <w:p w:rsidR="00737AD2" w:rsidRDefault="007003A1">
      <w:pPr>
        <w:pStyle w:val="BodyText"/>
        <w:spacing w:before="79" w:line="168" w:lineRule="auto"/>
        <w:ind w:left="397" w:right="318"/>
        <w:rPr>
          <w:lang w:eastAsia="zh-CN"/>
        </w:rPr>
      </w:pPr>
      <w:r>
        <w:rPr>
          <w:w w:val="95"/>
          <w:lang w:eastAsia="zh-CN"/>
        </w:rPr>
        <w:t>Java驱动需要使用不同的实例进行操作。譬如读取数据的操作需要游标实例，而创建表空间则需要数据库</w:t>
      </w:r>
      <w:r>
        <w:rPr>
          <w:lang w:eastAsia="zh-CN"/>
        </w:rPr>
        <w:t xml:space="preserve"> 实例。</w:t>
      </w:r>
    </w:p>
    <w:p w:rsidR="00737AD2" w:rsidRDefault="00737AD2">
      <w:pPr>
        <w:spacing w:before="2" w:line="130" w:lineRule="exact"/>
        <w:rPr>
          <w:sz w:val="13"/>
          <w:szCs w:val="13"/>
          <w:lang w:eastAsia="zh-CN"/>
        </w:rPr>
      </w:pPr>
    </w:p>
    <w:p w:rsidR="00737AD2" w:rsidRDefault="00921398">
      <w:pPr>
        <w:pStyle w:val="BodyText"/>
        <w:spacing w:line="159" w:lineRule="auto"/>
        <w:ind w:left="1037" w:right="1081" w:hanging="640"/>
        <w:rPr>
          <w:lang w:eastAsia="zh-CN"/>
        </w:rPr>
      </w:pPr>
      <w:r>
        <w:pict>
          <v:shape id="_x0000_i1088"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SequoiaDB只建立一条Socket连接，且内部没有对网络操作加锁。如果需要多线程连接数据</w:t>
      </w:r>
      <w:r w:rsidR="007003A1">
        <w:rPr>
          <w:lang w:eastAsia="zh-CN"/>
        </w:rPr>
        <w:t xml:space="preserve"> </w:t>
      </w:r>
      <w:r w:rsidR="007003A1">
        <w:rPr>
          <w:w w:val="95"/>
          <w:lang w:eastAsia="zh-CN"/>
        </w:rPr>
        <w:t>库，各个线程必须各自新建一个SequoiaDB对象及其之上的CollectionSpace/DBCollection/</w:t>
      </w:r>
      <w:r w:rsidR="007003A1">
        <w:rPr>
          <w:w w:val="92"/>
          <w:lang w:eastAsia="zh-CN"/>
        </w:rPr>
        <w:t xml:space="preserve"> </w:t>
      </w:r>
      <w:r w:rsidR="007003A1">
        <w:rPr>
          <w:lang w:eastAsia="zh-CN"/>
        </w:rPr>
        <w:t>DBCursor对象。</w:t>
      </w:r>
    </w:p>
    <w:p w:rsidR="00737AD2" w:rsidRDefault="007003A1">
      <w:pPr>
        <w:pStyle w:val="BodyText"/>
        <w:tabs>
          <w:tab w:val="left" w:pos="283"/>
        </w:tabs>
        <w:spacing w:line="284" w:lineRule="exact"/>
        <w:ind w:left="0" w:right="832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737AD2" w:rsidRDefault="007003A1">
      <w:pPr>
        <w:pStyle w:val="BodyText"/>
        <w:spacing w:before="22" w:line="253" w:lineRule="auto"/>
        <w:ind w:left="397" w:right="4709"/>
        <w:rPr>
          <w:lang w:eastAsia="zh-CN"/>
        </w:rPr>
      </w:pPr>
      <w:r>
        <w:rPr>
          <w:w w:val="95"/>
          <w:lang w:eastAsia="zh-CN"/>
        </w:rPr>
        <w:t>SequoiaDB数据库中的集群操作分为三个级别：</w:t>
      </w:r>
      <w:r>
        <w:rPr>
          <w:lang w:eastAsia="zh-CN"/>
        </w:rPr>
        <w:t xml:space="preserve"> 1）分区组</w:t>
      </w:r>
    </w:p>
    <w:p w:rsidR="00737AD2" w:rsidRDefault="007003A1">
      <w:pPr>
        <w:pStyle w:val="BodyText"/>
        <w:spacing w:before="4"/>
        <w:ind w:left="397"/>
        <w:rPr>
          <w:lang w:eastAsia="zh-CN"/>
        </w:rPr>
      </w:pPr>
      <w:r>
        <w:rPr>
          <w:lang w:eastAsia="zh-CN"/>
        </w:rPr>
        <w:t>2）数据节点</w:t>
      </w:r>
    </w:p>
    <w:p w:rsidR="00737AD2" w:rsidRDefault="007003A1">
      <w:pPr>
        <w:pStyle w:val="BodyText"/>
        <w:spacing w:before="18"/>
        <w:ind w:left="397"/>
        <w:rPr>
          <w:lang w:eastAsia="zh-CN"/>
        </w:rPr>
      </w:pPr>
      <w:r>
        <w:rPr>
          <w:lang w:eastAsia="zh-CN"/>
        </w:rPr>
        <w:t>3）域</w:t>
      </w:r>
    </w:p>
    <w:p w:rsidR="00737AD2" w:rsidRDefault="00EC10B3">
      <w:pPr>
        <w:pStyle w:val="BodyText"/>
        <w:spacing w:before="18"/>
        <w:ind w:left="1037"/>
        <w:rPr>
          <w:lang w:eastAsia="zh-CN"/>
        </w:rPr>
      </w:pPr>
      <w:r>
        <w:pict>
          <v:shape id="_x0000_s3091" type="#_x0000_t75" style="position:absolute;left:0;text-align:left;margin-left:95.85pt;margin-top:7.75pt;width:24pt;height:24pt;z-index:-25570;mso-position-horizontal-relative:page">
            <v:imagedata r:id="rId21" o:title=""/>
            <w10:wrap anchorx="page"/>
          </v:shape>
        </w:pict>
      </w:r>
      <w:r w:rsidR="007003A1">
        <w:rPr>
          <w:lang w:eastAsia="zh-CN"/>
        </w:rPr>
        <w:t>注:</w:t>
      </w:r>
      <w:r w:rsidR="007003A1">
        <w:rPr>
          <w:spacing w:val="50"/>
          <w:lang w:eastAsia="zh-CN"/>
        </w:rPr>
        <w:t xml:space="preserve"> </w:t>
      </w:r>
      <w:r w:rsidR="007003A1">
        <w:rPr>
          <w:lang w:eastAsia="zh-CN"/>
        </w:rPr>
        <w:t>分区组包两种类型：编目分区组、数据分区组。</w:t>
      </w:r>
    </w:p>
    <w:p w:rsidR="00737AD2" w:rsidRDefault="00737AD2">
      <w:pPr>
        <w:spacing w:before="6" w:line="170" w:lineRule="exact"/>
        <w:rPr>
          <w:sz w:val="17"/>
          <w:szCs w:val="17"/>
          <w:lang w:eastAsia="zh-CN"/>
        </w:rPr>
      </w:pPr>
    </w:p>
    <w:p w:rsidR="00737AD2" w:rsidRDefault="00737AD2">
      <w:pPr>
        <w:spacing w:line="200" w:lineRule="exact"/>
        <w:rPr>
          <w:sz w:val="20"/>
          <w:szCs w:val="20"/>
          <w:lang w:eastAsia="zh-CN"/>
        </w:rPr>
      </w:pPr>
    </w:p>
    <w:p w:rsidR="00737AD2" w:rsidRDefault="007003A1">
      <w:pPr>
        <w:pStyle w:val="BodyText"/>
        <w:spacing w:line="312" w:lineRule="exact"/>
        <w:ind w:left="397"/>
        <w:rPr>
          <w:lang w:eastAsia="zh-CN"/>
        </w:rPr>
      </w:pPr>
      <w:r>
        <w:rPr>
          <w:lang w:eastAsia="zh-CN"/>
        </w:rPr>
        <w:t>分区组实例和数据节点实例可以用以下三种类的实例表示。</w:t>
      </w:r>
    </w:p>
    <w:p w:rsidR="00737AD2" w:rsidRDefault="00737AD2">
      <w:pPr>
        <w:spacing w:before="5" w:line="60" w:lineRule="exact"/>
        <w:rPr>
          <w:sz w:val="6"/>
          <w:szCs w:val="6"/>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ReplicaGroup</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分区组实例代表一个单独的分区组</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数据节点实例代表一个单独的数据节点</w:t>
            </w:r>
          </w:p>
        </w:tc>
      </w:tr>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Domain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域类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域实例代表一个管理若干个分区组的域</w:t>
            </w:r>
          </w:p>
        </w:tc>
      </w:tr>
    </w:tbl>
    <w:p w:rsidR="00737AD2" w:rsidRDefault="007003A1">
      <w:pPr>
        <w:pStyle w:val="BodyText"/>
        <w:spacing w:line="335" w:lineRule="exact"/>
        <w:ind w:left="397"/>
        <w:rPr>
          <w:lang w:eastAsia="zh-CN"/>
        </w:rPr>
      </w:pPr>
      <w:r>
        <w:rPr>
          <w:lang w:eastAsia="zh-CN"/>
        </w:rPr>
        <w:t>与集群相关的操作需要使用分区组及数据节点实例。</w:t>
      </w:r>
    </w:p>
    <w:p w:rsidR="00737AD2" w:rsidRDefault="00737AD2">
      <w:pPr>
        <w:spacing w:before="5" w:line="100" w:lineRule="exact"/>
        <w:rPr>
          <w:sz w:val="10"/>
          <w:szCs w:val="10"/>
          <w:lang w:eastAsia="zh-CN"/>
        </w:rPr>
      </w:pPr>
    </w:p>
    <w:p w:rsidR="00737AD2" w:rsidRDefault="007003A1">
      <w:pPr>
        <w:pStyle w:val="BodyText"/>
        <w:spacing w:line="168" w:lineRule="auto"/>
        <w:ind w:left="397" w:right="433"/>
        <w:rPr>
          <w:lang w:eastAsia="zh-CN"/>
        </w:rPr>
      </w:pPr>
      <w:r>
        <w:rPr>
          <w:w w:val="95"/>
          <w:lang w:eastAsia="zh-CN"/>
        </w:rPr>
        <w:t>ReplicaGroup的实例用于管理分区组。其操作包括启动、停止分区组，获取分区组中节点的状态、名称</w:t>
      </w:r>
      <w:r>
        <w:rPr>
          <w:lang w:eastAsia="zh-CN"/>
        </w:rPr>
        <w:t xml:space="preserve"> 信息、数目信息。</w:t>
      </w:r>
    </w:p>
    <w:p w:rsidR="00737AD2" w:rsidRDefault="00737AD2">
      <w:pPr>
        <w:spacing w:line="120" w:lineRule="exact"/>
        <w:rPr>
          <w:sz w:val="12"/>
          <w:szCs w:val="12"/>
          <w:lang w:eastAsia="zh-CN"/>
        </w:rPr>
      </w:pPr>
    </w:p>
    <w:p w:rsidR="00737AD2" w:rsidRDefault="007003A1">
      <w:pPr>
        <w:pStyle w:val="BodyText"/>
        <w:spacing w:line="168" w:lineRule="auto"/>
        <w:ind w:left="397" w:right="486"/>
        <w:rPr>
          <w:lang w:eastAsia="zh-CN"/>
        </w:rPr>
      </w:pPr>
      <w:r>
        <w:rPr>
          <w:w w:val="95"/>
          <w:lang w:eastAsia="zh-CN"/>
        </w:rPr>
        <w:t>Node的实例用于管理节点。其操作包括启动、停止指定的节点，获取指定节点实例，获取主从节点实</w:t>
      </w:r>
      <w:r>
        <w:rPr>
          <w:lang w:eastAsia="zh-CN"/>
        </w:rPr>
        <w:t xml:space="preserve"> 例，获取数据节点地址信息。</w:t>
      </w:r>
    </w:p>
    <w:p w:rsidR="00737AD2" w:rsidRDefault="007003A1">
      <w:pPr>
        <w:pStyle w:val="BodyText"/>
        <w:spacing w:before="34"/>
        <w:ind w:left="397"/>
      </w:pPr>
      <w:r>
        <w:t>sdbDomain的实例用于管理域。其包括修改域，获取域信息等操作。</w:t>
      </w:r>
    </w:p>
    <w:p w:rsidR="00737AD2" w:rsidRDefault="00737AD2">
      <w:p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错误信息</w:t>
      </w:r>
    </w:p>
    <w:p w:rsidR="00737AD2" w:rsidRDefault="00737AD2">
      <w:pPr>
        <w:spacing w:before="1" w:line="120" w:lineRule="exact"/>
        <w:rPr>
          <w:sz w:val="12"/>
          <w:szCs w:val="12"/>
        </w:rPr>
      </w:pPr>
    </w:p>
    <w:p w:rsidR="00737AD2" w:rsidRDefault="007003A1">
      <w:pPr>
        <w:pStyle w:val="BodyText"/>
        <w:tabs>
          <w:tab w:val="left" w:pos="1217"/>
        </w:tabs>
        <w:spacing w:line="170" w:lineRule="auto"/>
        <w:ind w:left="1217" w:right="113"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 xml:space="preserve">当执行出现异常时，大部分接口都会抛 </w:t>
      </w:r>
      <w:r>
        <w:rPr>
          <w:w w:val="95"/>
        </w:rPr>
        <w:t>出com.sequoiadb.exception.BaseException和java.lang.Exception异常，分别对应于数据库引擎返回的异</w:t>
      </w:r>
      <w:r>
        <w:t xml:space="preserve"> 常信息和客户端本地的异常信息；</w:t>
      </w:r>
    </w:p>
    <w:p w:rsidR="00737AD2" w:rsidRDefault="007003A1">
      <w:pPr>
        <w:pStyle w:val="BodyText"/>
        <w:numPr>
          <w:ilvl w:val="1"/>
          <w:numId w:val="33"/>
        </w:numPr>
        <w:tabs>
          <w:tab w:val="left" w:pos="1217"/>
        </w:tabs>
        <w:spacing w:line="282" w:lineRule="exact"/>
        <w:ind w:left="1217"/>
      </w:pPr>
      <w:r>
        <w:rPr>
          <w:w w:val="95"/>
          <w:position w:val="1"/>
        </w:rPr>
        <w:t>BaseException的异常信息可以通过该类的getErrorType，getErrorCode和getMessage方法获取。</w:t>
      </w:r>
    </w:p>
    <w:p w:rsidR="00737AD2" w:rsidRDefault="00737AD2">
      <w:pPr>
        <w:spacing w:before="5" w:line="120" w:lineRule="exact"/>
        <w:rPr>
          <w:sz w:val="12"/>
          <w:szCs w:val="12"/>
        </w:rPr>
      </w:pPr>
    </w:p>
    <w:p w:rsidR="00737AD2" w:rsidRDefault="007003A1">
      <w:pPr>
        <w:pStyle w:val="BodyText"/>
      </w:pPr>
      <w:bookmarkStart w:id="449" w:name="Java_开发环境搭建"/>
      <w:bookmarkStart w:id="450" w:name="_bookmark142"/>
      <w:bookmarkEnd w:id="449"/>
      <w:bookmarkEnd w:id="450"/>
      <w:r>
        <w:rPr>
          <w:w w:val="95"/>
        </w:rPr>
        <w:t>Java</w:t>
      </w:r>
      <w:r>
        <w:rPr>
          <w:spacing w:val="31"/>
          <w:w w:val="95"/>
        </w:rPr>
        <w:t xml:space="preserve"> </w:t>
      </w:r>
      <w:r>
        <w:rPr>
          <w:w w:val="95"/>
        </w:rPr>
        <w:t>开发环境搭建</w:t>
      </w:r>
    </w:p>
    <w:p w:rsidR="00737AD2" w:rsidRDefault="00737AD2">
      <w:pPr>
        <w:spacing w:before="9" w:line="190" w:lineRule="exact"/>
        <w:rPr>
          <w:sz w:val="19"/>
          <w:szCs w:val="19"/>
        </w:rPr>
      </w:pPr>
    </w:p>
    <w:p w:rsidR="00737AD2" w:rsidRDefault="007003A1">
      <w:pPr>
        <w:pStyle w:val="BodyText"/>
        <w:spacing w:line="253" w:lineRule="auto"/>
        <w:ind w:right="203"/>
        <w:rPr>
          <w:lang w:eastAsia="zh-CN"/>
        </w:rPr>
      </w:pPr>
      <w:r>
        <w:rPr>
          <w:lang w:eastAsia="zh-CN"/>
        </w:rPr>
        <w:t xml:space="preserve">获取驱动开发包 </w:t>
      </w:r>
      <w:r>
        <w:rPr>
          <w:w w:val="95"/>
          <w:lang w:eastAsia="zh-CN"/>
        </w:rPr>
        <w:t>从</w:t>
      </w:r>
      <w:hyperlink r:id="rId55">
        <w:r>
          <w:rPr>
            <w:color w:val="0000FF"/>
            <w:w w:val="95"/>
            <w:lang w:eastAsia="zh-CN"/>
          </w:rPr>
          <w:t>http://www.sequoiadb.com</w:t>
        </w:r>
      </w:hyperlink>
      <w:r>
        <w:rPr>
          <w:color w:val="000000"/>
          <w:w w:val="95"/>
          <w:lang w:eastAsia="zh-CN"/>
        </w:rPr>
        <w:t>下载对应操作系统版本的SequoiaDB驱动开发包；解压驱动开发包，从driver/</w:t>
      </w:r>
    </w:p>
    <w:p w:rsidR="00737AD2" w:rsidRDefault="007003A1">
      <w:pPr>
        <w:pStyle w:val="BodyText"/>
        <w:spacing w:line="225" w:lineRule="exact"/>
        <w:rPr>
          <w:lang w:eastAsia="zh-CN"/>
        </w:rPr>
      </w:pPr>
      <w:r>
        <w:rPr>
          <w:w w:val="95"/>
          <w:lang w:eastAsia="zh-CN"/>
        </w:rPr>
        <w:t>java/目录中获取sequoiadb.jar文件。</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配置Eclipse开发环境</w:t>
      </w:r>
    </w:p>
    <w:p w:rsidR="00737AD2" w:rsidRDefault="00737AD2">
      <w:pPr>
        <w:spacing w:before="5" w:line="120" w:lineRule="exact"/>
        <w:rPr>
          <w:sz w:val="12"/>
          <w:szCs w:val="12"/>
          <w:lang w:eastAsia="zh-CN"/>
        </w:rPr>
      </w:pPr>
    </w:p>
    <w:p w:rsidR="00737AD2" w:rsidRDefault="007003A1">
      <w:pPr>
        <w:pStyle w:val="BodyText"/>
        <w:spacing w:line="168" w:lineRule="auto"/>
        <w:ind w:left="1217" w:hanging="284"/>
        <w:rPr>
          <w:lang w:eastAsia="zh-CN"/>
        </w:rPr>
      </w:pPr>
      <w:r>
        <w:rPr>
          <w:w w:val="95"/>
          <w:lang w:eastAsia="zh-CN"/>
        </w:rPr>
        <w:t xml:space="preserve">1.      </w:t>
      </w:r>
      <w:r>
        <w:rPr>
          <w:spacing w:val="51"/>
          <w:w w:val="95"/>
          <w:lang w:eastAsia="zh-CN"/>
        </w:rPr>
        <w:t xml:space="preserve"> </w:t>
      </w:r>
      <w:r>
        <w:rPr>
          <w:w w:val="95"/>
          <w:lang w:eastAsia="zh-CN"/>
        </w:rPr>
        <w:t>将SequoiaDB驱动开发包中的sequoiadb.jar文件拷贝到工程文件目录下（建议将其放置在其他所有依赖</w:t>
      </w:r>
      <w:r>
        <w:rPr>
          <w:lang w:eastAsia="zh-CN"/>
        </w:rPr>
        <w:t xml:space="preserve"> 库目录，如lib目录）；</w:t>
      </w:r>
    </w:p>
    <w:p w:rsidR="00737AD2" w:rsidRDefault="007003A1">
      <w:pPr>
        <w:pStyle w:val="BodyText"/>
        <w:spacing w:line="286" w:lineRule="exact"/>
        <w:rPr>
          <w:lang w:eastAsia="zh-CN"/>
        </w:rPr>
      </w:pPr>
      <w:r>
        <w:rPr>
          <w:lang w:eastAsia="zh-CN"/>
        </w:rPr>
        <w:t>2.</w:t>
      </w:r>
      <w:r>
        <w:rPr>
          <w:spacing w:val="8"/>
          <w:lang w:eastAsia="zh-CN"/>
        </w:rPr>
        <w:t xml:space="preserve"> </w:t>
      </w:r>
      <w:r>
        <w:rPr>
          <w:lang w:eastAsia="zh-CN"/>
        </w:rPr>
        <w:t>在Eclipse界面中，创建/打开开发工程；</w:t>
      </w:r>
    </w:p>
    <w:p w:rsidR="00737AD2" w:rsidRDefault="007003A1">
      <w:pPr>
        <w:pStyle w:val="BodyText"/>
        <w:spacing w:line="270" w:lineRule="exact"/>
      </w:pPr>
      <w:r>
        <w:rPr>
          <w:w w:val="95"/>
        </w:rPr>
        <w:t>3.</w:t>
      </w:r>
      <w:r>
        <w:rPr>
          <w:spacing w:val="55"/>
          <w:w w:val="95"/>
        </w:rPr>
        <w:t xml:space="preserve"> </w:t>
      </w:r>
      <w:r>
        <w:rPr>
          <w:w w:val="95"/>
        </w:rPr>
        <w:t>在Eclipse主窗口左侧的“Package</w:t>
      </w:r>
      <w:r>
        <w:rPr>
          <w:spacing w:val="-8"/>
          <w:w w:val="95"/>
        </w:rPr>
        <w:t xml:space="preserve"> </w:t>
      </w:r>
      <w:r>
        <w:rPr>
          <w:w w:val="95"/>
        </w:rPr>
        <w:t>Explore”窗口中，选择开发工程，并点击鼠标右键；</w:t>
      </w:r>
    </w:p>
    <w:p w:rsidR="00737AD2" w:rsidRDefault="007003A1">
      <w:pPr>
        <w:pStyle w:val="BodyText"/>
        <w:numPr>
          <w:ilvl w:val="0"/>
          <w:numId w:val="10"/>
        </w:numPr>
        <w:tabs>
          <w:tab w:val="left" w:pos="1217"/>
        </w:tabs>
        <w:spacing w:line="270" w:lineRule="exact"/>
        <w:ind w:left="1217" w:hanging="284"/>
        <w:jc w:val="left"/>
      </w:pPr>
      <w:r>
        <w:rPr>
          <w:w w:val="90"/>
        </w:rPr>
        <w:t>在菜单中选择“properties”菜单项；</w:t>
      </w:r>
    </w:p>
    <w:p w:rsidR="00737AD2" w:rsidRDefault="007003A1">
      <w:pPr>
        <w:pStyle w:val="BodyText"/>
        <w:numPr>
          <w:ilvl w:val="0"/>
          <w:numId w:val="10"/>
        </w:numPr>
        <w:tabs>
          <w:tab w:val="left" w:pos="1217"/>
        </w:tabs>
        <w:spacing w:line="270" w:lineRule="exact"/>
        <w:ind w:left="1217" w:hanging="284"/>
        <w:jc w:val="left"/>
      </w:pPr>
      <w:r>
        <w:rPr>
          <w:w w:val="85"/>
        </w:rPr>
        <w:t xml:space="preserve">在弹出的“property </w:t>
      </w:r>
      <w:r>
        <w:rPr>
          <w:spacing w:val="2"/>
          <w:w w:val="85"/>
        </w:rPr>
        <w:t xml:space="preserve"> </w:t>
      </w:r>
      <w:r>
        <w:rPr>
          <w:w w:val="85"/>
        </w:rPr>
        <w:t xml:space="preserve">for </w:t>
      </w:r>
      <w:r>
        <w:rPr>
          <w:spacing w:val="3"/>
          <w:w w:val="85"/>
        </w:rPr>
        <w:t xml:space="preserve"> </w:t>
      </w:r>
      <w:r>
        <w:rPr>
          <w:w w:val="85"/>
        </w:rPr>
        <w:t xml:space="preserve">project </w:t>
      </w:r>
      <w:r>
        <w:rPr>
          <w:spacing w:val="3"/>
          <w:w w:val="85"/>
        </w:rPr>
        <w:t xml:space="preserve"> </w:t>
      </w:r>
      <w:r>
        <w:rPr>
          <w:w w:val="85"/>
        </w:rPr>
        <w:t xml:space="preserve">…”窗口中，选择“Java </w:t>
      </w:r>
      <w:r>
        <w:rPr>
          <w:spacing w:val="2"/>
          <w:w w:val="85"/>
        </w:rPr>
        <w:t xml:space="preserve"> </w:t>
      </w:r>
      <w:r>
        <w:rPr>
          <w:w w:val="85"/>
        </w:rPr>
        <w:t xml:space="preserve">Build </w:t>
      </w:r>
      <w:r>
        <w:rPr>
          <w:spacing w:val="3"/>
          <w:w w:val="85"/>
        </w:rPr>
        <w:t xml:space="preserve"> </w:t>
      </w:r>
      <w:r>
        <w:rPr>
          <w:w w:val="85"/>
        </w:rPr>
        <w:t>Path”-&gt;“Libraries”，如下图所示：</w:t>
      </w:r>
    </w:p>
    <w:p w:rsidR="00737AD2" w:rsidRDefault="00737AD2">
      <w:pPr>
        <w:spacing w:before="5" w:line="150" w:lineRule="exact"/>
        <w:rPr>
          <w:sz w:val="15"/>
          <w:szCs w:val="15"/>
        </w:rPr>
      </w:pPr>
    </w:p>
    <w:p w:rsidR="00737AD2" w:rsidRDefault="00921398">
      <w:pPr>
        <w:ind w:left="1217" w:right="11520"/>
        <w:rPr>
          <w:rFonts w:ascii="Times New Roman" w:eastAsia="Times New Roman" w:hAnsi="Times New Roman" w:cs="Times New Roman"/>
          <w:sz w:val="20"/>
          <w:szCs w:val="20"/>
        </w:rPr>
      </w:pPr>
      <w:r>
        <w:pict>
          <v:shape id="_x0000_i1089" type="#_x0000_t75" style="width:397.6pt;height:296.6pt;mso-position-horizontal-relative:char;mso-position-vertical-relative:line">
            <v:imagedata r:id="rId56" o:title=""/>
          </v:shape>
        </w:pict>
      </w:r>
    </w:p>
    <w:p w:rsidR="00737AD2" w:rsidRDefault="007003A1">
      <w:pPr>
        <w:pStyle w:val="BodyText"/>
        <w:numPr>
          <w:ilvl w:val="0"/>
          <w:numId w:val="10"/>
        </w:numPr>
        <w:tabs>
          <w:tab w:val="left" w:pos="1217"/>
        </w:tabs>
        <w:spacing w:before="17"/>
        <w:ind w:left="1217" w:hanging="284"/>
        <w:jc w:val="left"/>
      </w:pPr>
      <w:r>
        <w:rPr>
          <w:w w:val="90"/>
        </w:rPr>
        <w:t xml:space="preserve">点击“Add  </w:t>
      </w:r>
      <w:r>
        <w:rPr>
          <w:spacing w:val="14"/>
          <w:w w:val="90"/>
        </w:rPr>
        <w:t xml:space="preserve"> </w:t>
      </w:r>
      <w:r>
        <w:rPr>
          <w:w w:val="90"/>
        </w:rPr>
        <w:t>JARs..”按钮，选择添加sequoiadb.jar到工程中；</w:t>
      </w:r>
    </w:p>
    <w:p w:rsidR="00737AD2" w:rsidRDefault="007003A1">
      <w:pPr>
        <w:pStyle w:val="BodyText"/>
        <w:spacing w:line="270" w:lineRule="exact"/>
        <w:rPr>
          <w:lang w:eastAsia="zh-CN"/>
        </w:rPr>
      </w:pPr>
      <w:r>
        <w:rPr>
          <w:w w:val="90"/>
          <w:lang w:eastAsia="zh-CN"/>
        </w:rPr>
        <w:t>7.</w:t>
      </w:r>
      <w:r>
        <w:rPr>
          <w:spacing w:val="31"/>
          <w:w w:val="90"/>
          <w:lang w:eastAsia="zh-CN"/>
        </w:rPr>
        <w:t xml:space="preserve"> </w:t>
      </w:r>
      <w:r>
        <w:rPr>
          <w:w w:val="90"/>
          <w:lang w:eastAsia="zh-CN"/>
        </w:rPr>
        <w:t>点击“OK”完成环境配置；</w:t>
      </w:r>
    </w:p>
    <w:p w:rsidR="00737AD2" w:rsidRDefault="007003A1">
      <w:pPr>
        <w:pStyle w:val="BodyText"/>
        <w:spacing w:before="38"/>
        <w:rPr>
          <w:lang w:eastAsia="zh-CN"/>
        </w:rPr>
      </w:pPr>
      <w:r>
        <w:rPr>
          <w:color w:val="0000FF"/>
          <w:lang w:eastAsia="zh-CN"/>
        </w:rPr>
        <w:t>更多操作请参考这里</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37AD2">
      <w:pPr>
        <w:spacing w:line="200" w:lineRule="exact"/>
        <w:rPr>
          <w:sz w:val="20"/>
          <w:szCs w:val="20"/>
          <w:lang w:eastAsia="zh-CN"/>
        </w:rPr>
      </w:pPr>
    </w:p>
    <w:p w:rsidR="00737AD2" w:rsidRDefault="007003A1">
      <w:pPr>
        <w:pStyle w:val="BodyText"/>
        <w:spacing w:line="312" w:lineRule="exact"/>
        <w:ind w:left="113"/>
        <w:rPr>
          <w:lang w:eastAsia="zh-CN"/>
        </w:rPr>
      </w:pPr>
      <w:bookmarkStart w:id="451" w:name="Java_开发基础"/>
      <w:bookmarkStart w:id="452" w:name="_bookmark143"/>
      <w:bookmarkEnd w:id="451"/>
      <w:bookmarkEnd w:id="452"/>
      <w:r>
        <w:rPr>
          <w:w w:val="95"/>
          <w:lang w:eastAsia="zh-CN"/>
        </w:rPr>
        <w:t>Java</w:t>
      </w:r>
      <w:r>
        <w:rPr>
          <w:spacing w:val="11"/>
          <w:w w:val="95"/>
          <w:lang w:eastAsia="zh-CN"/>
        </w:rPr>
        <w:t xml:space="preserve"> </w:t>
      </w:r>
      <w:r>
        <w:rPr>
          <w:w w:val="95"/>
          <w:lang w:eastAsia="zh-CN"/>
        </w:rPr>
        <w:t>开发基础</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5"/>
          <w:lang w:eastAsia="zh-CN"/>
        </w:rPr>
        <w:t>这里介绍如何使用Java驱动接口编写使用SequoiaDB数据库的程序。为了简单起见，下面的示例不全部是完</w:t>
      </w:r>
      <w:r>
        <w:rPr>
          <w:lang w:eastAsia="zh-CN"/>
        </w:rPr>
        <w:t xml:space="preserve"> </w:t>
      </w:r>
      <w:r>
        <w:rPr>
          <w:w w:val="95"/>
          <w:lang w:eastAsia="zh-CN"/>
        </w:rPr>
        <w:t xml:space="preserve">整的代码，只起示例性作用。可到安装目录/client/samples/java下获取相应的完整的代码。     </w:t>
      </w:r>
      <w:r>
        <w:rPr>
          <w:spacing w:val="1"/>
          <w:w w:val="95"/>
          <w:lang w:eastAsia="zh-CN"/>
        </w:rPr>
        <w:t xml:space="preserve"> </w:t>
      </w:r>
      <w:r>
        <w:rPr>
          <w:color w:val="0000FF"/>
          <w:w w:val="95"/>
          <w:lang w:eastAsia="zh-CN"/>
        </w:rPr>
        <w:t>更多查看Java</w:t>
      </w:r>
      <w:r>
        <w:rPr>
          <w:color w:val="0000FF"/>
          <w:w w:val="89"/>
          <w:lang w:eastAsia="zh-CN"/>
        </w:rPr>
        <w:t xml:space="preserve"> </w:t>
      </w:r>
      <w:r>
        <w:rPr>
          <w:color w:val="0000FF"/>
          <w:w w:val="95"/>
          <w:lang w:eastAsia="zh-CN"/>
        </w:rPr>
        <w:t>API</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数据操作</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连接数据库：Connecting    </w:t>
      </w:r>
      <w:r>
        <w:rPr>
          <w:spacing w:val="55"/>
          <w:w w:val="95"/>
          <w:position w:val="1"/>
          <w:lang w:eastAsia="zh-CN"/>
        </w:rPr>
        <w:t xml:space="preserve"> </w:t>
      </w:r>
      <w:r>
        <w:rPr>
          <w:w w:val="95"/>
          <w:position w:val="1"/>
          <w:lang w:eastAsia="zh-CN"/>
        </w:rPr>
        <w:t>如下是一个连接数据库，并列出所有集合信息的一个例子：</w:t>
      </w:r>
    </w:p>
    <w:p w:rsidR="00737AD2" w:rsidRDefault="00EC10B3">
      <w:pPr>
        <w:pStyle w:val="BodyText"/>
        <w:spacing w:before="84" w:line="172" w:lineRule="auto"/>
        <w:ind w:left="397" w:right="5663"/>
        <w:rPr>
          <w:rFonts w:ascii="仿宋" w:eastAsia="仿宋" w:hAnsi="仿宋" w:cs="仿宋"/>
          <w:lang w:eastAsia="zh-CN"/>
        </w:rPr>
      </w:pPr>
      <w:r w:rsidRPr="00EC10B3">
        <w:pict>
          <v:group id="_x0000_s3088" style="position:absolute;left:0;text-align:left;margin-left:95.85pt;margin-top:4.9pt;width:459.45pt;height:222.6pt;z-index:-25569;mso-position-horizontal-relative:page" coordorigin="1917,98" coordsize="9189,4452">
            <v:shape id="_x0000_s3089" style="position:absolute;left:1917;top:98;width:9189;height:4452" coordorigin="1917,98" coordsize="9189,4452" path="m1917,98r9189,l11106,4550r-9189,l1917,98xe" fillcolor="#efefef" stroked="f">
              <v:path arrowok="t"/>
            </v:shape>
            <w10:wrap anchorx="page"/>
          </v:group>
        </w:pict>
      </w:r>
      <w:r w:rsidR="007003A1">
        <w:rPr>
          <w:rFonts w:ascii="仿宋" w:eastAsia="仿宋" w:hAnsi="仿宋" w:cs="仿宋"/>
          <w:lang w:eastAsia="zh-CN"/>
        </w:rPr>
        <w:t>import com.sequoiadb.base.DBCursor; import com.sequoiadb.base.Sequoiadb;</w:t>
      </w:r>
    </w:p>
    <w:p w:rsidR="00737AD2" w:rsidRDefault="007003A1">
      <w:pPr>
        <w:pStyle w:val="BodyText"/>
        <w:spacing w:line="220" w:lineRule="exact"/>
        <w:ind w:left="397"/>
        <w:rPr>
          <w:rFonts w:ascii="仿宋" w:eastAsia="仿宋" w:hAnsi="仿宋" w:cs="仿宋"/>
        </w:rPr>
      </w:pPr>
      <w:r>
        <w:rPr>
          <w:rFonts w:ascii="仿宋" w:eastAsia="仿宋" w:hAnsi="仿宋" w:cs="仿宋"/>
        </w:rPr>
        <w:t>import com.sequoiadb.exception.BaseException;</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public class Sample {</w:t>
      </w:r>
    </w:p>
    <w:p w:rsidR="00737AD2" w:rsidRDefault="007003A1">
      <w:pPr>
        <w:pStyle w:val="BodyText"/>
        <w:spacing w:line="212" w:lineRule="exact"/>
        <w:ind w:left="137" w:right="4982"/>
        <w:jc w:val="center"/>
        <w:rPr>
          <w:rFonts w:ascii="仿宋" w:eastAsia="仿宋" w:hAnsi="仿宋" w:cs="仿宋"/>
        </w:rPr>
      </w:pPr>
      <w:r>
        <w:rPr>
          <w:rFonts w:ascii="仿宋" w:eastAsia="仿宋" w:hAnsi="仿宋" w:cs="仿宋"/>
        </w:rPr>
        <w:t>public static void main(String[] args) {</w:t>
      </w:r>
    </w:p>
    <w:p w:rsidR="00737AD2" w:rsidRDefault="00737AD2">
      <w:pPr>
        <w:spacing w:before="4" w:line="120" w:lineRule="exact"/>
        <w:rPr>
          <w:sz w:val="12"/>
          <w:szCs w:val="12"/>
        </w:rPr>
      </w:pPr>
    </w:p>
    <w:p w:rsidR="00737AD2" w:rsidRDefault="007003A1">
      <w:pPr>
        <w:pStyle w:val="BodyText"/>
        <w:spacing w:before="80" w:line="172" w:lineRule="auto"/>
        <w:ind w:left="697" w:right="5063" w:firstLine="100"/>
        <w:rPr>
          <w:rFonts w:ascii="仿宋" w:eastAsia="仿宋" w:hAnsi="仿宋" w:cs="仿宋"/>
        </w:rPr>
      </w:pPr>
      <w:r>
        <w:rPr>
          <w:rFonts w:ascii="仿宋" w:eastAsia="仿宋" w:hAnsi="仿宋" w:cs="仿宋"/>
        </w:rPr>
        <w:t>String connString = "192.168.1.2:11810"; try {</w:t>
      </w:r>
    </w:p>
    <w:p w:rsidR="00737AD2" w:rsidRDefault="007003A1">
      <w:pPr>
        <w:pStyle w:val="BodyText"/>
        <w:spacing w:line="220" w:lineRule="exact"/>
        <w:ind w:left="797"/>
        <w:rPr>
          <w:rFonts w:ascii="仿宋" w:eastAsia="仿宋" w:hAnsi="仿宋" w:cs="仿宋"/>
        </w:rPr>
      </w:pPr>
      <w:r>
        <w:rPr>
          <w:rFonts w:ascii="仿宋" w:eastAsia="仿宋" w:hAnsi="仿宋" w:cs="仿宋"/>
        </w:rPr>
        <w:t>// 建立SequoiaDB数据库连接</w:t>
      </w:r>
    </w:p>
    <w:p w:rsidR="00737AD2" w:rsidRDefault="007003A1">
      <w:pPr>
        <w:pStyle w:val="BodyText"/>
        <w:spacing w:line="212" w:lineRule="exact"/>
        <w:ind w:left="797"/>
        <w:rPr>
          <w:rFonts w:ascii="仿宋" w:eastAsia="仿宋" w:hAnsi="仿宋" w:cs="仿宋"/>
        </w:rPr>
      </w:pPr>
      <w:r>
        <w:rPr>
          <w:rFonts w:ascii="仿宋" w:eastAsia="仿宋" w:hAnsi="仿宋" w:cs="仿宋"/>
        </w:rPr>
        <w:t>Sequoiadb sdb = new Sequoiadb(connString, "", "");</w:t>
      </w:r>
    </w:p>
    <w:p w:rsidR="00737AD2" w:rsidRDefault="007003A1">
      <w:pPr>
        <w:pStyle w:val="BodyText"/>
        <w:spacing w:line="212" w:lineRule="exact"/>
        <w:ind w:left="797"/>
        <w:rPr>
          <w:rFonts w:ascii="仿宋" w:eastAsia="仿宋" w:hAnsi="仿宋" w:cs="仿宋"/>
        </w:rPr>
      </w:pPr>
      <w:r>
        <w:rPr>
          <w:rFonts w:ascii="仿宋" w:eastAsia="仿宋" w:hAnsi="仿宋" w:cs="仿宋"/>
        </w:rPr>
        <w:t>// 获取所有Collection信息，并打印出来</w:t>
      </w:r>
    </w:p>
    <w:p w:rsidR="00737AD2" w:rsidRDefault="007003A1">
      <w:pPr>
        <w:pStyle w:val="BodyText"/>
        <w:spacing w:line="212" w:lineRule="exact"/>
        <w:ind w:left="797"/>
        <w:rPr>
          <w:rFonts w:ascii="仿宋" w:eastAsia="仿宋" w:hAnsi="仿宋" w:cs="仿宋"/>
        </w:rPr>
      </w:pPr>
      <w:r>
        <w:rPr>
          <w:rFonts w:ascii="仿宋" w:eastAsia="仿宋" w:hAnsi="仿宋" w:cs="仿宋"/>
        </w:rPr>
        <w:t>DBCursor cursor = sdb.listCollections();</w:t>
      </w:r>
    </w:p>
    <w:p w:rsidR="00737AD2" w:rsidRDefault="007003A1">
      <w:pPr>
        <w:pStyle w:val="BodyText"/>
        <w:spacing w:line="212" w:lineRule="exact"/>
        <w:ind w:left="797"/>
        <w:rPr>
          <w:rFonts w:ascii="仿宋" w:eastAsia="仿宋" w:hAnsi="仿宋" w:cs="仿宋"/>
        </w:rPr>
      </w:pPr>
      <w:r>
        <w:rPr>
          <w:rFonts w:ascii="仿宋" w:eastAsia="仿宋" w:hAnsi="仿宋" w:cs="仿宋"/>
        </w:rPr>
        <w:t>while(cursor.hasNext()) {</w:t>
      </w:r>
    </w:p>
    <w:p w:rsidR="00737AD2" w:rsidRDefault="007003A1">
      <w:pPr>
        <w:pStyle w:val="BodyText"/>
        <w:spacing w:line="212" w:lineRule="exact"/>
        <w:ind w:left="997"/>
        <w:rPr>
          <w:rFonts w:ascii="仿宋" w:eastAsia="仿宋" w:hAnsi="仿宋" w:cs="仿宋"/>
        </w:rPr>
      </w:pPr>
      <w:r>
        <w:rPr>
          <w:rFonts w:ascii="仿宋" w:eastAsia="仿宋" w:hAnsi="仿宋" w:cs="仿宋"/>
        </w:rPr>
        <w:t>System.out.println(cursor.getCurrent());</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577" w:right="6522"/>
        <w:jc w:val="center"/>
        <w:rPr>
          <w:rFonts w:ascii="仿宋" w:eastAsia="仿宋" w:hAnsi="仿宋" w:cs="仿宋"/>
        </w:rPr>
      </w:pPr>
      <w:r>
        <w:rPr>
          <w:rFonts w:ascii="仿宋" w:eastAsia="仿宋" w:hAnsi="仿宋" w:cs="仿宋"/>
        </w:rPr>
        <w:t>} catch (BaseException e) {</w:t>
      </w:r>
    </w:p>
    <w:p w:rsidR="00737AD2" w:rsidRDefault="007003A1">
      <w:pPr>
        <w:pStyle w:val="BodyText"/>
        <w:spacing w:line="212" w:lineRule="exact"/>
        <w:ind w:left="797"/>
        <w:rPr>
          <w:rFonts w:ascii="仿宋" w:eastAsia="仿宋" w:hAnsi="仿宋" w:cs="仿宋"/>
        </w:rPr>
      </w:pPr>
      <w:r>
        <w:rPr>
          <w:rFonts w:ascii="仿宋" w:eastAsia="仿宋" w:hAnsi="仿宋" w:cs="仿宋"/>
        </w:rPr>
        <w:t>System.out.println("Sequoiadb driver error, error description:" + e.getErrorType());</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37AD2">
      <w:pPr>
        <w:spacing w:before="2" w:line="150" w:lineRule="exact"/>
        <w:rPr>
          <w:sz w:val="15"/>
          <w:szCs w:val="15"/>
          <w:lang w:eastAsia="zh-CN"/>
        </w:rPr>
      </w:pPr>
    </w:p>
    <w:p w:rsidR="00737AD2" w:rsidRDefault="00921398">
      <w:pPr>
        <w:pStyle w:val="BodyText"/>
        <w:spacing w:line="154" w:lineRule="auto"/>
        <w:ind w:left="1037" w:right="501" w:hanging="640"/>
        <w:rPr>
          <w:lang w:eastAsia="zh-CN"/>
        </w:rPr>
      </w:pPr>
      <w:r>
        <w:pict>
          <v:shape id="_x0000_i1090"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1）本例程连接到本地数据库的11810端口是协调节点的服务端口，使用的是空的用户名很密码。</w:t>
      </w:r>
      <w:r w:rsidR="007003A1">
        <w:rPr>
          <w:lang w:eastAsia="zh-CN"/>
        </w:rPr>
        <w:t xml:space="preserve"> 用户需要根据自己的实际情况配置参数。</w:t>
      </w:r>
    </w:p>
    <w:p w:rsidR="00737AD2" w:rsidRDefault="00737AD2">
      <w:pPr>
        <w:spacing w:before="3" w:line="120" w:lineRule="exact"/>
        <w:rPr>
          <w:sz w:val="12"/>
          <w:szCs w:val="12"/>
          <w:lang w:eastAsia="zh-CN"/>
        </w:rPr>
      </w:pPr>
    </w:p>
    <w:p w:rsidR="00737AD2" w:rsidRDefault="007003A1">
      <w:pPr>
        <w:pStyle w:val="BodyText"/>
        <w:spacing w:line="168" w:lineRule="auto"/>
        <w:ind w:left="1037" w:right="318"/>
        <w:rPr>
          <w:lang w:eastAsia="zh-CN"/>
        </w:rPr>
      </w:pPr>
      <w:r>
        <w:rPr>
          <w:w w:val="95"/>
          <w:lang w:eastAsia="zh-CN"/>
        </w:rPr>
        <w:t>2）SequoiaDB类为非线程安全类，每个线程必须单独建立自己的SequoiaDB对象，不能传递给多</w:t>
      </w:r>
      <w:r>
        <w:rPr>
          <w:lang w:eastAsia="zh-CN"/>
        </w:rPr>
        <w:t xml:space="preserve"> 个线程同时操作。</w:t>
      </w:r>
    </w:p>
    <w:p w:rsidR="00737AD2" w:rsidRDefault="007003A1">
      <w:pPr>
        <w:pStyle w:val="BodyText"/>
        <w:tabs>
          <w:tab w:val="left" w:pos="397"/>
        </w:tabs>
        <w:spacing w:line="282"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插入数据</w:t>
      </w:r>
    </w:p>
    <w:p w:rsidR="00737AD2" w:rsidRDefault="00EC10B3">
      <w:pPr>
        <w:pStyle w:val="BodyText"/>
        <w:spacing w:before="84" w:line="172" w:lineRule="auto"/>
        <w:ind w:left="597" w:right="5363" w:hanging="200"/>
        <w:rPr>
          <w:rFonts w:ascii="仿宋" w:eastAsia="仿宋" w:hAnsi="仿宋" w:cs="仿宋"/>
        </w:rPr>
      </w:pPr>
      <w:r w:rsidRPr="00EC10B3">
        <w:pict>
          <v:group id="_x0000_s3085" style="position:absolute;left:0;text-align:left;margin-left:95.85pt;margin-top:4.9pt;width:459.45pt;height:190.8pt;z-index:-25568;mso-position-horizontal-relative:page" coordorigin="1917,98" coordsize="9189,3816">
            <v:shape id="_x0000_s3086" style="position:absolute;left:1917;top:98;width:9189;height:3816" coordorigin="1917,98" coordsize="9189,3816" path="m1917,98r9189,l11106,3914r-9189,l1917,98xe" fillcolor="#efefef" stroked="f">
              <v:path arrowok="t"/>
            </v:shape>
            <w10:wrap anchorx="page"/>
          </v:group>
        </w:pict>
      </w:r>
      <w:r w:rsidR="007003A1">
        <w:rPr>
          <w:rFonts w:ascii="仿宋" w:eastAsia="仿宋" w:hAnsi="仿宋" w:cs="仿宋"/>
        </w:rPr>
        <w:t>String connString = "192.168.1.2:11810"; try {</w:t>
      </w:r>
    </w:p>
    <w:p w:rsidR="00737AD2" w:rsidRDefault="007003A1">
      <w:pPr>
        <w:pStyle w:val="BodyText"/>
        <w:spacing w:before="12" w:line="420" w:lineRule="atLeast"/>
        <w:ind w:left="497" w:right="3163" w:firstLine="300"/>
        <w:rPr>
          <w:rFonts w:ascii="仿宋" w:eastAsia="仿宋" w:hAnsi="仿宋" w:cs="仿宋"/>
        </w:rPr>
      </w:pPr>
      <w:r>
        <w:rPr>
          <w:rFonts w:ascii="仿宋" w:eastAsia="仿宋" w:hAnsi="仿宋" w:cs="仿宋"/>
        </w:rPr>
        <w:t>Sequoiadb sdb = new Sequoiadb(connString, "", ""); CollectionSpace db = sdb.createCollectionSpace("space");</w:t>
      </w:r>
    </w:p>
    <w:p w:rsidR="00737AD2" w:rsidRDefault="007003A1">
      <w:pPr>
        <w:pStyle w:val="BodyText"/>
        <w:spacing w:line="212" w:lineRule="exact"/>
        <w:ind w:left="497"/>
        <w:rPr>
          <w:rFonts w:ascii="仿宋" w:eastAsia="仿宋" w:hAnsi="仿宋" w:cs="仿宋"/>
        </w:rPr>
      </w:pPr>
      <w:r>
        <w:rPr>
          <w:rFonts w:ascii="仿宋" w:eastAsia="仿宋" w:hAnsi="仿宋" w:cs="仿宋"/>
        </w:rPr>
        <w:t>DBCollection cl = db.createCollection("collection");</w:t>
      </w:r>
    </w:p>
    <w:p w:rsidR="00737AD2" w:rsidRDefault="00737AD2">
      <w:pPr>
        <w:spacing w:before="9" w:line="120" w:lineRule="exact"/>
        <w:rPr>
          <w:sz w:val="12"/>
          <w:szCs w:val="12"/>
        </w:rPr>
      </w:pPr>
    </w:p>
    <w:p w:rsidR="00737AD2" w:rsidRDefault="007003A1">
      <w:pPr>
        <w:pStyle w:val="BodyText"/>
        <w:ind w:left="497"/>
        <w:rPr>
          <w:rFonts w:ascii="仿宋" w:eastAsia="仿宋" w:hAnsi="仿宋" w:cs="仿宋"/>
        </w:rPr>
      </w:pPr>
      <w:r>
        <w:rPr>
          <w:rFonts w:ascii="仿宋" w:eastAsia="仿宋" w:hAnsi="仿宋" w:cs="仿宋"/>
        </w:rPr>
        <w:t>// 创建一个插入的bson对象</w:t>
      </w:r>
    </w:p>
    <w:p w:rsidR="00737AD2" w:rsidRDefault="007003A1">
      <w:pPr>
        <w:pStyle w:val="BodyText"/>
        <w:spacing w:line="212" w:lineRule="exact"/>
        <w:ind w:left="4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497"/>
        <w:rPr>
          <w:rFonts w:ascii="仿宋" w:eastAsia="仿宋" w:hAnsi="仿宋" w:cs="仿宋"/>
        </w:rPr>
      </w:pPr>
      <w:r>
        <w:rPr>
          <w:rFonts w:ascii="仿宋" w:eastAsia="仿宋" w:hAnsi="仿宋" w:cs="仿宋"/>
        </w:rPr>
        <w:t>obj.put("name", "tom");</w:t>
      </w:r>
    </w:p>
    <w:p w:rsidR="00737AD2" w:rsidRDefault="007003A1">
      <w:pPr>
        <w:pStyle w:val="BodyText"/>
        <w:spacing w:line="212" w:lineRule="exact"/>
        <w:ind w:left="497"/>
        <w:rPr>
          <w:rFonts w:ascii="仿宋" w:eastAsia="仿宋" w:hAnsi="仿宋" w:cs="仿宋"/>
        </w:rPr>
      </w:pPr>
      <w:r>
        <w:rPr>
          <w:rFonts w:ascii="仿宋" w:eastAsia="仿宋" w:hAnsi="仿宋" w:cs="仿宋"/>
        </w:rPr>
        <w:t>obj.put("age", 24);</w:t>
      </w:r>
    </w:p>
    <w:p w:rsidR="00737AD2" w:rsidRDefault="00737AD2">
      <w:pPr>
        <w:spacing w:before="9" w:line="120" w:lineRule="exact"/>
        <w:rPr>
          <w:sz w:val="12"/>
          <w:szCs w:val="12"/>
        </w:rPr>
      </w:pPr>
    </w:p>
    <w:p w:rsidR="00737AD2" w:rsidRDefault="007003A1">
      <w:pPr>
        <w:pStyle w:val="BodyText"/>
        <w:ind w:left="497"/>
        <w:rPr>
          <w:rFonts w:ascii="仿宋" w:eastAsia="仿宋" w:hAnsi="仿宋" w:cs="仿宋"/>
        </w:rPr>
      </w:pPr>
      <w:r>
        <w:rPr>
          <w:rFonts w:ascii="仿宋" w:eastAsia="仿宋" w:hAnsi="仿宋" w:cs="仿宋"/>
        </w:rPr>
        <w:t>cl.insert(obj);</w:t>
      </w:r>
    </w:p>
    <w:p w:rsidR="00737AD2" w:rsidRDefault="00737AD2">
      <w:pPr>
        <w:spacing w:before="9" w:line="120" w:lineRule="exact"/>
        <w:rPr>
          <w:sz w:val="12"/>
          <w:szCs w:val="12"/>
        </w:rPr>
      </w:pPr>
    </w:p>
    <w:p w:rsidR="00737AD2" w:rsidRDefault="007003A1">
      <w:pPr>
        <w:pStyle w:val="BodyText"/>
        <w:ind w:left="597"/>
        <w:rPr>
          <w:rFonts w:ascii="仿宋" w:eastAsia="仿宋" w:hAnsi="仿宋" w:cs="仿宋"/>
        </w:rPr>
      </w:pPr>
      <w:r>
        <w:rPr>
          <w:rFonts w:ascii="仿宋" w:eastAsia="仿宋" w:hAnsi="仿宋" w:cs="仿宋"/>
        </w:rPr>
        <w:t>} catch (BaseException e) {</w:t>
      </w:r>
    </w:p>
    <w:p w:rsidR="00737AD2" w:rsidRDefault="007003A1">
      <w:pPr>
        <w:pStyle w:val="BodyText"/>
        <w:spacing w:line="212" w:lineRule="exact"/>
        <w:ind w:left="597"/>
        <w:rPr>
          <w:rFonts w:ascii="仿宋" w:eastAsia="仿宋" w:hAnsi="仿宋" w:cs="仿宋"/>
        </w:rPr>
      </w:pPr>
      <w:r>
        <w:rPr>
          <w:rFonts w:ascii="仿宋" w:eastAsia="仿宋" w:hAnsi="仿宋" w:cs="仿宋"/>
        </w:rPr>
        <w:t>System.out.println("Sequoiadb driver error, error description:" + e.getErrorType());</w:t>
      </w:r>
    </w:p>
    <w:p w:rsidR="00737AD2" w:rsidRDefault="007003A1">
      <w:pPr>
        <w:pStyle w:val="BodyText"/>
        <w:spacing w:line="212" w:lineRule="exact"/>
        <w:ind w:left="497"/>
        <w:rPr>
          <w:rFonts w:ascii="仿宋" w:eastAsia="仿宋" w:hAnsi="仿宋" w:cs="仿宋"/>
          <w:lang w:eastAsia="zh-CN"/>
        </w:rPr>
      </w:pPr>
      <w:r>
        <w:rPr>
          <w:rFonts w:ascii="仿宋" w:eastAsia="仿宋" w:hAnsi="仿宋" w:cs="仿宋"/>
          <w:lang w:eastAsia="zh-CN"/>
        </w:rPr>
        <w:t>}</w:t>
      </w:r>
    </w:p>
    <w:p w:rsidR="00737AD2" w:rsidRDefault="00737AD2">
      <w:pPr>
        <w:spacing w:before="5" w:line="130" w:lineRule="exact"/>
        <w:rPr>
          <w:sz w:val="13"/>
          <w:szCs w:val="13"/>
          <w:lang w:eastAsia="zh-CN"/>
        </w:rPr>
      </w:pPr>
    </w:p>
    <w:p w:rsidR="00737AD2" w:rsidRDefault="00EC10B3">
      <w:pPr>
        <w:pStyle w:val="BodyText"/>
        <w:spacing w:line="168" w:lineRule="auto"/>
        <w:ind w:left="1037" w:right="318"/>
        <w:rPr>
          <w:lang w:eastAsia="zh-CN"/>
        </w:rPr>
      </w:pPr>
      <w:r>
        <w:pict>
          <v:shape id="_x0000_s3084" type="#_x0000_t75" style="position:absolute;left:0;text-align:left;margin-left:95.85pt;margin-top:2.55pt;width:24pt;height:24pt;z-index:-25567;mso-position-horizontal-relative:page">
            <v:imagedata r:id="rId21" o:title=""/>
            <w10:wrap anchorx="page"/>
          </v:shape>
        </w:pict>
      </w:r>
      <w:r w:rsidR="007003A1">
        <w:rPr>
          <w:lang w:eastAsia="zh-CN"/>
        </w:rPr>
        <w:t>注:</w:t>
      </w:r>
      <w:r w:rsidR="007003A1">
        <w:rPr>
          <w:spacing w:val="9"/>
          <w:lang w:eastAsia="zh-CN"/>
        </w:rPr>
        <w:t xml:space="preserve"> </w:t>
      </w:r>
      <w:r w:rsidR="007003A1">
        <w:rPr>
          <w:lang w:eastAsia="zh-CN"/>
        </w:rPr>
        <w:t>本例程连接到本地数据库的11810端口是协调节点的服务端口，使用的是空的用户名很密码。 用户需要根据自己的实际情况配置参数。</w:t>
      </w:r>
    </w:p>
    <w:p w:rsidR="00737AD2" w:rsidRDefault="00737AD2">
      <w:pPr>
        <w:spacing w:line="168"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tabs>
          <w:tab w:val="left" w:pos="1217"/>
        </w:tabs>
        <w:spacing w:line="308"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查询数据</w:t>
      </w:r>
    </w:p>
    <w:p w:rsidR="00737AD2" w:rsidRDefault="00EC10B3">
      <w:pPr>
        <w:pStyle w:val="BodyText"/>
        <w:spacing w:before="84" w:line="172" w:lineRule="auto"/>
        <w:ind w:left="1217" w:right="6603"/>
        <w:rPr>
          <w:rFonts w:ascii="仿宋" w:eastAsia="仿宋" w:hAnsi="仿宋" w:cs="仿宋"/>
        </w:rPr>
      </w:pPr>
      <w:r w:rsidRPr="00EC10B3">
        <w:pict>
          <v:group id="_x0000_s3082" style="position:absolute;left:0;text-align:left;margin-left:95.85pt;margin-top:4.9pt;width:459.45pt;height:137.8pt;z-index:-25566;mso-position-horizontal-relative:page" coordorigin="1917,98" coordsize="9189,2756">
            <v:shape id="_x0000_s3083" style="position:absolute;left:1917;top:98;width:9189;height:2756" coordorigin="1917,98" coordsize="9189,2756" path="m1917,98r9189,l11106,2854r-9189,l1917,98xe" fillcolor="#efefef" stroked="f">
              <v:path arrowok="t"/>
            </v:shape>
            <w10:wrap anchorx="page"/>
          </v:group>
        </w:pict>
      </w:r>
      <w:r w:rsidR="007003A1">
        <w:rPr>
          <w:rFonts w:ascii="仿宋" w:eastAsia="仿宋" w:hAnsi="仿宋" w:cs="仿宋"/>
        </w:rPr>
        <w:t>// 定义一个游标对象 DBCursor cursor;</w:t>
      </w:r>
    </w:p>
    <w:p w:rsidR="00737AD2" w:rsidRDefault="00737AD2">
      <w:pPr>
        <w:spacing w:before="12" w:line="200" w:lineRule="exact"/>
        <w:rPr>
          <w:sz w:val="20"/>
          <w:szCs w:val="20"/>
        </w:rPr>
      </w:pPr>
    </w:p>
    <w:p w:rsidR="00737AD2" w:rsidRDefault="007003A1">
      <w:pPr>
        <w:pStyle w:val="BodyText"/>
        <w:spacing w:line="172" w:lineRule="auto"/>
        <w:ind w:left="1217" w:right="2903"/>
        <w:rPr>
          <w:rFonts w:ascii="仿宋" w:eastAsia="仿宋" w:hAnsi="仿宋" w:cs="仿宋"/>
        </w:rPr>
      </w:pPr>
      <w:r>
        <w:rPr>
          <w:rFonts w:ascii="仿宋" w:eastAsia="仿宋" w:hAnsi="仿宋" w:cs="仿宋"/>
        </w:rPr>
        <w:t>BSONObject queryCondition = new BasicBSONObject(); queryCondition = (BSONObject) JSON.parse("({age:{$ne:20}})");</w:t>
      </w:r>
    </w:p>
    <w:p w:rsidR="00737AD2" w:rsidRDefault="007003A1">
      <w:pPr>
        <w:pStyle w:val="BodyText"/>
        <w:spacing w:line="220" w:lineRule="exact"/>
        <w:ind w:left="1217"/>
        <w:rPr>
          <w:rFonts w:ascii="仿宋" w:eastAsia="仿宋" w:hAnsi="仿宋" w:cs="仿宋"/>
        </w:rPr>
      </w:pPr>
      <w:r>
        <w:rPr>
          <w:rFonts w:ascii="仿宋" w:eastAsia="仿宋" w:hAnsi="仿宋" w:cs="仿宋"/>
        </w:rPr>
        <w:t>// 查询所有记录，并把查询结果放在游标对象中</w:t>
      </w:r>
    </w:p>
    <w:p w:rsidR="00737AD2" w:rsidRDefault="007003A1">
      <w:pPr>
        <w:pStyle w:val="BodyText"/>
        <w:spacing w:line="212" w:lineRule="exact"/>
        <w:ind w:left="1217"/>
        <w:rPr>
          <w:rFonts w:ascii="仿宋" w:eastAsia="仿宋" w:hAnsi="仿宋" w:cs="仿宋"/>
        </w:rPr>
      </w:pPr>
      <w:r>
        <w:rPr>
          <w:rFonts w:ascii="仿宋" w:eastAsia="仿宋" w:hAnsi="仿宋" w:cs="仿宋"/>
        </w:rPr>
        <w:t>cursor = cl.query(queryCondition, null, null, null);</w:t>
      </w:r>
    </w:p>
    <w:p w:rsidR="00737AD2" w:rsidRDefault="007003A1">
      <w:pPr>
        <w:pStyle w:val="BodyText"/>
        <w:spacing w:line="212" w:lineRule="exact"/>
        <w:ind w:left="1217"/>
        <w:rPr>
          <w:rFonts w:ascii="仿宋" w:eastAsia="仿宋" w:hAnsi="仿宋" w:cs="仿宋"/>
        </w:rPr>
      </w:pPr>
      <w:r>
        <w:rPr>
          <w:rFonts w:ascii="仿宋" w:eastAsia="仿宋" w:hAnsi="仿宋" w:cs="仿宋"/>
        </w:rPr>
        <w:t>// 从游标中显示所有记录</w:t>
      </w:r>
    </w:p>
    <w:p w:rsidR="00737AD2" w:rsidRDefault="007003A1">
      <w:pPr>
        <w:pStyle w:val="BodyText"/>
        <w:spacing w:line="212" w:lineRule="exact"/>
        <w:ind w:left="1217"/>
        <w:rPr>
          <w:rFonts w:ascii="仿宋" w:eastAsia="仿宋" w:hAnsi="仿宋" w:cs="仿宋"/>
        </w:rPr>
      </w:pPr>
      <w:r>
        <w:rPr>
          <w:rFonts w:ascii="仿宋" w:eastAsia="仿宋" w:hAnsi="仿宋" w:cs="仿宋"/>
        </w:rPr>
        <w:t>while (cursor.hasNext()) {</w:t>
      </w:r>
    </w:p>
    <w:p w:rsidR="00737AD2" w:rsidRDefault="007003A1">
      <w:pPr>
        <w:pStyle w:val="BodyText"/>
        <w:spacing w:line="212" w:lineRule="exact"/>
        <w:ind w:left="1417"/>
        <w:rPr>
          <w:rFonts w:ascii="仿宋" w:eastAsia="仿宋" w:hAnsi="仿宋" w:cs="仿宋"/>
        </w:rPr>
      </w:pPr>
      <w:r>
        <w:rPr>
          <w:rFonts w:ascii="仿宋" w:eastAsia="仿宋" w:hAnsi="仿宋" w:cs="仿宋"/>
        </w:rPr>
        <w:t>BSONObject record = cursor.getNext();</w:t>
      </w:r>
    </w:p>
    <w:p w:rsidR="00737AD2" w:rsidRDefault="007003A1">
      <w:pPr>
        <w:pStyle w:val="BodyText"/>
        <w:spacing w:line="212" w:lineRule="exact"/>
        <w:ind w:left="1417"/>
        <w:rPr>
          <w:rFonts w:ascii="仿宋" w:eastAsia="仿宋" w:hAnsi="仿宋" w:cs="仿宋"/>
        </w:rPr>
      </w:pPr>
      <w:r>
        <w:rPr>
          <w:rFonts w:ascii="仿宋" w:eastAsia="仿宋" w:hAnsi="仿宋" w:cs="仿宋"/>
        </w:rPr>
        <w:t>String name = (String) record.get("name");</w:t>
      </w:r>
    </w:p>
    <w:p w:rsidR="00737AD2" w:rsidRDefault="007003A1">
      <w:pPr>
        <w:pStyle w:val="BodyText"/>
        <w:spacing w:line="212" w:lineRule="exact"/>
        <w:ind w:left="1417"/>
        <w:rPr>
          <w:rFonts w:ascii="仿宋" w:eastAsia="仿宋" w:hAnsi="仿宋" w:cs="仿宋"/>
        </w:rPr>
      </w:pPr>
      <w:r>
        <w:rPr>
          <w:rFonts w:ascii="仿宋" w:eastAsia="仿宋" w:hAnsi="仿宋" w:cs="仿宋"/>
        </w:rPr>
        <w:t>System.out.println("name=" +  name);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2" w:line="150" w:lineRule="exact"/>
        <w:rPr>
          <w:sz w:val="15"/>
          <w:szCs w:val="15"/>
        </w:rPr>
      </w:pPr>
    </w:p>
    <w:p w:rsidR="00737AD2" w:rsidRDefault="00921398">
      <w:pPr>
        <w:pStyle w:val="BodyText"/>
        <w:spacing w:line="154" w:lineRule="auto"/>
        <w:ind w:left="1857" w:hanging="640"/>
        <w:rPr>
          <w:lang w:eastAsia="zh-CN"/>
        </w:rPr>
      </w:pPr>
      <w:r>
        <w:pict>
          <v:shape id="_x0000_i1091"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1）此示例中设置了简单的查询条件，实际上还可以设置筛选条件、排序情况、及仅使用默认索引</w:t>
      </w:r>
      <w:r w:rsidR="007003A1">
        <w:rPr>
          <w:lang w:eastAsia="zh-CN"/>
        </w:rPr>
        <w:t xml:space="preserve"> 等选项。</w:t>
      </w:r>
    </w:p>
    <w:p w:rsidR="00737AD2" w:rsidRDefault="00737AD2">
      <w:pPr>
        <w:spacing w:before="3" w:line="120" w:lineRule="exact"/>
        <w:rPr>
          <w:sz w:val="12"/>
          <w:szCs w:val="12"/>
          <w:lang w:eastAsia="zh-CN"/>
        </w:rPr>
      </w:pPr>
    </w:p>
    <w:p w:rsidR="00737AD2" w:rsidRDefault="007003A1">
      <w:pPr>
        <w:pStyle w:val="BodyText"/>
        <w:spacing w:line="168" w:lineRule="auto"/>
        <w:ind w:left="1857"/>
        <w:rPr>
          <w:lang w:eastAsia="zh-CN"/>
        </w:rPr>
      </w:pPr>
      <w:r>
        <w:rPr>
          <w:w w:val="95"/>
          <w:lang w:eastAsia="zh-CN"/>
        </w:rPr>
        <w:t>2）游标对象将数据表中的部分数据缓存在本地进程的内存中，如果本地数据读取完了，游标对象</w:t>
      </w:r>
      <w:r>
        <w:rPr>
          <w:lang w:eastAsia="zh-CN"/>
        </w:rPr>
        <w:t xml:space="preserve"> 会通过网络从服务器再次获取部分数据缓存在本地。</w:t>
      </w:r>
    </w:p>
    <w:p w:rsidR="00737AD2" w:rsidRDefault="00737AD2">
      <w:pPr>
        <w:spacing w:before="4" w:line="240" w:lineRule="exact"/>
        <w:rPr>
          <w:sz w:val="24"/>
          <w:szCs w:val="24"/>
          <w:lang w:eastAsia="zh-CN"/>
        </w:rPr>
      </w:pPr>
    </w:p>
    <w:p w:rsidR="00737AD2" w:rsidRDefault="007003A1">
      <w:pPr>
        <w:pStyle w:val="BodyText"/>
        <w:spacing w:line="312" w:lineRule="exact"/>
      </w:pPr>
      <w:r>
        <w:t>集群操作</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创建分区组</w:t>
      </w:r>
    </w:p>
    <w:p w:rsidR="00737AD2" w:rsidRDefault="00EC10B3">
      <w:pPr>
        <w:pStyle w:val="BodyText"/>
        <w:spacing w:before="84" w:line="172" w:lineRule="auto"/>
        <w:ind w:left="1417" w:right="5003" w:hanging="200"/>
        <w:rPr>
          <w:rFonts w:ascii="仿宋" w:eastAsia="仿宋" w:hAnsi="仿宋" w:cs="仿宋"/>
        </w:rPr>
      </w:pPr>
      <w:r w:rsidRPr="00EC10B3">
        <w:pict>
          <v:group id="_x0000_s3079" style="position:absolute;left:0;text-align:left;margin-left:95.85pt;margin-top:4.9pt;width:459.45pt;height:106pt;z-index:-25565;mso-position-horizontal-relative:page" coordorigin="1917,98" coordsize="9189,2120">
            <v:shape id="_x0000_s3080" style="position:absolute;left:1917;top:98;width:9189;height:2120" coordorigin="1917,98" coordsize="9189,2120" path="m1917,98r9189,l11106,2218r-9189,l1917,98xe" fillcolor="#efefef" stroked="f">
              <v:path arrowok="t"/>
            </v:shape>
            <w10:wrap anchorx="page"/>
          </v:group>
        </w:pict>
      </w:r>
      <w:r w:rsidR="007003A1">
        <w:rPr>
          <w:rFonts w:ascii="仿宋" w:eastAsia="仿宋" w:hAnsi="仿宋" w:cs="仿宋"/>
        </w:rPr>
        <w:t>String connString = "192.168.1.2:11810"; try {</w:t>
      </w:r>
    </w:p>
    <w:p w:rsidR="00737AD2" w:rsidRDefault="00737AD2">
      <w:pPr>
        <w:spacing w:before="2" w:line="130" w:lineRule="exact"/>
        <w:rPr>
          <w:sz w:val="13"/>
          <w:szCs w:val="13"/>
        </w:rPr>
      </w:pPr>
    </w:p>
    <w:p w:rsidR="00737AD2" w:rsidRDefault="007003A1">
      <w:pPr>
        <w:pStyle w:val="BodyText"/>
        <w:spacing w:before="80" w:line="172" w:lineRule="auto"/>
        <w:ind w:left="1617" w:right="2903"/>
        <w:rPr>
          <w:rFonts w:ascii="仿宋" w:eastAsia="仿宋" w:hAnsi="仿宋" w:cs="仿宋"/>
        </w:rPr>
      </w:pPr>
      <w:r>
        <w:rPr>
          <w:rFonts w:ascii="仿宋" w:eastAsia="仿宋" w:hAnsi="仿宋" w:cs="仿宋"/>
        </w:rPr>
        <w:t>Sequoiadb sdb = new Sequoiadb(connString, "", ""); ReplicaGroup rg = sdb.createRG("group1");</w:t>
      </w:r>
    </w:p>
    <w:p w:rsidR="00737AD2" w:rsidRDefault="007003A1">
      <w:pPr>
        <w:pStyle w:val="BodyText"/>
        <w:spacing w:line="172" w:lineRule="auto"/>
        <w:ind w:left="1617"/>
        <w:rPr>
          <w:rFonts w:ascii="仿宋" w:eastAsia="仿宋" w:hAnsi="仿宋" w:cs="仿宋"/>
        </w:rPr>
      </w:pPr>
      <w:r>
        <w:rPr>
          <w:rFonts w:ascii="仿宋" w:eastAsia="仿宋" w:hAnsi="仿宋" w:cs="仿宋"/>
        </w:rPr>
        <w:t>rg.createNode("dbserver-1", 11820, "/opt/sequoiadb/database/data/11820", null); rg.start();</w:t>
      </w:r>
    </w:p>
    <w:p w:rsidR="00737AD2" w:rsidRDefault="007003A1">
      <w:pPr>
        <w:pStyle w:val="BodyText"/>
        <w:spacing w:line="220" w:lineRule="exact"/>
        <w:ind w:left="1417"/>
        <w:rPr>
          <w:rFonts w:ascii="仿宋" w:eastAsia="仿宋" w:hAnsi="仿宋" w:cs="仿宋"/>
        </w:rPr>
      </w:pPr>
      <w:r>
        <w:rPr>
          <w:rFonts w:ascii="仿宋" w:eastAsia="仿宋" w:hAnsi="仿宋" w:cs="仿宋"/>
        </w:rPr>
        <w:t>} catch (BaseException e) {</w:t>
      </w:r>
    </w:p>
    <w:p w:rsidR="00737AD2" w:rsidRDefault="007003A1">
      <w:pPr>
        <w:pStyle w:val="BodyText"/>
        <w:spacing w:line="212" w:lineRule="exact"/>
        <w:ind w:left="1517"/>
        <w:rPr>
          <w:rFonts w:ascii="仿宋" w:eastAsia="仿宋" w:hAnsi="仿宋" w:cs="仿宋"/>
        </w:rPr>
      </w:pPr>
      <w:r>
        <w:rPr>
          <w:rFonts w:ascii="仿宋" w:eastAsia="仿宋" w:hAnsi="仿宋" w:cs="仿宋"/>
        </w:rPr>
        <w:t>System.out.println("Sequoiadb driver error, error description" + e.getErrorType());</w:t>
      </w:r>
    </w:p>
    <w:p w:rsidR="00737AD2" w:rsidRDefault="007003A1">
      <w:pPr>
        <w:pStyle w:val="BodyText"/>
        <w:spacing w:line="212" w:lineRule="exact"/>
        <w:ind w:left="1317"/>
        <w:rPr>
          <w:rFonts w:ascii="仿宋" w:eastAsia="仿宋" w:hAnsi="仿宋" w:cs="仿宋"/>
          <w:lang w:eastAsia="zh-CN"/>
        </w:rPr>
      </w:pPr>
      <w:r>
        <w:rPr>
          <w:rFonts w:ascii="仿宋" w:eastAsia="仿宋" w:hAnsi="仿宋" w:cs="仿宋"/>
          <w:lang w:eastAsia="zh-CN"/>
        </w:rPr>
        <w:t>}</w:t>
      </w:r>
    </w:p>
    <w:p w:rsidR="00737AD2" w:rsidRDefault="00921398">
      <w:pPr>
        <w:pStyle w:val="BodyText"/>
        <w:spacing w:before="49" w:line="553" w:lineRule="exact"/>
        <w:ind w:left="1217"/>
        <w:rPr>
          <w:lang w:eastAsia="zh-CN"/>
        </w:rPr>
      </w:pPr>
      <w:r>
        <w:pict>
          <v:shape id="_x0000_i1092"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spacing w:line="148" w:lineRule="exact"/>
        <w:ind w:left="1857" w:right="277"/>
        <w:jc w:val="both"/>
        <w:rPr>
          <w:lang w:eastAsia="zh-CN"/>
        </w:rPr>
      </w:pPr>
      <w:r>
        <w:rPr>
          <w:w w:val="95"/>
          <w:lang w:eastAsia="zh-CN"/>
        </w:rPr>
        <w:t xml:space="preserve">1）rg.createNode()     </w:t>
      </w:r>
      <w:r>
        <w:rPr>
          <w:spacing w:val="8"/>
          <w:w w:val="95"/>
          <w:lang w:eastAsia="zh-CN"/>
        </w:rPr>
        <w:t xml:space="preserve"> </w:t>
      </w:r>
      <w:r>
        <w:rPr>
          <w:w w:val="95"/>
          <w:lang w:eastAsia="zh-CN"/>
        </w:rPr>
        <w:t>方法的第一个参数为新增节点所在的主机名，注意这里必须是主机名（暂时</w:t>
      </w:r>
    </w:p>
    <w:p w:rsidR="00737AD2" w:rsidRDefault="007003A1">
      <w:pPr>
        <w:pStyle w:val="BodyText"/>
        <w:spacing w:line="240" w:lineRule="exact"/>
        <w:ind w:left="1857" w:right="227"/>
        <w:jc w:val="both"/>
        <w:rPr>
          <w:lang w:eastAsia="zh-CN"/>
        </w:rPr>
      </w:pPr>
      <w:r>
        <w:rPr>
          <w:w w:val="95"/>
          <w:lang w:eastAsia="zh-CN"/>
        </w:rPr>
        <w:t xml:space="preserve">不支持使用IP地址），第三个参数为数据文件存放路径，SequoiaDB      </w:t>
      </w:r>
      <w:r>
        <w:rPr>
          <w:spacing w:val="6"/>
          <w:w w:val="95"/>
          <w:lang w:eastAsia="zh-CN"/>
        </w:rPr>
        <w:t xml:space="preserve"> </w:t>
      </w:r>
      <w:r>
        <w:rPr>
          <w:w w:val="95"/>
          <w:lang w:eastAsia="zh-CN"/>
        </w:rPr>
        <w:t>将自动新建该目录，但需要</w:t>
      </w:r>
    </w:p>
    <w:p w:rsidR="00737AD2" w:rsidRDefault="007003A1">
      <w:pPr>
        <w:pStyle w:val="BodyText"/>
        <w:spacing w:line="240" w:lineRule="exact"/>
        <w:ind w:left="1857" w:right="3567"/>
        <w:jc w:val="both"/>
        <w:rPr>
          <w:lang w:eastAsia="zh-CN"/>
        </w:rPr>
      </w:pPr>
      <w:r>
        <w:rPr>
          <w:w w:val="95"/>
          <w:lang w:eastAsia="zh-CN"/>
        </w:rPr>
        <w:t>确保SequoiaDB管理员用户（默认sdbadmin）有写权限。</w:t>
      </w:r>
    </w:p>
    <w:p w:rsidR="00737AD2" w:rsidRDefault="00737AD2">
      <w:pPr>
        <w:spacing w:before="5" w:line="100" w:lineRule="exact"/>
        <w:rPr>
          <w:sz w:val="10"/>
          <w:szCs w:val="10"/>
          <w:lang w:eastAsia="zh-CN"/>
        </w:rPr>
      </w:pPr>
    </w:p>
    <w:p w:rsidR="00737AD2" w:rsidRDefault="007003A1">
      <w:pPr>
        <w:pStyle w:val="BodyText"/>
        <w:spacing w:line="168" w:lineRule="auto"/>
        <w:ind w:left="1857" w:right="107"/>
        <w:jc w:val="both"/>
        <w:rPr>
          <w:lang w:eastAsia="zh-CN"/>
        </w:rPr>
      </w:pPr>
      <w:r>
        <w:rPr>
          <w:w w:val="95"/>
          <w:lang w:eastAsia="zh-CN"/>
        </w:rPr>
        <w:t>2）rg.start()</w:t>
      </w:r>
      <w:r>
        <w:rPr>
          <w:spacing w:val="2"/>
          <w:w w:val="95"/>
          <w:lang w:eastAsia="zh-CN"/>
        </w:rPr>
        <w:t xml:space="preserve"> </w:t>
      </w:r>
      <w:r>
        <w:rPr>
          <w:w w:val="95"/>
          <w:lang w:eastAsia="zh-CN"/>
        </w:rPr>
        <w:t>方法用于启动一个分区组的所有节点，该函数一般需要等待10Sec钟左右才可完成。</w:t>
      </w:r>
      <w:r>
        <w:rPr>
          <w:lang w:eastAsia="zh-CN"/>
        </w:rPr>
        <w:t xml:space="preserve"> </w:t>
      </w:r>
      <w:r>
        <w:rPr>
          <w:w w:val="95"/>
          <w:lang w:eastAsia="zh-CN"/>
        </w:rPr>
        <w:t>该方法不保证分区组选举完成，为了保证分区组可以正常使用，start完成后，还需要等待30Sec时</w:t>
      </w:r>
      <w:r>
        <w:rPr>
          <w:lang w:eastAsia="zh-CN"/>
        </w:rPr>
        <w:t xml:space="preserve"> 间才可以正常使用新建的分区组。</w:t>
      </w:r>
    </w:p>
    <w:p w:rsidR="00737AD2" w:rsidRDefault="007003A1">
      <w:pPr>
        <w:pStyle w:val="BodyText"/>
        <w:tabs>
          <w:tab w:val="left" w:pos="1217"/>
        </w:tabs>
        <w:spacing w:line="28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在分区组增加节点</w:t>
      </w:r>
    </w:p>
    <w:p w:rsidR="00737AD2" w:rsidRDefault="00EC10B3">
      <w:pPr>
        <w:pStyle w:val="BodyText"/>
        <w:spacing w:before="84" w:line="172" w:lineRule="auto"/>
        <w:ind w:left="1417" w:right="5003" w:hanging="200"/>
        <w:rPr>
          <w:rFonts w:ascii="仿宋" w:eastAsia="仿宋" w:hAnsi="仿宋" w:cs="仿宋"/>
        </w:rPr>
      </w:pPr>
      <w:r w:rsidRPr="00EC10B3">
        <w:pict>
          <v:group id="_x0000_s3076" style="position:absolute;left:0;text-align:left;margin-left:95.85pt;margin-top:4.9pt;width:459.45pt;height:127.2pt;z-index:-25564;mso-position-horizontal-relative:page" coordorigin="1917,98" coordsize="9189,2544">
            <v:shape id="_x0000_s3077" style="position:absolute;left:1917;top:98;width:9189;height:2544" coordorigin="1917,98" coordsize="9189,2544" path="m1917,98r9189,l11106,2642r-9189,l1917,98xe" fillcolor="#efefef" stroked="f">
              <v:path arrowok="t"/>
            </v:shape>
            <w10:wrap anchorx="page"/>
          </v:group>
        </w:pict>
      </w:r>
      <w:r w:rsidR="007003A1">
        <w:rPr>
          <w:rFonts w:ascii="仿宋" w:eastAsia="仿宋" w:hAnsi="仿宋" w:cs="仿宋"/>
        </w:rPr>
        <w:t>String connString = "192.168.1.2:11810"; try {</w:t>
      </w:r>
    </w:p>
    <w:p w:rsidR="00737AD2" w:rsidRDefault="007003A1">
      <w:pPr>
        <w:pStyle w:val="BodyText"/>
        <w:spacing w:before="12" w:line="420" w:lineRule="atLeast"/>
        <w:ind w:left="1617" w:right="2903"/>
        <w:rPr>
          <w:rFonts w:ascii="仿宋" w:eastAsia="仿宋" w:hAnsi="仿宋" w:cs="仿宋"/>
        </w:rPr>
      </w:pPr>
      <w:r>
        <w:rPr>
          <w:rFonts w:ascii="仿宋" w:eastAsia="仿宋" w:hAnsi="仿宋" w:cs="仿宋"/>
        </w:rPr>
        <w:t>Sequoiadb sdb = new Sequoiadb(connString,"",""); ReplicaGroup rg = sdb.getReplicaGroup("group1");</w:t>
      </w:r>
    </w:p>
    <w:p w:rsidR="00737AD2" w:rsidRDefault="007003A1">
      <w:pPr>
        <w:pStyle w:val="BodyText"/>
        <w:spacing w:line="212" w:lineRule="exact"/>
        <w:ind w:left="1617"/>
        <w:rPr>
          <w:rFonts w:ascii="仿宋" w:eastAsia="仿宋" w:hAnsi="仿宋" w:cs="仿宋"/>
        </w:rPr>
      </w:pPr>
      <w:r>
        <w:rPr>
          <w:rFonts w:ascii="仿宋" w:eastAsia="仿宋" w:hAnsi="仿宋" w:cs="仿宋"/>
        </w:rPr>
        <w:t>Node node = rg.createNode("dbserver-1", 11830, "/var/sequoiadb/database/data/11830",</w:t>
      </w:r>
    </w:p>
    <w:p w:rsidR="00737AD2" w:rsidRDefault="007003A1">
      <w:pPr>
        <w:pStyle w:val="BodyText"/>
        <w:spacing w:line="212" w:lineRule="exact"/>
        <w:ind w:left="87" w:right="7352"/>
        <w:jc w:val="center"/>
        <w:rPr>
          <w:rFonts w:ascii="仿宋" w:eastAsia="仿宋" w:hAnsi="仿宋" w:cs="仿宋"/>
        </w:rPr>
      </w:pPr>
      <w:r>
        <w:rPr>
          <w:rFonts w:ascii="仿宋" w:eastAsia="仿宋" w:hAnsi="仿宋" w:cs="仿宋"/>
        </w:rPr>
        <w:t>null);</w:t>
      </w:r>
    </w:p>
    <w:p w:rsidR="00737AD2" w:rsidRDefault="007003A1">
      <w:pPr>
        <w:pStyle w:val="BodyText"/>
        <w:spacing w:line="212" w:lineRule="exact"/>
        <w:ind w:left="1617"/>
        <w:rPr>
          <w:rFonts w:ascii="仿宋" w:eastAsia="仿宋" w:hAnsi="仿宋" w:cs="仿宋"/>
        </w:rPr>
      </w:pPr>
      <w:r>
        <w:rPr>
          <w:rFonts w:ascii="仿宋" w:eastAsia="仿宋" w:hAnsi="仿宋" w:cs="仿宋"/>
        </w:rPr>
        <w:t>node.start();</w:t>
      </w:r>
    </w:p>
    <w:p w:rsidR="00737AD2" w:rsidRDefault="007003A1">
      <w:pPr>
        <w:pStyle w:val="BodyText"/>
        <w:spacing w:line="212" w:lineRule="exact"/>
        <w:ind w:left="1417"/>
        <w:rPr>
          <w:rFonts w:ascii="仿宋" w:eastAsia="仿宋" w:hAnsi="仿宋" w:cs="仿宋"/>
        </w:rPr>
      </w:pPr>
      <w:r>
        <w:rPr>
          <w:rFonts w:ascii="仿宋" w:eastAsia="仿宋" w:hAnsi="仿宋" w:cs="仿宋"/>
        </w:rPr>
        <w:t>} catch (BaseException e) {</w:t>
      </w:r>
    </w:p>
    <w:p w:rsidR="00737AD2" w:rsidRDefault="007003A1">
      <w:pPr>
        <w:pStyle w:val="BodyText"/>
        <w:spacing w:line="212" w:lineRule="exact"/>
        <w:ind w:left="1517"/>
        <w:rPr>
          <w:rFonts w:ascii="仿宋" w:eastAsia="仿宋" w:hAnsi="仿宋" w:cs="仿宋"/>
        </w:rPr>
      </w:pPr>
      <w:r>
        <w:rPr>
          <w:rFonts w:ascii="仿宋" w:eastAsia="仿宋" w:hAnsi="仿宋" w:cs="仿宋"/>
        </w:rPr>
        <w:t>System.out.println("Sequoiadb driver error, error description" + e.getErrorType());</w:t>
      </w:r>
    </w:p>
    <w:p w:rsidR="00737AD2" w:rsidRDefault="007003A1">
      <w:pPr>
        <w:pStyle w:val="BodyText"/>
        <w:spacing w:line="212" w:lineRule="exact"/>
        <w:ind w:left="1617"/>
        <w:rPr>
          <w:rFonts w:ascii="仿宋" w:eastAsia="仿宋" w:hAnsi="仿宋" w:cs="仿宋"/>
          <w:lang w:eastAsia="zh-CN"/>
        </w:rPr>
      </w:pPr>
      <w:r>
        <w:rPr>
          <w:rFonts w:ascii="仿宋" w:eastAsia="仿宋" w:hAnsi="仿宋" w:cs="仿宋"/>
          <w:lang w:eastAsia="zh-CN"/>
        </w:rPr>
        <w:t>}</w:t>
      </w:r>
    </w:p>
    <w:p w:rsidR="00737AD2" w:rsidRDefault="00EC10B3">
      <w:pPr>
        <w:pStyle w:val="BodyText"/>
        <w:spacing w:before="49"/>
        <w:ind w:left="1857"/>
        <w:rPr>
          <w:lang w:eastAsia="zh-CN"/>
        </w:rPr>
      </w:pPr>
      <w:r>
        <w:pict>
          <v:shape id="_x0000_s3075" type="#_x0000_t75" style="position:absolute;left:0;text-align:left;margin-left:95.85pt;margin-top:9.3pt;width:24pt;height:24pt;z-index:-25563;mso-position-horizontal-relative:page">
            <v:imagedata r:id="rId21" o:title=""/>
            <w10:wrap anchorx="page"/>
          </v:shape>
        </w:pict>
      </w:r>
      <w:r w:rsidR="007003A1">
        <w:rPr>
          <w:lang w:eastAsia="zh-CN"/>
        </w:rPr>
        <w:t>注:</w:t>
      </w:r>
    </w:p>
    <w:p w:rsidR="00737AD2" w:rsidRDefault="00737AD2">
      <w:pPr>
        <w:rPr>
          <w:lang w:eastAsia="zh-CN"/>
        </w:rPr>
        <w:sectPr w:rsidR="00737AD2">
          <w:pgSz w:w="12240" w:h="15840"/>
          <w:pgMar w:top="900" w:right="104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1037" w:right="501"/>
        <w:rPr>
          <w:lang w:eastAsia="zh-CN"/>
        </w:rPr>
      </w:pPr>
      <w:r>
        <w:rPr>
          <w:w w:val="95"/>
          <w:lang w:eastAsia="zh-CN"/>
        </w:rPr>
        <w:t xml:space="preserve">rg.createNode()     </w:t>
      </w:r>
      <w:r>
        <w:rPr>
          <w:spacing w:val="24"/>
          <w:w w:val="95"/>
          <w:lang w:eastAsia="zh-CN"/>
        </w:rPr>
        <w:t xml:space="preserve"> </w:t>
      </w:r>
      <w:r>
        <w:rPr>
          <w:w w:val="95"/>
          <w:lang w:eastAsia="zh-CN"/>
        </w:rPr>
        <w:t>方法的第一个参数为新增节点所在的主机名，注意这里必须是主机名（暂时不</w:t>
      </w:r>
      <w:r>
        <w:rPr>
          <w:lang w:eastAsia="zh-CN"/>
        </w:rPr>
        <w:t xml:space="preserve"> </w:t>
      </w:r>
      <w:r>
        <w:rPr>
          <w:w w:val="95"/>
          <w:lang w:eastAsia="zh-CN"/>
        </w:rPr>
        <w:t>支持使用IP地址），第三个参数为数据文件存放路径，SequoiaDB将自动新建该目录，但需要确</w:t>
      </w:r>
      <w:r>
        <w:rPr>
          <w:lang w:eastAsia="zh-CN"/>
        </w:rPr>
        <w:t xml:space="preserve"> 保SequoiaDB管理员用户（默认sdbadmin）有写权限。</w:t>
      </w:r>
    </w:p>
    <w:p w:rsidR="00737AD2" w:rsidRDefault="00737AD2">
      <w:pPr>
        <w:spacing w:before="4" w:line="110" w:lineRule="exact"/>
        <w:rPr>
          <w:sz w:val="11"/>
          <w:szCs w:val="11"/>
          <w:lang w:eastAsia="zh-CN"/>
        </w:rPr>
      </w:pPr>
    </w:p>
    <w:p w:rsidR="00737AD2" w:rsidRDefault="007003A1">
      <w:pPr>
        <w:pStyle w:val="BodyText"/>
        <w:ind w:left="113"/>
        <w:rPr>
          <w:lang w:eastAsia="zh-CN"/>
        </w:rPr>
      </w:pPr>
      <w:bookmarkStart w:id="453" w:name="Java_BSON_使用"/>
      <w:bookmarkStart w:id="454" w:name="_bookmark144"/>
      <w:bookmarkEnd w:id="453"/>
      <w:bookmarkEnd w:id="454"/>
      <w:r>
        <w:rPr>
          <w:w w:val="90"/>
          <w:lang w:eastAsia="zh-CN"/>
        </w:rPr>
        <w:t>Java</w:t>
      </w:r>
      <w:r>
        <w:rPr>
          <w:spacing w:val="22"/>
          <w:w w:val="90"/>
          <w:lang w:eastAsia="zh-CN"/>
        </w:rPr>
        <w:t xml:space="preserve"> </w:t>
      </w:r>
      <w:r>
        <w:rPr>
          <w:w w:val="90"/>
          <w:lang w:eastAsia="zh-CN"/>
        </w:rPr>
        <w:t>BSON</w:t>
      </w:r>
      <w:r>
        <w:rPr>
          <w:spacing w:val="23"/>
          <w:w w:val="90"/>
          <w:lang w:eastAsia="zh-CN"/>
        </w:rPr>
        <w:t xml:space="preserve"> </w:t>
      </w:r>
      <w:r>
        <w:rPr>
          <w:w w:val="90"/>
          <w:lang w:eastAsia="zh-CN"/>
        </w:rPr>
        <w:t>使用</w:t>
      </w:r>
    </w:p>
    <w:p w:rsidR="00737AD2" w:rsidRDefault="00737AD2">
      <w:pPr>
        <w:spacing w:before="9" w:line="110" w:lineRule="exact"/>
        <w:rPr>
          <w:sz w:val="11"/>
          <w:szCs w:val="11"/>
          <w:lang w:eastAsia="zh-CN"/>
        </w:rPr>
      </w:pPr>
    </w:p>
    <w:p w:rsidR="00737AD2" w:rsidRDefault="00737AD2">
      <w:pPr>
        <w:spacing w:line="200" w:lineRule="exact"/>
        <w:rPr>
          <w:sz w:val="20"/>
          <w:szCs w:val="20"/>
          <w:lang w:eastAsia="zh-CN"/>
        </w:rPr>
      </w:pPr>
    </w:p>
    <w:p w:rsidR="00737AD2" w:rsidRDefault="007003A1">
      <w:pPr>
        <w:pStyle w:val="BodyText"/>
        <w:ind w:left="113"/>
        <w:rPr>
          <w:lang w:eastAsia="zh-CN"/>
        </w:rPr>
      </w:pPr>
      <w:r>
        <w:rPr>
          <w:w w:val="95"/>
          <w:lang w:eastAsia="zh-CN"/>
        </w:rPr>
        <w:t>Java</w:t>
      </w:r>
      <w:r>
        <w:rPr>
          <w:spacing w:val="-5"/>
          <w:w w:val="95"/>
          <w:lang w:eastAsia="zh-CN"/>
        </w:rPr>
        <w:t xml:space="preserve"> </w:t>
      </w:r>
      <w:r>
        <w:rPr>
          <w:w w:val="95"/>
          <w:lang w:eastAsia="zh-CN"/>
        </w:rPr>
        <w:t>BSON</w:t>
      </w:r>
      <w:r>
        <w:rPr>
          <w:spacing w:val="-5"/>
          <w:w w:val="95"/>
          <w:lang w:eastAsia="zh-CN"/>
        </w:rPr>
        <w:t xml:space="preserve"> </w:t>
      </w:r>
      <w:r>
        <w:rPr>
          <w:w w:val="95"/>
          <w:lang w:eastAsia="zh-CN"/>
        </w:rPr>
        <w:t>数据类型</w:t>
      </w:r>
    </w:p>
    <w:p w:rsidR="00737AD2" w:rsidRDefault="007003A1">
      <w:pPr>
        <w:pStyle w:val="BodyText"/>
        <w:spacing w:before="18" w:line="379" w:lineRule="auto"/>
        <w:ind w:left="113" w:right="1790"/>
        <w:rPr>
          <w:lang w:eastAsia="zh-CN"/>
        </w:rPr>
      </w:pPr>
      <w:r>
        <w:rPr>
          <w:w w:val="90"/>
          <w:lang w:eastAsia="zh-CN"/>
        </w:rPr>
        <w:t>目前，SequoiaDB支持多种BSON数据类型。详情请查看</w:t>
      </w:r>
      <w:hyperlink w:anchor="_bookmark6" w:history="1">
        <w:r>
          <w:rPr>
            <w:color w:val="0000FF"/>
            <w:w w:val="90"/>
            <w:lang w:eastAsia="zh-CN"/>
          </w:rPr>
          <w:t xml:space="preserve">数据库概念  </w:t>
        </w:r>
        <w:r>
          <w:rPr>
            <w:color w:val="0000FF"/>
            <w:spacing w:val="45"/>
            <w:w w:val="90"/>
            <w:lang w:eastAsia="zh-CN"/>
          </w:rPr>
          <w:t xml:space="preserve"> </w:t>
        </w:r>
        <w:r>
          <w:rPr>
            <w:color w:val="0000FF"/>
            <w:w w:val="90"/>
            <w:lang w:eastAsia="zh-CN"/>
          </w:rPr>
          <w:t xml:space="preserve">-  </w:t>
        </w:r>
        <w:r>
          <w:rPr>
            <w:color w:val="0000FF"/>
            <w:spacing w:val="45"/>
            <w:w w:val="90"/>
            <w:lang w:eastAsia="zh-CN"/>
          </w:rPr>
          <w:t xml:space="preserve"> </w:t>
        </w:r>
        <w:r>
          <w:rPr>
            <w:color w:val="0000FF"/>
            <w:w w:val="90"/>
            <w:lang w:eastAsia="zh-CN"/>
          </w:rPr>
          <w:t xml:space="preserve">数据库  </w:t>
        </w:r>
        <w:r>
          <w:rPr>
            <w:color w:val="0000FF"/>
            <w:spacing w:val="45"/>
            <w:w w:val="90"/>
            <w:lang w:eastAsia="zh-CN"/>
          </w:rPr>
          <w:t xml:space="preserve"> </w:t>
        </w:r>
        <w:r>
          <w:rPr>
            <w:color w:val="0000FF"/>
            <w:w w:val="90"/>
            <w:lang w:eastAsia="zh-CN"/>
          </w:rPr>
          <w:t xml:space="preserve">-  </w:t>
        </w:r>
        <w:r>
          <w:rPr>
            <w:color w:val="0000FF"/>
            <w:spacing w:val="46"/>
            <w:w w:val="90"/>
            <w:lang w:eastAsia="zh-CN"/>
          </w:rPr>
          <w:t xml:space="preserve"> </w:t>
        </w:r>
        <w:r>
          <w:rPr>
            <w:color w:val="0000FF"/>
            <w:w w:val="90"/>
            <w:lang w:eastAsia="zh-CN"/>
          </w:rPr>
          <w:t>文档</w:t>
        </w:r>
      </w:hyperlink>
      <w:r>
        <w:rPr>
          <w:color w:val="000000"/>
          <w:w w:val="90"/>
          <w:lang w:eastAsia="zh-CN"/>
        </w:rPr>
        <w:t>一节。</w:t>
      </w:r>
      <w:r>
        <w:rPr>
          <w:color w:val="000000"/>
          <w:lang w:eastAsia="zh-CN"/>
        </w:rPr>
        <w:t xml:space="preserve"> </w:t>
      </w:r>
      <w:r>
        <w:rPr>
          <w:color w:val="000000"/>
          <w:w w:val="90"/>
          <w:lang w:eastAsia="zh-CN"/>
        </w:rPr>
        <w:t xml:space="preserve">Java  </w:t>
      </w:r>
      <w:r>
        <w:rPr>
          <w:color w:val="000000"/>
          <w:spacing w:val="19"/>
          <w:w w:val="90"/>
          <w:lang w:eastAsia="zh-CN"/>
        </w:rPr>
        <w:t xml:space="preserve"> </w:t>
      </w:r>
      <w:r>
        <w:rPr>
          <w:color w:val="000000"/>
          <w:w w:val="90"/>
          <w:lang w:eastAsia="zh-CN"/>
        </w:rPr>
        <w:t>构造BSON数据类型</w:t>
      </w:r>
    </w:p>
    <w:p w:rsidR="00737AD2" w:rsidRDefault="007003A1">
      <w:pPr>
        <w:pStyle w:val="BodyText"/>
        <w:tabs>
          <w:tab w:val="left" w:pos="397"/>
        </w:tabs>
        <w:spacing w:line="22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整数/符浮点数</w:t>
      </w:r>
    </w:p>
    <w:p w:rsidR="00737AD2" w:rsidRDefault="007003A1">
      <w:pPr>
        <w:pStyle w:val="BodyText"/>
        <w:spacing w:line="303" w:lineRule="exact"/>
        <w:ind w:left="397"/>
        <w:rPr>
          <w:lang w:eastAsia="zh-CN"/>
        </w:rPr>
      </w:pPr>
      <w:r>
        <w:rPr>
          <w:w w:val="95"/>
          <w:lang w:eastAsia="zh-CN"/>
        </w:rPr>
        <w:t xml:space="preserve">java </w:t>
      </w:r>
      <w:r>
        <w:rPr>
          <w:spacing w:val="19"/>
          <w:w w:val="95"/>
          <w:lang w:eastAsia="zh-CN"/>
        </w:rPr>
        <w:t xml:space="preserve"> </w:t>
      </w:r>
      <w:r>
        <w:rPr>
          <w:w w:val="95"/>
          <w:lang w:eastAsia="zh-CN"/>
        </w:rPr>
        <w:t>bson构造整数/符浮点数类型</w:t>
      </w:r>
    </w:p>
    <w:p w:rsidR="00737AD2" w:rsidRDefault="00EC10B3">
      <w:pPr>
        <w:pStyle w:val="BodyText"/>
        <w:spacing w:before="6"/>
        <w:ind w:left="397"/>
        <w:rPr>
          <w:rFonts w:ascii="仿宋" w:eastAsia="仿宋" w:hAnsi="仿宋" w:cs="仿宋"/>
        </w:rPr>
      </w:pPr>
      <w:r w:rsidRPr="00EC10B3">
        <w:pict>
          <v:group id="_x0000_s3073" style="position:absolute;left:0;text-align:left;margin-left:95.85pt;margin-top:4.75pt;width:459.45pt;height:42.4pt;z-index:-25562;mso-position-horizontal-relative:page" coordorigin="1917,95" coordsize="9189,848">
            <v:shape id="_x0000_s3074"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 {a:123, b:3.14}</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obj.put("a", 123);</w:t>
      </w:r>
    </w:p>
    <w:p w:rsidR="00737AD2" w:rsidRDefault="007003A1">
      <w:pPr>
        <w:pStyle w:val="BodyText"/>
        <w:spacing w:line="212" w:lineRule="exact"/>
        <w:ind w:left="397"/>
        <w:rPr>
          <w:rFonts w:ascii="仿宋" w:eastAsia="仿宋" w:hAnsi="仿宋" w:cs="仿宋"/>
        </w:rPr>
      </w:pPr>
      <w:r>
        <w:rPr>
          <w:rFonts w:ascii="仿宋" w:eastAsia="仿宋" w:hAnsi="仿宋" w:cs="仿宋"/>
        </w:rPr>
        <w:t>obj.put("b", 3.14);</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字符串</w:t>
      </w:r>
    </w:p>
    <w:p w:rsidR="00737AD2" w:rsidRDefault="007003A1">
      <w:pPr>
        <w:pStyle w:val="BodyText"/>
        <w:spacing w:line="303" w:lineRule="exact"/>
        <w:ind w:left="397"/>
      </w:pPr>
      <w:r>
        <w:rPr>
          <w:w w:val="95"/>
        </w:rPr>
        <w:t>java</w:t>
      </w:r>
      <w:r>
        <w:rPr>
          <w:spacing w:val="52"/>
          <w:w w:val="95"/>
        </w:rPr>
        <w:t xml:space="preserve"> </w:t>
      </w:r>
      <w:r>
        <w:rPr>
          <w:w w:val="95"/>
        </w:rPr>
        <w:t>bson构造字符串类型</w:t>
      </w:r>
    </w:p>
    <w:p w:rsidR="00737AD2" w:rsidRDefault="00EC10B3">
      <w:pPr>
        <w:pStyle w:val="BodyText"/>
        <w:spacing w:before="6"/>
        <w:ind w:left="397"/>
        <w:rPr>
          <w:rFonts w:ascii="仿宋" w:eastAsia="仿宋" w:hAnsi="仿宋" w:cs="仿宋"/>
        </w:rPr>
      </w:pPr>
      <w:r w:rsidRPr="00EC10B3">
        <w:pict>
          <v:group id="_x0000_s3071" style="position:absolute;left:0;text-align:left;margin-left:95.85pt;margin-top:4.75pt;width:459.45pt;height:31.8pt;z-index:-25561;mso-position-horizontal-relative:page" coordorigin="1917,95" coordsize="9189,636">
            <v:shape id="_x0000_s3072"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 {a:"hi"}</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obj.put("a", "hi");</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空类型</w:t>
      </w:r>
    </w:p>
    <w:p w:rsidR="00737AD2" w:rsidRDefault="007003A1">
      <w:pPr>
        <w:pStyle w:val="BodyText"/>
        <w:spacing w:line="303" w:lineRule="exact"/>
        <w:ind w:left="397"/>
      </w:pPr>
      <w:r>
        <w:rPr>
          <w:w w:val="95"/>
        </w:rPr>
        <w:t>java</w:t>
      </w:r>
      <w:r>
        <w:rPr>
          <w:spacing w:val="32"/>
          <w:w w:val="95"/>
        </w:rPr>
        <w:t xml:space="preserve"> </w:t>
      </w:r>
      <w:r>
        <w:rPr>
          <w:w w:val="95"/>
        </w:rPr>
        <w:t>bson构造空类型</w:t>
      </w:r>
    </w:p>
    <w:p w:rsidR="00737AD2" w:rsidRDefault="00EC10B3">
      <w:pPr>
        <w:pStyle w:val="BodyText"/>
        <w:spacing w:before="6"/>
        <w:ind w:left="397"/>
        <w:rPr>
          <w:rFonts w:ascii="仿宋" w:eastAsia="仿宋" w:hAnsi="仿宋" w:cs="仿宋"/>
        </w:rPr>
      </w:pPr>
      <w:r w:rsidRPr="00EC10B3">
        <w:pict>
          <v:group id="_x0000_s3069" style="position:absolute;left:0;text-align:left;margin-left:95.85pt;margin-top:4.75pt;width:459.45pt;height:31.8pt;z-index:-25560;mso-position-horizontal-relative:page" coordorigin="1917,95" coordsize="9189,636">
            <v:shape id="_x0000_s3070"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 {a:null}</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obj.put("a", null);</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对象</w:t>
      </w:r>
    </w:p>
    <w:p w:rsidR="00737AD2" w:rsidRDefault="007003A1">
      <w:pPr>
        <w:pStyle w:val="BodyText"/>
        <w:spacing w:line="303" w:lineRule="exact"/>
        <w:ind w:left="397"/>
      </w:pPr>
      <w:r>
        <w:rPr>
          <w:w w:val="95"/>
        </w:rPr>
        <w:t xml:space="preserve">java </w:t>
      </w:r>
      <w:r>
        <w:rPr>
          <w:spacing w:val="6"/>
          <w:w w:val="95"/>
        </w:rPr>
        <w:t xml:space="preserve"> </w:t>
      </w:r>
      <w:r>
        <w:rPr>
          <w:w w:val="95"/>
        </w:rPr>
        <w:t>bson构造嵌套对象类型</w:t>
      </w:r>
    </w:p>
    <w:p w:rsidR="00737AD2" w:rsidRDefault="00EC10B3">
      <w:pPr>
        <w:pStyle w:val="BodyText"/>
        <w:spacing w:before="6"/>
        <w:ind w:left="397"/>
        <w:rPr>
          <w:rFonts w:ascii="仿宋" w:eastAsia="仿宋" w:hAnsi="仿宋" w:cs="仿宋"/>
        </w:rPr>
      </w:pPr>
      <w:r w:rsidRPr="00EC10B3">
        <w:pict>
          <v:group id="_x0000_s3067" style="position:absolute;left:0;text-align:left;margin-left:95.85pt;margin-top:4.75pt;width:459.45pt;height:53pt;z-index:-25559;mso-position-horizontal-relative:page" coordorigin="1917,95" coordsize="9189,1060">
            <v:shape id="_x0000_s3068"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 {b:{a:1}}</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subObj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subObj.put("a", 1);</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obj.put("b", subObj);</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数组</w:t>
      </w:r>
    </w:p>
    <w:p w:rsidR="00737AD2" w:rsidRDefault="007003A1">
      <w:pPr>
        <w:pStyle w:val="BodyText"/>
        <w:spacing w:line="303" w:lineRule="exact"/>
        <w:ind w:left="397"/>
      </w:pPr>
      <w:r>
        <w:rPr>
          <w:w w:val="95"/>
        </w:rPr>
        <w:t>java</w:t>
      </w:r>
      <w:r>
        <w:rPr>
          <w:spacing w:val="44"/>
          <w:w w:val="95"/>
        </w:rPr>
        <w:t xml:space="preserve"> </w:t>
      </w:r>
      <w:r>
        <w:rPr>
          <w:w w:val="95"/>
        </w:rPr>
        <w:t>bson使用org.bson.types.BasicBSONList来构造数组类型</w:t>
      </w:r>
    </w:p>
    <w:p w:rsidR="00737AD2" w:rsidRDefault="00EC10B3">
      <w:pPr>
        <w:pStyle w:val="BodyText"/>
        <w:spacing w:before="6"/>
        <w:ind w:left="397"/>
        <w:rPr>
          <w:rFonts w:ascii="仿宋" w:eastAsia="仿宋" w:hAnsi="仿宋" w:cs="仿宋"/>
        </w:rPr>
      </w:pPr>
      <w:r w:rsidRPr="00EC10B3">
        <w:pict>
          <v:group id="_x0000_s3065" style="position:absolute;left:0;text-align:left;margin-left:95.85pt;margin-top:4.75pt;width:459.45pt;height:74.2pt;z-index:-25558;mso-position-horizontal-relative:page" coordorigin="1917,95" coordsize="9189,1484">
            <v:shape id="_x0000_s3066" style="position:absolute;left:1917;top:95;width:9189;height:1484" coordorigin="1917,95" coordsize="9189,1484" path="m1917,95r9189,l11106,1579r-9189,l1917,95xe" fillcolor="#efefef" stroked="f">
              <v:path arrowok="t"/>
            </v:shape>
            <w10:wrap anchorx="page"/>
          </v:group>
        </w:pict>
      </w:r>
      <w:r w:rsidR="007003A1">
        <w:rPr>
          <w:rFonts w:ascii="仿宋" w:eastAsia="仿宋" w:hAnsi="仿宋" w:cs="仿宋"/>
        </w:rPr>
        <w:t>// {a:[0,1,2]}</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arr = new BasicBSONList();</w:t>
      </w:r>
    </w:p>
    <w:p w:rsidR="00737AD2" w:rsidRDefault="007003A1">
      <w:pPr>
        <w:pStyle w:val="BodyText"/>
        <w:spacing w:line="212" w:lineRule="exact"/>
        <w:ind w:left="397"/>
        <w:rPr>
          <w:rFonts w:ascii="仿宋" w:eastAsia="仿宋" w:hAnsi="仿宋" w:cs="仿宋"/>
        </w:rPr>
      </w:pPr>
      <w:r>
        <w:rPr>
          <w:rFonts w:ascii="仿宋" w:eastAsia="仿宋" w:hAnsi="仿宋" w:cs="仿宋"/>
        </w:rPr>
        <w:t>arr.put("0", 0);</w:t>
      </w:r>
    </w:p>
    <w:p w:rsidR="00737AD2" w:rsidRDefault="007003A1">
      <w:pPr>
        <w:pStyle w:val="BodyText"/>
        <w:spacing w:line="212" w:lineRule="exact"/>
        <w:ind w:left="397"/>
        <w:rPr>
          <w:rFonts w:ascii="仿宋" w:eastAsia="仿宋" w:hAnsi="仿宋" w:cs="仿宋"/>
        </w:rPr>
      </w:pPr>
      <w:r>
        <w:rPr>
          <w:rFonts w:ascii="仿宋" w:eastAsia="仿宋" w:hAnsi="仿宋" w:cs="仿宋"/>
        </w:rPr>
        <w:t>arr.put("1", 1);</w:t>
      </w:r>
    </w:p>
    <w:p w:rsidR="00737AD2" w:rsidRDefault="007003A1">
      <w:pPr>
        <w:pStyle w:val="BodyText"/>
        <w:spacing w:line="212" w:lineRule="exact"/>
        <w:ind w:left="397"/>
        <w:rPr>
          <w:rFonts w:ascii="仿宋" w:eastAsia="仿宋" w:hAnsi="仿宋" w:cs="仿宋"/>
        </w:rPr>
      </w:pPr>
      <w:r>
        <w:rPr>
          <w:rFonts w:ascii="仿宋" w:eastAsia="仿宋" w:hAnsi="仿宋" w:cs="仿宋"/>
        </w:rPr>
        <w:t>arr.put("2", 2);</w:t>
      </w:r>
    </w:p>
    <w:p w:rsidR="00737AD2" w:rsidRDefault="007003A1">
      <w:pPr>
        <w:pStyle w:val="BodyText"/>
        <w:spacing w:line="212" w:lineRule="exact"/>
        <w:ind w:left="397"/>
        <w:rPr>
          <w:rFonts w:ascii="仿宋" w:eastAsia="仿宋" w:hAnsi="仿宋" w:cs="仿宋"/>
        </w:rPr>
      </w:pPr>
      <w:r>
        <w:rPr>
          <w:rFonts w:ascii="仿宋" w:eastAsia="仿宋" w:hAnsi="仿宋" w:cs="仿宋"/>
        </w:rPr>
        <w:t>obj.put("a", arr);</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布尔</w:t>
      </w:r>
    </w:p>
    <w:p w:rsidR="00737AD2" w:rsidRDefault="007003A1">
      <w:pPr>
        <w:pStyle w:val="BodyText"/>
        <w:spacing w:line="303" w:lineRule="exact"/>
        <w:ind w:left="397"/>
      </w:pPr>
      <w:r>
        <w:rPr>
          <w:w w:val="95"/>
        </w:rPr>
        <w:t>java</w:t>
      </w:r>
      <w:r>
        <w:rPr>
          <w:spacing w:val="42"/>
          <w:w w:val="95"/>
        </w:rPr>
        <w:t xml:space="preserve"> </w:t>
      </w:r>
      <w:r>
        <w:rPr>
          <w:w w:val="95"/>
        </w:rPr>
        <w:t>bson构造布尔类型</w:t>
      </w:r>
    </w:p>
    <w:p w:rsidR="00737AD2" w:rsidRDefault="00EC10B3">
      <w:pPr>
        <w:pStyle w:val="BodyText"/>
        <w:spacing w:before="6"/>
        <w:ind w:left="397"/>
        <w:rPr>
          <w:rFonts w:ascii="仿宋" w:eastAsia="仿宋" w:hAnsi="仿宋" w:cs="仿宋"/>
        </w:rPr>
      </w:pPr>
      <w:r w:rsidRPr="00EC10B3">
        <w:pict>
          <v:group id="_x0000_s3063" style="position:absolute;left:0;text-align:left;margin-left:95.85pt;margin-top:4.75pt;width:459.45pt;height:42.4pt;z-index:-25557;mso-position-horizontal-relative:page" coordorigin="1917,95" coordsize="9189,848">
            <v:shape id="_x0000_s3064"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 {a:true, b:false}</w:t>
      </w:r>
    </w:p>
    <w:p w:rsidR="00737AD2" w:rsidRDefault="007003A1">
      <w:pPr>
        <w:pStyle w:val="BodyText"/>
        <w:spacing w:line="212" w:lineRule="exact"/>
        <w:ind w:left="39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397"/>
        <w:rPr>
          <w:rFonts w:ascii="仿宋" w:eastAsia="仿宋" w:hAnsi="仿宋" w:cs="仿宋"/>
        </w:rPr>
      </w:pPr>
      <w:r>
        <w:rPr>
          <w:rFonts w:ascii="仿宋" w:eastAsia="仿宋" w:hAnsi="仿宋" w:cs="仿宋"/>
        </w:rPr>
        <w:t>obj.put("a", true);</w:t>
      </w:r>
    </w:p>
    <w:p w:rsidR="00737AD2" w:rsidRDefault="007003A1">
      <w:pPr>
        <w:pStyle w:val="BodyText"/>
        <w:spacing w:line="212" w:lineRule="exact"/>
        <w:ind w:left="397"/>
        <w:rPr>
          <w:rFonts w:ascii="仿宋" w:eastAsia="仿宋" w:hAnsi="仿宋" w:cs="仿宋"/>
        </w:rPr>
      </w:pPr>
      <w:r>
        <w:rPr>
          <w:rFonts w:ascii="仿宋" w:eastAsia="仿宋" w:hAnsi="仿宋" w:cs="仿宋"/>
        </w:rPr>
        <w:t>obj.put("b", false);</w:t>
      </w:r>
    </w:p>
    <w:p w:rsidR="00737AD2" w:rsidRDefault="007003A1">
      <w:pPr>
        <w:pStyle w:val="BodyText"/>
        <w:numPr>
          <w:ilvl w:val="0"/>
          <w:numId w:val="33"/>
        </w:numPr>
        <w:tabs>
          <w:tab w:val="left" w:pos="397"/>
        </w:tabs>
        <w:spacing w:line="257" w:lineRule="exact"/>
        <w:ind w:left="397"/>
      </w:pPr>
      <w:r>
        <w:rPr>
          <w:position w:val="1"/>
        </w:rPr>
        <w:t>对象ID</w:t>
      </w:r>
    </w:p>
    <w:p w:rsidR="00737AD2" w:rsidRDefault="007003A1">
      <w:pPr>
        <w:pStyle w:val="BodyText"/>
        <w:spacing w:before="48" w:line="168" w:lineRule="auto"/>
        <w:ind w:left="397" w:right="318"/>
      </w:pPr>
      <w:r>
        <w:rPr>
          <w:w w:val="90"/>
        </w:rPr>
        <w:t xml:space="preserve">java    </w:t>
      </w:r>
      <w:r>
        <w:rPr>
          <w:spacing w:val="29"/>
          <w:w w:val="90"/>
        </w:rPr>
        <w:t xml:space="preserve"> </w:t>
      </w:r>
      <w:r>
        <w:rPr>
          <w:w w:val="90"/>
        </w:rPr>
        <w:t xml:space="preserve">bson使用org.bson.types.ObjectId来生成每条记录的"_id"字段内容。Java    </w:t>
      </w:r>
      <w:r>
        <w:rPr>
          <w:spacing w:val="29"/>
          <w:w w:val="90"/>
        </w:rPr>
        <w:t xml:space="preserve"> </w:t>
      </w:r>
      <w:r>
        <w:rPr>
          <w:w w:val="90"/>
        </w:rPr>
        <w:t>bson12字节</w:t>
      </w:r>
      <w:r>
        <w:t xml:space="preserve"> </w:t>
      </w:r>
      <w:r>
        <w:rPr>
          <w:w w:val="90"/>
        </w:rPr>
        <w:t>的ObjectId与</w:t>
      </w:r>
      <w:hyperlink w:anchor="_bookmark7" w:history="1">
        <w:r>
          <w:rPr>
            <w:color w:val="0000FF"/>
            <w:w w:val="90"/>
          </w:rPr>
          <w:t xml:space="preserve">数据库概念 </w:t>
        </w:r>
        <w:r>
          <w:rPr>
            <w:color w:val="0000FF"/>
            <w:spacing w:val="41"/>
            <w:w w:val="90"/>
          </w:rPr>
          <w:t xml:space="preserve"> </w:t>
        </w:r>
        <w:r>
          <w:rPr>
            <w:color w:val="0000FF"/>
            <w:w w:val="90"/>
          </w:rPr>
          <w:t xml:space="preserve">- </w:t>
        </w:r>
        <w:r>
          <w:rPr>
            <w:color w:val="0000FF"/>
            <w:spacing w:val="42"/>
            <w:w w:val="90"/>
          </w:rPr>
          <w:t xml:space="preserve"> </w:t>
        </w:r>
        <w:r>
          <w:rPr>
            <w:color w:val="0000FF"/>
            <w:w w:val="90"/>
          </w:rPr>
          <w:t xml:space="preserve">数据库 </w:t>
        </w:r>
        <w:r>
          <w:rPr>
            <w:color w:val="0000FF"/>
            <w:spacing w:val="42"/>
            <w:w w:val="90"/>
          </w:rPr>
          <w:t xml:space="preserve"> </w:t>
        </w:r>
        <w:r>
          <w:rPr>
            <w:color w:val="0000FF"/>
            <w:w w:val="90"/>
          </w:rPr>
          <w:t xml:space="preserve">- </w:t>
        </w:r>
        <w:r>
          <w:rPr>
            <w:color w:val="0000FF"/>
            <w:spacing w:val="42"/>
            <w:w w:val="90"/>
          </w:rPr>
          <w:t xml:space="preserve"> </w:t>
        </w:r>
        <w:r>
          <w:rPr>
            <w:color w:val="0000FF"/>
            <w:w w:val="90"/>
          </w:rPr>
          <w:t xml:space="preserve">文档 </w:t>
        </w:r>
        <w:r>
          <w:rPr>
            <w:color w:val="0000FF"/>
            <w:spacing w:val="42"/>
            <w:w w:val="90"/>
          </w:rPr>
          <w:t xml:space="preserve"> </w:t>
        </w:r>
        <w:r>
          <w:rPr>
            <w:color w:val="0000FF"/>
            <w:w w:val="90"/>
          </w:rPr>
          <w:t xml:space="preserve">- </w:t>
        </w:r>
        <w:r>
          <w:rPr>
            <w:color w:val="0000FF"/>
            <w:spacing w:val="42"/>
            <w:w w:val="90"/>
          </w:rPr>
          <w:t xml:space="preserve"> </w:t>
        </w:r>
        <w:r>
          <w:rPr>
            <w:color w:val="0000FF"/>
            <w:w w:val="90"/>
          </w:rPr>
          <w:t>对象ID</w:t>
        </w:r>
      </w:hyperlink>
      <w:r>
        <w:rPr>
          <w:color w:val="000000"/>
          <w:w w:val="90"/>
        </w:rPr>
        <w:t>一节介绍的对象ID略有不同，目前，Java</w:t>
      </w:r>
    </w:p>
    <w:p w:rsidR="00737AD2" w:rsidRDefault="00737AD2">
      <w:pPr>
        <w:spacing w:line="168"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1217" w:right="103"/>
        <w:rPr>
          <w:lang w:eastAsia="zh-CN"/>
        </w:rPr>
      </w:pPr>
      <w:r>
        <w:rPr>
          <w:w w:val="95"/>
          <w:lang w:eastAsia="zh-CN"/>
        </w:rPr>
        <w:t>ObjectId的12字节内容由三部分组成：4字节精确到秒的时间戳，4字节系统（物理机）标示，4字节由随</w:t>
      </w:r>
      <w:r>
        <w:rPr>
          <w:lang w:eastAsia="zh-CN"/>
        </w:rPr>
        <w:t xml:space="preserve"> 机数起始的序列号。默认情况下，数据库为每条记录生成一个字段名为"_id"的唯一对象ID。</w:t>
      </w:r>
    </w:p>
    <w:p w:rsidR="00737AD2" w:rsidRDefault="00EC10B3">
      <w:pPr>
        <w:pStyle w:val="BodyText"/>
        <w:spacing w:before="97" w:line="172" w:lineRule="auto"/>
        <w:ind w:left="1217" w:right="4943"/>
        <w:rPr>
          <w:rFonts w:ascii="仿宋" w:eastAsia="仿宋" w:hAnsi="仿宋" w:cs="仿宋"/>
        </w:rPr>
      </w:pPr>
      <w:r w:rsidRPr="00EC10B3">
        <w:pict>
          <v:group id="_x0000_s3061" style="position:absolute;left:0;text-align:left;margin-left:95.85pt;margin-top:5.55pt;width:459.45pt;height:42.4pt;z-index:-25556;mso-position-horizontal-relative:page" coordorigin="1917,111" coordsize="9189,848">
            <v:shape id="_x0000_s3062" style="position:absolute;left:1917;top:111;width:9189;height:848" coordorigin="1917,111" coordsize="9189,848" path="m1917,111r9189,l11106,959r-9189,l1917,111xe" fillcolor="#efefef" stroked="f">
              <v:path arrowok="t"/>
            </v:shape>
            <w10:wrap anchorx="page"/>
          </v:group>
        </w:pict>
      </w:r>
      <w:r w:rsidR="007003A1">
        <w:rPr>
          <w:rFonts w:ascii="仿宋" w:eastAsia="仿宋" w:hAnsi="仿宋" w:cs="仿宋"/>
        </w:rPr>
        <w:t>BSONObject obj = new BasicBSONObject(); ObjectId id1 = new ObjectId();</w:t>
      </w:r>
    </w:p>
    <w:p w:rsidR="00737AD2" w:rsidRDefault="007003A1">
      <w:pPr>
        <w:pStyle w:val="BodyText"/>
        <w:spacing w:line="172" w:lineRule="auto"/>
        <w:ind w:left="1217" w:right="2243"/>
        <w:rPr>
          <w:rFonts w:ascii="仿宋" w:eastAsia="仿宋" w:hAnsi="仿宋" w:cs="仿宋"/>
        </w:rPr>
      </w:pPr>
      <w:r>
        <w:rPr>
          <w:rFonts w:ascii="仿宋" w:eastAsia="仿宋" w:hAnsi="仿宋" w:cs="仿宋"/>
        </w:rPr>
        <w:t>ObjectId id2 = new ObjectId("53bb5667c5d061d6f579d0bb"); obj.put("_id", id1);</w:t>
      </w:r>
    </w:p>
    <w:p w:rsidR="00737AD2" w:rsidRDefault="007003A1">
      <w:pPr>
        <w:pStyle w:val="BodyText"/>
        <w:tabs>
          <w:tab w:val="left" w:pos="1217"/>
        </w:tabs>
        <w:spacing w:line="26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正则表达式</w:t>
      </w:r>
    </w:p>
    <w:p w:rsidR="00737AD2" w:rsidRDefault="007003A1">
      <w:pPr>
        <w:pStyle w:val="BodyText"/>
        <w:spacing w:line="303" w:lineRule="exact"/>
        <w:ind w:left="1217"/>
      </w:pPr>
      <w:r>
        <w:rPr>
          <w:w w:val="95"/>
        </w:rPr>
        <w:t xml:space="preserve">java  </w:t>
      </w:r>
      <w:r>
        <w:rPr>
          <w:spacing w:val="20"/>
          <w:w w:val="95"/>
        </w:rPr>
        <w:t xml:space="preserve"> </w:t>
      </w:r>
      <w:r>
        <w:rPr>
          <w:w w:val="95"/>
        </w:rPr>
        <w:t>bson使用java.util.regex.Pattern来构造正则表达式数据类型。</w:t>
      </w:r>
    </w:p>
    <w:p w:rsidR="00737AD2" w:rsidRDefault="00EC10B3">
      <w:pPr>
        <w:pStyle w:val="BodyText"/>
        <w:spacing w:before="6"/>
        <w:ind w:left="1217"/>
        <w:rPr>
          <w:rFonts w:ascii="仿宋" w:eastAsia="仿宋" w:hAnsi="仿宋" w:cs="仿宋"/>
        </w:rPr>
      </w:pPr>
      <w:r w:rsidRPr="00EC10B3">
        <w:pict>
          <v:group id="_x0000_s3059" style="position:absolute;left:0;text-align:left;margin-left:95.85pt;margin-top:4.75pt;width:459.45pt;height:53pt;z-index:-25555;mso-position-horizontal-relative:page" coordorigin="1917,95" coordsize="9189,1060">
            <v:shape id="_x0000_s3060"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BSONObject matcher = new BasicBSONObject();</w:t>
      </w:r>
    </w:p>
    <w:p w:rsidR="00737AD2" w:rsidRDefault="007003A1">
      <w:pPr>
        <w:pStyle w:val="BodyText"/>
        <w:spacing w:line="212" w:lineRule="exact"/>
        <w:ind w:left="1217"/>
        <w:rPr>
          <w:rFonts w:ascii="仿宋" w:eastAsia="仿宋" w:hAnsi="仿宋" w:cs="仿宋"/>
        </w:rPr>
      </w:pPr>
      <w:r>
        <w:rPr>
          <w:rFonts w:ascii="仿宋" w:eastAsia="仿宋" w:hAnsi="仿宋" w:cs="仿宋"/>
        </w:rPr>
        <w:t>Pattern obj = Pattern.compile("^2001",Pattern.CASE_INSENSITIVE);</w:t>
      </w:r>
    </w:p>
    <w:p w:rsidR="00737AD2" w:rsidRDefault="007003A1">
      <w:pPr>
        <w:pStyle w:val="BodyText"/>
        <w:spacing w:line="212" w:lineRule="exact"/>
        <w:ind w:left="1217"/>
        <w:rPr>
          <w:rFonts w:ascii="仿宋" w:eastAsia="仿宋" w:hAnsi="仿宋" w:cs="仿宋"/>
        </w:rPr>
      </w:pPr>
      <w:r>
        <w:rPr>
          <w:rFonts w:ascii="仿宋" w:eastAsia="仿宋" w:hAnsi="仿宋" w:cs="仿宋"/>
        </w:rPr>
        <w:t>matcher.put("serial_num", obj);</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BSONObject modifier = new BasicBSONObject("$set", new BasicBSONObject("count",1000));</w:t>
      </w:r>
    </w:p>
    <w:p w:rsidR="00737AD2" w:rsidRDefault="007003A1">
      <w:pPr>
        <w:pStyle w:val="BodyText"/>
        <w:spacing w:line="212" w:lineRule="exact"/>
        <w:ind w:left="1217"/>
        <w:rPr>
          <w:rFonts w:ascii="仿宋" w:eastAsia="仿宋" w:hAnsi="仿宋" w:cs="仿宋"/>
        </w:rPr>
      </w:pPr>
      <w:r>
        <w:rPr>
          <w:rFonts w:ascii="仿宋" w:eastAsia="仿宋" w:hAnsi="仿宋" w:cs="仿宋"/>
        </w:rPr>
        <w:t>cl.update(matcher, modifier, null);</w:t>
      </w:r>
    </w:p>
    <w:p w:rsidR="00737AD2" w:rsidRDefault="00EC10B3">
      <w:pPr>
        <w:pStyle w:val="BodyText"/>
        <w:spacing w:before="49" w:line="253" w:lineRule="auto"/>
        <w:ind w:left="1857" w:hanging="640"/>
      </w:pPr>
      <w:r>
        <w:pict>
          <v:shape id="_x0000_s3058" type="#_x0000_t75" style="position:absolute;left:0;text-align:left;margin-left:95.85pt;margin-top:27.3pt;width:24pt;height:24pt;z-index:-25554;mso-position-horizontal-relative:page">
            <v:imagedata r:id="rId21" o:title=""/>
            <w10:wrap anchorx="page"/>
          </v:shape>
        </w:pict>
      </w:r>
      <w:r w:rsidR="007003A1">
        <w:rPr>
          <w:w w:val="95"/>
          <w:lang w:eastAsia="zh-CN"/>
        </w:rPr>
        <w:t>以上使用正则表达式构造了一个匹配条件，将序列号以"2001"开头的记录的"count"字段内容改为1000。</w:t>
      </w:r>
      <w:r w:rsidR="007003A1">
        <w:rPr>
          <w:lang w:eastAsia="zh-CN"/>
        </w:rPr>
        <w:t xml:space="preserve"> </w:t>
      </w:r>
      <w:r w:rsidR="007003A1">
        <w:t>注:</w:t>
      </w:r>
    </w:p>
    <w:p w:rsidR="00737AD2" w:rsidRDefault="00737AD2">
      <w:pPr>
        <w:spacing w:line="253" w:lineRule="auto"/>
        <w:sectPr w:rsidR="00737AD2">
          <w:pgSz w:w="12240" w:h="15840"/>
          <w:pgMar w:top="900" w:right="1100" w:bottom="280" w:left="700" w:header="713" w:footer="0" w:gutter="0"/>
          <w:cols w:space="720"/>
        </w:sect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2" w:line="200" w:lineRule="exact"/>
        <w:rPr>
          <w:sz w:val="20"/>
          <w:szCs w:val="20"/>
        </w:rPr>
      </w:pPr>
    </w:p>
    <w:p w:rsidR="00737AD2" w:rsidRDefault="007003A1">
      <w:pPr>
        <w:pStyle w:val="BodyText"/>
        <w:tabs>
          <w:tab w:val="left" w:pos="1217"/>
        </w:tabs>
      </w:pPr>
      <w:r>
        <w:rPr>
          <w:rFonts w:ascii="Times New Roman" w:eastAsia="Times New Roman" w:hAnsi="Times New Roman" w:cs="Times New Roman"/>
        </w:rPr>
        <w:t>•</w:t>
      </w:r>
      <w:r>
        <w:rPr>
          <w:rFonts w:ascii="Times New Roman" w:eastAsia="Times New Roman" w:hAnsi="Times New Roman" w:cs="Times New Roman"/>
        </w:rPr>
        <w:tab/>
      </w:r>
      <w:r>
        <w:rPr>
          <w:position w:val="1"/>
        </w:rPr>
        <w:t>日期</w:t>
      </w:r>
    </w:p>
    <w:p w:rsidR="00737AD2" w:rsidRDefault="007003A1">
      <w:pPr>
        <w:pStyle w:val="BodyText"/>
        <w:spacing w:before="64"/>
        <w:ind w:left="120"/>
      </w:pPr>
      <w:r>
        <w:rPr>
          <w:w w:val="95"/>
        </w:rPr>
        <w:br w:type="column"/>
      </w:r>
      <w:r>
        <w:rPr>
          <w:w w:val="95"/>
        </w:rPr>
        <w:lastRenderedPageBreak/>
        <w:t xml:space="preserve">以上使用Patten构造的bson </w:t>
      </w:r>
      <w:r>
        <w:rPr>
          <w:spacing w:val="54"/>
          <w:w w:val="95"/>
        </w:rPr>
        <w:t xml:space="preserve"> </w:t>
      </w:r>
      <w:r>
        <w:rPr>
          <w:w w:val="95"/>
        </w:rPr>
        <w:t>matcher，当使用matcher.toString()，内容为：</w:t>
      </w:r>
    </w:p>
    <w:p w:rsidR="00737AD2" w:rsidRDefault="00EC10B3">
      <w:pPr>
        <w:pStyle w:val="BodyText"/>
        <w:spacing w:before="6"/>
        <w:ind w:left="120"/>
        <w:rPr>
          <w:rFonts w:ascii="仿宋" w:eastAsia="仿宋" w:hAnsi="仿宋" w:cs="仿宋"/>
        </w:rPr>
      </w:pPr>
      <w:r w:rsidRPr="00EC10B3">
        <w:pict>
          <v:group id="_x0000_s3056" style="position:absolute;left:0;text-align:left;margin-left:127.85pt;margin-top:4.75pt;width:427.45pt;height:10.6pt;z-index:-25553;mso-position-horizontal-relative:page" coordorigin="2557,95" coordsize="8549,212">
            <v:shape id="_x0000_s3057" style="position:absolute;left:2557;top:95;width:8549;height:212" coordorigin="2557,95" coordsize="8549,212" path="m2557,95r8549,l11106,307r-8549,l2557,95xe" fillcolor="#efefef" stroked="f">
              <v:path arrowok="t"/>
            </v:shape>
            <w10:wrap anchorx="page"/>
          </v:group>
        </w:pict>
      </w:r>
      <w:r w:rsidR="007003A1">
        <w:rPr>
          <w:rFonts w:ascii="仿宋" w:eastAsia="仿宋" w:hAnsi="仿宋" w:cs="仿宋"/>
        </w:rPr>
        <w:t>{ "serial_num" : { "$options" : "i" , "$regex" : "^2001"}}</w:t>
      </w:r>
    </w:p>
    <w:p w:rsidR="00737AD2" w:rsidRDefault="007003A1">
      <w:pPr>
        <w:pStyle w:val="BodyText"/>
        <w:spacing w:before="49"/>
        <w:ind w:left="120"/>
      </w:pPr>
      <w:r>
        <w:t>通过以下bson构造方式也可以得到相同的内容：</w:t>
      </w:r>
    </w:p>
    <w:p w:rsidR="00737AD2" w:rsidRDefault="00EC10B3">
      <w:pPr>
        <w:pStyle w:val="BodyText"/>
        <w:spacing w:before="81" w:line="172" w:lineRule="auto"/>
        <w:ind w:left="120" w:right="3503"/>
        <w:rPr>
          <w:rFonts w:ascii="仿宋" w:eastAsia="仿宋" w:hAnsi="仿宋" w:cs="仿宋"/>
        </w:rPr>
      </w:pPr>
      <w:r w:rsidRPr="00EC10B3">
        <w:pict>
          <v:group id="_x0000_s3054" style="position:absolute;left:0;text-align:left;margin-left:127.85pt;margin-top:4.75pt;width:427.45pt;height:53pt;z-index:-25552;mso-position-horizontal-relative:page" coordorigin="2557,95" coordsize="8549,1060">
            <v:shape id="_x0000_s3055" style="position:absolute;left:2557;top:95;width:8549;height:1060" coordorigin="2557,95" coordsize="8549,1060" path="m2557,95r8549,l11106,1155r-8549,l2557,95xe" fillcolor="#efefef" stroked="f">
              <v:path arrowok="t"/>
            </v:shape>
            <w10:wrap anchorx="page"/>
          </v:group>
        </w:pict>
      </w:r>
      <w:r w:rsidR="007003A1">
        <w:rPr>
          <w:rFonts w:ascii="仿宋" w:eastAsia="仿宋" w:hAnsi="仿宋" w:cs="仿宋"/>
        </w:rPr>
        <w:t>BSONObject matcher2 = new BasicBSONObject(); BSONObject obj2 = new BasicBSONObject(); obj2.put("$regex","^2001");</w:t>
      </w:r>
    </w:p>
    <w:p w:rsidR="00737AD2" w:rsidRDefault="007003A1">
      <w:pPr>
        <w:pStyle w:val="BodyText"/>
        <w:spacing w:line="172" w:lineRule="auto"/>
        <w:ind w:left="120" w:right="3503"/>
        <w:rPr>
          <w:rFonts w:ascii="仿宋" w:eastAsia="仿宋" w:hAnsi="仿宋" w:cs="仿宋"/>
        </w:rPr>
      </w:pPr>
      <w:r>
        <w:rPr>
          <w:rFonts w:ascii="仿宋" w:eastAsia="仿宋" w:hAnsi="仿宋" w:cs="仿宋"/>
        </w:rPr>
        <w:t>obj2.put("$options","i"); matcher2.put("serial_num", obj2);</w:t>
      </w:r>
    </w:p>
    <w:p w:rsidR="00737AD2" w:rsidRDefault="00737AD2">
      <w:pPr>
        <w:spacing w:before="3" w:line="140" w:lineRule="exact"/>
        <w:rPr>
          <w:sz w:val="14"/>
          <w:szCs w:val="14"/>
        </w:rPr>
      </w:pPr>
    </w:p>
    <w:p w:rsidR="00737AD2" w:rsidRDefault="007003A1">
      <w:pPr>
        <w:pStyle w:val="BodyText"/>
        <w:spacing w:line="168" w:lineRule="auto"/>
        <w:ind w:left="120" w:right="122"/>
        <w:rPr>
          <w:lang w:eastAsia="zh-CN"/>
        </w:rPr>
      </w:pPr>
      <w:r>
        <w:rPr>
          <w:w w:val="95"/>
          <w:lang w:eastAsia="zh-CN"/>
        </w:rPr>
        <w:t>但是，通过后者构造出的matcher2的数据类型是一个普通的对象嵌套类型，而不是正则表达式类</w:t>
      </w:r>
      <w:r>
        <w:rPr>
          <w:lang w:eastAsia="zh-CN"/>
        </w:rPr>
        <w:t xml:space="preserve"> 型。</w:t>
      </w:r>
    </w:p>
    <w:p w:rsidR="00737AD2" w:rsidRDefault="00737AD2">
      <w:pPr>
        <w:spacing w:line="168" w:lineRule="auto"/>
        <w:rPr>
          <w:lang w:eastAsia="zh-CN"/>
        </w:rPr>
        <w:sectPr w:rsidR="00737AD2">
          <w:type w:val="continuous"/>
          <w:pgSz w:w="12240" w:h="15840"/>
          <w:pgMar w:top="1480" w:right="1100" w:bottom="280" w:left="700" w:header="720" w:footer="720" w:gutter="0"/>
          <w:cols w:num="2" w:space="720" w:equalWidth="0">
            <w:col w:w="1698" w:space="40"/>
            <w:col w:w="8702"/>
          </w:cols>
        </w:sectPr>
      </w:pPr>
    </w:p>
    <w:p w:rsidR="00737AD2" w:rsidRDefault="007003A1">
      <w:pPr>
        <w:pStyle w:val="BodyText"/>
        <w:spacing w:line="303" w:lineRule="exact"/>
        <w:ind w:left="1217"/>
      </w:pPr>
      <w:r>
        <w:rPr>
          <w:w w:val="95"/>
        </w:rPr>
        <w:lastRenderedPageBreak/>
        <w:t xml:space="preserve">java </w:t>
      </w:r>
      <w:r>
        <w:rPr>
          <w:spacing w:val="26"/>
          <w:w w:val="95"/>
        </w:rPr>
        <w:t xml:space="preserve"> </w:t>
      </w:r>
      <w:r>
        <w:rPr>
          <w:w w:val="95"/>
        </w:rPr>
        <w:t>bson使用java.util.Date来构造日期类型。</w:t>
      </w:r>
    </w:p>
    <w:p w:rsidR="00737AD2" w:rsidRDefault="00EC10B3">
      <w:pPr>
        <w:pStyle w:val="BodyText"/>
        <w:spacing w:before="81" w:line="172" w:lineRule="auto"/>
        <w:ind w:left="1217" w:right="4943"/>
        <w:rPr>
          <w:rFonts w:ascii="仿宋" w:eastAsia="仿宋" w:hAnsi="仿宋" w:cs="仿宋"/>
        </w:rPr>
      </w:pPr>
      <w:r w:rsidRPr="00EC10B3">
        <w:pict>
          <v:group id="_x0000_s3052" style="position:absolute;left:0;text-align:left;margin-left:95.85pt;margin-top:4.75pt;width:459.45pt;height:31.8pt;z-index:-25551;mso-position-horizontal-relative:page" coordorigin="1917,95" coordsize="9189,636">
            <v:shape id="_x0000_s3053"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BSONObject obj = new BasicBSONObject(); Date now = new Date();</w:t>
      </w:r>
    </w:p>
    <w:p w:rsidR="00737AD2" w:rsidRDefault="007003A1">
      <w:pPr>
        <w:pStyle w:val="BodyText"/>
        <w:spacing w:line="220" w:lineRule="exact"/>
        <w:ind w:left="1217"/>
        <w:rPr>
          <w:rFonts w:ascii="仿宋" w:eastAsia="仿宋" w:hAnsi="仿宋" w:cs="仿宋"/>
        </w:rPr>
      </w:pPr>
      <w:r>
        <w:rPr>
          <w:rFonts w:ascii="仿宋" w:eastAsia="仿宋" w:hAnsi="仿宋" w:cs="仿宋"/>
        </w:rPr>
        <w:t>obj.put("date", now);</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二进制</w:t>
      </w:r>
    </w:p>
    <w:p w:rsidR="00737AD2" w:rsidRDefault="007003A1">
      <w:pPr>
        <w:pStyle w:val="BodyText"/>
        <w:spacing w:line="303" w:lineRule="exact"/>
        <w:ind w:left="1217"/>
      </w:pPr>
      <w:r>
        <w:rPr>
          <w:w w:val="95"/>
        </w:rPr>
        <w:t xml:space="preserve">java </w:t>
      </w:r>
      <w:r>
        <w:rPr>
          <w:spacing w:val="36"/>
          <w:w w:val="95"/>
        </w:rPr>
        <w:t xml:space="preserve"> </w:t>
      </w:r>
      <w:r>
        <w:rPr>
          <w:w w:val="95"/>
        </w:rPr>
        <w:t>bson使用org.bson.types.Binary来构造二进制类型。</w:t>
      </w:r>
    </w:p>
    <w:p w:rsidR="00737AD2" w:rsidRDefault="00EC10B3">
      <w:pPr>
        <w:pStyle w:val="BodyText"/>
        <w:spacing w:before="81" w:line="172" w:lineRule="auto"/>
        <w:ind w:left="1217" w:right="4943"/>
        <w:rPr>
          <w:rFonts w:ascii="仿宋" w:eastAsia="仿宋" w:hAnsi="仿宋" w:cs="仿宋"/>
        </w:rPr>
      </w:pPr>
      <w:r w:rsidRPr="00EC10B3">
        <w:pict>
          <v:group id="_x0000_s3050" style="position:absolute;left:0;text-align:left;margin-left:95.85pt;margin-top:4.75pt;width:459.45pt;height:53pt;z-index:-25550;mso-position-horizontal-relative:page" coordorigin="1917,95" coordsize="9189,1060">
            <v:shape id="_x0000_s3051"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BSONObject obj = new BasicBSONObject(); String str = "hello world";</w:t>
      </w:r>
    </w:p>
    <w:p w:rsidR="00737AD2" w:rsidRDefault="007003A1">
      <w:pPr>
        <w:pStyle w:val="BodyText"/>
        <w:spacing w:line="172" w:lineRule="auto"/>
        <w:ind w:left="1217" w:right="5843"/>
        <w:rPr>
          <w:rFonts w:ascii="仿宋" w:eastAsia="仿宋" w:hAnsi="仿宋" w:cs="仿宋"/>
        </w:rPr>
      </w:pPr>
      <w:r>
        <w:rPr>
          <w:rFonts w:ascii="仿宋" w:eastAsia="仿宋" w:hAnsi="仿宋" w:cs="仿宋"/>
        </w:rPr>
        <w:t>byte[] arr = str.getBytes(); Binary bindata = new Binary(arr); obj.put("bindata", bindata);</w:t>
      </w:r>
    </w:p>
    <w:p w:rsidR="00737AD2" w:rsidRDefault="007003A1">
      <w:pPr>
        <w:pStyle w:val="BodyText"/>
        <w:tabs>
          <w:tab w:val="left" w:pos="1217"/>
        </w:tabs>
        <w:spacing w:line="26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时间戳</w:t>
      </w:r>
    </w:p>
    <w:p w:rsidR="00737AD2" w:rsidRDefault="007003A1">
      <w:pPr>
        <w:pStyle w:val="BodyText"/>
        <w:spacing w:line="303" w:lineRule="exact"/>
        <w:ind w:left="1217"/>
      </w:pPr>
      <w:r>
        <w:rPr>
          <w:w w:val="95"/>
        </w:rPr>
        <w:t>java</w:t>
      </w:r>
      <w:r>
        <w:rPr>
          <w:spacing w:val="51"/>
          <w:w w:val="95"/>
        </w:rPr>
        <w:t xml:space="preserve"> </w:t>
      </w:r>
      <w:r>
        <w:rPr>
          <w:w w:val="95"/>
        </w:rPr>
        <w:t>bson使用org.bson.types.BSONTimestamp来构造时间戳类型</w:t>
      </w:r>
    </w:p>
    <w:p w:rsidR="00737AD2" w:rsidRDefault="00EC10B3">
      <w:pPr>
        <w:pStyle w:val="BodyText"/>
        <w:spacing w:before="6"/>
        <w:ind w:left="1217"/>
        <w:rPr>
          <w:rFonts w:ascii="仿宋" w:eastAsia="仿宋" w:hAnsi="仿宋" w:cs="仿宋"/>
        </w:rPr>
      </w:pPr>
      <w:r w:rsidRPr="00EC10B3">
        <w:pict>
          <v:group id="_x0000_s3048" style="position:absolute;left:0;text-align:left;margin-left:95.85pt;margin-top:4.75pt;width:459.45pt;height:42.4pt;z-index:-25549;mso-position-horizontal-relative:page" coordorigin="1917,95" coordsize="9189,848">
            <v:shape id="_x0000_s3049"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int sec = 1404189030 ; // 2014-07-01 12:30:30</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BSONObject obj = new BasicBSONObject();</w:t>
      </w:r>
    </w:p>
    <w:p w:rsidR="00737AD2" w:rsidRDefault="007003A1">
      <w:pPr>
        <w:pStyle w:val="BodyText"/>
        <w:spacing w:line="212" w:lineRule="exact"/>
        <w:ind w:left="1217"/>
        <w:rPr>
          <w:rFonts w:ascii="仿宋" w:eastAsia="仿宋" w:hAnsi="仿宋" w:cs="仿宋"/>
        </w:rPr>
      </w:pPr>
      <w:r>
        <w:rPr>
          <w:rFonts w:ascii="仿宋" w:eastAsia="仿宋" w:hAnsi="仿宋" w:cs="仿宋"/>
        </w:rPr>
        <w:t>BSONTimestamp ts = new BSONTimestamp(sec, 0);</w:t>
      </w:r>
    </w:p>
    <w:p w:rsidR="00737AD2" w:rsidRDefault="007003A1">
      <w:pPr>
        <w:pStyle w:val="BodyText"/>
        <w:spacing w:line="212" w:lineRule="exact"/>
        <w:ind w:left="1217"/>
        <w:rPr>
          <w:rFonts w:ascii="仿宋" w:eastAsia="仿宋" w:hAnsi="仿宋" w:cs="仿宋"/>
        </w:rPr>
      </w:pPr>
      <w:r>
        <w:rPr>
          <w:rFonts w:ascii="仿宋" w:eastAsia="仿宋" w:hAnsi="仿宋" w:cs="仿宋"/>
        </w:rPr>
        <w:t>obj.put("timestamp", ts);</w:t>
      </w:r>
    </w:p>
    <w:p w:rsidR="00737AD2" w:rsidRDefault="007003A1">
      <w:pPr>
        <w:pStyle w:val="BodyText"/>
        <w:spacing w:before="89" w:line="253" w:lineRule="auto"/>
        <w:ind w:right="1719"/>
      </w:pPr>
      <w:bookmarkStart w:id="455" w:name="Java_datasource_介绍"/>
      <w:bookmarkStart w:id="456" w:name="_bookmark145"/>
      <w:bookmarkEnd w:id="455"/>
      <w:bookmarkEnd w:id="456"/>
      <w:r>
        <w:rPr>
          <w:w w:val="95"/>
        </w:rPr>
        <w:t>Java</w:t>
      </w:r>
      <w:r>
        <w:rPr>
          <w:spacing w:val="-12"/>
          <w:w w:val="95"/>
        </w:rPr>
        <w:t xml:space="preserve"> </w:t>
      </w:r>
      <w:r>
        <w:rPr>
          <w:w w:val="95"/>
        </w:rPr>
        <w:t>datasource</w:t>
      </w:r>
      <w:r>
        <w:rPr>
          <w:spacing w:val="-11"/>
          <w:w w:val="95"/>
        </w:rPr>
        <w:t xml:space="preserve"> </w:t>
      </w:r>
      <w:r>
        <w:rPr>
          <w:w w:val="95"/>
        </w:rPr>
        <w:t>介绍</w:t>
      </w:r>
      <w:r>
        <w:t xml:space="preserve"> </w:t>
      </w:r>
      <w:r>
        <w:rPr>
          <w:w w:val="95"/>
        </w:rPr>
        <w:t>Java驱动的datasource提供给用户一个快速获取有效连接实例的途径。</w:t>
      </w:r>
    </w:p>
    <w:p w:rsidR="00737AD2" w:rsidRDefault="00737AD2">
      <w:pPr>
        <w:spacing w:before="4" w:line="180" w:lineRule="exact"/>
        <w:rPr>
          <w:sz w:val="18"/>
          <w:szCs w:val="18"/>
        </w:rPr>
      </w:pPr>
    </w:p>
    <w:p w:rsidR="00737AD2" w:rsidRDefault="007003A1">
      <w:pPr>
        <w:pStyle w:val="BodyText"/>
        <w:spacing w:line="253" w:lineRule="auto"/>
      </w:pPr>
      <w:r>
        <w:t xml:space="preserve">连接池用法 </w:t>
      </w:r>
      <w:r>
        <w:rPr>
          <w:w w:val="95"/>
        </w:rPr>
        <w:t>使用类SequoiadbDatasource的getConnection方法从连接池中获取一个连接，使用close方法把取出</w:t>
      </w:r>
    </w:p>
    <w:p w:rsidR="00737AD2" w:rsidRDefault="007003A1">
      <w:pPr>
        <w:pStyle w:val="BodyText"/>
        <w:spacing w:line="225" w:lineRule="exact"/>
        <w:rPr>
          <w:lang w:eastAsia="zh-CN"/>
        </w:rPr>
      </w:pPr>
      <w:r>
        <w:rPr>
          <w:lang w:eastAsia="zh-CN"/>
        </w:rPr>
        <w:t>的连接放回连接池。</w:t>
      </w:r>
      <w:r>
        <w:rPr>
          <w:spacing w:val="-7"/>
          <w:lang w:eastAsia="zh-CN"/>
        </w:rPr>
        <w:t xml:space="preserve"> </w:t>
      </w:r>
      <w:r>
        <w:rPr>
          <w:lang w:eastAsia="zh-CN"/>
        </w:rPr>
        <w:t>当连接池使用的连接数到达连接上限时，下一个请求连接的操作将会等待一段时</w:t>
      </w:r>
    </w:p>
    <w:p w:rsidR="00737AD2" w:rsidRDefault="00737AD2">
      <w:pPr>
        <w:spacing w:line="225" w:lineRule="exact"/>
        <w:rPr>
          <w:lang w:eastAsia="zh-CN"/>
        </w:rPr>
        <w:sectPr w:rsidR="00737AD2">
          <w:type w:val="continuous"/>
          <w:pgSz w:w="12240" w:h="15840"/>
          <w:pgMar w:top="1480" w:right="1100" w:bottom="280" w:left="700" w:header="720" w:footer="720" w:gutter="0"/>
          <w:cols w:space="720"/>
        </w:sectPr>
      </w:pPr>
    </w:p>
    <w:p w:rsidR="00737AD2" w:rsidRDefault="00737AD2">
      <w:pPr>
        <w:spacing w:before="4" w:line="130" w:lineRule="exact"/>
        <w:rPr>
          <w:sz w:val="13"/>
          <w:szCs w:val="13"/>
          <w:lang w:eastAsia="zh-CN"/>
        </w:rPr>
      </w:pPr>
    </w:p>
    <w:p w:rsidR="00737AD2" w:rsidRDefault="007003A1">
      <w:pPr>
        <w:pStyle w:val="BodyText"/>
        <w:spacing w:before="56" w:line="168" w:lineRule="auto"/>
        <w:ind w:left="113" w:right="784"/>
        <w:rPr>
          <w:lang w:eastAsia="zh-CN"/>
        </w:rPr>
      </w:pPr>
      <w:r>
        <w:rPr>
          <w:w w:val="95"/>
          <w:lang w:eastAsia="zh-CN"/>
        </w:rPr>
        <w:t xml:space="preserve">间，若在规定的时间内无空闲的连接可用，     </w:t>
      </w:r>
      <w:r>
        <w:rPr>
          <w:spacing w:val="38"/>
          <w:w w:val="95"/>
          <w:lang w:eastAsia="zh-CN"/>
        </w:rPr>
        <w:t xml:space="preserve"> </w:t>
      </w:r>
      <w:r>
        <w:rPr>
          <w:w w:val="95"/>
          <w:lang w:eastAsia="zh-CN"/>
        </w:rPr>
        <w:t>将抛出异常。类ConfigOptions可以设置连接的各项参数。</w:t>
      </w:r>
      <w:r>
        <w:rPr>
          <w:lang w:eastAsia="zh-CN"/>
        </w:rPr>
        <w:t xml:space="preserve"> 类SequoiadbOption中可以设置连接池的各种参数。</w:t>
      </w:r>
    </w:p>
    <w:p w:rsidR="00737AD2" w:rsidRDefault="007003A1">
      <w:pPr>
        <w:pStyle w:val="BodyText"/>
        <w:spacing w:before="34"/>
        <w:ind w:left="113" w:right="7620"/>
        <w:jc w:val="both"/>
        <w:rPr>
          <w:lang w:eastAsia="zh-CN"/>
        </w:rPr>
      </w:pPr>
      <w:r>
        <w:rPr>
          <w:w w:val="95"/>
          <w:lang w:eastAsia="zh-CN"/>
        </w:rPr>
        <w:t>详情请查看相关API介绍。</w:t>
      </w:r>
    </w:p>
    <w:p w:rsidR="00737AD2" w:rsidRDefault="00737AD2">
      <w:pPr>
        <w:spacing w:before="9" w:line="190" w:lineRule="exact"/>
        <w:rPr>
          <w:sz w:val="19"/>
          <w:szCs w:val="19"/>
          <w:lang w:eastAsia="zh-CN"/>
        </w:rPr>
      </w:pPr>
    </w:p>
    <w:p w:rsidR="00737AD2" w:rsidRDefault="007003A1">
      <w:pPr>
        <w:pStyle w:val="BodyText"/>
        <w:ind w:left="113" w:right="9526"/>
        <w:jc w:val="both"/>
      </w:pPr>
      <w:r>
        <w:t>例子</w:t>
      </w:r>
    </w:p>
    <w:p w:rsidR="00737AD2" w:rsidRDefault="00737AD2">
      <w:pPr>
        <w:spacing w:before="1" w:line="120" w:lineRule="exact"/>
        <w:rPr>
          <w:sz w:val="12"/>
          <w:szCs w:val="12"/>
        </w:rPr>
      </w:pPr>
    </w:p>
    <w:p w:rsidR="00737AD2" w:rsidRDefault="00EC10B3">
      <w:pPr>
        <w:pStyle w:val="BodyText"/>
        <w:spacing w:line="172" w:lineRule="auto"/>
        <w:ind w:left="113" w:right="6663"/>
        <w:rPr>
          <w:rFonts w:ascii="仿宋" w:eastAsia="仿宋" w:hAnsi="仿宋" w:cs="仿宋"/>
        </w:rPr>
      </w:pPr>
      <w:r w:rsidRPr="00EC10B3">
        <w:pict>
          <v:group id="_x0000_s3046" style="position:absolute;left:0;text-align:left;margin-left:81.7pt;margin-top:.7pt;width:473.6pt;height:318pt;z-index:-25548;mso-position-horizontal-relative:page" coordorigin="1634,14" coordsize="9472,6360">
            <v:shape id="_x0000_s3047" style="position:absolute;left:1634;top:14;width:9472;height:6360" coordorigin="1634,14" coordsize="9472,6360" path="m1634,14r9472,l11106,6374r-9472,l1634,14xe" fillcolor="#efefef" stroked="f">
              <v:path arrowok="t"/>
            </v:shape>
            <w10:wrap anchorx="page"/>
          </v:group>
        </w:pict>
      </w:r>
      <w:r w:rsidR="007003A1">
        <w:rPr>
          <w:rFonts w:ascii="仿宋" w:eastAsia="仿宋" w:hAnsi="仿宋" w:cs="仿宋"/>
        </w:rPr>
        <w:t>SequoiadbDatasource ds = null; Sequoiadb db = null;</w:t>
      </w:r>
    </w:p>
    <w:p w:rsidR="00737AD2" w:rsidRDefault="007003A1">
      <w:pPr>
        <w:pStyle w:val="BodyText"/>
        <w:spacing w:line="220" w:lineRule="exact"/>
        <w:ind w:left="113" w:right="5026"/>
        <w:jc w:val="both"/>
        <w:rPr>
          <w:rFonts w:ascii="仿宋" w:eastAsia="仿宋" w:hAnsi="仿宋" w:cs="仿宋"/>
        </w:rPr>
      </w:pPr>
      <w:r>
        <w:rPr>
          <w:rFonts w:ascii="仿宋" w:eastAsia="仿宋" w:hAnsi="仿宋" w:cs="仿宋"/>
        </w:rPr>
        <w:t>ArrayList&lt;String&gt; urls = new ArrayList&lt;String&gt;();</w:t>
      </w:r>
    </w:p>
    <w:p w:rsidR="00737AD2" w:rsidRDefault="007003A1">
      <w:pPr>
        <w:pStyle w:val="BodyText"/>
        <w:spacing w:line="212" w:lineRule="exact"/>
        <w:ind w:left="113" w:right="3226"/>
        <w:jc w:val="both"/>
        <w:rPr>
          <w:rFonts w:ascii="仿宋" w:eastAsia="仿宋" w:hAnsi="仿宋" w:cs="仿宋"/>
        </w:rPr>
      </w:pPr>
      <w:r>
        <w:rPr>
          <w:rFonts w:ascii="仿宋" w:eastAsia="仿宋" w:hAnsi="仿宋" w:cs="仿宋"/>
        </w:rPr>
        <w:t>ConfigOptions nwOpt = new ConfigOptions();          // 定义连接选项</w:t>
      </w:r>
    </w:p>
    <w:p w:rsidR="00737AD2" w:rsidRDefault="007003A1">
      <w:pPr>
        <w:pStyle w:val="BodyText"/>
        <w:spacing w:line="212" w:lineRule="exact"/>
        <w:ind w:left="113" w:right="3126"/>
        <w:jc w:val="both"/>
        <w:rPr>
          <w:rFonts w:ascii="仿宋" w:eastAsia="仿宋" w:hAnsi="仿宋" w:cs="仿宋"/>
        </w:rPr>
      </w:pPr>
      <w:r>
        <w:rPr>
          <w:rFonts w:ascii="仿宋" w:eastAsia="仿宋" w:hAnsi="仿宋" w:cs="仿宋"/>
        </w:rPr>
        <w:t>SequoiadbOption dsOpt = new SequoiadbOption();     // 定义连接池选项</w:t>
      </w:r>
    </w:p>
    <w:p w:rsidR="00737AD2" w:rsidRDefault="00737AD2">
      <w:pPr>
        <w:spacing w:before="4" w:line="200" w:lineRule="exact"/>
        <w:rPr>
          <w:sz w:val="20"/>
          <w:szCs w:val="20"/>
        </w:rPr>
      </w:pPr>
    </w:p>
    <w:p w:rsidR="00737AD2" w:rsidRDefault="007003A1">
      <w:pPr>
        <w:pStyle w:val="BodyText"/>
        <w:spacing w:line="172" w:lineRule="auto"/>
        <w:ind w:left="113" w:right="6926"/>
        <w:jc w:val="both"/>
        <w:rPr>
          <w:rFonts w:ascii="仿宋" w:eastAsia="仿宋" w:hAnsi="仿宋" w:cs="仿宋"/>
        </w:rPr>
      </w:pPr>
      <w:r>
        <w:rPr>
          <w:rFonts w:ascii="仿宋" w:eastAsia="仿宋" w:hAnsi="仿宋" w:cs="仿宋"/>
        </w:rPr>
        <w:t>urls.add("ubuntu-dev1:11810"); urls.add("ubuntu-dev2:11810"); urls.add("ubuntu-dev3:11810");</w:t>
      </w:r>
    </w:p>
    <w:p w:rsidR="00737AD2" w:rsidRDefault="00737AD2">
      <w:pPr>
        <w:spacing w:before="12" w:line="200" w:lineRule="exact"/>
        <w:rPr>
          <w:sz w:val="20"/>
          <w:szCs w:val="20"/>
        </w:rPr>
      </w:pPr>
    </w:p>
    <w:p w:rsidR="00737AD2" w:rsidRDefault="007003A1">
      <w:pPr>
        <w:pStyle w:val="BodyText"/>
        <w:tabs>
          <w:tab w:val="left" w:pos="5013"/>
          <w:tab w:val="left" w:pos="5313"/>
        </w:tabs>
        <w:spacing w:line="172" w:lineRule="auto"/>
        <w:ind w:left="113" w:right="1426"/>
        <w:rPr>
          <w:rFonts w:ascii="仿宋" w:eastAsia="仿宋" w:hAnsi="仿宋" w:cs="仿宋"/>
        </w:rPr>
      </w:pPr>
      <w:r>
        <w:rPr>
          <w:rFonts w:ascii="仿宋" w:eastAsia="仿宋" w:hAnsi="仿宋" w:cs="仿宋"/>
        </w:rPr>
        <w:t>nwOpt.setConnectTimeout(500);</w:t>
      </w:r>
      <w:r>
        <w:rPr>
          <w:rFonts w:ascii="仿宋" w:eastAsia="仿宋" w:hAnsi="仿宋" w:cs="仿宋"/>
        </w:rPr>
        <w:tab/>
      </w:r>
      <w:r>
        <w:rPr>
          <w:rFonts w:ascii="仿宋" w:eastAsia="仿宋" w:hAnsi="仿宋" w:cs="仿宋"/>
        </w:rPr>
        <w:tab/>
        <w:t>// 设置若连接失败，超时时间（ms） nwOpt.setMaxAutoConnectRetryTime(0);</w:t>
      </w:r>
      <w:r>
        <w:rPr>
          <w:rFonts w:ascii="仿宋" w:eastAsia="仿宋" w:hAnsi="仿宋" w:cs="仿宋"/>
        </w:rPr>
        <w:tab/>
        <w:t>// 设置若连接失败，重试次数</w:t>
      </w:r>
    </w:p>
    <w:p w:rsidR="00737AD2" w:rsidRDefault="00737AD2">
      <w:pPr>
        <w:spacing w:before="7" w:line="130" w:lineRule="exact"/>
        <w:rPr>
          <w:sz w:val="13"/>
          <w:szCs w:val="13"/>
        </w:rPr>
      </w:pPr>
    </w:p>
    <w:p w:rsidR="00737AD2" w:rsidRDefault="007003A1">
      <w:pPr>
        <w:pStyle w:val="BodyText"/>
        <w:ind w:left="113" w:right="5926"/>
        <w:jc w:val="both"/>
        <w:rPr>
          <w:rFonts w:ascii="仿宋" w:eastAsia="仿宋" w:hAnsi="仿宋" w:cs="仿宋"/>
        </w:rPr>
      </w:pPr>
      <w:r>
        <w:rPr>
          <w:rFonts w:ascii="仿宋" w:eastAsia="仿宋" w:hAnsi="仿宋" w:cs="仿宋"/>
        </w:rPr>
        <w:t>// 以下设置的都是SequoiadbOption的默认值</w:t>
      </w:r>
    </w:p>
    <w:p w:rsidR="00737AD2" w:rsidRDefault="007003A1">
      <w:pPr>
        <w:pStyle w:val="BodyText"/>
        <w:spacing w:line="212" w:lineRule="exact"/>
        <w:ind w:left="113" w:right="2426"/>
        <w:jc w:val="both"/>
        <w:rPr>
          <w:rFonts w:ascii="仿宋" w:eastAsia="仿宋" w:hAnsi="仿宋" w:cs="仿宋"/>
        </w:rPr>
      </w:pPr>
      <w:r>
        <w:rPr>
          <w:rFonts w:ascii="仿宋" w:eastAsia="仿宋" w:hAnsi="仿宋" w:cs="仿宋"/>
        </w:rPr>
        <w:t>dsOpt.setMaxConnectionNum(500);                     // 设置连接池最大连接数</w:t>
      </w:r>
    </w:p>
    <w:p w:rsidR="00737AD2" w:rsidRDefault="007003A1">
      <w:pPr>
        <w:pStyle w:val="BodyText"/>
        <w:spacing w:line="212" w:lineRule="exact"/>
        <w:ind w:left="113" w:right="1426"/>
        <w:jc w:val="both"/>
        <w:rPr>
          <w:rFonts w:ascii="仿宋" w:eastAsia="仿宋" w:hAnsi="仿宋" w:cs="仿宋"/>
        </w:rPr>
      </w:pPr>
      <w:r>
        <w:rPr>
          <w:rFonts w:ascii="仿宋" w:eastAsia="仿宋" w:hAnsi="仿宋" w:cs="仿宋"/>
        </w:rPr>
        <w:t>dsOpt.setInitConnectionNum(10);                     // 初始化连接池时，创建连接的数量</w:t>
      </w:r>
    </w:p>
    <w:p w:rsidR="00737AD2" w:rsidRDefault="007003A1">
      <w:pPr>
        <w:pStyle w:val="BodyText"/>
        <w:spacing w:line="212" w:lineRule="exact"/>
        <w:ind w:left="113" w:right="826"/>
        <w:jc w:val="both"/>
        <w:rPr>
          <w:rFonts w:ascii="仿宋" w:eastAsia="仿宋" w:hAnsi="仿宋" w:cs="仿宋"/>
        </w:rPr>
      </w:pPr>
      <w:r>
        <w:rPr>
          <w:rFonts w:ascii="仿宋" w:eastAsia="仿宋" w:hAnsi="仿宋" w:cs="仿宋"/>
        </w:rPr>
        <w:t>dsOpt.setDeltaIncCount(10) ;                        // 当池中没有可用连接时，增加连接的数量</w:t>
      </w:r>
    </w:p>
    <w:p w:rsidR="00737AD2" w:rsidRDefault="007003A1">
      <w:pPr>
        <w:pStyle w:val="BodyText"/>
        <w:spacing w:line="212" w:lineRule="exact"/>
        <w:ind w:left="113" w:right="626"/>
        <w:jc w:val="both"/>
        <w:rPr>
          <w:rFonts w:ascii="仿宋" w:eastAsia="仿宋" w:hAnsi="仿宋" w:cs="仿宋"/>
        </w:rPr>
      </w:pPr>
      <w:r>
        <w:rPr>
          <w:rFonts w:ascii="仿宋" w:eastAsia="仿宋" w:hAnsi="仿宋" w:cs="仿宋"/>
        </w:rPr>
        <w:t>dsOpt.setMaxIdeNum(10);                             // 周期清理多余的空闲连接时，应保留连接的</w:t>
      </w:r>
    </w:p>
    <w:p w:rsidR="00737AD2" w:rsidRDefault="007003A1">
      <w:pPr>
        <w:pStyle w:val="BodyText"/>
        <w:spacing w:line="212" w:lineRule="exact"/>
        <w:ind w:left="113" w:right="9526"/>
        <w:jc w:val="both"/>
        <w:rPr>
          <w:rFonts w:ascii="仿宋" w:eastAsia="仿宋" w:hAnsi="仿宋" w:cs="仿宋"/>
        </w:rPr>
      </w:pPr>
      <w:r>
        <w:rPr>
          <w:rFonts w:ascii="仿宋" w:eastAsia="仿宋" w:hAnsi="仿宋" w:cs="仿宋"/>
        </w:rPr>
        <w:t>数量</w:t>
      </w:r>
    </w:p>
    <w:p w:rsidR="00737AD2" w:rsidRDefault="007003A1">
      <w:pPr>
        <w:pStyle w:val="BodyText"/>
        <w:spacing w:line="212" w:lineRule="exact"/>
        <w:ind w:left="113" w:right="826"/>
        <w:jc w:val="both"/>
        <w:rPr>
          <w:rFonts w:ascii="仿宋" w:eastAsia="仿宋" w:hAnsi="仿宋" w:cs="仿宋"/>
        </w:rPr>
      </w:pPr>
      <w:r>
        <w:rPr>
          <w:rFonts w:ascii="仿宋" w:eastAsia="仿宋" w:hAnsi="仿宋" w:cs="仿宋"/>
        </w:rPr>
        <w:t>dsOpt.setTimeout(5 * 1000);                         // 当已使用的连接数到达设置的最大连接数</w:t>
      </w:r>
    </w:p>
    <w:p w:rsidR="00737AD2" w:rsidRDefault="007003A1">
      <w:pPr>
        <w:pStyle w:val="BodyText"/>
        <w:spacing w:line="212" w:lineRule="exact"/>
        <w:ind w:left="113" w:right="6826"/>
        <w:jc w:val="both"/>
        <w:rPr>
          <w:rFonts w:ascii="仿宋" w:eastAsia="仿宋" w:hAnsi="仿宋" w:cs="仿宋"/>
        </w:rPr>
      </w:pPr>
      <w:r>
        <w:rPr>
          <w:rFonts w:ascii="仿宋" w:eastAsia="仿宋" w:hAnsi="仿宋" w:cs="仿宋"/>
        </w:rPr>
        <w:t>时（500），请求连接的等待时间。</w:t>
      </w:r>
    </w:p>
    <w:p w:rsidR="00737AD2" w:rsidRDefault="007003A1">
      <w:pPr>
        <w:pStyle w:val="BodyText"/>
        <w:spacing w:line="212" w:lineRule="exact"/>
        <w:ind w:left="113" w:right="626"/>
        <w:jc w:val="both"/>
        <w:rPr>
          <w:rFonts w:ascii="仿宋" w:eastAsia="仿宋" w:hAnsi="仿宋" w:cs="仿宋"/>
        </w:rPr>
      </w:pPr>
      <w:r>
        <w:rPr>
          <w:rFonts w:ascii="仿宋" w:eastAsia="仿宋" w:hAnsi="仿宋" w:cs="仿宋"/>
        </w:rPr>
        <w:t>dsOpt.setAbandonTime(10 * 60 * 1000);               // 连接存活时间，当连接空闲时间超过连接存</w:t>
      </w:r>
    </w:p>
    <w:p w:rsidR="00737AD2" w:rsidRDefault="007003A1">
      <w:pPr>
        <w:pStyle w:val="BodyText"/>
        <w:spacing w:line="212" w:lineRule="exact"/>
        <w:ind w:left="113" w:right="7726"/>
        <w:jc w:val="both"/>
        <w:rPr>
          <w:rFonts w:ascii="仿宋" w:eastAsia="仿宋" w:hAnsi="仿宋" w:cs="仿宋"/>
          <w:lang w:eastAsia="zh-CN"/>
        </w:rPr>
      </w:pPr>
      <w:r>
        <w:rPr>
          <w:rFonts w:ascii="仿宋" w:eastAsia="仿宋" w:hAnsi="仿宋" w:cs="仿宋"/>
          <w:lang w:eastAsia="zh-CN"/>
        </w:rPr>
        <w:t>活时间，将被连接池丢弃</w:t>
      </w:r>
    </w:p>
    <w:p w:rsidR="00737AD2" w:rsidRDefault="007003A1">
      <w:pPr>
        <w:pStyle w:val="BodyText"/>
        <w:spacing w:line="212" w:lineRule="exact"/>
        <w:ind w:left="113" w:right="2226"/>
        <w:jc w:val="both"/>
        <w:rPr>
          <w:rFonts w:ascii="仿宋" w:eastAsia="仿宋" w:hAnsi="仿宋" w:cs="仿宋"/>
        </w:rPr>
      </w:pPr>
      <w:r>
        <w:rPr>
          <w:rFonts w:ascii="仿宋" w:eastAsia="仿宋" w:hAnsi="仿宋" w:cs="仿宋"/>
        </w:rPr>
        <w:t>dsOpt.setRecheckCyclePeriod(1 * 60 * 1000);         // 清除多余空闲连接的周期</w:t>
      </w:r>
    </w:p>
    <w:p w:rsidR="00737AD2" w:rsidRDefault="007003A1">
      <w:pPr>
        <w:pStyle w:val="BodyText"/>
        <w:spacing w:line="212" w:lineRule="exact"/>
        <w:ind w:left="113" w:right="2026"/>
        <w:jc w:val="both"/>
        <w:rPr>
          <w:rFonts w:ascii="仿宋" w:eastAsia="仿宋" w:hAnsi="仿宋" w:cs="仿宋"/>
        </w:rPr>
      </w:pPr>
      <w:r>
        <w:rPr>
          <w:rFonts w:ascii="仿宋" w:eastAsia="仿宋" w:hAnsi="仿宋" w:cs="仿宋"/>
        </w:rPr>
        <w:t>dsOpt.setRecaptureConnPeriod(10 * 60 * 1000);       // 检测并取回异常地址的周期</w:t>
      </w:r>
    </w:p>
    <w:p w:rsidR="00737AD2" w:rsidRDefault="00737AD2">
      <w:pPr>
        <w:spacing w:before="9" w:line="120" w:lineRule="exact"/>
        <w:rPr>
          <w:sz w:val="12"/>
          <w:szCs w:val="12"/>
        </w:rPr>
      </w:pPr>
    </w:p>
    <w:p w:rsidR="00737AD2" w:rsidRDefault="007003A1">
      <w:pPr>
        <w:pStyle w:val="BodyText"/>
        <w:ind w:left="113" w:right="2826"/>
        <w:jc w:val="both"/>
        <w:rPr>
          <w:rFonts w:ascii="仿宋" w:eastAsia="仿宋" w:hAnsi="仿宋" w:cs="仿宋"/>
        </w:rPr>
      </w:pPr>
      <w:r>
        <w:rPr>
          <w:rFonts w:ascii="仿宋" w:eastAsia="仿宋" w:hAnsi="仿宋" w:cs="仿宋"/>
        </w:rPr>
        <w:t>ds = new SequoiadbDatasource(urls, "", "", nwOpt, dsOpt); // 创建连接池</w:t>
      </w:r>
    </w:p>
    <w:p w:rsidR="00737AD2" w:rsidRDefault="007003A1">
      <w:pPr>
        <w:pStyle w:val="BodyText"/>
        <w:spacing w:line="212" w:lineRule="exact"/>
        <w:ind w:left="113" w:right="2226"/>
        <w:jc w:val="both"/>
        <w:rPr>
          <w:rFonts w:ascii="仿宋" w:eastAsia="仿宋" w:hAnsi="仿宋" w:cs="仿宋"/>
        </w:rPr>
      </w:pPr>
      <w:r>
        <w:rPr>
          <w:rFonts w:ascii="仿宋" w:eastAsia="仿宋" w:hAnsi="仿宋" w:cs="仿宋"/>
        </w:rPr>
        <w:t>db = ds.getConnection();                                  // 从连接池获取连接</w:t>
      </w:r>
    </w:p>
    <w:p w:rsidR="00737AD2" w:rsidRDefault="007003A1">
      <w:pPr>
        <w:pStyle w:val="BodyText"/>
        <w:spacing w:line="212" w:lineRule="exact"/>
        <w:ind w:left="113" w:right="1826"/>
        <w:jc w:val="both"/>
        <w:rPr>
          <w:rFonts w:ascii="仿宋" w:eastAsia="仿宋" w:hAnsi="仿宋" w:cs="仿宋"/>
        </w:rPr>
      </w:pPr>
      <w:r>
        <w:rPr>
          <w:rFonts w:ascii="仿宋" w:eastAsia="仿宋" w:hAnsi="仿宋" w:cs="仿宋"/>
        </w:rPr>
        <w:t>// do something else                                      // 使用连接进行业务操作</w:t>
      </w:r>
    </w:p>
    <w:p w:rsidR="00737AD2" w:rsidRDefault="007003A1">
      <w:pPr>
        <w:pStyle w:val="BodyText"/>
        <w:spacing w:line="212" w:lineRule="exact"/>
        <w:ind w:left="113" w:right="8626"/>
        <w:jc w:val="both"/>
        <w:rPr>
          <w:rFonts w:ascii="仿宋" w:eastAsia="仿宋" w:hAnsi="仿宋" w:cs="仿宋"/>
        </w:rPr>
      </w:pPr>
      <w:r>
        <w:rPr>
          <w:rFonts w:ascii="仿宋" w:eastAsia="仿宋" w:hAnsi="仿宋" w:cs="仿宋"/>
        </w:rPr>
        <w:t>ds.close(db);</w:t>
      </w:r>
    </w:p>
    <w:p w:rsidR="00737AD2" w:rsidRDefault="007003A1">
      <w:pPr>
        <w:pStyle w:val="BodyText"/>
        <w:spacing w:before="89" w:line="253" w:lineRule="auto"/>
        <w:ind w:left="113" w:right="574"/>
      </w:pPr>
      <w:bookmarkStart w:id="457" w:name="SQL_to_SequoiaDB_shell_to_Java"/>
      <w:bookmarkStart w:id="458" w:name="_bookmark146"/>
      <w:bookmarkEnd w:id="457"/>
      <w:bookmarkEnd w:id="458"/>
      <w:r>
        <w:rPr>
          <w:w w:val="95"/>
        </w:rPr>
        <w:t>SQL</w:t>
      </w:r>
      <w:r>
        <w:rPr>
          <w:spacing w:val="-19"/>
          <w:w w:val="95"/>
        </w:rPr>
        <w:t xml:space="preserve"> </w:t>
      </w:r>
      <w:r>
        <w:rPr>
          <w:w w:val="95"/>
        </w:rPr>
        <w:t>to</w:t>
      </w:r>
      <w:r>
        <w:rPr>
          <w:spacing w:val="-19"/>
          <w:w w:val="95"/>
        </w:rPr>
        <w:t xml:space="preserve"> </w:t>
      </w:r>
      <w:r>
        <w:rPr>
          <w:w w:val="95"/>
        </w:rPr>
        <w:t>SequoiaDB</w:t>
      </w:r>
      <w:r>
        <w:rPr>
          <w:spacing w:val="-18"/>
          <w:w w:val="95"/>
        </w:rPr>
        <w:t xml:space="preserve"> </w:t>
      </w:r>
      <w:r>
        <w:rPr>
          <w:w w:val="95"/>
        </w:rPr>
        <w:t>shell</w:t>
      </w:r>
      <w:r>
        <w:rPr>
          <w:spacing w:val="-19"/>
          <w:w w:val="95"/>
        </w:rPr>
        <w:t xml:space="preserve"> </w:t>
      </w:r>
      <w:r>
        <w:rPr>
          <w:w w:val="95"/>
        </w:rPr>
        <w:t>to</w:t>
      </w:r>
      <w:r>
        <w:rPr>
          <w:spacing w:val="-18"/>
          <w:w w:val="95"/>
        </w:rPr>
        <w:t xml:space="preserve"> </w:t>
      </w:r>
      <w:r>
        <w:rPr>
          <w:w w:val="95"/>
        </w:rPr>
        <w:t>Java</w:t>
      </w:r>
      <w:r>
        <w:rPr>
          <w:w w:val="89"/>
        </w:rPr>
        <w:t xml:space="preserve"> </w:t>
      </w:r>
      <w:r>
        <w:rPr>
          <w:w w:val="95"/>
        </w:rPr>
        <w:t xml:space="preserve">SequoiaDB的查询用json（bson）对象表示，下表以例子的形式显示了SQL语句、SequoiaDB   </w:t>
      </w:r>
      <w:r>
        <w:rPr>
          <w:spacing w:val="28"/>
          <w:w w:val="95"/>
        </w:rPr>
        <w:t xml:space="preserve"> </w:t>
      </w:r>
      <w:r>
        <w:rPr>
          <w:w w:val="95"/>
        </w:rPr>
        <w:t>shell语句</w:t>
      </w:r>
    </w:p>
    <w:p w:rsidR="00737AD2" w:rsidRDefault="007003A1">
      <w:pPr>
        <w:pStyle w:val="BodyText"/>
        <w:spacing w:line="225" w:lineRule="exact"/>
        <w:ind w:left="113" w:right="5932"/>
        <w:jc w:val="both"/>
        <w:rPr>
          <w:lang w:eastAsia="zh-CN"/>
        </w:rPr>
      </w:pPr>
      <w:r>
        <w:rPr>
          <w:w w:val="95"/>
          <w:lang w:eastAsia="zh-CN"/>
        </w:rPr>
        <w:t xml:space="preserve">和SequoiaDB </w:t>
      </w:r>
      <w:r>
        <w:rPr>
          <w:spacing w:val="24"/>
          <w:w w:val="95"/>
          <w:lang w:eastAsia="zh-CN"/>
        </w:rPr>
        <w:t xml:space="preserve"> </w:t>
      </w:r>
      <w:r>
        <w:rPr>
          <w:w w:val="95"/>
          <w:lang w:eastAsia="zh-CN"/>
        </w:rPr>
        <w:t>Java驱动程序语法之间的对照。</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3074"/>
        <w:gridCol w:w="3241"/>
        <w:gridCol w:w="3157"/>
      </w:tblGrid>
      <w:tr w:rsidR="00737AD2">
        <w:trPr>
          <w:trHeight w:hRule="exact" w:val="228"/>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Java</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Driver</w:t>
            </w:r>
          </w:p>
        </w:tc>
      </w:tr>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values(1,-1)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bar.insert("{'a':1,'b':-1}")</w:t>
            </w:r>
          </w:p>
        </w:tc>
      </w:tr>
      <w:tr w:rsidR="00737AD2">
        <w:trPr>
          <w:trHeight w:hRule="exact" w:val="451"/>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p>
        </w:tc>
      </w:tr>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bar.query("{'age':20}",</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tc>
      </w:tr>
      <w:tr w:rsidR="00737AD2">
        <w:trPr>
          <w:trHeight w:hRule="exact" w:val="396"/>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p>
          <w:p w:rsidR="00737AD2" w:rsidRDefault="007003A1">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bar.query("{'age':20}",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"{'name':1}",</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tc>
      </w:tr>
      <w:tr w:rsidR="00737AD2">
        <w:trPr>
          <w:trHeight w:hRule="exact" w:val="396"/>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p>
          <w:p w:rsidR="00737AD2" w:rsidRDefault="007003A1">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age&lt;30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bar.query("{'age':{'$gt':20,'$lt':30}}",</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p>
        </w:tc>
      </w:tr>
      <w:tr w:rsidR="00737AD2">
        <w:trPr>
          <w:trHeight w:hRule="exact" w:val="619"/>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p w:rsidR="00737AD2" w:rsidRDefault="00737AD2">
            <w:pPr>
              <w:pStyle w:val="TableParagraph"/>
              <w:spacing w:before="7" w:line="150" w:lineRule="exact"/>
              <w:rPr>
                <w:sz w:val="15"/>
                <w:szCs w:val="15"/>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737AD2" w:rsidRDefault="007003A1">
            <w:pPr>
              <w:pStyle w:val="TableParagraph"/>
              <w:spacing w:line="16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{name:1},false)</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bar.createIndex("testIndex",</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"{'name':1}",</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false,</w:t>
            </w:r>
          </w:p>
          <w:p w:rsidR="00737AD2" w:rsidRDefault="007003A1">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false)</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20)</w:t>
            </w:r>
          </w:p>
        </w:tc>
      </w:tr>
      <w:tr w:rsidR="00737AD2">
        <w:trPr>
          <w:trHeight w:hRule="exact" w:val="456"/>
        </w:trPr>
        <w:tc>
          <w:tcPr>
            <w:tcW w:w="3074"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b=-1</w:t>
            </w:r>
          </w:p>
        </w:tc>
        <w:tc>
          <w:tcPr>
            <w:tcW w:w="3241" w:type="dxa"/>
            <w:tcBorders>
              <w:top w:val="single" w:sz="8" w:space="0" w:color="000000"/>
              <w:left w:val="nil"/>
              <w:bottom w:val="single" w:sz="8" w:space="0" w:color="000000"/>
              <w:right w:val="nil"/>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db.foo.bar.update({$set:{a:2}},{b:-1})</w:t>
            </w:r>
          </w:p>
        </w:tc>
        <w:tc>
          <w:tcPr>
            <w:tcW w:w="3157"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bar.getCount("{'age':{'$gt':20}}")</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bar.update("{'b':-1}",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"{'$inc':{'a':2}}",</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tc>
      </w:tr>
      <w:tr w:rsidR="00737AD2">
        <w:trPr>
          <w:trHeight w:hRule="exact" w:val="228"/>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bar.delete("{'a':1}")</w:t>
            </w:r>
          </w:p>
        </w:tc>
      </w:tr>
    </w:tbl>
    <w:p w:rsidR="00737AD2" w:rsidRDefault="00737AD2">
      <w:pPr>
        <w:spacing w:before="3" w:line="100" w:lineRule="exact"/>
        <w:rPr>
          <w:sz w:val="10"/>
          <w:szCs w:val="10"/>
        </w:rPr>
      </w:pPr>
    </w:p>
    <w:p w:rsidR="00737AD2" w:rsidRDefault="007003A1">
      <w:pPr>
        <w:pStyle w:val="BodyText"/>
        <w:spacing w:line="312" w:lineRule="exact"/>
        <w:ind w:left="113"/>
      </w:pPr>
      <w:bookmarkStart w:id="459" w:name="Java_API"/>
      <w:bookmarkEnd w:id="459"/>
      <w:r>
        <w:rPr>
          <w:w w:val="90"/>
        </w:rPr>
        <w:t>Java</w:t>
      </w:r>
      <w:r>
        <w:rPr>
          <w:spacing w:val="7"/>
          <w:w w:val="90"/>
        </w:rPr>
        <w:t xml:space="preserve"> </w:t>
      </w:r>
      <w:r>
        <w:rPr>
          <w:w w:val="90"/>
        </w:rPr>
        <w:t>API</w:t>
      </w:r>
    </w:p>
    <w:p w:rsidR="00737AD2" w:rsidRDefault="007003A1">
      <w:pPr>
        <w:pStyle w:val="BodyText"/>
        <w:spacing w:before="18"/>
        <w:ind w:left="113"/>
        <w:rPr>
          <w:lang w:eastAsia="zh-CN"/>
        </w:rPr>
      </w:pPr>
      <w:r>
        <w:rPr>
          <w:lang w:eastAsia="zh-CN"/>
        </w:rPr>
        <w:t>此部分是相关Java的API文档。</w:t>
      </w:r>
    </w:p>
    <w:p w:rsidR="00737AD2" w:rsidRDefault="007003A1">
      <w:pPr>
        <w:pStyle w:val="BodyText"/>
        <w:spacing w:before="18"/>
        <w:ind w:left="113"/>
      </w:pPr>
      <w:r>
        <w:rPr>
          <w:color w:val="0000FF"/>
          <w:w w:val="90"/>
        </w:rPr>
        <w:t>Java</w:t>
      </w:r>
      <w:r>
        <w:rPr>
          <w:color w:val="0000FF"/>
          <w:spacing w:val="7"/>
          <w:w w:val="90"/>
        </w:rPr>
        <w:t xml:space="preserve"> </w:t>
      </w:r>
      <w:r>
        <w:rPr>
          <w:color w:val="0000FF"/>
          <w:w w:val="90"/>
        </w:rPr>
        <w:t>API</w:t>
      </w:r>
    </w:p>
    <w:p w:rsidR="00737AD2" w:rsidRDefault="00737AD2">
      <w:p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历史更新情况：</w:t>
      </w:r>
    </w:p>
    <w:p w:rsidR="00737AD2" w:rsidRDefault="00EC10B3">
      <w:pPr>
        <w:pStyle w:val="BodyText"/>
        <w:spacing w:before="18" w:line="248" w:lineRule="auto"/>
        <w:ind w:right="6603"/>
        <w:rPr>
          <w:rFonts w:ascii="仿宋" w:eastAsia="仿宋" w:hAnsi="仿宋" w:cs="仿宋"/>
        </w:rPr>
      </w:pPr>
      <w:r w:rsidRPr="00EC10B3">
        <w:pict>
          <v:group id="_x0000_s3044" style="position:absolute;left:0;text-align:left;margin-left:81.7pt;margin-top:40.75pt;width:473.6pt;height:95.4pt;z-index:-25547;mso-position-horizontal-relative:page" coordorigin="1634,815" coordsize="9472,1908">
            <v:shape id="_x0000_s3045" style="position:absolute;left:1634;top:815;width:9472;height:1908" coordorigin="1634,815" coordsize="9472,1908" path="m1634,815r9472,l11106,2723r-9472,l1634,815xe" fillcolor="#efefef" stroked="f">
              <v:path arrowok="t"/>
            </v:shape>
            <w10:wrap anchorx="page"/>
          </v:group>
        </w:pict>
      </w:r>
      <w:r w:rsidR="007003A1">
        <w:rPr>
          <w:w w:val="95"/>
        </w:rPr>
        <w:t>Version1.8</w:t>
      </w:r>
      <w:r w:rsidR="007003A1">
        <w:rPr>
          <w:w w:val="94"/>
        </w:rPr>
        <w:t xml:space="preserve"> </w:t>
      </w:r>
      <w:r w:rsidR="007003A1">
        <w:rPr>
          <w:w w:val="95"/>
        </w:rPr>
        <w:t>1、Sequoiadb类新添加的接口：</w:t>
      </w:r>
      <w:r w:rsidR="007003A1">
        <w:t xml:space="preserve"> </w:t>
      </w:r>
      <w:r w:rsidR="007003A1">
        <w:rPr>
          <w:rFonts w:ascii="仿宋" w:eastAsia="仿宋" w:hAnsi="仿宋" w:cs="仿宋"/>
          <w:w w:val="95"/>
        </w:rPr>
        <w:t>isValid，判断当前连接是否有效</w:t>
      </w:r>
    </w:p>
    <w:p w:rsidR="00737AD2" w:rsidRDefault="007003A1">
      <w:pPr>
        <w:pStyle w:val="BodyText"/>
        <w:spacing w:line="205" w:lineRule="exact"/>
        <w:rPr>
          <w:rFonts w:ascii="仿宋" w:eastAsia="仿宋" w:hAnsi="仿宋" w:cs="仿宋"/>
        </w:rPr>
      </w:pPr>
      <w:r>
        <w:rPr>
          <w:rFonts w:ascii="仿宋" w:eastAsia="仿宋" w:hAnsi="仿宋" w:cs="仿宋"/>
        </w:rPr>
        <w:t>createCollectionSpace，提供一个BSONObject的选项，使创建集合空间更加灵活</w:t>
      </w:r>
    </w:p>
    <w:p w:rsidR="00737AD2" w:rsidRDefault="007003A1">
      <w:pPr>
        <w:pStyle w:val="BodyText"/>
        <w:spacing w:line="212" w:lineRule="exact"/>
        <w:rPr>
          <w:rFonts w:ascii="仿宋" w:eastAsia="仿宋" w:hAnsi="仿宋" w:cs="仿宋"/>
        </w:rPr>
      </w:pPr>
      <w:r>
        <w:rPr>
          <w:rFonts w:ascii="仿宋" w:eastAsia="仿宋" w:hAnsi="仿宋" w:cs="仿宋"/>
        </w:rPr>
        <w:t>backupOffline，离线备份支持更多的选项</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evalJS，执行js代码</w:t>
      </w:r>
    </w:p>
    <w:p w:rsidR="00737AD2" w:rsidRDefault="007003A1">
      <w:pPr>
        <w:pStyle w:val="BodyText"/>
        <w:spacing w:line="212" w:lineRule="exact"/>
        <w:rPr>
          <w:rFonts w:ascii="仿宋" w:eastAsia="仿宋" w:hAnsi="仿宋" w:cs="仿宋"/>
        </w:rPr>
      </w:pPr>
      <w:r>
        <w:rPr>
          <w:rFonts w:ascii="仿宋" w:eastAsia="仿宋" w:hAnsi="仿宋" w:cs="仿宋"/>
        </w:rPr>
        <w:t>createDomain，创建域</w:t>
      </w:r>
    </w:p>
    <w:p w:rsidR="00737AD2" w:rsidRDefault="007003A1">
      <w:pPr>
        <w:pStyle w:val="BodyText"/>
        <w:spacing w:line="212" w:lineRule="exact"/>
        <w:rPr>
          <w:rFonts w:ascii="仿宋" w:eastAsia="仿宋" w:hAnsi="仿宋" w:cs="仿宋"/>
        </w:rPr>
      </w:pPr>
      <w:r>
        <w:rPr>
          <w:rFonts w:ascii="仿宋" w:eastAsia="仿宋" w:hAnsi="仿宋" w:cs="仿宋"/>
        </w:rPr>
        <w:t>getDomain，获取域</w:t>
      </w:r>
    </w:p>
    <w:p w:rsidR="00737AD2" w:rsidRDefault="007003A1">
      <w:pPr>
        <w:pStyle w:val="BodyText"/>
        <w:spacing w:line="212" w:lineRule="exact"/>
        <w:rPr>
          <w:rFonts w:ascii="仿宋" w:eastAsia="仿宋" w:hAnsi="仿宋" w:cs="仿宋"/>
        </w:rPr>
      </w:pPr>
      <w:r>
        <w:rPr>
          <w:rFonts w:ascii="仿宋" w:eastAsia="仿宋" w:hAnsi="仿宋" w:cs="仿宋"/>
        </w:rPr>
        <w:t>dropDomain,删除域</w:t>
      </w:r>
    </w:p>
    <w:p w:rsidR="00737AD2" w:rsidRDefault="007003A1">
      <w:pPr>
        <w:pStyle w:val="BodyText"/>
        <w:spacing w:line="212" w:lineRule="exact"/>
        <w:rPr>
          <w:rFonts w:ascii="仿宋" w:eastAsia="仿宋" w:hAnsi="仿宋" w:cs="仿宋"/>
        </w:rPr>
      </w:pPr>
      <w:r>
        <w:rPr>
          <w:rFonts w:ascii="仿宋" w:eastAsia="仿宋" w:hAnsi="仿宋" w:cs="仿宋"/>
        </w:rPr>
        <w:t>isDomainExist，域是否存在</w:t>
      </w:r>
    </w:p>
    <w:p w:rsidR="00737AD2" w:rsidRDefault="007003A1">
      <w:pPr>
        <w:pStyle w:val="BodyText"/>
        <w:spacing w:line="212" w:lineRule="exact"/>
        <w:rPr>
          <w:rFonts w:ascii="仿宋" w:eastAsia="仿宋" w:hAnsi="仿宋" w:cs="仿宋"/>
        </w:rPr>
      </w:pPr>
      <w:r>
        <w:rPr>
          <w:rFonts w:ascii="仿宋" w:eastAsia="仿宋" w:hAnsi="仿宋" w:cs="仿宋"/>
        </w:rPr>
        <w:t>listDomain，列出所有域</w:t>
      </w:r>
    </w:p>
    <w:p w:rsidR="00737AD2" w:rsidRDefault="007003A1">
      <w:pPr>
        <w:pStyle w:val="BodyText"/>
        <w:spacing w:before="49"/>
      </w:pPr>
      <w:r>
        <w:rPr>
          <w:w w:val="95"/>
        </w:rPr>
        <w:t>2、DBCollection类新添加的接口：</w:t>
      </w:r>
    </w:p>
    <w:p w:rsidR="00737AD2" w:rsidRDefault="00EC10B3">
      <w:pPr>
        <w:pStyle w:val="BodyText"/>
        <w:spacing w:before="81" w:line="172" w:lineRule="auto"/>
        <w:rPr>
          <w:rFonts w:ascii="仿宋" w:eastAsia="仿宋" w:hAnsi="仿宋" w:cs="仿宋"/>
          <w:lang w:eastAsia="zh-CN"/>
        </w:rPr>
      </w:pPr>
      <w:r w:rsidRPr="00EC10B3">
        <w:pict>
          <v:group id="_x0000_s3042" style="position:absolute;left:0;text-align:left;margin-left:81.7pt;margin-top:4.75pt;width:473.6pt;height:31.8pt;z-index:-25546;mso-position-horizontal-relative:page" coordorigin="1634,95" coordsize="9472,636">
            <v:shape id="_x0000_s3043" style="position:absolute;left:1634;top:95;width:9472;height:636" coordorigin="1634,95" coordsize="9472,636" path="m1634,95r9472,l11106,731r-9472,l1634,95xe" fillcolor="#efefef" stroked="f">
              <v:path arrowok="t"/>
            </v:shape>
            <w10:wrap anchorx="page"/>
          </v:group>
        </w:pict>
      </w:r>
      <w:r w:rsidR="007003A1">
        <w:rPr>
          <w:rFonts w:ascii="仿宋" w:eastAsia="仿宋" w:hAnsi="仿宋" w:cs="仿宋"/>
        </w:rPr>
        <w:t>alterCollection，修改集合（表）属性 setMainKeys，设置主键。</w:t>
      </w:r>
      <w:r w:rsidR="007003A1">
        <w:rPr>
          <w:rFonts w:ascii="仿宋" w:eastAsia="仿宋" w:hAnsi="仿宋" w:cs="仿宋"/>
          <w:lang w:eastAsia="zh-CN"/>
        </w:rPr>
        <w:t>此接口只与save接口配合使用，它设置的主键并不对其他接口起作用 save，可使用默认的主键"_id"或者指定其他主键，同时插入或更新多条记录</w:t>
      </w:r>
    </w:p>
    <w:p w:rsidR="00737AD2" w:rsidRDefault="00EC10B3">
      <w:pPr>
        <w:pStyle w:val="BodyText"/>
        <w:spacing w:before="57" w:line="248" w:lineRule="auto"/>
        <w:ind w:right="2903"/>
        <w:rPr>
          <w:rFonts w:ascii="仿宋" w:eastAsia="仿宋" w:hAnsi="仿宋" w:cs="仿宋"/>
        </w:rPr>
      </w:pPr>
      <w:r w:rsidRPr="00EC10B3">
        <w:pict>
          <v:group id="_x0000_s3040" style="position:absolute;left:0;text-align:left;margin-left:81.7pt;margin-top:42.7pt;width:473.6pt;height:53pt;z-index:-25545;mso-position-horizontal-relative:page" coordorigin="1634,854" coordsize="9472,1060">
            <v:shape id="_x0000_s3041" style="position:absolute;left:1634;top:854;width:9472;height:1060" coordorigin="1634,854" coordsize="9472,1060" path="m1634,854r9472,l11106,1914r-9472,l1634,854xe" fillcolor="#efefef" stroked="f">
              <v:path arrowok="t"/>
            </v:shape>
            <w10:wrap anchorx="page"/>
          </v:group>
        </w:pict>
      </w:r>
      <w:r w:rsidR="007003A1">
        <w:t xml:space="preserve">3、添加Domain类用于与域相关的操作 4、SequoiadbDatasource类新添加的接口： </w:t>
      </w:r>
      <w:r w:rsidR="007003A1">
        <w:rPr>
          <w:rFonts w:ascii="仿宋" w:eastAsia="仿宋" w:hAnsi="仿宋" w:cs="仿宋"/>
        </w:rPr>
        <w:t>SequoiadbDatasource，可提供多个地址的构造器，便于机器负载均衡</w:t>
      </w:r>
    </w:p>
    <w:p w:rsidR="00737AD2" w:rsidRDefault="007003A1">
      <w:pPr>
        <w:pStyle w:val="BodyText"/>
        <w:spacing w:line="205" w:lineRule="exact"/>
        <w:rPr>
          <w:rFonts w:ascii="仿宋" w:eastAsia="仿宋" w:hAnsi="仿宋" w:cs="仿宋"/>
        </w:rPr>
      </w:pPr>
      <w:r>
        <w:rPr>
          <w:rFonts w:ascii="仿宋" w:eastAsia="仿宋" w:hAnsi="仿宋" w:cs="仿宋"/>
        </w:rPr>
        <w:t>getIdleConnNum，获取当前可用的连接数量</w:t>
      </w:r>
    </w:p>
    <w:p w:rsidR="00737AD2" w:rsidRDefault="007003A1">
      <w:pPr>
        <w:pStyle w:val="BodyText"/>
        <w:spacing w:line="212" w:lineRule="exact"/>
        <w:rPr>
          <w:rFonts w:ascii="仿宋" w:eastAsia="仿宋" w:hAnsi="仿宋" w:cs="仿宋"/>
        </w:rPr>
      </w:pPr>
      <w:r>
        <w:rPr>
          <w:rFonts w:ascii="仿宋" w:eastAsia="仿宋" w:hAnsi="仿宋" w:cs="仿宋"/>
        </w:rPr>
        <w:t>getUsedConnNum，获取当前已使用的连接数量</w:t>
      </w:r>
    </w:p>
    <w:p w:rsidR="00737AD2" w:rsidRDefault="007003A1">
      <w:pPr>
        <w:pStyle w:val="BodyText"/>
        <w:spacing w:line="212" w:lineRule="exact"/>
        <w:rPr>
          <w:rFonts w:ascii="仿宋" w:eastAsia="仿宋" w:hAnsi="仿宋" w:cs="仿宋"/>
        </w:rPr>
      </w:pPr>
      <w:r>
        <w:rPr>
          <w:rFonts w:ascii="仿宋" w:eastAsia="仿宋" w:hAnsi="仿宋" w:cs="仿宋"/>
        </w:rPr>
        <w:t>getNormalAddrNum，获取当前正常的地址数量</w:t>
      </w:r>
    </w:p>
    <w:p w:rsidR="00737AD2" w:rsidRDefault="007003A1">
      <w:pPr>
        <w:pStyle w:val="BodyText"/>
        <w:spacing w:line="212" w:lineRule="exact"/>
        <w:rPr>
          <w:rFonts w:ascii="仿宋" w:eastAsia="仿宋" w:hAnsi="仿宋" w:cs="仿宋"/>
        </w:rPr>
      </w:pPr>
      <w:r>
        <w:rPr>
          <w:rFonts w:ascii="仿宋" w:eastAsia="仿宋" w:hAnsi="仿宋" w:cs="仿宋"/>
        </w:rPr>
        <w:t>getAbnormalAddrNum，获取当前异常的地址数量</w:t>
      </w:r>
    </w:p>
    <w:p w:rsidR="00737AD2" w:rsidRDefault="007003A1">
      <w:pPr>
        <w:pStyle w:val="BodyText"/>
        <w:spacing w:before="49"/>
      </w:pPr>
      <w:r>
        <w:rPr>
          <w:w w:val="95"/>
        </w:rPr>
        <w:t>5、SequoiadbOption类新添加接口：</w:t>
      </w:r>
    </w:p>
    <w:p w:rsidR="00737AD2" w:rsidRDefault="00EC10B3">
      <w:pPr>
        <w:pStyle w:val="BodyText"/>
        <w:spacing w:before="81" w:line="172" w:lineRule="auto"/>
        <w:rPr>
          <w:rFonts w:ascii="仿宋" w:eastAsia="仿宋" w:hAnsi="仿宋" w:cs="仿宋"/>
        </w:rPr>
      </w:pPr>
      <w:r w:rsidRPr="00EC10B3">
        <w:pict>
          <v:group id="_x0000_s3038" style="position:absolute;left:0;text-align:left;margin-left:81.7pt;margin-top:4.75pt;width:473.6pt;height:21.2pt;z-index:-25544;mso-position-horizontal-relative:page" coordorigin="1634,95" coordsize="9472,424">
            <v:shape id="_x0000_s3039" style="position:absolute;left:1634;top:95;width:9472;height:424" coordorigin="1634,95" coordsize="9472,424" path="m1634,95r9472,l11106,519r-9472,l1634,95xe" fillcolor="#efefef" stroked="f">
              <v:path arrowok="t"/>
            </v:shape>
            <w10:wrap anchorx="page"/>
          </v:group>
        </w:pict>
      </w:r>
      <w:r w:rsidR="007003A1">
        <w:rPr>
          <w:rFonts w:ascii="仿宋" w:eastAsia="仿宋" w:hAnsi="仿宋" w:cs="仿宋"/>
        </w:rPr>
        <w:t>setRecaptureConnPeriod，设置周期检测异常地址是否重新可用的时间 getRecaptureConnPeriod，获取周期检测异常地址是否重新可用的时间</w:t>
      </w:r>
    </w:p>
    <w:p w:rsidR="00737AD2" w:rsidRDefault="007003A1">
      <w:pPr>
        <w:pStyle w:val="BodyText"/>
        <w:spacing w:before="57" w:line="253" w:lineRule="auto"/>
      </w:pPr>
      <w:r>
        <w:rPr>
          <w:w w:val="95"/>
        </w:rPr>
        <w:t>Version1.6</w:t>
      </w:r>
      <w:r>
        <w:rPr>
          <w:w w:val="94"/>
        </w:rPr>
        <w:t xml:space="preserve"> </w:t>
      </w:r>
      <w:r>
        <w:rPr>
          <w:w w:val="95"/>
        </w:rPr>
        <w:t>1、添加类Node来取代原来的类ReplicaGroup。类ReplicaNode以及与它们相关的方法将在version2.x中被弃</w:t>
      </w:r>
    </w:p>
    <w:p w:rsidR="00737AD2" w:rsidRDefault="007003A1">
      <w:pPr>
        <w:pStyle w:val="BodyText"/>
        <w:spacing w:line="225" w:lineRule="exact"/>
        <w:rPr>
          <w:lang w:eastAsia="zh-CN"/>
        </w:rPr>
      </w:pPr>
      <w:r>
        <w:rPr>
          <w:lang w:eastAsia="zh-CN"/>
        </w:rPr>
        <w:t>用。</w:t>
      </w:r>
    </w:p>
    <w:p w:rsidR="00737AD2" w:rsidRDefault="007003A1">
      <w:pPr>
        <w:pStyle w:val="BodyText"/>
        <w:spacing w:before="18"/>
        <w:rPr>
          <w:lang w:eastAsia="zh-CN"/>
        </w:rPr>
      </w:pPr>
      <w:r>
        <w:rPr>
          <w:lang w:eastAsia="zh-CN"/>
        </w:rPr>
        <w:t>详情请查看相关API。</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460" w:name="_bookmark147"/>
      <w:bookmarkEnd w:id="460"/>
      <w:r>
        <w:rPr>
          <w:w w:val="95"/>
          <w:lang w:eastAsia="zh-CN"/>
        </w:rPr>
        <w:t>PHP</w:t>
      </w:r>
      <w:r>
        <w:rPr>
          <w:spacing w:val="8"/>
          <w:w w:val="95"/>
          <w:lang w:eastAsia="zh-CN"/>
        </w:rPr>
        <w:t xml:space="preserve"> </w:t>
      </w:r>
      <w:r>
        <w:rPr>
          <w:w w:val="95"/>
          <w:lang w:eastAsia="zh-CN"/>
        </w:rPr>
        <w:t>驱动</w:t>
      </w:r>
    </w:p>
    <w:p w:rsidR="00737AD2" w:rsidRDefault="007003A1">
      <w:pPr>
        <w:pStyle w:val="BodyText"/>
        <w:spacing w:before="21"/>
        <w:rPr>
          <w:lang w:eastAsia="zh-CN"/>
        </w:rPr>
      </w:pPr>
      <w:r>
        <w:rPr>
          <w:lang w:eastAsia="zh-CN"/>
        </w:rPr>
        <w:t>本节介绍PHP的相关驱动信息。</w:t>
      </w:r>
    </w:p>
    <w:p w:rsidR="00737AD2" w:rsidRDefault="00EC10B3">
      <w:pPr>
        <w:pStyle w:val="BodyText"/>
        <w:spacing w:before="18"/>
        <w:rPr>
          <w:lang w:eastAsia="zh-CN"/>
        </w:rPr>
      </w:pPr>
      <w:hyperlink w:anchor="_bookmark148" w:history="1">
        <w:r w:rsidR="007003A1">
          <w:rPr>
            <w:color w:val="0000FF"/>
            <w:w w:val="95"/>
            <w:lang w:eastAsia="zh-CN"/>
          </w:rPr>
          <w:t>PHP</w:t>
        </w:r>
        <w:r w:rsidR="007003A1">
          <w:rPr>
            <w:color w:val="0000FF"/>
            <w:spacing w:val="7"/>
            <w:w w:val="95"/>
            <w:lang w:eastAsia="zh-CN"/>
          </w:rPr>
          <w:t xml:space="preserve"> </w:t>
        </w:r>
        <w:r w:rsidR="007003A1">
          <w:rPr>
            <w:color w:val="0000FF"/>
            <w:w w:val="95"/>
            <w:lang w:eastAsia="zh-CN"/>
          </w:rPr>
          <w:t>驱动</w:t>
        </w:r>
      </w:hyperlink>
    </w:p>
    <w:p w:rsidR="00737AD2" w:rsidRDefault="00EC10B3">
      <w:pPr>
        <w:pStyle w:val="BodyText"/>
        <w:spacing w:before="18" w:line="253" w:lineRule="auto"/>
        <w:ind w:right="7585"/>
        <w:rPr>
          <w:lang w:eastAsia="zh-CN"/>
        </w:rPr>
      </w:pPr>
      <w:hyperlink w:anchor="_bookmark149" w:history="1">
        <w:r w:rsidR="007003A1">
          <w:rPr>
            <w:color w:val="0000FF"/>
            <w:w w:val="95"/>
            <w:lang w:eastAsia="zh-CN"/>
          </w:rPr>
          <w:t>PHP</w:t>
        </w:r>
        <w:r w:rsidR="007003A1">
          <w:rPr>
            <w:color w:val="0000FF"/>
            <w:spacing w:val="47"/>
            <w:w w:val="95"/>
            <w:lang w:eastAsia="zh-CN"/>
          </w:rPr>
          <w:t xml:space="preserve"> </w:t>
        </w:r>
        <w:r w:rsidR="007003A1">
          <w:rPr>
            <w:color w:val="0000FF"/>
            <w:w w:val="95"/>
            <w:lang w:eastAsia="zh-CN"/>
          </w:rPr>
          <w:t>开发环境搭建</w:t>
        </w:r>
      </w:hyperlink>
      <w:r w:rsidR="007003A1">
        <w:rPr>
          <w:color w:val="0000FF"/>
          <w:lang w:eastAsia="zh-CN"/>
        </w:rPr>
        <w:t xml:space="preserve"> </w:t>
      </w:r>
      <w:hyperlink w:anchor="_bookmark150" w:history="1">
        <w:r w:rsidR="007003A1">
          <w:rPr>
            <w:color w:val="0000FF"/>
            <w:w w:val="95"/>
            <w:lang w:eastAsia="zh-CN"/>
          </w:rPr>
          <w:t>PHP</w:t>
        </w:r>
        <w:r w:rsidR="007003A1">
          <w:rPr>
            <w:color w:val="0000FF"/>
            <w:spacing w:val="27"/>
            <w:w w:val="95"/>
            <w:lang w:eastAsia="zh-CN"/>
          </w:rPr>
          <w:t xml:space="preserve"> </w:t>
        </w:r>
        <w:r w:rsidR="007003A1">
          <w:rPr>
            <w:color w:val="0000FF"/>
            <w:w w:val="95"/>
            <w:lang w:eastAsia="zh-CN"/>
          </w:rPr>
          <w:t>开发基础</w:t>
        </w:r>
      </w:hyperlink>
    </w:p>
    <w:p w:rsidR="00737AD2" w:rsidRDefault="00EC10B3">
      <w:pPr>
        <w:pStyle w:val="BodyText"/>
        <w:spacing w:before="4" w:line="253" w:lineRule="auto"/>
        <w:ind w:right="6603"/>
      </w:pPr>
      <w:hyperlink w:anchor="_bookmark151" w:history="1">
        <w:r w:rsidR="007003A1">
          <w:rPr>
            <w:color w:val="0000FF"/>
            <w:w w:val="95"/>
          </w:rPr>
          <w:t>SQL</w:t>
        </w:r>
        <w:r w:rsidR="007003A1">
          <w:rPr>
            <w:color w:val="0000FF"/>
            <w:spacing w:val="-16"/>
            <w:w w:val="95"/>
          </w:rPr>
          <w:t xml:space="preserve"> </w:t>
        </w:r>
        <w:r w:rsidR="007003A1">
          <w:rPr>
            <w:color w:val="0000FF"/>
            <w:w w:val="95"/>
          </w:rPr>
          <w:t>to</w:t>
        </w:r>
        <w:r w:rsidR="007003A1">
          <w:rPr>
            <w:color w:val="0000FF"/>
            <w:spacing w:val="-15"/>
            <w:w w:val="95"/>
          </w:rPr>
          <w:t xml:space="preserve"> </w:t>
        </w:r>
        <w:r w:rsidR="007003A1">
          <w:rPr>
            <w:color w:val="0000FF"/>
            <w:w w:val="95"/>
          </w:rPr>
          <w:t>SequoiaDB</w:t>
        </w:r>
        <w:r w:rsidR="007003A1">
          <w:rPr>
            <w:color w:val="0000FF"/>
            <w:spacing w:val="-15"/>
            <w:w w:val="95"/>
          </w:rPr>
          <w:t xml:space="preserve"> </w:t>
        </w:r>
        <w:r w:rsidR="007003A1">
          <w:rPr>
            <w:color w:val="0000FF"/>
            <w:w w:val="95"/>
          </w:rPr>
          <w:t>shell</w:t>
        </w:r>
        <w:r w:rsidR="007003A1">
          <w:rPr>
            <w:color w:val="0000FF"/>
            <w:spacing w:val="-16"/>
            <w:w w:val="95"/>
          </w:rPr>
          <w:t xml:space="preserve"> </w:t>
        </w:r>
        <w:r w:rsidR="007003A1">
          <w:rPr>
            <w:color w:val="0000FF"/>
            <w:w w:val="95"/>
          </w:rPr>
          <w:t>to</w:t>
        </w:r>
        <w:r w:rsidR="007003A1">
          <w:rPr>
            <w:color w:val="0000FF"/>
            <w:spacing w:val="-15"/>
            <w:w w:val="95"/>
          </w:rPr>
          <w:t xml:space="preserve"> </w:t>
        </w:r>
        <w:r w:rsidR="007003A1">
          <w:rPr>
            <w:color w:val="0000FF"/>
            <w:w w:val="95"/>
          </w:rPr>
          <w:t>PHP</w:t>
        </w:r>
      </w:hyperlink>
      <w:r w:rsidR="007003A1">
        <w:rPr>
          <w:color w:val="0000FF"/>
          <w:w w:val="93"/>
        </w:rPr>
        <w:t xml:space="preserve"> </w:t>
      </w:r>
      <w:r w:rsidR="007003A1">
        <w:rPr>
          <w:color w:val="0000FF"/>
          <w:w w:val="95"/>
        </w:rPr>
        <w:t>PHP</w:t>
      </w:r>
      <w:r w:rsidR="007003A1">
        <w:rPr>
          <w:color w:val="0000FF"/>
          <w:spacing w:val="-16"/>
          <w:w w:val="95"/>
        </w:rPr>
        <w:t xml:space="preserve"> </w:t>
      </w:r>
      <w:r w:rsidR="007003A1">
        <w:rPr>
          <w:color w:val="0000FF"/>
          <w:w w:val="95"/>
        </w:rPr>
        <w:t>API</w:t>
      </w:r>
    </w:p>
    <w:p w:rsidR="00737AD2" w:rsidRDefault="007003A1">
      <w:pPr>
        <w:pStyle w:val="BodyText"/>
        <w:spacing w:before="84"/>
        <w:rPr>
          <w:lang w:eastAsia="zh-CN"/>
        </w:rPr>
      </w:pPr>
      <w:bookmarkStart w:id="461" w:name="PHP_驱动"/>
      <w:bookmarkStart w:id="462" w:name="_bookmark148"/>
      <w:bookmarkEnd w:id="461"/>
      <w:bookmarkEnd w:id="462"/>
      <w:r>
        <w:rPr>
          <w:w w:val="95"/>
          <w:lang w:eastAsia="zh-CN"/>
        </w:rPr>
        <w:t>PHP</w:t>
      </w:r>
      <w:r>
        <w:rPr>
          <w:spacing w:val="7"/>
          <w:w w:val="95"/>
          <w:lang w:eastAsia="zh-CN"/>
        </w:rPr>
        <w:t xml:space="preserve"> </w:t>
      </w:r>
      <w:r>
        <w:rPr>
          <w:w w:val="95"/>
          <w:lang w:eastAsia="zh-CN"/>
        </w:rPr>
        <w:t>驱动</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概述</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5"/>
          <w:lang w:eastAsia="zh-CN"/>
        </w:rPr>
        <w:t xml:space="preserve">SequoiaDB      </w:t>
      </w:r>
      <w:r>
        <w:rPr>
          <w:spacing w:val="1"/>
          <w:w w:val="95"/>
          <w:lang w:eastAsia="zh-CN"/>
        </w:rPr>
        <w:t xml:space="preserve"> </w:t>
      </w:r>
      <w:r>
        <w:rPr>
          <w:w w:val="95"/>
          <w:lang w:eastAsia="zh-CN"/>
        </w:rPr>
        <w:t>PHP驱动提供了数据库操作和集群操作的PHP接口。数据库操作包括数据库的连接，用户的创建</w:t>
      </w:r>
      <w:r>
        <w:rPr>
          <w:lang w:eastAsia="zh-CN"/>
        </w:rPr>
        <w:t xml:space="preserve"> 删除，数据的增删改查，索引的创建删除，快照的获取与重置，以及集合与集合空间的创建删除操作等操 作。集群操作包括管理分区组和数据节点的各种操作，譬如启动、停止分区组，启动、停止数据节点，获取 主从数据节点，集合分区等。</w:t>
      </w:r>
    </w:p>
    <w:p w:rsidR="00737AD2" w:rsidRDefault="007003A1">
      <w:pPr>
        <w:pStyle w:val="BodyText"/>
        <w:spacing w:before="34"/>
        <w:rPr>
          <w:lang w:eastAsia="zh-CN"/>
        </w:rPr>
      </w:pPr>
      <w:r>
        <w:rPr>
          <w:lang w:eastAsia="zh-CN"/>
        </w:rPr>
        <w:t>PHP驱动的有两种类实例。一种用于数据库操作，另一种用于集群操作。</w:t>
      </w:r>
    </w:p>
    <w:p w:rsidR="00737AD2" w:rsidRDefault="00737AD2">
      <w:pPr>
        <w:rPr>
          <w:lang w:eastAsia="zh-CN"/>
        </w:rPr>
        <w:sectPr w:rsidR="00737AD2">
          <w:pgSz w:w="12240" w:h="15840"/>
          <w:pgMar w:top="900" w:right="104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tabs>
          <w:tab w:val="left" w:pos="283"/>
        </w:tabs>
        <w:spacing w:line="308" w:lineRule="exact"/>
        <w:ind w:left="0" w:right="812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数据库操作实例</w:t>
      </w:r>
    </w:p>
    <w:p w:rsidR="00737AD2" w:rsidRDefault="007003A1">
      <w:pPr>
        <w:pStyle w:val="BodyText"/>
        <w:spacing w:before="22" w:line="253" w:lineRule="auto"/>
        <w:ind w:left="397" w:right="4709"/>
        <w:rPr>
          <w:lang w:eastAsia="zh-CN"/>
        </w:rPr>
      </w:pPr>
      <w:r>
        <w:rPr>
          <w:w w:val="95"/>
          <w:lang w:eastAsia="zh-CN"/>
        </w:rPr>
        <w:t>SequoiaDB数据库中的数据存放分为三个级别：</w:t>
      </w:r>
      <w:r>
        <w:rPr>
          <w:lang w:eastAsia="zh-CN"/>
        </w:rPr>
        <w:t xml:space="preserve"> 1）数据库</w:t>
      </w:r>
    </w:p>
    <w:p w:rsidR="00737AD2" w:rsidRDefault="007003A1">
      <w:pPr>
        <w:pStyle w:val="BodyText"/>
        <w:spacing w:before="4"/>
        <w:ind w:left="397"/>
        <w:rPr>
          <w:lang w:eastAsia="zh-CN"/>
        </w:rPr>
      </w:pPr>
      <w:r>
        <w:rPr>
          <w:lang w:eastAsia="zh-CN"/>
        </w:rPr>
        <w:t>2）集合空间</w:t>
      </w:r>
    </w:p>
    <w:p w:rsidR="00737AD2" w:rsidRDefault="007003A1">
      <w:pPr>
        <w:pStyle w:val="BodyText"/>
        <w:spacing w:before="18" w:line="253" w:lineRule="auto"/>
        <w:ind w:left="397" w:right="629"/>
        <w:rPr>
          <w:lang w:eastAsia="zh-CN"/>
        </w:rPr>
      </w:pPr>
      <w:r>
        <w:rPr>
          <w:lang w:eastAsia="zh-CN"/>
        </w:rPr>
        <w:t xml:space="preserve">3）集合 </w:t>
      </w:r>
      <w:r>
        <w:rPr>
          <w:w w:val="95"/>
          <w:lang w:eastAsia="zh-CN"/>
        </w:rPr>
        <w:t>因此，在数据库操作中，可用3个类来分别表示连接、集合空间、集合实例，另1个类表示游标实例：</w:t>
      </w:r>
    </w:p>
    <w:p w:rsidR="00737AD2" w:rsidRDefault="00737AD2">
      <w:pPr>
        <w:spacing w:before="1" w:line="50" w:lineRule="exact"/>
        <w:rPr>
          <w:sz w:val="5"/>
          <w:szCs w:val="5"/>
          <w:lang w:eastAsia="zh-CN"/>
        </w:rPr>
      </w:pPr>
    </w:p>
    <w:tbl>
      <w:tblPr>
        <w:tblW w:w="0" w:type="auto"/>
        <w:tblInd w:w="387" w:type="dxa"/>
        <w:tblLayout w:type="fixed"/>
        <w:tblCellMar>
          <w:left w:w="0" w:type="dxa"/>
          <w:right w:w="0" w:type="dxa"/>
        </w:tblCellMar>
        <w:tblLook w:val="01E0"/>
      </w:tblPr>
      <w:tblGrid>
        <w:gridCol w:w="4589"/>
        <w:gridCol w:w="4599"/>
      </w:tblGrid>
      <w:tr w:rsidR="00737AD2">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SequoiaDB</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数据库类</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SequoiaCS</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集合空间类</w:t>
            </w:r>
          </w:p>
        </w:tc>
      </w:tr>
      <w:tr w:rsidR="00737AD2">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SequoiaCollection</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集合类</w:t>
            </w:r>
          </w:p>
        </w:tc>
      </w:tr>
      <w:tr w:rsidR="00737AD2">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SequoiaCursor</w:t>
            </w:r>
          </w:p>
        </w:tc>
        <w:tc>
          <w:tcPr>
            <w:tcW w:w="4599"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游标类</w:t>
            </w:r>
          </w:p>
        </w:tc>
      </w:tr>
    </w:tbl>
    <w:p w:rsidR="00737AD2" w:rsidRDefault="007003A1">
      <w:pPr>
        <w:pStyle w:val="BodyText"/>
        <w:spacing w:before="79" w:line="168" w:lineRule="auto"/>
        <w:ind w:left="397" w:right="433"/>
        <w:rPr>
          <w:lang w:eastAsia="zh-CN"/>
        </w:rPr>
      </w:pPr>
      <w:r>
        <w:rPr>
          <w:w w:val="95"/>
          <w:lang w:eastAsia="zh-CN"/>
        </w:rPr>
        <w:t>PHP驱动需要使用不同的实例进行操作。譬如读取数据的操作需要游标实例，而创建表空间则需要数据库</w:t>
      </w:r>
      <w:r>
        <w:rPr>
          <w:lang w:eastAsia="zh-CN"/>
        </w:rPr>
        <w:t xml:space="preserve"> 实例。</w:t>
      </w:r>
    </w:p>
    <w:p w:rsidR="00737AD2" w:rsidRDefault="007003A1">
      <w:pPr>
        <w:pStyle w:val="BodyText"/>
        <w:tabs>
          <w:tab w:val="left" w:pos="397"/>
        </w:tabs>
        <w:spacing w:line="282"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737AD2" w:rsidRDefault="007003A1">
      <w:pPr>
        <w:pStyle w:val="BodyText"/>
        <w:spacing w:before="22"/>
        <w:ind w:left="397"/>
        <w:rPr>
          <w:lang w:eastAsia="zh-CN"/>
        </w:rPr>
      </w:pPr>
      <w:r>
        <w:rPr>
          <w:w w:val="95"/>
          <w:lang w:eastAsia="zh-CN"/>
        </w:rPr>
        <w:t xml:space="preserve">SequoiaDB数据库中的集群操作分为两个级别：1）分区组   </w:t>
      </w:r>
      <w:r>
        <w:rPr>
          <w:spacing w:val="48"/>
          <w:w w:val="95"/>
          <w:lang w:eastAsia="zh-CN"/>
        </w:rPr>
        <w:t xml:space="preserve"> </w:t>
      </w:r>
      <w:r>
        <w:rPr>
          <w:w w:val="95"/>
          <w:lang w:eastAsia="zh-CN"/>
        </w:rPr>
        <w:t>2）数据节点</w:t>
      </w:r>
    </w:p>
    <w:p w:rsidR="00737AD2" w:rsidRDefault="00737AD2">
      <w:pPr>
        <w:spacing w:before="9" w:line="130" w:lineRule="exact"/>
        <w:rPr>
          <w:sz w:val="13"/>
          <w:szCs w:val="13"/>
          <w:lang w:eastAsia="zh-CN"/>
        </w:rPr>
      </w:pPr>
    </w:p>
    <w:p w:rsidR="00737AD2" w:rsidRDefault="00921398">
      <w:pPr>
        <w:pStyle w:val="BodyText"/>
        <w:spacing w:line="140" w:lineRule="auto"/>
        <w:ind w:left="1037" w:right="3385" w:hanging="640"/>
        <w:rPr>
          <w:lang w:eastAsia="zh-CN"/>
        </w:rPr>
      </w:pPr>
      <w:r>
        <w:pict>
          <v:shape id="_x0000_i1093"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分区组包三种类型：协调分区组、编目分区组、数据分区组。</w:t>
      </w:r>
    </w:p>
    <w:p w:rsidR="00737AD2" w:rsidRDefault="007003A1">
      <w:pPr>
        <w:pStyle w:val="BodyText"/>
        <w:spacing w:before="40"/>
        <w:ind w:left="397"/>
        <w:rPr>
          <w:lang w:eastAsia="zh-CN"/>
        </w:rPr>
      </w:pPr>
      <w:r>
        <w:rPr>
          <w:lang w:eastAsia="zh-CN"/>
        </w:rPr>
        <w:t>分区组实例和数据节点实例可以用以下两种类的实例表示。</w:t>
      </w:r>
    </w:p>
    <w:p w:rsidR="00737AD2" w:rsidRDefault="00737AD2">
      <w:pPr>
        <w:spacing w:before="5" w:line="60" w:lineRule="exact"/>
        <w:rPr>
          <w:sz w:val="6"/>
          <w:szCs w:val="6"/>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SequoiaGroup</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分区组实例代表一个单独的分区组</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SequoiaNode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数据节点实例代表一个单独的数据节点</w:t>
            </w:r>
          </w:p>
        </w:tc>
      </w:tr>
    </w:tbl>
    <w:p w:rsidR="00737AD2" w:rsidRDefault="007003A1">
      <w:pPr>
        <w:pStyle w:val="BodyText"/>
        <w:spacing w:line="335" w:lineRule="exact"/>
        <w:ind w:left="397" w:right="5042"/>
        <w:jc w:val="both"/>
        <w:rPr>
          <w:lang w:eastAsia="zh-CN"/>
        </w:rPr>
      </w:pPr>
      <w:r>
        <w:rPr>
          <w:lang w:eastAsia="zh-CN"/>
        </w:rPr>
        <w:t>与集群相关的操作需要使用分区组及数据节点实例。</w:t>
      </w:r>
    </w:p>
    <w:p w:rsidR="00737AD2" w:rsidRDefault="00737AD2">
      <w:pPr>
        <w:spacing w:before="5" w:line="100" w:lineRule="exact"/>
        <w:rPr>
          <w:sz w:val="10"/>
          <w:szCs w:val="10"/>
          <w:lang w:eastAsia="zh-CN"/>
        </w:rPr>
      </w:pPr>
    </w:p>
    <w:p w:rsidR="00737AD2" w:rsidRDefault="007003A1">
      <w:pPr>
        <w:pStyle w:val="BodyText"/>
        <w:spacing w:line="168" w:lineRule="auto"/>
        <w:ind w:left="397" w:right="555"/>
        <w:jc w:val="both"/>
        <w:rPr>
          <w:lang w:eastAsia="zh-CN"/>
        </w:rPr>
      </w:pPr>
      <w:r>
        <w:rPr>
          <w:w w:val="95"/>
          <w:lang w:eastAsia="zh-CN"/>
        </w:rPr>
        <w:t>SequoiaGroup的实例用于管理分区组。其操作包括启动、停止分区组，获取分区组中节点的状态、名称</w:t>
      </w:r>
      <w:r>
        <w:rPr>
          <w:lang w:eastAsia="zh-CN"/>
        </w:rPr>
        <w:t xml:space="preserve"> </w:t>
      </w:r>
      <w:r>
        <w:rPr>
          <w:w w:val="95"/>
          <w:lang w:eastAsia="zh-CN"/>
        </w:rPr>
        <w:t>信息、数目信息。</w:t>
      </w:r>
      <w:r>
        <w:rPr>
          <w:spacing w:val="30"/>
          <w:w w:val="95"/>
          <w:lang w:eastAsia="zh-CN"/>
        </w:rPr>
        <w:t xml:space="preserve"> </w:t>
      </w:r>
      <w:r>
        <w:rPr>
          <w:w w:val="95"/>
          <w:lang w:eastAsia="zh-CN"/>
        </w:rPr>
        <w:t>SequoiaNode的实例用于管理节点。其操作包括启动、停止指定的节点，获取指定节</w:t>
      </w:r>
      <w:r>
        <w:rPr>
          <w:lang w:eastAsia="zh-CN"/>
        </w:rPr>
        <w:t xml:space="preserve"> 点实例，获取主从节点实例，获取数据节点地址信息。</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错误信息</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一个函数被成功调用则返回true（或整型1），否则返回值为false（或整型0）。</w:t>
      </w:r>
    </w:p>
    <w:p w:rsidR="00737AD2" w:rsidRDefault="007003A1">
      <w:pPr>
        <w:pStyle w:val="BodyText"/>
        <w:tabs>
          <w:tab w:val="left" w:pos="397"/>
        </w:tabs>
        <w:spacing w:before="36" w:line="171" w:lineRule="auto"/>
        <w:ind w:left="397" w:right="850"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如果用户需要知道详细的错误信息，可以调用getError()获取错误信息，如果没有错误，则会输出“No</w:t>
      </w:r>
      <w:r>
        <w:rPr>
          <w:w w:val="90"/>
          <w:position w:val="1"/>
        </w:rPr>
        <w:t xml:space="preserve"> </w:t>
      </w:r>
      <w:r>
        <w:rPr>
          <w:w w:val="85"/>
        </w:rPr>
        <w:t>error</w:t>
      </w:r>
      <w:r>
        <w:rPr>
          <w:spacing w:val="32"/>
          <w:w w:val="85"/>
        </w:rPr>
        <w:t xml:space="preserve"> </w:t>
      </w:r>
      <w:r>
        <w:rPr>
          <w:w w:val="85"/>
        </w:rPr>
        <w:t>message”</w:t>
      </w:r>
    </w:p>
    <w:p w:rsidR="00737AD2" w:rsidRDefault="00737AD2">
      <w:pPr>
        <w:spacing w:before="4" w:line="110" w:lineRule="exact"/>
        <w:rPr>
          <w:sz w:val="11"/>
          <w:szCs w:val="11"/>
        </w:rPr>
      </w:pPr>
    </w:p>
    <w:p w:rsidR="00737AD2" w:rsidRDefault="007003A1">
      <w:pPr>
        <w:pStyle w:val="BodyText"/>
        <w:ind w:left="113"/>
      </w:pPr>
      <w:bookmarkStart w:id="463" w:name="PHP_开发环境搭建"/>
      <w:bookmarkStart w:id="464" w:name="_bookmark149"/>
      <w:bookmarkEnd w:id="463"/>
      <w:bookmarkEnd w:id="464"/>
      <w:r>
        <w:rPr>
          <w:w w:val="95"/>
        </w:rPr>
        <w:t>PHP</w:t>
      </w:r>
      <w:r>
        <w:rPr>
          <w:spacing w:val="47"/>
          <w:w w:val="95"/>
        </w:rPr>
        <w:t xml:space="preserve"> </w:t>
      </w:r>
      <w:r>
        <w:rPr>
          <w:w w:val="95"/>
        </w:rPr>
        <w:t>开发环境搭建</w:t>
      </w:r>
    </w:p>
    <w:p w:rsidR="00737AD2" w:rsidRDefault="00737AD2">
      <w:pPr>
        <w:spacing w:before="9" w:line="190" w:lineRule="exact"/>
        <w:rPr>
          <w:sz w:val="19"/>
          <w:szCs w:val="19"/>
        </w:rPr>
      </w:pPr>
    </w:p>
    <w:p w:rsidR="00737AD2" w:rsidRDefault="007003A1">
      <w:pPr>
        <w:pStyle w:val="BodyText"/>
        <w:spacing w:line="253" w:lineRule="auto"/>
        <w:ind w:left="113" w:right="661"/>
      </w:pPr>
      <w:r>
        <w:t xml:space="preserve">获取驱动开发包 </w:t>
      </w:r>
      <w:r>
        <w:rPr>
          <w:w w:val="95"/>
        </w:rPr>
        <w:t>从</w:t>
      </w:r>
      <w:hyperlink r:id="rId57">
        <w:r>
          <w:rPr>
            <w:color w:val="0000FF"/>
            <w:w w:val="95"/>
          </w:rPr>
          <w:t>http://www.sequoiadb.com</w:t>
        </w:r>
      </w:hyperlink>
      <w:r>
        <w:rPr>
          <w:color w:val="000000"/>
          <w:w w:val="95"/>
        </w:rPr>
        <w:t>下载对应操作系统版本的SequoiaDB驱动开发包；解压驱动开发包，从driver/</w:t>
      </w:r>
    </w:p>
    <w:p w:rsidR="00737AD2" w:rsidRDefault="007003A1">
      <w:pPr>
        <w:pStyle w:val="BodyText"/>
        <w:spacing w:line="225" w:lineRule="exact"/>
        <w:ind w:left="113"/>
      </w:pPr>
      <w:r>
        <w:t>lib/phpliblibsdbphp-x.x.x.so（x.x.x为版本号，请根据PHP版本选择，前两位需相同版本，第三位版本要小</w:t>
      </w:r>
    </w:p>
    <w:p w:rsidR="00737AD2" w:rsidRDefault="007003A1">
      <w:pPr>
        <w:pStyle w:val="BodyText"/>
        <w:spacing w:line="240" w:lineRule="exact"/>
        <w:ind w:left="113"/>
      </w:pPr>
      <w:r>
        <w:t>于或等于PHP的版本）文件。</w:t>
      </w:r>
    </w:p>
    <w:p w:rsidR="00737AD2" w:rsidRDefault="00737AD2">
      <w:pPr>
        <w:spacing w:before="9" w:line="190" w:lineRule="exact"/>
        <w:rPr>
          <w:sz w:val="19"/>
          <w:szCs w:val="19"/>
        </w:rPr>
      </w:pPr>
    </w:p>
    <w:p w:rsidR="00737AD2" w:rsidRDefault="007003A1">
      <w:pPr>
        <w:pStyle w:val="BodyText"/>
        <w:ind w:left="113"/>
      </w:pPr>
      <w:r>
        <w:t>配置开发环境</w:t>
      </w:r>
    </w:p>
    <w:p w:rsidR="00737AD2" w:rsidRDefault="007003A1">
      <w:pPr>
        <w:pStyle w:val="BodyText"/>
        <w:numPr>
          <w:ilvl w:val="0"/>
          <w:numId w:val="33"/>
        </w:numPr>
        <w:tabs>
          <w:tab w:val="left" w:pos="397"/>
        </w:tabs>
        <w:spacing w:before="34" w:line="254" w:lineRule="auto"/>
        <w:ind w:left="397" w:right="4214"/>
      </w:pPr>
      <w:r>
        <w:rPr>
          <w:position w:val="1"/>
        </w:rPr>
        <w:t>Linux</w:t>
      </w:r>
      <w:r>
        <w:rPr>
          <w:w w:val="96"/>
          <w:position w:val="1"/>
        </w:rPr>
        <w:t xml:space="preserve"> </w:t>
      </w:r>
      <w:r>
        <w:rPr>
          <w:w w:val="95"/>
        </w:rPr>
        <w:t>准备工作：安装apache和PHP环境，PHP要求5.3.3及以上版本</w:t>
      </w:r>
      <w:r>
        <w:t xml:space="preserve"> 配置步骤：</w:t>
      </w:r>
    </w:p>
    <w:p w:rsidR="00737AD2" w:rsidRDefault="00EC10B3">
      <w:pPr>
        <w:pStyle w:val="BodyText"/>
        <w:spacing w:before="3" w:line="262" w:lineRule="auto"/>
        <w:ind w:left="397" w:right="5985"/>
        <w:jc w:val="both"/>
        <w:rPr>
          <w:rFonts w:ascii="仿宋" w:eastAsia="仿宋" w:hAnsi="仿宋" w:cs="仿宋"/>
        </w:rPr>
      </w:pPr>
      <w:r w:rsidRPr="00EC10B3">
        <w:pict>
          <v:group id="_x0000_s3035" style="position:absolute;left:0;text-align:left;margin-left:95.85pt;margin-top:42pt;width:459.45pt;height:10.6pt;z-index:-25543;mso-position-horizontal-relative:page" coordorigin="1917,840" coordsize="9189,212">
            <v:shape id="_x0000_s3036" style="position:absolute;left:1917;top:840;width:9189;height:212" coordorigin="1917,840" coordsize="9189,212" path="m1917,840r9189,l11106,1052r-9189,l1917,840xe" fillcolor="#efefef" stroked="f">
              <v:path arrowok="t"/>
            </v:shape>
            <w10:wrap anchorx="page"/>
          </v:group>
        </w:pict>
      </w:r>
      <w:r w:rsidR="007003A1">
        <w:rPr>
          <w:w w:val="95"/>
        </w:rPr>
        <w:t>1.打开/etc/php5/apache2/php.ini文件；</w:t>
      </w:r>
      <w:r w:rsidR="007003A1">
        <w:t xml:space="preserve"> </w:t>
      </w:r>
      <w:r w:rsidR="007003A1">
        <w:rPr>
          <w:w w:val="95"/>
        </w:rPr>
        <w:t>2.在该文件的[PHP]配置段中新增如下行：</w:t>
      </w:r>
      <w:r w:rsidR="007003A1">
        <w:t xml:space="preserve"> </w:t>
      </w:r>
      <w:r w:rsidR="007003A1">
        <w:rPr>
          <w:rFonts w:ascii="仿宋" w:eastAsia="仿宋" w:hAnsi="仿宋" w:cs="仿宋"/>
        </w:rPr>
        <w:t>extension=&lt;PATH&gt;/libsdbphp-x.x.x.so</w:t>
      </w:r>
    </w:p>
    <w:p w:rsidR="00737AD2" w:rsidRDefault="00737AD2">
      <w:pPr>
        <w:spacing w:line="262" w:lineRule="auto"/>
        <w:jc w:val="both"/>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217"/>
      </w:pPr>
      <w:r>
        <w:rPr>
          <w:w w:val="95"/>
        </w:rPr>
        <w:t>其中PATH为libsdbphp-x.x.x.so文件放置路径。</w:t>
      </w:r>
    </w:p>
    <w:p w:rsidR="00737AD2" w:rsidRDefault="007003A1">
      <w:pPr>
        <w:pStyle w:val="BodyText"/>
        <w:spacing w:before="18" w:line="253" w:lineRule="auto"/>
        <w:ind w:left="1217" w:right="7061"/>
        <w:rPr>
          <w:lang w:eastAsia="zh-CN"/>
        </w:rPr>
      </w:pPr>
      <w:r>
        <w:rPr>
          <w:lang w:eastAsia="zh-CN"/>
        </w:rPr>
        <w:t xml:space="preserve">3.保存关闭文件； </w:t>
      </w:r>
      <w:r>
        <w:rPr>
          <w:w w:val="95"/>
          <w:lang w:eastAsia="zh-CN"/>
        </w:rPr>
        <w:t>4.重新启动apache2服务</w:t>
      </w:r>
    </w:p>
    <w:p w:rsidR="00737AD2" w:rsidRDefault="00EC10B3">
      <w:pPr>
        <w:pStyle w:val="BodyText"/>
        <w:spacing w:line="287" w:lineRule="exact"/>
        <w:ind w:left="1217"/>
        <w:rPr>
          <w:rFonts w:ascii="仿宋" w:eastAsia="仿宋" w:hAnsi="仿宋" w:cs="仿宋"/>
        </w:rPr>
      </w:pPr>
      <w:r w:rsidRPr="00EC10B3">
        <w:pict>
          <v:group id="_x0000_s3033" style="position:absolute;left:0;text-align:left;margin-left:95.85pt;margin-top:4.05pt;width:459.45pt;height:10.6pt;z-index:-25542;mso-position-horizontal-relative:page" coordorigin="1917,81" coordsize="9189,212">
            <v:shape id="_x0000_s3034" style="position:absolute;left:1917;top:81;width:9189;height:212" coordorigin="1917,81" coordsize="9189,212" path="m1917,81r9189,l11106,293r-9189,l1917,81xe" fillcolor="#efefef" stroked="f">
              <v:path arrowok="t"/>
            </v:shape>
            <w10:wrap anchorx="page"/>
          </v:group>
        </w:pict>
      </w:r>
      <w:r w:rsidR="007003A1">
        <w:rPr>
          <w:rFonts w:ascii="仿宋" w:eastAsia="仿宋" w:hAnsi="仿宋" w:cs="仿宋"/>
        </w:rPr>
        <w:t>service apache2 restart（SUSE/Redhat）或service httpd restart（CentOS）</w:t>
      </w:r>
    </w:p>
    <w:p w:rsidR="00737AD2" w:rsidRDefault="007003A1">
      <w:pPr>
        <w:pStyle w:val="BodyText"/>
        <w:spacing w:before="49"/>
        <w:ind w:left="1217"/>
        <w:rPr>
          <w:lang w:eastAsia="zh-CN"/>
        </w:rPr>
      </w:pPr>
      <w:r>
        <w:rPr>
          <w:lang w:eastAsia="zh-CN"/>
        </w:rPr>
        <w:t>5.编写包含如下内容PHP测试脚本，包存为test.php文件，并放在在Web服务目录下</w:t>
      </w:r>
    </w:p>
    <w:p w:rsidR="00737AD2" w:rsidRDefault="00EC10B3">
      <w:pPr>
        <w:pStyle w:val="BodyText"/>
        <w:spacing w:before="6"/>
        <w:ind w:left="1217"/>
        <w:rPr>
          <w:rFonts w:ascii="仿宋" w:eastAsia="仿宋" w:hAnsi="仿宋" w:cs="仿宋"/>
        </w:rPr>
      </w:pPr>
      <w:r w:rsidRPr="00EC10B3">
        <w:pict>
          <v:group id="_x0000_s3031" style="position:absolute;left:0;text-align:left;margin-left:95.85pt;margin-top:4.75pt;width:459.45pt;height:10.6pt;z-index:-25541;mso-position-horizontal-relative:page" coordorigin="1917,95" coordsize="9189,212">
            <v:shape id="_x0000_s303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&lt;?php phpinfo(); ?&gt;</w:t>
      </w:r>
    </w:p>
    <w:p w:rsidR="00737AD2" w:rsidRDefault="007003A1">
      <w:pPr>
        <w:pStyle w:val="BodyText"/>
        <w:spacing w:before="49"/>
        <w:ind w:left="1217"/>
      </w:pPr>
      <w:r>
        <w:rPr>
          <w:w w:val="95"/>
        </w:rPr>
        <w:t>6.通过浏览器打开</w:t>
      </w:r>
      <w:hyperlink r:id="rId58">
        <w:r>
          <w:rPr>
            <w:w w:val="95"/>
          </w:rPr>
          <w:t>http://localhost/test.php</w:t>
        </w:r>
      </w:hyperlink>
      <w:r>
        <w:rPr>
          <w:w w:val="95"/>
        </w:rPr>
        <w:t>，在打开的页面中查看是否包含SequoiaDB模块。</w:t>
      </w:r>
    </w:p>
    <w:p w:rsidR="00737AD2" w:rsidRDefault="007003A1">
      <w:pPr>
        <w:pStyle w:val="BodyText"/>
        <w:numPr>
          <w:ilvl w:val="1"/>
          <w:numId w:val="33"/>
        </w:numPr>
        <w:tabs>
          <w:tab w:val="left" w:pos="1217"/>
        </w:tabs>
        <w:spacing w:line="267" w:lineRule="exact"/>
        <w:ind w:left="1217"/>
      </w:pPr>
      <w:r>
        <w:rPr>
          <w:w w:val="90"/>
          <w:position w:val="1"/>
        </w:rPr>
        <w:t>Windows</w:t>
      </w:r>
    </w:p>
    <w:p w:rsidR="00737AD2" w:rsidRDefault="007003A1">
      <w:pPr>
        <w:pStyle w:val="BodyText"/>
        <w:spacing w:before="22" w:line="309" w:lineRule="auto"/>
        <w:ind w:right="6591" w:firstLine="283"/>
        <w:rPr>
          <w:lang w:eastAsia="zh-CN"/>
        </w:rPr>
      </w:pPr>
      <w:r>
        <w:rPr>
          <w:w w:val="95"/>
          <w:lang w:eastAsia="zh-CN"/>
        </w:rPr>
        <w:t>暂未提供windows驱动开发包</w:t>
      </w:r>
      <w:r>
        <w:rPr>
          <w:lang w:eastAsia="zh-CN"/>
        </w:rPr>
        <w:t xml:space="preserve"> </w:t>
      </w:r>
      <w:bookmarkStart w:id="465" w:name="PHP_开发基础"/>
      <w:bookmarkStart w:id="466" w:name="_bookmark150"/>
      <w:bookmarkEnd w:id="465"/>
      <w:bookmarkEnd w:id="466"/>
      <w:r>
        <w:rPr>
          <w:w w:val="95"/>
          <w:lang w:eastAsia="zh-CN"/>
        </w:rPr>
        <w:t>PHP</w:t>
      </w:r>
      <w:r>
        <w:rPr>
          <w:spacing w:val="27"/>
          <w:w w:val="95"/>
          <w:lang w:eastAsia="zh-CN"/>
        </w:rPr>
        <w:t xml:space="preserve"> </w:t>
      </w:r>
      <w:r>
        <w:rPr>
          <w:w w:val="95"/>
          <w:lang w:eastAsia="zh-CN"/>
        </w:rPr>
        <w:t>开发基础</w:t>
      </w:r>
    </w:p>
    <w:p w:rsidR="00737AD2" w:rsidRDefault="007003A1">
      <w:pPr>
        <w:pStyle w:val="BodyText"/>
        <w:spacing w:before="28" w:line="168" w:lineRule="auto"/>
        <w:ind w:right="114"/>
        <w:rPr>
          <w:lang w:eastAsia="zh-CN"/>
        </w:rPr>
      </w:pPr>
      <w:r>
        <w:rPr>
          <w:w w:val="95"/>
          <w:lang w:eastAsia="zh-CN"/>
        </w:rPr>
        <w:t>这里介绍如何使用PHP驱动接口编写使用SequoiaDB数据库的程序。为了简单起见，下面的示例不全部是完</w:t>
      </w:r>
      <w:r>
        <w:rPr>
          <w:lang w:eastAsia="zh-CN"/>
        </w:rPr>
        <w:t xml:space="preserve"> </w:t>
      </w:r>
      <w:r>
        <w:rPr>
          <w:w w:val="95"/>
          <w:lang w:eastAsia="zh-CN"/>
        </w:rPr>
        <w:t>整的代码，只起示例性作用。可到安装目录/client/samples/php下获取相应的完整的代码。</w:t>
      </w:r>
      <w:r>
        <w:rPr>
          <w:color w:val="0000FF"/>
          <w:w w:val="95"/>
          <w:lang w:eastAsia="zh-CN"/>
        </w:rPr>
        <w:t>更多查看PHP</w:t>
      </w:r>
      <w:r>
        <w:rPr>
          <w:color w:val="0000FF"/>
          <w:w w:val="93"/>
          <w:lang w:eastAsia="zh-CN"/>
        </w:rPr>
        <w:t xml:space="preserve"> </w:t>
      </w:r>
      <w:r>
        <w:rPr>
          <w:color w:val="0000FF"/>
          <w:w w:val="95"/>
          <w:lang w:eastAsia="zh-CN"/>
        </w:rPr>
        <w:t>API</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数据操作</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连接数据库</w:t>
      </w:r>
    </w:p>
    <w:p w:rsidR="00737AD2" w:rsidRDefault="00EC10B3">
      <w:pPr>
        <w:pStyle w:val="BodyText"/>
        <w:spacing w:before="10"/>
        <w:ind w:left="1217"/>
        <w:rPr>
          <w:rFonts w:ascii="仿宋" w:eastAsia="仿宋" w:hAnsi="仿宋" w:cs="仿宋"/>
          <w:lang w:eastAsia="zh-CN"/>
        </w:rPr>
      </w:pPr>
      <w:r w:rsidRPr="00EC10B3">
        <w:pict>
          <v:group id="_x0000_s3029" style="position:absolute;left:0;text-align:left;margin-left:95.85pt;margin-top:4.95pt;width:459.45pt;height:106pt;z-index:-25540;mso-position-horizontal-relative:page" coordorigin="1917,99" coordsize="9189,2120">
            <v:shape id="_x0000_s3030" style="position:absolute;left:1917;top:99;width:9189;height:2120" coordorigin="1917,99" coordsize="9189,2120" path="m1917,99r9189,l11106,2219r-9189,l1917,99xe" fillcolor="#efefef" stroked="f">
              <v:path arrowok="t"/>
            </v:shape>
            <w10:wrap anchorx="page"/>
          </v:group>
        </w:pict>
      </w:r>
      <w:r w:rsidR="007003A1">
        <w:rPr>
          <w:rFonts w:ascii="仿宋" w:eastAsia="仿宋" w:hAnsi="仿宋" w:cs="仿宋"/>
          <w:lang w:eastAsia="zh-CN"/>
        </w:rPr>
        <w:t>//创建SequoiaDB对象</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$db = new Sequoiadb();</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//连接数据库</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$array = $db -&gt; connect("localhost:11810");</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//检验连接结果，返回的默认是php数组类型，数据是array(0){"errno"=&gt;0}</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//如果errno为0，那么连接成功</w:t>
      </w:r>
    </w:p>
    <w:p w:rsidR="00737AD2" w:rsidRDefault="007003A1">
      <w:pPr>
        <w:pStyle w:val="BodyText"/>
        <w:spacing w:line="212" w:lineRule="exact"/>
        <w:ind w:left="1217"/>
        <w:rPr>
          <w:rFonts w:ascii="仿宋" w:eastAsia="仿宋" w:hAnsi="仿宋" w:cs="仿宋"/>
        </w:rPr>
      </w:pPr>
      <w:r>
        <w:rPr>
          <w:rFonts w:ascii="仿宋" w:eastAsia="仿宋" w:hAnsi="仿宋" w:cs="仿宋"/>
        </w:rPr>
        <w:t>if($array['errno'] !=0 )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exit();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选择集合空间</w:t>
      </w:r>
    </w:p>
    <w:p w:rsidR="00737AD2" w:rsidRDefault="00EC10B3">
      <w:pPr>
        <w:pStyle w:val="BodyText"/>
        <w:spacing w:before="10"/>
        <w:ind w:left="1217"/>
        <w:rPr>
          <w:rFonts w:ascii="仿宋" w:eastAsia="仿宋" w:hAnsi="仿宋" w:cs="仿宋"/>
        </w:rPr>
      </w:pPr>
      <w:r w:rsidRPr="00EC10B3">
        <w:pict>
          <v:group id="_x0000_s3027" style="position:absolute;left:0;text-align:left;margin-left:95.85pt;margin-top:4.95pt;width:459.45pt;height:84.8pt;z-index:-25539;mso-position-horizontal-relative:page" coordorigin="1917,99" coordsize="9189,1696">
            <v:shape id="_x0000_s3028" style="position:absolute;left:1917;top:99;width:9189;height:1696" coordorigin="1917,99" coordsize="9189,1696" path="m1917,99r9189,l11106,1795r-9189,l1917,99xe" fillcolor="#efefef" stroked="f">
              <v:path arrowok="t"/>
            </v:shape>
            <w10:wrap anchorx="page"/>
          </v:group>
        </w:pict>
      </w:r>
      <w:r w:rsidR="007003A1">
        <w:rPr>
          <w:rFonts w:ascii="仿宋" w:eastAsia="仿宋" w:hAnsi="仿宋" w:cs="仿宋"/>
        </w:rPr>
        <w:t>//选择名称为“foo”的集合空间，如果不存在，则自动创建</w:t>
      </w:r>
    </w:p>
    <w:p w:rsidR="00737AD2" w:rsidRDefault="007003A1">
      <w:pPr>
        <w:pStyle w:val="BodyText"/>
        <w:spacing w:line="212" w:lineRule="exact"/>
        <w:ind w:left="1217"/>
        <w:rPr>
          <w:rFonts w:ascii="仿宋" w:eastAsia="仿宋" w:hAnsi="仿宋" w:cs="仿宋"/>
        </w:rPr>
      </w:pPr>
      <w:r>
        <w:rPr>
          <w:rFonts w:ascii="仿宋" w:eastAsia="仿宋" w:hAnsi="仿宋" w:cs="仿宋"/>
        </w:rPr>
        <w:t>//返回SequoiaCS对象</w:t>
      </w:r>
    </w:p>
    <w:p w:rsidR="00737AD2" w:rsidRDefault="007003A1">
      <w:pPr>
        <w:pStyle w:val="BodyText"/>
        <w:spacing w:line="212" w:lineRule="exact"/>
        <w:ind w:left="1217"/>
        <w:rPr>
          <w:rFonts w:ascii="仿宋" w:eastAsia="仿宋" w:hAnsi="仿宋" w:cs="仿宋"/>
        </w:rPr>
      </w:pPr>
      <w:r>
        <w:rPr>
          <w:rFonts w:ascii="仿宋" w:eastAsia="仿宋" w:hAnsi="仿宋" w:cs="仿宋"/>
        </w:rPr>
        <w:t>$cs = $db -&gt; selectCs("foo");</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//检验结果，如果成功返回对象，失败返回NULL</w:t>
      </w:r>
    </w:p>
    <w:p w:rsidR="00737AD2" w:rsidRDefault="007003A1">
      <w:pPr>
        <w:pStyle w:val="BodyText"/>
        <w:spacing w:line="212" w:lineRule="exact"/>
        <w:ind w:left="1217"/>
        <w:rPr>
          <w:rFonts w:ascii="仿宋" w:eastAsia="仿宋" w:hAnsi="仿宋" w:cs="仿宋"/>
        </w:rPr>
      </w:pPr>
      <w:r>
        <w:rPr>
          <w:rFonts w:ascii="仿宋" w:eastAsia="仿宋" w:hAnsi="仿宋" w:cs="仿宋"/>
        </w:rPr>
        <w:t>if( empty($cs)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exit();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w:t>
      </w:r>
    </w:p>
    <w:p w:rsidR="00737AD2" w:rsidRDefault="00EC10B3">
      <w:pPr>
        <w:pStyle w:val="BodyText"/>
        <w:spacing w:before="10"/>
        <w:ind w:left="1217"/>
        <w:rPr>
          <w:rFonts w:ascii="仿宋" w:eastAsia="仿宋" w:hAnsi="仿宋" w:cs="仿宋"/>
        </w:rPr>
      </w:pPr>
      <w:r w:rsidRPr="00EC10B3">
        <w:pict>
          <v:group id="_x0000_s3025" style="position:absolute;left:0;text-align:left;margin-left:95.85pt;margin-top:4.95pt;width:459.45pt;height:84.8pt;z-index:-25538;mso-position-horizontal-relative:page" coordorigin="1917,99" coordsize="9189,1696">
            <v:shape id="_x0000_s3026" style="position:absolute;left:1917;top:99;width:9189;height:1696" coordorigin="1917,99" coordsize="9189,1696" path="m1917,99r9189,l11106,1795r-9189,l1917,99xe" fillcolor="#efefef" stroked="f">
              <v:path arrowok="t"/>
            </v:shape>
            <w10:wrap anchorx="page"/>
          </v:group>
        </w:pict>
      </w:r>
      <w:r w:rsidR="007003A1">
        <w:rPr>
          <w:rFonts w:ascii="仿宋" w:eastAsia="仿宋" w:hAnsi="仿宋" w:cs="仿宋"/>
        </w:rPr>
        <w:t>//选择名称为“big”的集合，如果不存在，则自动创建</w:t>
      </w:r>
    </w:p>
    <w:p w:rsidR="00737AD2" w:rsidRDefault="007003A1">
      <w:pPr>
        <w:pStyle w:val="BodyText"/>
        <w:spacing w:line="212" w:lineRule="exact"/>
        <w:ind w:left="1217"/>
        <w:rPr>
          <w:rFonts w:ascii="仿宋" w:eastAsia="仿宋" w:hAnsi="仿宋" w:cs="仿宋"/>
        </w:rPr>
      </w:pPr>
      <w:r>
        <w:rPr>
          <w:rFonts w:ascii="仿宋" w:eastAsia="仿宋" w:hAnsi="仿宋" w:cs="仿宋"/>
        </w:rPr>
        <w:t>//返回SequoiaCollection对象</w:t>
      </w:r>
    </w:p>
    <w:p w:rsidR="00737AD2" w:rsidRDefault="007003A1">
      <w:pPr>
        <w:pStyle w:val="BodyText"/>
        <w:spacing w:line="212" w:lineRule="exact"/>
        <w:ind w:left="1217"/>
        <w:rPr>
          <w:rFonts w:ascii="仿宋" w:eastAsia="仿宋" w:hAnsi="仿宋" w:cs="仿宋"/>
        </w:rPr>
      </w:pPr>
      <w:r>
        <w:rPr>
          <w:rFonts w:ascii="仿宋" w:eastAsia="仿宋" w:hAnsi="仿宋" w:cs="仿宋"/>
        </w:rPr>
        <w:t>$cl = $cs -&gt; selectCollection("big");</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//检验结果，如果成功返回对象，失败返回NULL</w:t>
      </w:r>
    </w:p>
    <w:p w:rsidR="00737AD2" w:rsidRDefault="007003A1">
      <w:pPr>
        <w:pStyle w:val="BodyText"/>
        <w:spacing w:line="212" w:lineRule="exact"/>
        <w:ind w:left="1217"/>
        <w:rPr>
          <w:rFonts w:ascii="仿宋" w:eastAsia="仿宋" w:hAnsi="仿宋" w:cs="仿宋"/>
        </w:rPr>
      </w:pPr>
      <w:r>
        <w:rPr>
          <w:rFonts w:ascii="仿宋" w:eastAsia="仿宋" w:hAnsi="仿宋" w:cs="仿宋"/>
        </w:rPr>
        <w:t>if( empty($cl)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exit();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784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插入</w:t>
      </w:r>
    </w:p>
    <w:p w:rsidR="00737AD2" w:rsidRDefault="00EC10B3">
      <w:pPr>
        <w:pStyle w:val="BodyText"/>
        <w:spacing w:before="10"/>
        <w:ind w:left="1217"/>
        <w:rPr>
          <w:rFonts w:ascii="仿宋" w:eastAsia="仿宋" w:hAnsi="仿宋" w:cs="仿宋"/>
        </w:rPr>
      </w:pPr>
      <w:r w:rsidRPr="00EC10B3">
        <w:pict>
          <v:group id="_x0000_s3023" style="position:absolute;left:0;text-align:left;margin-left:95.85pt;margin-top:4.95pt;width:459.45pt;height:74.2pt;z-index:-25537;mso-position-horizontal-relative:page" coordorigin="1917,99" coordsize="9189,1484">
            <v:shape id="_x0000_s3024"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//插入json</w:t>
      </w:r>
    </w:p>
    <w:p w:rsidR="00737AD2" w:rsidRDefault="007003A1">
      <w:pPr>
        <w:pStyle w:val="BodyText"/>
        <w:spacing w:line="212" w:lineRule="exact"/>
        <w:ind w:left="1217"/>
        <w:rPr>
          <w:rFonts w:ascii="仿宋" w:eastAsia="仿宋" w:hAnsi="仿宋" w:cs="仿宋"/>
        </w:rPr>
      </w:pPr>
      <w:r>
        <w:rPr>
          <w:rFonts w:ascii="仿宋" w:eastAsia="仿宋" w:hAnsi="仿宋" w:cs="仿宋"/>
        </w:rPr>
        <w:t>$arr = $cl -&gt; insert("{test:1}");</w:t>
      </w:r>
    </w:p>
    <w:p w:rsidR="00737AD2" w:rsidRDefault="007003A1">
      <w:pPr>
        <w:pStyle w:val="BodyText"/>
        <w:spacing w:line="212" w:lineRule="exact"/>
        <w:ind w:left="1217"/>
        <w:rPr>
          <w:rFonts w:ascii="仿宋" w:eastAsia="仿宋" w:hAnsi="仿宋" w:cs="仿宋"/>
        </w:rPr>
      </w:pPr>
      <w:r>
        <w:rPr>
          <w:rFonts w:ascii="仿宋" w:eastAsia="仿宋" w:hAnsi="仿宋" w:cs="仿宋"/>
        </w:rPr>
        <w:t>//检测结果</w:t>
      </w:r>
    </w:p>
    <w:p w:rsidR="00737AD2" w:rsidRDefault="007003A1">
      <w:pPr>
        <w:pStyle w:val="BodyText"/>
        <w:spacing w:line="212" w:lineRule="exact"/>
        <w:ind w:left="1217"/>
        <w:rPr>
          <w:rFonts w:ascii="仿宋" w:eastAsia="仿宋" w:hAnsi="仿宋" w:cs="仿宋"/>
        </w:rPr>
      </w:pPr>
      <w:r>
        <w:rPr>
          <w:rFonts w:ascii="仿宋" w:eastAsia="仿宋" w:hAnsi="仿宋" w:cs="仿宋"/>
        </w:rPr>
        <w:t>if($array['errno'] !=0 )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exit();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114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397"/>
        <w:rPr>
          <w:rFonts w:ascii="仿宋" w:eastAsia="仿宋" w:hAnsi="仿宋" w:cs="仿宋"/>
        </w:rPr>
      </w:pPr>
      <w:r w:rsidRPr="00EC10B3">
        <w:pict>
          <v:group id="_x0000_s3021" style="position:absolute;left:0;text-align:left;margin-left:95.85pt;margin-top:4.7pt;width:459.45pt;height:74.2pt;z-index:-25536;mso-position-horizontal-relative:page" coordorigin="1917,94" coordsize="9189,1484">
            <v:shape id="_x0000_s3022" style="position:absolute;left:1917;top:94;width:9189;height:1484" coordorigin="1917,94" coordsize="9189,1484" path="m1917,94r9189,l11106,1578r-9189,l1917,94xe" fillcolor="#efefef" stroked="f">
              <v:path arrowok="t"/>
            </v:shape>
            <w10:wrap anchorx="page"/>
          </v:group>
        </w:pict>
      </w:r>
      <w:r w:rsidR="007003A1">
        <w:rPr>
          <w:rFonts w:ascii="仿宋" w:eastAsia="仿宋" w:hAnsi="仿宋" w:cs="仿宋"/>
        </w:rPr>
        <w:t>//插入数组</w:t>
      </w:r>
    </w:p>
    <w:p w:rsidR="00737AD2" w:rsidRDefault="007003A1">
      <w:pPr>
        <w:pStyle w:val="BodyText"/>
        <w:spacing w:line="212" w:lineRule="exact"/>
        <w:ind w:left="397"/>
        <w:rPr>
          <w:rFonts w:ascii="仿宋" w:eastAsia="仿宋" w:hAnsi="仿宋" w:cs="仿宋"/>
        </w:rPr>
      </w:pPr>
      <w:r>
        <w:rPr>
          <w:rFonts w:ascii="仿宋" w:eastAsia="仿宋" w:hAnsi="仿宋" w:cs="仿宋"/>
        </w:rPr>
        <w:t>$arr = $cl -&gt; insert(array("test"&gt;=2));</w:t>
      </w:r>
    </w:p>
    <w:p w:rsidR="00737AD2" w:rsidRDefault="007003A1">
      <w:pPr>
        <w:pStyle w:val="BodyText"/>
        <w:spacing w:line="212" w:lineRule="exact"/>
        <w:ind w:left="397"/>
        <w:rPr>
          <w:rFonts w:ascii="仿宋" w:eastAsia="仿宋" w:hAnsi="仿宋" w:cs="仿宋"/>
        </w:rPr>
      </w:pPr>
      <w:r>
        <w:rPr>
          <w:rFonts w:ascii="仿宋" w:eastAsia="仿宋" w:hAnsi="仿宋" w:cs="仿宋"/>
        </w:rPr>
        <w:t>//检测结果</w:t>
      </w:r>
    </w:p>
    <w:p w:rsidR="00737AD2" w:rsidRDefault="007003A1">
      <w:pPr>
        <w:pStyle w:val="BodyText"/>
        <w:spacing w:line="212" w:lineRule="exact"/>
        <w:ind w:left="397"/>
        <w:rPr>
          <w:rFonts w:ascii="仿宋" w:eastAsia="仿宋" w:hAnsi="仿宋" w:cs="仿宋"/>
        </w:rPr>
      </w:pPr>
      <w:r>
        <w:rPr>
          <w:rFonts w:ascii="仿宋" w:eastAsia="仿宋" w:hAnsi="仿宋" w:cs="仿宋"/>
        </w:rPr>
        <w:t>if($arr['errno'] !=0 )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exit();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tabs>
          <w:tab w:val="left" w:pos="283"/>
        </w:tabs>
        <w:spacing w:line="257" w:lineRule="exact"/>
        <w:ind w:left="0" w:right="912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w:t>
      </w:r>
    </w:p>
    <w:p w:rsidR="00737AD2" w:rsidRDefault="00EC10B3">
      <w:pPr>
        <w:pStyle w:val="BodyText"/>
        <w:spacing w:before="10"/>
        <w:ind w:left="397"/>
        <w:rPr>
          <w:rFonts w:ascii="仿宋" w:eastAsia="仿宋" w:hAnsi="仿宋" w:cs="仿宋"/>
          <w:lang w:eastAsia="zh-CN"/>
        </w:rPr>
      </w:pPr>
      <w:r w:rsidRPr="00EC10B3">
        <w:pict>
          <v:group id="_x0000_s3019" style="position:absolute;left:0;text-align:left;margin-left:95.85pt;margin-top:4.95pt;width:459.45pt;height:84.8pt;z-index:-25535;mso-position-horizontal-relative:page" coordorigin="1917,99" coordsize="9189,1696">
            <v:shape id="_x0000_s3020" style="position:absolute;left:1917;top:99;width:9189;height:1696" coordorigin="1917,99" coordsize="9189,1696" path="m1917,99r9189,l11106,1795r-9189,l1917,99xe" fillcolor="#efefef" stroked="f">
              <v:path arrowok="t"/>
            </v:shape>
            <w10:wrap anchorx="page"/>
          </v:group>
        </w:pict>
      </w:r>
      <w:r w:rsidR="007003A1">
        <w:rPr>
          <w:rFonts w:ascii="仿宋" w:eastAsia="仿宋" w:hAnsi="仿宋" w:cs="仿宋"/>
          <w:lang w:eastAsia="zh-CN"/>
        </w:rPr>
        <w:t>//查询集合中的所有记录</w:t>
      </w:r>
    </w:p>
    <w:p w:rsidR="00737AD2" w:rsidRDefault="007003A1">
      <w:pPr>
        <w:pStyle w:val="BodyText"/>
        <w:spacing w:line="212" w:lineRule="exact"/>
        <w:ind w:left="397"/>
        <w:rPr>
          <w:rFonts w:ascii="仿宋" w:eastAsia="仿宋" w:hAnsi="仿宋" w:cs="仿宋"/>
        </w:rPr>
      </w:pPr>
      <w:r>
        <w:rPr>
          <w:rFonts w:ascii="仿宋" w:eastAsia="仿宋" w:hAnsi="仿宋" w:cs="仿宋"/>
        </w:rPr>
        <w:t>//返回SequoiaCursor对象</w:t>
      </w:r>
    </w:p>
    <w:p w:rsidR="00737AD2" w:rsidRDefault="007003A1">
      <w:pPr>
        <w:pStyle w:val="BodyText"/>
        <w:spacing w:line="212" w:lineRule="exact"/>
        <w:ind w:left="397"/>
        <w:rPr>
          <w:rFonts w:ascii="仿宋" w:eastAsia="仿宋" w:hAnsi="仿宋" w:cs="仿宋"/>
        </w:rPr>
      </w:pPr>
      <w:r>
        <w:rPr>
          <w:rFonts w:ascii="仿宋" w:eastAsia="仿宋" w:hAnsi="仿宋" w:cs="仿宋"/>
        </w:rPr>
        <w:t>$cursor = $cl -&gt; find();</w:t>
      </w:r>
    </w:p>
    <w:p w:rsidR="00737AD2" w:rsidRDefault="007003A1">
      <w:pPr>
        <w:pStyle w:val="BodyText"/>
        <w:spacing w:line="212" w:lineRule="exact"/>
        <w:ind w:left="397"/>
        <w:rPr>
          <w:rFonts w:ascii="仿宋" w:eastAsia="仿宋" w:hAnsi="仿宋" w:cs="仿宋"/>
        </w:rPr>
      </w:pPr>
      <w:r>
        <w:rPr>
          <w:rFonts w:ascii="仿宋" w:eastAsia="仿宋" w:hAnsi="仿宋" w:cs="仿宋"/>
        </w:rPr>
        <w:t>//遍历所有记录</w:t>
      </w:r>
    </w:p>
    <w:p w:rsidR="00737AD2" w:rsidRDefault="007003A1">
      <w:pPr>
        <w:pStyle w:val="BodyText"/>
        <w:spacing w:line="212" w:lineRule="exact"/>
        <w:ind w:left="397"/>
        <w:rPr>
          <w:rFonts w:ascii="仿宋" w:eastAsia="仿宋" w:hAnsi="仿宋" w:cs="仿宋"/>
        </w:rPr>
      </w:pPr>
      <w:r>
        <w:rPr>
          <w:rFonts w:ascii="仿宋" w:eastAsia="仿宋" w:hAnsi="仿宋" w:cs="仿宋"/>
        </w:rPr>
        <w:t>while($record = $cursor -&gt; getNext())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var_dump($record);</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912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更新</w:t>
      </w:r>
    </w:p>
    <w:p w:rsidR="00737AD2" w:rsidRDefault="00EC10B3">
      <w:pPr>
        <w:pStyle w:val="BodyText"/>
        <w:spacing w:before="10"/>
        <w:ind w:left="397"/>
        <w:rPr>
          <w:rFonts w:ascii="仿宋" w:eastAsia="仿宋" w:hAnsi="仿宋" w:cs="仿宋"/>
        </w:rPr>
      </w:pPr>
      <w:r w:rsidRPr="00EC10B3">
        <w:pict>
          <v:group id="_x0000_s3017" style="position:absolute;left:0;text-align:left;margin-left:95.85pt;margin-top:4.95pt;width:459.45pt;height:74.2pt;z-index:-25534;mso-position-horizontal-relative:page" coordorigin="1917,99" coordsize="9189,1484">
            <v:shape id="_x0000_s3018"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//修改集合中的多有记录，把字段test的值修改为0</w:t>
      </w:r>
    </w:p>
    <w:p w:rsidR="00737AD2" w:rsidRDefault="007003A1">
      <w:pPr>
        <w:pStyle w:val="BodyText"/>
        <w:spacing w:line="212" w:lineRule="exact"/>
        <w:ind w:left="397"/>
        <w:rPr>
          <w:rFonts w:ascii="仿宋" w:eastAsia="仿宋" w:hAnsi="仿宋" w:cs="仿宋"/>
        </w:rPr>
      </w:pPr>
      <w:r>
        <w:rPr>
          <w:rFonts w:ascii="仿宋" w:eastAsia="仿宋" w:hAnsi="仿宋" w:cs="仿宋"/>
        </w:rPr>
        <w:t>$arr = $cl -&gt; update("{$set:{test:0}}");</w:t>
      </w:r>
    </w:p>
    <w:p w:rsidR="00737AD2" w:rsidRDefault="007003A1">
      <w:pPr>
        <w:pStyle w:val="BodyText"/>
        <w:spacing w:line="212" w:lineRule="exact"/>
        <w:ind w:left="397"/>
        <w:rPr>
          <w:rFonts w:ascii="仿宋" w:eastAsia="仿宋" w:hAnsi="仿宋" w:cs="仿宋"/>
        </w:rPr>
      </w:pPr>
      <w:r>
        <w:rPr>
          <w:rFonts w:ascii="仿宋" w:eastAsia="仿宋" w:hAnsi="仿宋" w:cs="仿宋"/>
        </w:rPr>
        <w:t>//检测结果</w:t>
      </w:r>
    </w:p>
    <w:p w:rsidR="00737AD2" w:rsidRDefault="007003A1">
      <w:pPr>
        <w:pStyle w:val="BodyText"/>
        <w:spacing w:line="212" w:lineRule="exact"/>
        <w:ind w:left="397"/>
        <w:rPr>
          <w:rFonts w:ascii="仿宋" w:eastAsia="仿宋" w:hAnsi="仿宋" w:cs="仿宋"/>
        </w:rPr>
      </w:pPr>
      <w:r>
        <w:rPr>
          <w:rFonts w:ascii="仿宋" w:eastAsia="仿宋" w:hAnsi="仿宋" w:cs="仿宋"/>
        </w:rPr>
        <w:t>if($arr['errno'] !=0 )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exit();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912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删除</w:t>
      </w:r>
    </w:p>
    <w:p w:rsidR="00737AD2" w:rsidRDefault="00EC10B3">
      <w:pPr>
        <w:pStyle w:val="BodyText"/>
        <w:spacing w:before="10"/>
        <w:ind w:left="397"/>
        <w:rPr>
          <w:rFonts w:ascii="仿宋" w:eastAsia="仿宋" w:hAnsi="仿宋" w:cs="仿宋"/>
        </w:rPr>
      </w:pPr>
      <w:r w:rsidRPr="00EC10B3">
        <w:pict>
          <v:group id="_x0000_s3015" style="position:absolute;left:0;text-align:left;margin-left:95.85pt;margin-top:4.95pt;width:459.45pt;height:74.2pt;z-index:-25533;mso-position-horizontal-relative:page" coordorigin="1917,99" coordsize="9189,1484">
            <v:shape id="_x0000_s3016"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//删除集合中的所有记录</w:t>
      </w:r>
    </w:p>
    <w:p w:rsidR="00737AD2" w:rsidRDefault="007003A1">
      <w:pPr>
        <w:pStyle w:val="BodyText"/>
        <w:spacing w:line="212" w:lineRule="exact"/>
        <w:ind w:left="397"/>
        <w:rPr>
          <w:rFonts w:ascii="仿宋" w:eastAsia="仿宋" w:hAnsi="仿宋" w:cs="仿宋"/>
        </w:rPr>
      </w:pPr>
      <w:r>
        <w:rPr>
          <w:rFonts w:ascii="仿宋" w:eastAsia="仿宋" w:hAnsi="仿宋" w:cs="仿宋"/>
        </w:rPr>
        <w:t>$arr = $cl -&gt; remove();</w:t>
      </w:r>
    </w:p>
    <w:p w:rsidR="00737AD2" w:rsidRDefault="007003A1">
      <w:pPr>
        <w:pStyle w:val="BodyText"/>
        <w:spacing w:line="212" w:lineRule="exact"/>
        <w:ind w:left="397"/>
        <w:rPr>
          <w:rFonts w:ascii="仿宋" w:eastAsia="仿宋" w:hAnsi="仿宋" w:cs="仿宋"/>
        </w:rPr>
      </w:pPr>
      <w:r>
        <w:rPr>
          <w:rFonts w:ascii="仿宋" w:eastAsia="仿宋" w:hAnsi="仿宋" w:cs="仿宋"/>
        </w:rPr>
        <w:t>//检测结果</w:t>
      </w:r>
    </w:p>
    <w:p w:rsidR="00737AD2" w:rsidRDefault="007003A1">
      <w:pPr>
        <w:pStyle w:val="BodyText"/>
        <w:spacing w:line="212" w:lineRule="exact"/>
        <w:ind w:left="397"/>
        <w:rPr>
          <w:rFonts w:ascii="仿宋" w:eastAsia="仿宋" w:hAnsi="仿宋" w:cs="仿宋"/>
        </w:rPr>
      </w:pPr>
      <w:r>
        <w:rPr>
          <w:rFonts w:ascii="仿宋" w:eastAsia="仿宋" w:hAnsi="仿宋" w:cs="仿宋"/>
        </w:rPr>
        <w:t>if($arr['errno'] !=0 )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exit();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0" w:right="9012"/>
        <w:jc w:val="center"/>
      </w:pPr>
      <w:r>
        <w:t>集群操作</w:t>
      </w:r>
    </w:p>
    <w:p w:rsidR="00737AD2" w:rsidRDefault="007003A1">
      <w:pPr>
        <w:pStyle w:val="BodyText"/>
        <w:tabs>
          <w:tab w:val="left" w:pos="397"/>
        </w:tabs>
        <w:spacing w:before="34"/>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选择组</w:t>
      </w:r>
    </w:p>
    <w:p w:rsidR="00737AD2" w:rsidRDefault="00EC10B3">
      <w:pPr>
        <w:pStyle w:val="BodyText"/>
        <w:spacing w:before="10"/>
        <w:ind w:left="397"/>
        <w:rPr>
          <w:rFonts w:ascii="仿宋" w:eastAsia="仿宋" w:hAnsi="仿宋" w:cs="仿宋"/>
        </w:rPr>
      </w:pPr>
      <w:r w:rsidRPr="00EC10B3">
        <w:pict>
          <v:group id="_x0000_s3013" style="position:absolute;left:0;text-align:left;margin-left:95.85pt;margin-top:4.95pt;width:459.45pt;height:84.8pt;z-index:-25532;mso-position-horizontal-relative:page" coordorigin="1917,99" coordsize="9189,1696">
            <v:shape id="_x0000_s3014" style="position:absolute;left:1917;top:99;width:9189;height:1696" coordorigin="1917,99" coordsize="9189,1696" path="m1917,99r9189,l11106,1795r-9189,l1917,99xe" fillcolor="#efefef" stroked="f">
              <v:path arrowok="t"/>
            </v:shape>
            <w10:wrap anchorx="page"/>
          </v:group>
        </w:pict>
      </w:r>
      <w:r w:rsidR="007003A1">
        <w:rPr>
          <w:rFonts w:ascii="仿宋" w:eastAsia="仿宋" w:hAnsi="仿宋" w:cs="仿宋"/>
        </w:rPr>
        <w:t>//选择名称为“group”的组，如果不存在，则自动创建</w:t>
      </w:r>
    </w:p>
    <w:p w:rsidR="00737AD2" w:rsidRDefault="007003A1">
      <w:pPr>
        <w:pStyle w:val="BodyText"/>
        <w:spacing w:line="212" w:lineRule="exact"/>
        <w:ind w:left="397"/>
        <w:rPr>
          <w:rFonts w:ascii="仿宋" w:eastAsia="仿宋" w:hAnsi="仿宋" w:cs="仿宋"/>
        </w:rPr>
      </w:pPr>
      <w:r>
        <w:rPr>
          <w:rFonts w:ascii="仿宋" w:eastAsia="仿宋" w:hAnsi="仿宋" w:cs="仿宋"/>
        </w:rPr>
        <w:t>//返回SequoiaGroup对象</w:t>
      </w:r>
    </w:p>
    <w:p w:rsidR="00737AD2" w:rsidRDefault="007003A1">
      <w:pPr>
        <w:pStyle w:val="BodyText"/>
        <w:spacing w:line="212" w:lineRule="exact"/>
        <w:ind w:left="397"/>
        <w:rPr>
          <w:rFonts w:ascii="仿宋" w:eastAsia="仿宋" w:hAnsi="仿宋" w:cs="仿宋"/>
        </w:rPr>
      </w:pPr>
      <w:r>
        <w:rPr>
          <w:rFonts w:ascii="仿宋" w:eastAsia="仿宋" w:hAnsi="仿宋" w:cs="仿宋"/>
        </w:rPr>
        <w:t>$group = $db -&gt; selectGroup("group");</w:t>
      </w:r>
    </w:p>
    <w:p w:rsidR="00737AD2" w:rsidRDefault="007003A1">
      <w:pPr>
        <w:pStyle w:val="BodyText"/>
        <w:spacing w:line="212" w:lineRule="exact"/>
        <w:ind w:left="397"/>
        <w:rPr>
          <w:rFonts w:ascii="仿宋" w:eastAsia="仿宋" w:hAnsi="仿宋" w:cs="仿宋"/>
        </w:rPr>
      </w:pPr>
      <w:r>
        <w:rPr>
          <w:rFonts w:ascii="仿宋" w:eastAsia="仿宋" w:hAnsi="仿宋" w:cs="仿宋"/>
        </w:rPr>
        <w:t>//检验结果，如果成功返回对象，失败返回NULL</w:t>
      </w:r>
    </w:p>
    <w:p w:rsidR="00737AD2" w:rsidRDefault="007003A1">
      <w:pPr>
        <w:pStyle w:val="BodyText"/>
        <w:spacing w:line="212" w:lineRule="exact"/>
        <w:ind w:left="397"/>
        <w:rPr>
          <w:rFonts w:ascii="仿宋" w:eastAsia="仿宋" w:hAnsi="仿宋" w:cs="仿宋"/>
        </w:rPr>
      </w:pPr>
      <w:r>
        <w:rPr>
          <w:rFonts w:ascii="仿宋" w:eastAsia="仿宋" w:hAnsi="仿宋" w:cs="仿宋"/>
        </w:rPr>
        <w:t>if( empty($group)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exit();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启动分区组</w:t>
      </w:r>
    </w:p>
    <w:p w:rsidR="00737AD2" w:rsidRDefault="00EC10B3">
      <w:pPr>
        <w:pStyle w:val="BodyText"/>
        <w:spacing w:before="10"/>
        <w:ind w:left="397"/>
        <w:rPr>
          <w:rFonts w:ascii="仿宋" w:eastAsia="仿宋" w:hAnsi="仿宋" w:cs="仿宋"/>
        </w:rPr>
      </w:pPr>
      <w:r w:rsidRPr="00EC10B3">
        <w:pict>
          <v:group id="_x0000_s3011" style="position:absolute;left:0;text-align:left;margin-left:95.85pt;margin-top:4.95pt;width:459.45pt;height:84.8pt;z-index:-25531;mso-position-horizontal-relative:page" coordorigin="1917,99" coordsize="9189,1696">
            <v:shape id="_x0000_s3012" style="position:absolute;left:1917;top:99;width:9189;height:1696" coordorigin="1917,99" coordsize="9189,1696" path="m1917,99r9189,l11106,1795r-9189,l1917,99xe" fillcolor="#efefef" stroked="f">
              <v:path arrowok="t"/>
            </v:shape>
            <w10:wrap anchorx="page"/>
          </v:group>
        </w:pict>
      </w:r>
      <w:r w:rsidR="007003A1">
        <w:rPr>
          <w:rFonts w:ascii="仿宋" w:eastAsia="仿宋" w:hAnsi="仿宋" w:cs="仿宋"/>
        </w:rPr>
        <w:t>//启动分区组，首次会自动激活</w:t>
      </w:r>
    </w:p>
    <w:p w:rsidR="00737AD2" w:rsidRDefault="007003A1">
      <w:pPr>
        <w:pStyle w:val="BodyText"/>
        <w:spacing w:line="212" w:lineRule="exact"/>
        <w:ind w:left="397"/>
        <w:rPr>
          <w:rFonts w:ascii="仿宋" w:eastAsia="仿宋" w:hAnsi="仿宋" w:cs="仿宋"/>
        </w:rPr>
      </w:pPr>
      <w:r>
        <w:rPr>
          <w:rFonts w:ascii="仿宋" w:eastAsia="仿宋" w:hAnsi="仿宋" w:cs="仿宋"/>
        </w:rPr>
        <w:t>//返回操作信息</w:t>
      </w:r>
    </w:p>
    <w:p w:rsidR="00737AD2" w:rsidRDefault="007003A1">
      <w:pPr>
        <w:pStyle w:val="BodyText"/>
        <w:spacing w:line="212" w:lineRule="exact"/>
        <w:ind w:left="397"/>
        <w:rPr>
          <w:rFonts w:ascii="仿宋" w:eastAsia="仿宋" w:hAnsi="仿宋" w:cs="仿宋"/>
        </w:rPr>
      </w:pPr>
      <w:r>
        <w:rPr>
          <w:rFonts w:ascii="仿宋" w:eastAsia="仿宋" w:hAnsi="仿宋" w:cs="仿宋"/>
        </w:rPr>
        <w:t>$arr = $group -&gt; start() ;</w:t>
      </w:r>
    </w:p>
    <w:p w:rsidR="00737AD2" w:rsidRDefault="007003A1">
      <w:pPr>
        <w:pStyle w:val="BodyText"/>
        <w:spacing w:line="212" w:lineRule="exact"/>
        <w:ind w:left="397"/>
        <w:rPr>
          <w:rFonts w:ascii="仿宋" w:eastAsia="仿宋" w:hAnsi="仿宋" w:cs="仿宋"/>
        </w:rPr>
      </w:pPr>
      <w:r>
        <w:rPr>
          <w:rFonts w:ascii="仿宋" w:eastAsia="仿宋" w:hAnsi="仿宋" w:cs="仿宋"/>
        </w:rPr>
        <w:t>//检查结果</w:t>
      </w:r>
    </w:p>
    <w:p w:rsidR="00737AD2" w:rsidRDefault="007003A1">
      <w:pPr>
        <w:pStyle w:val="BodyText"/>
        <w:spacing w:line="212" w:lineRule="exact"/>
        <w:ind w:left="397"/>
        <w:rPr>
          <w:rFonts w:ascii="仿宋" w:eastAsia="仿宋" w:hAnsi="仿宋" w:cs="仿宋"/>
        </w:rPr>
      </w:pPr>
      <w:r>
        <w:rPr>
          <w:rFonts w:ascii="仿宋" w:eastAsia="仿宋" w:hAnsi="仿宋" w:cs="仿宋"/>
        </w:rPr>
        <w:t>If ( $arr['errno'] != 0 )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697"/>
        <w:rPr>
          <w:rFonts w:ascii="仿宋" w:eastAsia="仿宋" w:hAnsi="仿宋" w:cs="仿宋"/>
        </w:rPr>
      </w:pPr>
      <w:r>
        <w:rPr>
          <w:rFonts w:ascii="仿宋" w:eastAsia="仿宋" w:hAnsi="仿宋" w:cs="仿宋"/>
        </w:rPr>
        <w:t>Exit() ;</w:t>
      </w:r>
    </w:p>
    <w:p w:rsidR="00737AD2" w:rsidRDefault="007003A1">
      <w:pPr>
        <w:pStyle w:val="BodyText"/>
        <w:spacing w:line="212" w:lineRule="exact"/>
        <w:ind w:left="697"/>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872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选择节点</w:t>
      </w:r>
    </w:p>
    <w:p w:rsidR="00737AD2" w:rsidRDefault="00EC10B3">
      <w:pPr>
        <w:pStyle w:val="BodyText"/>
        <w:spacing w:before="10"/>
        <w:ind w:left="397"/>
        <w:rPr>
          <w:rFonts w:ascii="仿宋" w:eastAsia="仿宋" w:hAnsi="仿宋" w:cs="仿宋"/>
        </w:rPr>
      </w:pPr>
      <w:r w:rsidRPr="00EC10B3">
        <w:pict>
          <v:group id="_x0000_s3009" style="position:absolute;left:0;text-align:left;margin-left:95.85pt;margin-top:4.95pt;width:459.45pt;height:63.6pt;z-index:-25530;mso-position-horizontal-relative:page" coordorigin="1917,99" coordsize="9189,1272">
            <v:shape id="_x0000_s3010" style="position:absolute;left:1917;top:99;width:9189;height:1272" coordorigin="1917,99" coordsize="9189,1272" path="m1917,99r9189,l11106,1371r-9189,l1917,99xe" fillcolor="#efefef" stroked="f">
              <v:path arrowok="t"/>
            </v:shape>
            <w10:wrap anchorx="page"/>
          </v:group>
        </w:pict>
      </w:r>
      <w:r w:rsidR="007003A1">
        <w:rPr>
          <w:rFonts w:ascii="仿宋" w:eastAsia="仿宋" w:hAnsi="仿宋" w:cs="仿宋"/>
        </w:rPr>
        <w:t>//获取名称为“node”的节点</w:t>
      </w:r>
    </w:p>
    <w:p w:rsidR="00737AD2" w:rsidRDefault="007003A1">
      <w:pPr>
        <w:pStyle w:val="BodyText"/>
        <w:spacing w:line="212" w:lineRule="exact"/>
        <w:ind w:left="397"/>
        <w:rPr>
          <w:rFonts w:ascii="仿宋" w:eastAsia="仿宋" w:hAnsi="仿宋" w:cs="仿宋"/>
        </w:rPr>
      </w:pPr>
      <w:r>
        <w:rPr>
          <w:rFonts w:ascii="仿宋" w:eastAsia="仿宋" w:hAnsi="仿宋" w:cs="仿宋"/>
        </w:rPr>
        <w:t>//返回SequoiaNode对象</w:t>
      </w:r>
    </w:p>
    <w:p w:rsidR="00737AD2" w:rsidRDefault="007003A1">
      <w:pPr>
        <w:pStyle w:val="BodyText"/>
        <w:spacing w:line="212" w:lineRule="exact"/>
        <w:ind w:left="397"/>
        <w:rPr>
          <w:rFonts w:ascii="仿宋" w:eastAsia="仿宋" w:hAnsi="仿宋" w:cs="仿宋"/>
        </w:rPr>
      </w:pPr>
      <w:r>
        <w:rPr>
          <w:rFonts w:ascii="仿宋" w:eastAsia="仿宋" w:hAnsi="仿宋" w:cs="仿宋"/>
        </w:rPr>
        <w:t>$node = $group -&gt; getNode( 'node') ;</w:t>
      </w:r>
    </w:p>
    <w:p w:rsidR="00737AD2" w:rsidRDefault="007003A1">
      <w:pPr>
        <w:pStyle w:val="BodyText"/>
        <w:spacing w:line="212" w:lineRule="exact"/>
        <w:ind w:left="397"/>
        <w:rPr>
          <w:rFonts w:ascii="仿宋" w:eastAsia="仿宋" w:hAnsi="仿宋" w:cs="仿宋"/>
        </w:rPr>
      </w:pPr>
      <w:r>
        <w:rPr>
          <w:rFonts w:ascii="仿宋" w:eastAsia="仿宋" w:hAnsi="仿宋" w:cs="仿宋"/>
        </w:rPr>
        <w:t>//检查对象是否空</w:t>
      </w:r>
    </w:p>
    <w:p w:rsidR="00737AD2" w:rsidRDefault="007003A1">
      <w:pPr>
        <w:pStyle w:val="BodyText"/>
        <w:spacing w:line="212" w:lineRule="exact"/>
        <w:ind w:left="397"/>
        <w:rPr>
          <w:rFonts w:ascii="仿宋" w:eastAsia="仿宋" w:hAnsi="仿宋" w:cs="仿宋"/>
        </w:rPr>
      </w:pPr>
      <w:r>
        <w:rPr>
          <w:rFonts w:ascii="仿宋" w:eastAsia="仿宋" w:hAnsi="仿宋" w:cs="仿宋"/>
        </w:rPr>
        <w:t>If ( empty( $node ) )</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517"/>
        <w:rPr>
          <w:rFonts w:ascii="仿宋" w:eastAsia="仿宋" w:hAnsi="仿宋" w:cs="仿宋"/>
        </w:rPr>
      </w:pPr>
      <w:r w:rsidRPr="00EC10B3">
        <w:pict>
          <v:group id="_x0000_s3007" style="position:absolute;left:0;text-align:left;margin-left:95.85pt;margin-top:4.7pt;width:459.45pt;height:21.2pt;z-index:-25529;mso-position-horizontal-relative:page" coordorigin="1917,94" coordsize="9189,424">
            <v:shape id="_x0000_s3008" style="position:absolute;left:1917;top:94;width:9189;height:424" coordorigin="1917,94" coordsize="9189,424" path="m1917,94r9189,l11106,518r-9189,l1917,94xe" fillcolor="#efefef" stroked="f">
              <v:path arrowok="t"/>
            </v:shape>
            <w10:wrap anchorx="page"/>
          </v:group>
        </w:pict>
      </w:r>
      <w:r w:rsidR="007003A1">
        <w:rPr>
          <w:rFonts w:ascii="仿宋" w:eastAsia="仿宋" w:hAnsi="仿宋" w:cs="仿宋"/>
        </w:rPr>
        <w:t>Exit() ;</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9" w:line="110" w:lineRule="exact"/>
        <w:rPr>
          <w:sz w:val="11"/>
          <w:szCs w:val="11"/>
        </w:rPr>
      </w:pPr>
    </w:p>
    <w:p w:rsidR="00737AD2" w:rsidRDefault="007003A1">
      <w:pPr>
        <w:pStyle w:val="BodyText"/>
        <w:spacing w:line="312" w:lineRule="exact"/>
      </w:pPr>
      <w:bookmarkStart w:id="467" w:name="SQL_to_SequoiaDB_shell_to_PHP"/>
      <w:bookmarkStart w:id="468" w:name="_bookmark151"/>
      <w:bookmarkEnd w:id="467"/>
      <w:bookmarkEnd w:id="468"/>
      <w:r>
        <w:rPr>
          <w:w w:val="90"/>
        </w:rPr>
        <w:t>SQL</w:t>
      </w:r>
      <w:r>
        <w:rPr>
          <w:spacing w:val="14"/>
          <w:w w:val="90"/>
        </w:rPr>
        <w:t xml:space="preserve"> </w:t>
      </w:r>
      <w:r>
        <w:rPr>
          <w:w w:val="90"/>
        </w:rPr>
        <w:t>to</w:t>
      </w:r>
      <w:r>
        <w:rPr>
          <w:spacing w:val="14"/>
          <w:w w:val="90"/>
        </w:rPr>
        <w:t xml:space="preserve"> </w:t>
      </w:r>
      <w:r>
        <w:rPr>
          <w:w w:val="90"/>
        </w:rPr>
        <w:t>SequoiaDB</w:t>
      </w:r>
      <w:r>
        <w:rPr>
          <w:spacing w:val="15"/>
          <w:w w:val="90"/>
        </w:rPr>
        <w:t xml:space="preserve"> </w:t>
      </w:r>
      <w:r>
        <w:rPr>
          <w:w w:val="90"/>
        </w:rPr>
        <w:t>shell</w:t>
      </w:r>
      <w:r>
        <w:rPr>
          <w:spacing w:val="14"/>
          <w:w w:val="90"/>
        </w:rPr>
        <w:t xml:space="preserve"> </w:t>
      </w:r>
      <w:r>
        <w:rPr>
          <w:w w:val="90"/>
        </w:rPr>
        <w:t>to</w:t>
      </w:r>
      <w:r>
        <w:rPr>
          <w:spacing w:val="14"/>
          <w:w w:val="90"/>
        </w:rPr>
        <w:t xml:space="preserve"> </w:t>
      </w:r>
      <w:r>
        <w:rPr>
          <w:w w:val="90"/>
        </w:rPr>
        <w:t>PHP</w:t>
      </w:r>
    </w:p>
    <w:p w:rsidR="00737AD2" w:rsidRDefault="00737AD2">
      <w:pPr>
        <w:spacing w:before="5" w:line="100" w:lineRule="exact"/>
        <w:rPr>
          <w:sz w:val="10"/>
          <w:szCs w:val="10"/>
        </w:rPr>
      </w:pPr>
    </w:p>
    <w:p w:rsidR="00737AD2" w:rsidRDefault="007003A1">
      <w:pPr>
        <w:pStyle w:val="BodyText"/>
        <w:spacing w:line="168" w:lineRule="auto"/>
      </w:pPr>
      <w:r>
        <w:rPr>
          <w:w w:val="95"/>
        </w:rPr>
        <w:t xml:space="preserve">SequoiaDB的查询用json（bson）对象表示，下表以例子的形式显示了SQL语句、SequoiaDB   </w:t>
      </w:r>
      <w:r>
        <w:rPr>
          <w:spacing w:val="28"/>
          <w:w w:val="95"/>
        </w:rPr>
        <w:t xml:space="preserve"> </w:t>
      </w:r>
      <w:r>
        <w:rPr>
          <w:w w:val="95"/>
        </w:rPr>
        <w:t>shell语句</w:t>
      </w:r>
      <w:r>
        <w:t xml:space="preserve"> </w:t>
      </w:r>
      <w:r>
        <w:rPr>
          <w:w w:val="95"/>
        </w:rPr>
        <w:t xml:space="preserve">和SequoiaDB </w:t>
      </w:r>
      <w:r>
        <w:rPr>
          <w:spacing w:val="40"/>
          <w:w w:val="95"/>
        </w:rPr>
        <w:t xml:space="preserve"> </w:t>
      </w:r>
      <w:r>
        <w:rPr>
          <w:w w:val="95"/>
        </w:rPr>
        <w:t>PHP驱动程序语法之间的对照。</w:t>
      </w:r>
    </w:p>
    <w:p w:rsidR="00737AD2" w:rsidRDefault="00EC10B3">
      <w:pPr>
        <w:tabs>
          <w:tab w:val="left" w:pos="4141"/>
        </w:tabs>
        <w:spacing w:before="39"/>
        <w:ind w:left="983"/>
        <w:rPr>
          <w:rFonts w:ascii="微软雅黑" w:eastAsia="微软雅黑" w:hAnsi="微软雅黑" w:cs="微软雅黑"/>
          <w:sz w:val="14"/>
          <w:szCs w:val="14"/>
        </w:rPr>
      </w:pPr>
      <w:r w:rsidRPr="00EC10B3">
        <w:rPr>
          <w:rFonts w:eastAsiaTheme="minorHAnsi"/>
        </w:rPr>
        <w:pict>
          <v:shape id="_x0000_s3006" type="#_x0000_t202" style="position:absolute;left:0;text-align:left;margin-left:81.2pt;margin-top:4.05pt;width:475.1pt;height:163pt;z-index:-25528;mso-position-horizontal-relative:page" filled="f" stroked="f">
            <v:textbox style="mso-next-textbox:#_x0000_s3006" inset="0,0,0,0">
              <w:txbxContent>
                <w:tbl>
                  <w:tblPr>
                    <w:tblW w:w="0" w:type="auto"/>
                    <w:tblLayout w:type="fixed"/>
                    <w:tblCellMar>
                      <w:left w:w="0" w:type="dxa"/>
                      <w:right w:w="0" w:type="dxa"/>
                    </w:tblCellMar>
                    <w:tblLook w:val="01E0"/>
                  </w:tblPr>
                  <w:tblGrid>
                    <w:gridCol w:w="3074"/>
                    <w:gridCol w:w="3241"/>
                    <w:gridCol w:w="3157"/>
                  </w:tblGrid>
                  <w:tr w:rsidR="00921398">
                    <w:trPr>
                      <w:trHeight w:hRule="exact" w:val="456"/>
                    </w:trPr>
                    <w:tc>
                      <w:tcPr>
                        <w:tcW w:w="6315" w:type="dxa"/>
                        <w:gridSpan w:val="2"/>
                        <w:tcBorders>
                          <w:top w:val="nil"/>
                          <w:left w:val="nil"/>
                          <w:bottom w:val="nil"/>
                          <w:right w:val="nil"/>
                        </w:tcBorders>
                      </w:tcPr>
                      <w:p w:rsidR="00921398" w:rsidRDefault="00921398"/>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PHP</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Driver</w:t>
                        </w:r>
                      </w:p>
                      <w:p w:rsidR="00921398" w:rsidRDefault="00921398">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$bar-&gt;insert(</w:t>
                        </w:r>
                        <w:r>
                          <w:rPr>
                            <w:rFonts w:ascii="微软雅黑" w:eastAsia="微软雅黑" w:hAnsi="微软雅黑" w:cs="微软雅黑"/>
                            <w:spacing w:val="21"/>
                            <w:w w:val="90"/>
                            <w:sz w:val="14"/>
                            <w:szCs w:val="14"/>
                          </w:rPr>
                          <w:t xml:space="preserve"> </w:t>
                        </w:r>
                        <w:r>
                          <w:rPr>
                            <w:rFonts w:ascii="微软雅黑" w:eastAsia="微软雅黑" w:hAnsi="微软雅黑" w:cs="微软雅黑"/>
                            <w:w w:val="90"/>
                            <w:sz w:val="14"/>
                            <w:szCs w:val="14"/>
                          </w:rPr>
                          <w:t>"{a:1,b:-1}"</w:t>
                        </w:r>
                        <w:r>
                          <w:rPr>
                            <w:rFonts w:ascii="微软雅黑" w:eastAsia="微软雅黑" w:hAnsi="微软雅黑" w:cs="微软雅黑"/>
                            <w:spacing w:val="21"/>
                            <w:w w:val="90"/>
                            <w:sz w:val="14"/>
                            <w:szCs w:val="14"/>
                          </w:rPr>
                          <w:t xml:space="preserve"> </w:t>
                        </w:r>
                        <w:r>
                          <w:rPr>
                            <w:rFonts w:ascii="微软雅黑" w:eastAsia="微软雅黑" w:hAnsi="微软雅黑" w:cs="微软雅黑"/>
                            <w:w w:val="90"/>
                            <w:sz w:val="14"/>
                            <w:szCs w:val="14"/>
                          </w:rPr>
                          <w:t>)</w:t>
                        </w:r>
                      </w:p>
                    </w:tc>
                  </w:tr>
                  <w:tr w:rsidR="00921398">
                    <w:trPr>
                      <w:trHeight w:hRule="exact" w:val="456"/>
                    </w:trPr>
                    <w:tc>
                      <w:tcPr>
                        <w:tcW w:w="3074"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p w:rsidR="00921398" w:rsidRDefault="00921398">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nil"/>
                        </w:tcBorders>
                      </w:tcPr>
                      <w:p w:rsidR="00921398" w:rsidRDefault="00921398">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p w:rsidR="00921398" w:rsidRDefault="00921398">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$bar-&gt;find(NULL,'{a:"",b:""}</w:t>
                        </w:r>
                      </w:p>
                      <w:p w:rsidR="00921398" w:rsidRDefault="00921398">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$bar-&gt;find()</w:t>
                        </w:r>
                      </w:p>
                    </w:tc>
                  </w:tr>
                  <w:tr w:rsidR="00921398">
                    <w:trPr>
                      <w:trHeight w:hRule="exact" w:val="233"/>
                    </w:trPr>
                    <w:tc>
                      <w:tcPr>
                        <w:tcW w:w="3074" w:type="dxa"/>
                        <w:tcBorders>
                          <w:top w:val="single" w:sz="8" w:space="0" w:color="000000"/>
                          <w:left w:val="single" w:sz="8" w:space="0" w:color="000000"/>
                          <w:bottom w:val="single" w:sz="8" w:space="0" w:color="000000"/>
                          <w:right w:val="nil"/>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tc>
                    <w:tc>
                      <w:tcPr>
                        <w:tcW w:w="3241" w:type="dxa"/>
                        <w:tcBorders>
                          <w:top w:val="single" w:sz="8" w:space="0" w:color="000000"/>
                          <w:left w:val="nil"/>
                          <w:bottom w:val="single" w:sz="8" w:space="0" w:color="000000"/>
                          <w:right w:val="single" w:sz="8" w:space="0" w:color="000000"/>
                        </w:tcBorders>
                      </w:tcPr>
                      <w:p w:rsidR="00921398" w:rsidRDefault="00921398">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$bar-&gt;find("{age:20}")</w:t>
                        </w:r>
                      </w:p>
                    </w:tc>
                  </w:tr>
                  <w:tr w:rsidR="00921398">
                    <w:trPr>
                      <w:trHeight w:hRule="exact" w:val="396"/>
                    </w:trPr>
                    <w:tc>
                      <w:tcPr>
                        <w:tcW w:w="3074"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41"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$bar-&gt;find("{age:20}",NULL,"{name:1}")</w:t>
                        </w:r>
                      </w:p>
                    </w:tc>
                  </w:tr>
                  <w:tr w:rsidR="00921398">
                    <w:trPr>
                      <w:trHeight w:hRule="exact" w:val="396"/>
                    </w:trPr>
                    <w:tc>
                      <w:tcPr>
                        <w:tcW w:w="3074"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age&lt;30</w:t>
                        </w:r>
                      </w:p>
                    </w:tc>
                    <w:tc>
                      <w:tcPr>
                        <w:tcW w:w="3241"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$bar-&gt;find("{age:{$gt:20,$lt:30}}")</w:t>
                        </w:r>
                      </w:p>
                    </w:tc>
                  </w:tr>
                  <w:tr w:rsidR="00921398">
                    <w:trPr>
                      <w:trHeight w:hRule="exact" w:val="619"/>
                    </w:trPr>
                    <w:tc>
                      <w:tcPr>
                        <w:tcW w:w="3074" w:type="dxa"/>
                        <w:tcBorders>
                          <w:top w:val="single" w:sz="8" w:space="0" w:color="000000"/>
                          <w:left w:val="nil"/>
                          <w:bottom w:val="single" w:sz="8" w:space="0" w:color="000000"/>
                          <w:right w:val="nil"/>
                        </w:tcBorders>
                      </w:tcPr>
                      <w:p w:rsidR="00921398" w:rsidRDefault="00921398">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p w:rsidR="00921398" w:rsidRDefault="00921398">
                        <w:pPr>
                          <w:pStyle w:val="TableParagraph"/>
                          <w:spacing w:before="7" w:line="150" w:lineRule="exact"/>
                          <w:rPr>
                            <w:sz w:val="15"/>
                            <w:szCs w:val="15"/>
                          </w:rPr>
                        </w:pPr>
                      </w:p>
                      <w:p w:rsidR="00921398" w:rsidRDefault="00921398">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tc>
                    <w:tc>
                      <w:tcPr>
                        <w:tcW w:w="3241" w:type="dxa"/>
                        <w:tcBorders>
                          <w:top w:val="single" w:sz="8" w:space="0" w:color="000000"/>
                          <w:left w:val="nil"/>
                          <w:bottom w:val="single" w:sz="8" w:space="0" w:color="000000"/>
                          <w:right w:val="nil"/>
                        </w:tcBorders>
                      </w:tcPr>
                      <w:p w:rsidR="00921398" w:rsidRDefault="00921398">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921398" w:rsidRDefault="00921398">
                        <w:pPr>
                          <w:pStyle w:val="TableParagraph"/>
                          <w:spacing w:line="16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{name:1},false)</w:t>
                        </w:r>
                      </w:p>
                      <w:p w:rsidR="00921398" w:rsidRDefault="00921398">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tc>
                    <w:tc>
                      <w:tcPr>
                        <w:tcW w:w="3157" w:type="dxa"/>
                        <w:tcBorders>
                          <w:top w:val="single" w:sz="8" w:space="0" w:color="000000"/>
                          <w:left w:val="nil"/>
                          <w:bottom w:val="single" w:sz="8" w:space="0" w:color="000000"/>
                          <w:right w:val="nil"/>
                        </w:tcBorders>
                      </w:tcPr>
                      <w:p w:rsidR="00921398" w:rsidRDefault="00921398">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$bar-&gt;createIndex("{name:1}","testIndex",false)</w:t>
                        </w:r>
                      </w:p>
                      <w:p w:rsidR="00921398" w:rsidRDefault="00921398">
                        <w:pPr>
                          <w:pStyle w:val="TableParagraph"/>
                          <w:spacing w:before="7" w:line="150" w:lineRule="exact"/>
                          <w:rPr>
                            <w:sz w:val="15"/>
                            <w:szCs w:val="15"/>
                          </w:rPr>
                        </w:pPr>
                      </w:p>
                      <w:p w:rsidR="00921398" w:rsidRDefault="00921398">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$bar-&gt;find(NULL,NULL,NULL,NULL,10,20)</w:t>
                        </w:r>
                      </w:p>
                    </w:tc>
                  </w:tr>
                  <w:tr w:rsidR="00921398">
                    <w:trPr>
                      <w:trHeight w:hRule="exact" w:val="456"/>
                    </w:trPr>
                    <w:tc>
                      <w:tcPr>
                        <w:tcW w:w="3074"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p w:rsidR="00921398" w:rsidRDefault="00921398">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b=-1</w:t>
                        </w:r>
                      </w:p>
                    </w:tc>
                    <w:tc>
                      <w:tcPr>
                        <w:tcW w:w="3241" w:type="dxa"/>
                        <w:tcBorders>
                          <w:top w:val="single" w:sz="8" w:space="0" w:color="000000"/>
                          <w:left w:val="nil"/>
                          <w:bottom w:val="single" w:sz="8" w:space="0" w:color="000000"/>
                          <w:right w:val="nil"/>
                        </w:tcBorders>
                      </w:tcPr>
                      <w:p w:rsidR="00921398" w:rsidRDefault="00921398">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p w:rsidR="00921398" w:rsidRDefault="00921398">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db.foo.bar.update({$set:{a:2}},{b:-1})</w:t>
                        </w:r>
                      </w:p>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$bar-&gt;count("{age:{$gt:20}}")</w:t>
                        </w:r>
                      </w:p>
                      <w:p w:rsidR="00921398" w:rsidRDefault="00921398">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$bar-&gt;update("{$set:{a:2}}","{b:-1}")</w:t>
                        </w:r>
                      </w:p>
                    </w:tc>
                  </w:tr>
                  <w:tr w:rsidR="00921398">
                    <w:trPr>
                      <w:trHeight w:hRule="exact" w:val="228"/>
                    </w:trPr>
                    <w:tc>
                      <w:tcPr>
                        <w:tcW w:w="3074" w:type="dxa"/>
                        <w:tcBorders>
                          <w:top w:val="single" w:sz="8" w:space="0" w:color="000000"/>
                          <w:left w:val="single" w:sz="8" w:space="0" w:color="000000"/>
                          <w:bottom w:val="single" w:sz="8" w:space="0" w:color="000000"/>
                          <w:right w:val="nil"/>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a=1</w:t>
                        </w:r>
                      </w:p>
                    </w:tc>
                    <w:tc>
                      <w:tcPr>
                        <w:tcW w:w="3241" w:type="dxa"/>
                        <w:tcBorders>
                          <w:top w:val="single" w:sz="8" w:space="0" w:color="000000"/>
                          <w:left w:val="nil"/>
                          <w:bottom w:val="single" w:sz="8" w:space="0" w:color="000000"/>
                          <w:right w:val="single" w:sz="8" w:space="0" w:color="000000"/>
                        </w:tcBorders>
                      </w:tcPr>
                      <w:p w:rsidR="00921398" w:rsidRDefault="00921398">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$bar-&gt;remove("{a:1}")</w:t>
                        </w:r>
                      </w:p>
                    </w:tc>
                  </w:tr>
                </w:tbl>
                <w:p w:rsidR="00921398" w:rsidRDefault="00921398"/>
              </w:txbxContent>
            </v:textbox>
            <w10:wrap anchorx="page"/>
          </v:shape>
        </w:pict>
      </w:r>
      <w:r w:rsidR="007003A1">
        <w:rPr>
          <w:rFonts w:ascii="微软雅黑" w:eastAsia="微软雅黑" w:hAnsi="微软雅黑" w:cs="微软雅黑"/>
          <w:w w:val="95"/>
          <w:sz w:val="14"/>
          <w:szCs w:val="14"/>
        </w:rPr>
        <w:t>SQL</w:t>
      </w:r>
      <w:r w:rsidR="007003A1">
        <w:rPr>
          <w:rFonts w:ascii="微软雅黑" w:eastAsia="微软雅黑" w:hAnsi="微软雅黑" w:cs="微软雅黑"/>
          <w:w w:val="95"/>
          <w:sz w:val="14"/>
          <w:szCs w:val="14"/>
        </w:rPr>
        <w:tab/>
        <w:t>SequoiaDB</w:t>
      </w:r>
      <w:r w:rsidR="007003A1">
        <w:rPr>
          <w:rFonts w:ascii="微软雅黑" w:eastAsia="微软雅黑" w:hAnsi="微软雅黑" w:cs="微软雅黑"/>
          <w:spacing w:val="-15"/>
          <w:w w:val="95"/>
          <w:sz w:val="14"/>
          <w:szCs w:val="14"/>
        </w:rPr>
        <w:t xml:space="preserve"> </w:t>
      </w:r>
      <w:r w:rsidR="007003A1">
        <w:rPr>
          <w:rFonts w:ascii="微软雅黑" w:eastAsia="微软雅黑" w:hAnsi="微软雅黑" w:cs="微软雅黑"/>
          <w:w w:val="95"/>
          <w:sz w:val="14"/>
          <w:szCs w:val="14"/>
        </w:rPr>
        <w:t>shell</w:t>
      </w:r>
    </w:p>
    <w:p w:rsidR="00737AD2" w:rsidRDefault="007003A1">
      <w:pPr>
        <w:tabs>
          <w:tab w:val="left" w:pos="4141"/>
        </w:tabs>
        <w:spacing w:line="228" w:lineRule="exact"/>
        <w:ind w:left="983"/>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values(1,-1)</w:t>
      </w:r>
      <w:r>
        <w:rPr>
          <w:rFonts w:ascii="微软雅黑" w:eastAsia="微软雅黑" w:hAnsi="微软雅黑" w:cs="微软雅黑"/>
          <w:w w:val="95"/>
          <w:sz w:val="14"/>
          <w:szCs w:val="14"/>
        </w:rPr>
        <w:tab/>
        <w:t>db.foo.bar.insert({a:1,b:-1})</w:t>
      </w:r>
    </w:p>
    <w:p w:rsidR="00737AD2" w:rsidRDefault="00737AD2">
      <w:pPr>
        <w:spacing w:before="8" w:line="130" w:lineRule="exact"/>
        <w:rPr>
          <w:sz w:val="13"/>
          <w:szCs w:val="13"/>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pStyle w:val="BodyText"/>
        <w:spacing w:line="312" w:lineRule="exact"/>
        <w:rPr>
          <w:lang w:eastAsia="zh-CN"/>
        </w:rPr>
      </w:pPr>
      <w:bookmarkStart w:id="469" w:name="PHP_API"/>
      <w:bookmarkEnd w:id="469"/>
      <w:r>
        <w:rPr>
          <w:w w:val="95"/>
          <w:lang w:eastAsia="zh-CN"/>
        </w:rPr>
        <w:t>PHP</w:t>
      </w:r>
      <w:r>
        <w:rPr>
          <w:spacing w:val="-16"/>
          <w:w w:val="95"/>
          <w:lang w:eastAsia="zh-CN"/>
        </w:rPr>
        <w:t xml:space="preserve"> </w:t>
      </w:r>
      <w:r>
        <w:rPr>
          <w:w w:val="95"/>
          <w:lang w:eastAsia="zh-CN"/>
        </w:rPr>
        <w:t>API</w:t>
      </w:r>
    </w:p>
    <w:p w:rsidR="00737AD2" w:rsidRDefault="007003A1">
      <w:pPr>
        <w:pStyle w:val="BodyText"/>
        <w:spacing w:before="18"/>
        <w:rPr>
          <w:lang w:eastAsia="zh-CN"/>
        </w:rPr>
      </w:pPr>
      <w:r>
        <w:rPr>
          <w:lang w:eastAsia="zh-CN"/>
        </w:rPr>
        <w:t>此部分是相关PHP的API文档。</w:t>
      </w:r>
    </w:p>
    <w:p w:rsidR="00737AD2" w:rsidRDefault="007003A1">
      <w:pPr>
        <w:pStyle w:val="BodyText"/>
        <w:spacing w:before="18"/>
        <w:rPr>
          <w:lang w:eastAsia="zh-CN"/>
        </w:rPr>
      </w:pPr>
      <w:r>
        <w:rPr>
          <w:color w:val="0000FF"/>
          <w:w w:val="95"/>
          <w:lang w:eastAsia="zh-CN"/>
        </w:rPr>
        <w:t>PHP</w:t>
      </w:r>
      <w:r>
        <w:rPr>
          <w:color w:val="0000FF"/>
          <w:spacing w:val="-16"/>
          <w:w w:val="95"/>
          <w:lang w:eastAsia="zh-CN"/>
        </w:rPr>
        <w:t xml:space="preserve"> </w:t>
      </w:r>
      <w:r>
        <w:rPr>
          <w:color w:val="0000FF"/>
          <w:w w:val="95"/>
          <w:lang w:eastAsia="zh-CN"/>
        </w:rPr>
        <w:t>API</w:t>
      </w:r>
    </w:p>
    <w:p w:rsidR="00737AD2" w:rsidRDefault="00737AD2">
      <w:pPr>
        <w:spacing w:before="5" w:line="110" w:lineRule="exact"/>
        <w:rPr>
          <w:sz w:val="11"/>
          <w:szCs w:val="11"/>
          <w:lang w:eastAsia="zh-CN"/>
        </w:rPr>
      </w:pPr>
    </w:p>
    <w:p w:rsidR="00737AD2" w:rsidRDefault="007003A1">
      <w:pPr>
        <w:pStyle w:val="Heading3"/>
        <w:ind w:left="433"/>
        <w:rPr>
          <w:lang w:eastAsia="zh-CN"/>
        </w:rPr>
      </w:pPr>
      <w:bookmarkStart w:id="470" w:name="_bookmark152"/>
      <w:bookmarkEnd w:id="470"/>
      <w:r>
        <w:rPr>
          <w:lang w:eastAsia="zh-CN"/>
        </w:rPr>
        <w:t>C#</w:t>
      </w:r>
      <w:r>
        <w:rPr>
          <w:spacing w:val="-25"/>
          <w:lang w:eastAsia="zh-CN"/>
        </w:rPr>
        <w:t xml:space="preserve"> </w:t>
      </w:r>
      <w:r>
        <w:rPr>
          <w:lang w:eastAsia="zh-CN"/>
        </w:rPr>
        <w:t>驱动</w:t>
      </w:r>
    </w:p>
    <w:p w:rsidR="00737AD2" w:rsidRDefault="007003A1">
      <w:pPr>
        <w:pStyle w:val="BodyText"/>
        <w:spacing w:before="21"/>
        <w:rPr>
          <w:lang w:eastAsia="zh-CN"/>
        </w:rPr>
      </w:pPr>
      <w:r>
        <w:rPr>
          <w:lang w:eastAsia="zh-CN"/>
        </w:rPr>
        <w:t>本节介绍C#的相关驱动信息。</w:t>
      </w:r>
    </w:p>
    <w:p w:rsidR="00737AD2" w:rsidRDefault="00EC10B3">
      <w:pPr>
        <w:pStyle w:val="BodyText"/>
        <w:spacing w:before="18"/>
        <w:rPr>
          <w:lang w:eastAsia="zh-CN"/>
        </w:rPr>
      </w:pPr>
      <w:hyperlink w:anchor="_bookmark153" w:history="1">
        <w:r w:rsidR="007003A1">
          <w:rPr>
            <w:color w:val="0000FF"/>
            <w:lang w:eastAsia="zh-CN"/>
          </w:rPr>
          <w:t>C#</w:t>
        </w:r>
        <w:r w:rsidR="007003A1">
          <w:rPr>
            <w:color w:val="0000FF"/>
            <w:spacing w:val="-21"/>
            <w:lang w:eastAsia="zh-CN"/>
          </w:rPr>
          <w:t xml:space="preserve"> </w:t>
        </w:r>
        <w:r w:rsidR="007003A1">
          <w:rPr>
            <w:color w:val="0000FF"/>
            <w:lang w:eastAsia="zh-CN"/>
          </w:rPr>
          <w:t>驱动</w:t>
        </w:r>
      </w:hyperlink>
    </w:p>
    <w:p w:rsidR="00737AD2" w:rsidRDefault="00EC10B3">
      <w:pPr>
        <w:pStyle w:val="BodyText"/>
        <w:spacing w:before="18" w:line="253" w:lineRule="auto"/>
        <w:ind w:right="7846"/>
        <w:rPr>
          <w:lang w:eastAsia="zh-CN"/>
        </w:rPr>
      </w:pPr>
      <w:hyperlink w:anchor="_bookmark154" w:history="1">
        <w:r w:rsidR="007003A1">
          <w:rPr>
            <w:color w:val="0000FF"/>
            <w:lang w:eastAsia="zh-CN"/>
          </w:rPr>
          <w:t>C#</w:t>
        </w:r>
        <w:r w:rsidR="007003A1">
          <w:rPr>
            <w:color w:val="0000FF"/>
            <w:spacing w:val="-21"/>
            <w:lang w:eastAsia="zh-CN"/>
          </w:rPr>
          <w:t xml:space="preserve"> </w:t>
        </w:r>
        <w:r w:rsidR="007003A1">
          <w:rPr>
            <w:color w:val="0000FF"/>
            <w:lang w:eastAsia="zh-CN"/>
          </w:rPr>
          <w:t>开发环境搭建</w:t>
        </w:r>
      </w:hyperlink>
      <w:r w:rsidR="007003A1">
        <w:rPr>
          <w:color w:val="0000FF"/>
          <w:lang w:eastAsia="zh-CN"/>
        </w:rPr>
        <w:t xml:space="preserve"> </w:t>
      </w:r>
      <w:hyperlink w:anchor="_bookmark155" w:history="1">
        <w:r w:rsidR="007003A1">
          <w:rPr>
            <w:color w:val="0000FF"/>
            <w:lang w:eastAsia="zh-CN"/>
          </w:rPr>
          <w:t>C#</w:t>
        </w:r>
        <w:r w:rsidR="007003A1">
          <w:rPr>
            <w:color w:val="0000FF"/>
            <w:spacing w:val="-21"/>
            <w:lang w:eastAsia="zh-CN"/>
          </w:rPr>
          <w:t xml:space="preserve"> </w:t>
        </w:r>
        <w:r w:rsidR="007003A1">
          <w:rPr>
            <w:color w:val="0000FF"/>
            <w:lang w:eastAsia="zh-CN"/>
          </w:rPr>
          <w:t>开发基础</w:t>
        </w:r>
      </w:hyperlink>
    </w:p>
    <w:p w:rsidR="00737AD2" w:rsidRDefault="00EC10B3">
      <w:pPr>
        <w:pStyle w:val="BodyText"/>
        <w:spacing w:before="4" w:line="253" w:lineRule="auto"/>
        <w:ind w:right="6743"/>
      </w:pPr>
      <w:hyperlink w:anchor="_bookmark156" w:history="1">
        <w:r w:rsidR="007003A1">
          <w:rPr>
            <w:color w:val="0000FF"/>
            <w:w w:val="95"/>
          </w:rPr>
          <w:t>SQL</w:t>
        </w:r>
        <w:r w:rsidR="007003A1">
          <w:rPr>
            <w:color w:val="0000FF"/>
            <w:spacing w:val="-14"/>
            <w:w w:val="95"/>
          </w:rPr>
          <w:t xml:space="preserve"> </w:t>
        </w:r>
        <w:r w:rsidR="007003A1">
          <w:rPr>
            <w:color w:val="0000FF"/>
            <w:w w:val="95"/>
          </w:rPr>
          <w:t>to</w:t>
        </w:r>
        <w:r w:rsidR="007003A1">
          <w:rPr>
            <w:color w:val="0000FF"/>
            <w:spacing w:val="-14"/>
            <w:w w:val="95"/>
          </w:rPr>
          <w:t xml:space="preserve"> </w:t>
        </w:r>
        <w:r w:rsidR="007003A1">
          <w:rPr>
            <w:color w:val="0000FF"/>
            <w:w w:val="95"/>
          </w:rPr>
          <w:t>SequoiaDB</w:t>
        </w:r>
        <w:r w:rsidR="007003A1">
          <w:rPr>
            <w:color w:val="0000FF"/>
            <w:spacing w:val="-14"/>
            <w:w w:val="95"/>
          </w:rPr>
          <w:t xml:space="preserve"> </w:t>
        </w:r>
        <w:r w:rsidR="007003A1">
          <w:rPr>
            <w:color w:val="0000FF"/>
            <w:w w:val="95"/>
          </w:rPr>
          <w:t>shell</w:t>
        </w:r>
        <w:r w:rsidR="007003A1">
          <w:rPr>
            <w:color w:val="0000FF"/>
            <w:spacing w:val="-13"/>
            <w:w w:val="95"/>
          </w:rPr>
          <w:t xml:space="preserve"> </w:t>
        </w:r>
        <w:r w:rsidR="007003A1">
          <w:rPr>
            <w:color w:val="0000FF"/>
            <w:w w:val="95"/>
          </w:rPr>
          <w:t>to</w:t>
        </w:r>
        <w:r w:rsidR="007003A1">
          <w:rPr>
            <w:color w:val="0000FF"/>
            <w:spacing w:val="-14"/>
            <w:w w:val="95"/>
          </w:rPr>
          <w:t xml:space="preserve"> </w:t>
        </w:r>
        <w:r w:rsidR="007003A1">
          <w:rPr>
            <w:color w:val="0000FF"/>
            <w:w w:val="95"/>
          </w:rPr>
          <w:t>C#</w:t>
        </w:r>
      </w:hyperlink>
      <w:r w:rsidR="007003A1">
        <w:rPr>
          <w:color w:val="0000FF"/>
          <w:w w:val="95"/>
        </w:rPr>
        <w:t xml:space="preserve"> C#</w:t>
      </w:r>
      <w:r w:rsidR="007003A1">
        <w:rPr>
          <w:color w:val="0000FF"/>
          <w:spacing w:val="-8"/>
          <w:w w:val="95"/>
        </w:rPr>
        <w:t xml:space="preserve"> </w:t>
      </w:r>
      <w:r w:rsidR="007003A1">
        <w:rPr>
          <w:color w:val="0000FF"/>
          <w:w w:val="95"/>
        </w:rPr>
        <w:t>API</w:t>
      </w:r>
    </w:p>
    <w:p w:rsidR="00737AD2" w:rsidRDefault="007003A1">
      <w:pPr>
        <w:pStyle w:val="BodyText"/>
        <w:spacing w:before="84"/>
        <w:rPr>
          <w:lang w:eastAsia="zh-CN"/>
        </w:rPr>
      </w:pPr>
      <w:bookmarkStart w:id="471" w:name="C#_驱动"/>
      <w:bookmarkStart w:id="472" w:name="_bookmark153"/>
      <w:bookmarkEnd w:id="471"/>
      <w:bookmarkEnd w:id="472"/>
      <w:r>
        <w:rPr>
          <w:lang w:eastAsia="zh-CN"/>
        </w:rPr>
        <w:t>C#</w:t>
      </w:r>
      <w:r>
        <w:rPr>
          <w:spacing w:val="-21"/>
          <w:lang w:eastAsia="zh-CN"/>
        </w:rPr>
        <w:t xml:space="preserve"> </w:t>
      </w:r>
      <w:r>
        <w:rPr>
          <w:lang w:eastAsia="zh-CN"/>
        </w:rPr>
        <w:t>驱动</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概述</w:t>
      </w:r>
    </w:p>
    <w:p w:rsidR="00737AD2" w:rsidRDefault="00737AD2">
      <w:pPr>
        <w:spacing w:before="5" w:line="100" w:lineRule="exact"/>
        <w:rPr>
          <w:sz w:val="10"/>
          <w:szCs w:val="10"/>
          <w:lang w:eastAsia="zh-CN"/>
        </w:rPr>
      </w:pPr>
    </w:p>
    <w:p w:rsidR="00737AD2" w:rsidRDefault="007003A1">
      <w:pPr>
        <w:pStyle w:val="BodyText"/>
        <w:spacing w:line="168" w:lineRule="auto"/>
        <w:ind w:right="133"/>
        <w:rPr>
          <w:lang w:eastAsia="zh-CN"/>
        </w:rPr>
      </w:pPr>
      <w:r>
        <w:rPr>
          <w:w w:val="95"/>
          <w:lang w:eastAsia="zh-CN"/>
        </w:rPr>
        <w:t xml:space="preserve">SequoiaDB      </w:t>
      </w:r>
      <w:r>
        <w:rPr>
          <w:spacing w:val="27"/>
          <w:w w:val="95"/>
          <w:lang w:eastAsia="zh-CN"/>
        </w:rPr>
        <w:t xml:space="preserve"> </w:t>
      </w:r>
      <w:r>
        <w:rPr>
          <w:w w:val="95"/>
          <w:lang w:eastAsia="zh-CN"/>
        </w:rPr>
        <w:t>C#驱动提供了数据库操作和集群操作的接口。数据库操作包括数据库的连接，用户的创建删</w:t>
      </w:r>
      <w:r>
        <w:rPr>
          <w:lang w:eastAsia="zh-CN"/>
        </w:rPr>
        <w:t xml:space="preserve"> 除，数据的增删改查，索引的创建删除，快照的获取与重置，以及集合与集合空间的创建删除操作等操作。 集群操作包括管理分区组和数据节点的各种操作，譬如启动、停止分区组，启动、停止数据节点，获取主从 数据节点，集合分区等。</w:t>
      </w:r>
    </w:p>
    <w:p w:rsidR="00737AD2" w:rsidRDefault="00737AD2">
      <w:pPr>
        <w:spacing w:before="14" w:line="200" w:lineRule="exact"/>
        <w:rPr>
          <w:sz w:val="20"/>
          <w:szCs w:val="20"/>
          <w:lang w:eastAsia="zh-CN"/>
        </w:rPr>
      </w:pPr>
    </w:p>
    <w:p w:rsidR="00737AD2" w:rsidRDefault="007003A1">
      <w:pPr>
        <w:pStyle w:val="BodyText"/>
        <w:spacing w:line="253" w:lineRule="auto"/>
        <w:ind w:right="2831"/>
        <w:rPr>
          <w:lang w:eastAsia="zh-CN"/>
        </w:rPr>
      </w:pPr>
      <w:r>
        <w:rPr>
          <w:lang w:eastAsia="zh-CN"/>
        </w:rPr>
        <w:t xml:space="preserve">c#类实例 </w:t>
      </w:r>
      <w:r>
        <w:rPr>
          <w:w w:val="95"/>
          <w:lang w:eastAsia="zh-CN"/>
        </w:rPr>
        <w:t>C#驱动的有两种类实例。一种用于数据库操作，另一种用于集群操作。</w:t>
      </w:r>
    </w:p>
    <w:p w:rsidR="00737AD2" w:rsidRDefault="007003A1">
      <w:pPr>
        <w:pStyle w:val="BodyText"/>
        <w:tabs>
          <w:tab w:val="left" w:pos="1217"/>
        </w:tabs>
        <w:spacing w:before="20" w:line="283" w:lineRule="auto"/>
        <w:ind w:left="1217" w:right="512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p>
    <w:p w:rsidR="00737AD2" w:rsidRDefault="007003A1">
      <w:pPr>
        <w:pStyle w:val="BodyText"/>
        <w:spacing w:line="192" w:lineRule="exact"/>
        <w:ind w:left="1217"/>
        <w:rPr>
          <w:lang w:eastAsia="zh-CN"/>
        </w:rPr>
      </w:pPr>
      <w:r>
        <w:rPr>
          <w:lang w:eastAsia="zh-CN"/>
        </w:rPr>
        <w:t>1）数据库</w:t>
      </w:r>
    </w:p>
    <w:p w:rsidR="00737AD2" w:rsidRDefault="007003A1">
      <w:pPr>
        <w:pStyle w:val="BodyText"/>
        <w:spacing w:line="240" w:lineRule="exact"/>
        <w:ind w:left="1217"/>
        <w:rPr>
          <w:lang w:eastAsia="zh-CN"/>
        </w:rPr>
      </w:pPr>
      <w:r>
        <w:rPr>
          <w:lang w:eastAsia="zh-CN"/>
        </w:rPr>
        <w:t>2）集合空间</w:t>
      </w:r>
    </w:p>
    <w:p w:rsidR="00737AD2" w:rsidRDefault="007003A1">
      <w:pPr>
        <w:pStyle w:val="BodyText"/>
        <w:spacing w:line="240" w:lineRule="exact"/>
        <w:ind w:left="1217"/>
        <w:rPr>
          <w:lang w:eastAsia="zh-CN"/>
        </w:rPr>
      </w:pPr>
      <w:r>
        <w:rPr>
          <w:lang w:eastAsia="zh-CN"/>
        </w:rPr>
        <w:t>3）集合</w:t>
      </w:r>
    </w:p>
    <w:p w:rsidR="00737AD2" w:rsidRDefault="007003A1">
      <w:pPr>
        <w:pStyle w:val="BodyText"/>
        <w:spacing w:before="58"/>
        <w:ind w:left="1217"/>
        <w:rPr>
          <w:lang w:eastAsia="zh-CN"/>
        </w:rPr>
      </w:pPr>
      <w:r>
        <w:rPr>
          <w:lang w:eastAsia="zh-CN"/>
        </w:rPr>
        <w:t>因此，在数据库操作中，可分别用3个类代表连接、集合空间、集合实例，另1个类代表游标。</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11" w:line="200" w:lineRule="exact"/>
        <w:rPr>
          <w:sz w:val="20"/>
          <w:szCs w:val="20"/>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SequoiaDB</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数据库实例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代表一个单独的数据库连接</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CollectionSpace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集合空间实例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代表一个单独的集合空间</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DBCollection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代表一个单独的集合</w:t>
            </w:r>
          </w:p>
        </w:tc>
      </w:tr>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DBCursor</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游标实例</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代表一个查询产生的结果集</w:t>
            </w:r>
          </w:p>
        </w:tc>
      </w:tr>
    </w:tbl>
    <w:p w:rsidR="00737AD2" w:rsidRDefault="007003A1">
      <w:pPr>
        <w:pStyle w:val="BodyText"/>
        <w:spacing w:before="79" w:line="168" w:lineRule="auto"/>
        <w:ind w:left="397" w:right="486"/>
        <w:rPr>
          <w:lang w:eastAsia="zh-CN"/>
        </w:rPr>
      </w:pPr>
      <w:r>
        <w:rPr>
          <w:w w:val="95"/>
          <w:lang w:eastAsia="zh-CN"/>
        </w:rPr>
        <w:t>c#驱动需要使用不同的实例进行操作。譬如读取数据的操作需要游标实例，而创建表空间则需要数据库</w:t>
      </w:r>
      <w:r>
        <w:rPr>
          <w:lang w:eastAsia="zh-CN"/>
        </w:rPr>
        <w:t xml:space="preserve"> 实例。</w:t>
      </w:r>
    </w:p>
    <w:p w:rsidR="00737AD2" w:rsidRDefault="007003A1">
      <w:pPr>
        <w:pStyle w:val="BodyText"/>
        <w:tabs>
          <w:tab w:val="left" w:pos="283"/>
        </w:tabs>
        <w:spacing w:line="282" w:lineRule="exact"/>
        <w:ind w:left="0" w:right="832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737AD2" w:rsidRDefault="00737AD2">
      <w:pPr>
        <w:spacing w:before="8" w:line="140" w:lineRule="exact"/>
        <w:rPr>
          <w:sz w:val="14"/>
          <w:szCs w:val="14"/>
          <w:lang w:eastAsia="zh-CN"/>
        </w:rPr>
      </w:pPr>
    </w:p>
    <w:p w:rsidR="00737AD2" w:rsidRDefault="007003A1">
      <w:pPr>
        <w:pStyle w:val="BodyText"/>
        <w:spacing w:line="168" w:lineRule="auto"/>
        <w:ind w:left="397" w:right="4709"/>
        <w:rPr>
          <w:lang w:eastAsia="zh-CN"/>
        </w:rPr>
      </w:pPr>
      <w:r>
        <w:rPr>
          <w:w w:val="95"/>
          <w:lang w:eastAsia="zh-CN"/>
        </w:rPr>
        <w:t>SequoiaDB数据库中的集群操作分为两个级别：</w:t>
      </w:r>
      <w:r>
        <w:rPr>
          <w:lang w:eastAsia="zh-CN"/>
        </w:rPr>
        <w:t xml:space="preserve"> 1）分区组</w:t>
      </w:r>
    </w:p>
    <w:p w:rsidR="00737AD2" w:rsidRDefault="007003A1">
      <w:pPr>
        <w:pStyle w:val="BodyText"/>
        <w:spacing w:line="256" w:lineRule="exact"/>
        <w:ind w:left="397"/>
        <w:rPr>
          <w:lang w:eastAsia="zh-CN"/>
        </w:rPr>
      </w:pPr>
      <w:r>
        <w:rPr>
          <w:lang w:eastAsia="zh-CN"/>
        </w:rPr>
        <w:t>2）数据节点</w:t>
      </w:r>
    </w:p>
    <w:p w:rsidR="00737AD2" w:rsidRDefault="00921398">
      <w:pPr>
        <w:pStyle w:val="BodyText"/>
        <w:spacing w:before="58" w:line="267" w:lineRule="auto"/>
        <w:ind w:left="397" w:right="318"/>
        <w:rPr>
          <w:lang w:eastAsia="zh-CN"/>
        </w:rPr>
      </w:pPr>
      <w:r>
        <w:pict>
          <v:shape id="_x0000_i1094"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分区组包含三种类型：协调分区组，编目分区组，数据分区组。 分区组实例和数据节点实例可以用以下两种类的实例表示。</w:t>
      </w:r>
    </w:p>
    <w:p w:rsidR="00737AD2" w:rsidRDefault="00737AD2">
      <w:pPr>
        <w:spacing w:before="5" w:line="30" w:lineRule="exact"/>
        <w:rPr>
          <w:sz w:val="4"/>
          <w:szCs w:val="4"/>
          <w:lang w:eastAsia="zh-CN"/>
        </w:rPr>
      </w:pPr>
    </w:p>
    <w:tbl>
      <w:tblPr>
        <w:tblW w:w="0" w:type="auto"/>
        <w:tblInd w:w="38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ReplicaGroup</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分区组实例代表一个单独的分区组</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数据节点实例代表一个单独的数据节点</w:t>
            </w:r>
          </w:p>
        </w:tc>
      </w:tr>
    </w:tbl>
    <w:p w:rsidR="00737AD2" w:rsidRDefault="007003A1">
      <w:pPr>
        <w:pStyle w:val="BodyText"/>
        <w:spacing w:line="335" w:lineRule="exact"/>
        <w:ind w:left="397"/>
        <w:rPr>
          <w:lang w:eastAsia="zh-CN"/>
        </w:rPr>
      </w:pPr>
      <w:r>
        <w:rPr>
          <w:lang w:eastAsia="zh-CN"/>
        </w:rPr>
        <w:t>无疑与集群相关的操作需要使用分区组及数据节点实例。</w:t>
      </w:r>
    </w:p>
    <w:p w:rsidR="00737AD2" w:rsidRDefault="00737AD2">
      <w:pPr>
        <w:spacing w:before="5" w:line="100" w:lineRule="exact"/>
        <w:rPr>
          <w:sz w:val="10"/>
          <w:szCs w:val="10"/>
          <w:lang w:eastAsia="zh-CN"/>
        </w:rPr>
      </w:pPr>
    </w:p>
    <w:p w:rsidR="00737AD2" w:rsidRDefault="007003A1">
      <w:pPr>
        <w:pStyle w:val="BodyText"/>
        <w:spacing w:line="168" w:lineRule="auto"/>
        <w:ind w:left="397" w:right="433"/>
        <w:rPr>
          <w:lang w:eastAsia="zh-CN"/>
        </w:rPr>
      </w:pPr>
      <w:r>
        <w:rPr>
          <w:w w:val="95"/>
          <w:lang w:eastAsia="zh-CN"/>
        </w:rPr>
        <w:t>ReplicaGroup的实例用于管理分区组。其操作包括启动、停止分区组，获取分区组中节点的状态、名称</w:t>
      </w:r>
      <w:r>
        <w:rPr>
          <w:lang w:eastAsia="zh-CN"/>
        </w:rPr>
        <w:t xml:space="preserve"> 信息、数目信息。</w:t>
      </w:r>
    </w:p>
    <w:p w:rsidR="00737AD2" w:rsidRDefault="00737AD2">
      <w:pPr>
        <w:spacing w:line="120" w:lineRule="exact"/>
        <w:rPr>
          <w:sz w:val="12"/>
          <w:szCs w:val="12"/>
          <w:lang w:eastAsia="zh-CN"/>
        </w:rPr>
      </w:pPr>
    </w:p>
    <w:p w:rsidR="00737AD2" w:rsidRDefault="007003A1">
      <w:pPr>
        <w:pStyle w:val="BodyText"/>
        <w:spacing w:line="168" w:lineRule="auto"/>
        <w:ind w:left="397" w:right="486"/>
        <w:rPr>
          <w:lang w:eastAsia="zh-CN"/>
        </w:rPr>
      </w:pPr>
      <w:r>
        <w:rPr>
          <w:w w:val="95"/>
          <w:lang w:eastAsia="zh-CN"/>
        </w:rPr>
        <w:t>Node的实例用于管理节点。其操作包括启动、停止指定的节点，获取指定节点实例，获取主从节点实</w:t>
      </w:r>
      <w:r>
        <w:rPr>
          <w:lang w:eastAsia="zh-CN"/>
        </w:rPr>
        <w:t xml:space="preserve"> 例，获取数据节点地址信息。</w:t>
      </w:r>
    </w:p>
    <w:p w:rsidR="00737AD2" w:rsidRDefault="00737AD2">
      <w:pPr>
        <w:spacing w:before="14" w:line="200" w:lineRule="exact"/>
        <w:rPr>
          <w:sz w:val="20"/>
          <w:szCs w:val="20"/>
          <w:lang w:eastAsia="zh-CN"/>
        </w:rPr>
      </w:pPr>
    </w:p>
    <w:p w:rsidR="00737AD2" w:rsidRDefault="007003A1">
      <w:pPr>
        <w:pStyle w:val="BodyText"/>
        <w:spacing w:line="253" w:lineRule="auto"/>
        <w:ind w:left="113" w:right="501"/>
        <w:rPr>
          <w:lang w:eastAsia="zh-CN"/>
        </w:rPr>
      </w:pPr>
      <w:r>
        <w:rPr>
          <w:lang w:eastAsia="zh-CN"/>
        </w:rPr>
        <w:t>线程安全性 对于每一个连接，其产生的集合空间，集合公用一个套接字。因此在多线程系统中，必须确保每个线程不会</w:t>
      </w:r>
    </w:p>
    <w:p w:rsidR="00737AD2" w:rsidRDefault="007003A1">
      <w:pPr>
        <w:pStyle w:val="BodyText"/>
        <w:spacing w:line="225" w:lineRule="exact"/>
        <w:ind w:left="113"/>
        <w:rPr>
          <w:lang w:eastAsia="zh-CN"/>
        </w:rPr>
      </w:pPr>
      <w:r>
        <w:rPr>
          <w:lang w:eastAsia="zh-CN"/>
        </w:rPr>
        <w:t>同时针对同一套接字，在同一时间发送或接收数据。</w:t>
      </w:r>
      <w:r>
        <w:rPr>
          <w:spacing w:val="-7"/>
          <w:lang w:eastAsia="zh-CN"/>
        </w:rPr>
        <w:t xml:space="preserve"> </w:t>
      </w:r>
      <w:r>
        <w:rPr>
          <w:lang w:eastAsia="zh-CN"/>
        </w:rPr>
        <w:t>一般来说，不建议使用多个线程共同操作一个连接实例</w:t>
      </w:r>
    </w:p>
    <w:p w:rsidR="00737AD2" w:rsidRDefault="007003A1">
      <w:pPr>
        <w:pStyle w:val="BodyText"/>
        <w:spacing w:line="240" w:lineRule="exact"/>
        <w:ind w:left="113"/>
        <w:rPr>
          <w:lang w:eastAsia="zh-CN"/>
        </w:rPr>
      </w:pPr>
      <w:r>
        <w:rPr>
          <w:lang w:eastAsia="zh-CN"/>
        </w:rPr>
        <w:t>与其产生的其它实例。如果每个线程使用自己的连接实例以及其它产生的实例，则可以保证线程安全。</w:t>
      </w:r>
    </w:p>
    <w:p w:rsidR="00737AD2" w:rsidRDefault="00737AD2">
      <w:pPr>
        <w:spacing w:before="9" w:line="190" w:lineRule="exact"/>
        <w:rPr>
          <w:sz w:val="19"/>
          <w:szCs w:val="19"/>
          <w:lang w:eastAsia="zh-CN"/>
        </w:rPr>
      </w:pPr>
    </w:p>
    <w:p w:rsidR="00737AD2" w:rsidRDefault="007003A1">
      <w:pPr>
        <w:pStyle w:val="BodyText"/>
        <w:spacing w:line="253" w:lineRule="auto"/>
        <w:ind w:left="113" w:right="1036"/>
      </w:pPr>
      <w:r>
        <w:t xml:space="preserve">错误信息 </w:t>
      </w:r>
      <w:r>
        <w:rPr>
          <w:w w:val="95"/>
        </w:rPr>
        <w:t>每一个接口都会抛出SequoiaDB.BaseException和System.Exception异常，分别对应于数据库引</w:t>
      </w:r>
    </w:p>
    <w:p w:rsidR="00737AD2" w:rsidRDefault="007003A1">
      <w:pPr>
        <w:pStyle w:val="BodyText"/>
        <w:spacing w:line="225" w:lineRule="exact"/>
        <w:ind w:left="113"/>
      </w:pPr>
      <w:r>
        <w:t>擎返回的异常信息和客户端本地的异常信息，其中BaseException的异常信息可以通过该异常类</w:t>
      </w:r>
    </w:p>
    <w:p w:rsidR="00737AD2" w:rsidRDefault="007003A1">
      <w:pPr>
        <w:pStyle w:val="BodyText"/>
        <w:spacing w:line="240" w:lineRule="exact"/>
        <w:ind w:left="113"/>
      </w:pPr>
      <w:r>
        <w:rPr>
          <w:w w:val="95"/>
        </w:rPr>
        <w:t>的ErrorCode，ErrorType和Message属性获得。</w:t>
      </w:r>
    </w:p>
    <w:p w:rsidR="00737AD2" w:rsidRDefault="007003A1">
      <w:pPr>
        <w:pStyle w:val="BodyText"/>
        <w:spacing w:before="98"/>
        <w:ind w:left="113"/>
        <w:rPr>
          <w:lang w:eastAsia="zh-CN"/>
        </w:rPr>
      </w:pPr>
      <w:bookmarkStart w:id="473" w:name="C#_开发环境搭建"/>
      <w:bookmarkStart w:id="474" w:name="_bookmark154"/>
      <w:bookmarkEnd w:id="473"/>
      <w:bookmarkEnd w:id="474"/>
      <w:r>
        <w:rPr>
          <w:lang w:eastAsia="zh-CN"/>
        </w:rPr>
        <w:t>C#</w:t>
      </w:r>
      <w:r>
        <w:rPr>
          <w:spacing w:val="-21"/>
          <w:lang w:eastAsia="zh-CN"/>
        </w:rPr>
        <w:t xml:space="preserve"> </w:t>
      </w:r>
      <w:r>
        <w:rPr>
          <w:lang w:eastAsia="zh-CN"/>
        </w:rPr>
        <w:t>开发环境搭建</w:t>
      </w:r>
    </w:p>
    <w:p w:rsidR="00737AD2" w:rsidRDefault="00737AD2">
      <w:pPr>
        <w:spacing w:before="9" w:line="190" w:lineRule="exact"/>
        <w:rPr>
          <w:sz w:val="19"/>
          <w:szCs w:val="19"/>
          <w:lang w:eastAsia="zh-CN"/>
        </w:rPr>
      </w:pPr>
    </w:p>
    <w:p w:rsidR="00737AD2" w:rsidRDefault="007003A1">
      <w:pPr>
        <w:pStyle w:val="BodyText"/>
        <w:spacing w:line="253" w:lineRule="auto"/>
        <w:ind w:left="113" w:right="661"/>
        <w:rPr>
          <w:lang w:eastAsia="zh-CN"/>
        </w:rPr>
      </w:pPr>
      <w:r>
        <w:rPr>
          <w:lang w:eastAsia="zh-CN"/>
        </w:rPr>
        <w:t xml:space="preserve">获取驱动开发包 </w:t>
      </w:r>
      <w:r>
        <w:rPr>
          <w:w w:val="95"/>
          <w:lang w:eastAsia="zh-CN"/>
        </w:rPr>
        <w:t>从</w:t>
      </w:r>
      <w:hyperlink r:id="rId59">
        <w:r>
          <w:rPr>
            <w:color w:val="0000FF"/>
            <w:w w:val="95"/>
            <w:lang w:eastAsia="zh-CN"/>
          </w:rPr>
          <w:t>http://www.sequoiadb.com</w:t>
        </w:r>
      </w:hyperlink>
      <w:r>
        <w:rPr>
          <w:color w:val="000000"/>
          <w:w w:val="95"/>
          <w:lang w:eastAsia="zh-CN"/>
        </w:rPr>
        <w:t>下载对应操作系统版本的SequoiaDB驱动开发包；解压驱动开发包，从driver/</w:t>
      </w:r>
    </w:p>
    <w:p w:rsidR="00737AD2" w:rsidRDefault="007003A1">
      <w:pPr>
        <w:pStyle w:val="BodyText"/>
        <w:spacing w:line="225" w:lineRule="exact"/>
        <w:ind w:left="113"/>
      </w:pPr>
      <w:r>
        <w:rPr>
          <w:w w:val="95"/>
        </w:rPr>
        <w:t xml:space="preserve">CSharp/目录中获取sequoiadb.dll链接库，然后，在Visual    </w:t>
      </w:r>
      <w:r>
        <w:rPr>
          <w:spacing w:val="22"/>
          <w:w w:val="95"/>
        </w:rPr>
        <w:t xml:space="preserve"> </w:t>
      </w:r>
      <w:r>
        <w:rPr>
          <w:w w:val="95"/>
        </w:rPr>
        <w:t>Studio中引用该链接库，或者在命令行编译时指</w:t>
      </w:r>
    </w:p>
    <w:p w:rsidR="00737AD2" w:rsidRDefault="007003A1">
      <w:pPr>
        <w:pStyle w:val="BodyText"/>
        <w:spacing w:line="240" w:lineRule="exact"/>
        <w:ind w:left="113"/>
      </w:pPr>
      <w:r>
        <w:rPr>
          <w:w w:val="95"/>
        </w:rPr>
        <w:t>定引用该链接库，比如“csc</w:t>
      </w:r>
      <w:r>
        <w:rPr>
          <w:spacing w:val="-29"/>
          <w:w w:val="95"/>
        </w:rPr>
        <w:t xml:space="preserve"> </w:t>
      </w:r>
      <w:r>
        <w:rPr>
          <w:w w:val="95"/>
        </w:rPr>
        <w:t>/target:exe</w:t>
      </w:r>
      <w:r>
        <w:rPr>
          <w:spacing w:val="-29"/>
          <w:w w:val="95"/>
        </w:rPr>
        <w:t xml:space="preserve"> </w:t>
      </w:r>
      <w:r>
        <w:rPr>
          <w:w w:val="95"/>
        </w:rPr>
        <w:t>/reference:sequoiadb.dll</w:t>
      </w:r>
      <w:r>
        <w:rPr>
          <w:spacing w:val="-28"/>
          <w:w w:val="95"/>
        </w:rPr>
        <w:t xml:space="preserve"> </w:t>
      </w:r>
      <w:r>
        <w:rPr>
          <w:w w:val="95"/>
        </w:rPr>
        <w:t>Find.cs</w:t>
      </w:r>
      <w:r>
        <w:rPr>
          <w:spacing w:val="-29"/>
          <w:w w:val="95"/>
        </w:rPr>
        <w:t xml:space="preserve"> </w:t>
      </w:r>
      <w:r>
        <w:rPr>
          <w:w w:val="95"/>
        </w:rPr>
        <w:t>Common.cs”，即可使用相关API。</w:t>
      </w:r>
    </w:p>
    <w:p w:rsidR="00737AD2" w:rsidRDefault="007003A1">
      <w:pPr>
        <w:pStyle w:val="BodyText"/>
        <w:spacing w:line="240" w:lineRule="exact"/>
        <w:ind w:left="113"/>
        <w:rPr>
          <w:lang w:eastAsia="zh-CN"/>
        </w:rPr>
      </w:pPr>
      <w:r>
        <w:rPr>
          <w:lang w:eastAsia="zh-CN"/>
        </w:rPr>
        <w:t>在安装目录下的smaples\C#目录可以找到C#驱动的完整示例。</w:t>
      </w:r>
    </w:p>
    <w:p w:rsidR="00737AD2" w:rsidRDefault="00737AD2">
      <w:pPr>
        <w:spacing w:before="9" w:line="190" w:lineRule="exact"/>
        <w:rPr>
          <w:sz w:val="19"/>
          <w:szCs w:val="19"/>
          <w:lang w:eastAsia="zh-CN"/>
        </w:rPr>
      </w:pPr>
    </w:p>
    <w:p w:rsidR="00737AD2" w:rsidRDefault="007003A1">
      <w:pPr>
        <w:pStyle w:val="BodyText"/>
        <w:ind w:left="113"/>
      </w:pPr>
      <w:r>
        <w:rPr>
          <w:w w:val="95"/>
        </w:rPr>
        <w:t>BSON库API</w:t>
      </w:r>
    </w:p>
    <w:p w:rsidR="00737AD2" w:rsidRDefault="00737AD2">
      <w:pPr>
        <w:spacing w:before="5" w:line="100" w:lineRule="exact"/>
        <w:rPr>
          <w:sz w:val="10"/>
          <w:szCs w:val="10"/>
        </w:rPr>
      </w:pPr>
    </w:p>
    <w:p w:rsidR="00737AD2" w:rsidRDefault="007003A1">
      <w:pPr>
        <w:pStyle w:val="BodyText"/>
        <w:spacing w:line="168" w:lineRule="auto"/>
        <w:ind w:left="113" w:right="433"/>
      </w:pPr>
      <w:r>
        <w:rPr>
          <w:w w:val="95"/>
        </w:rPr>
        <w:t xml:space="preserve">SequoiaDB数据库的C#驱动使用了第三方公司MongoDB提供的C#  </w:t>
      </w:r>
      <w:r>
        <w:rPr>
          <w:spacing w:val="27"/>
          <w:w w:val="95"/>
        </w:rPr>
        <w:t xml:space="preserve"> </w:t>
      </w:r>
      <w:r>
        <w:rPr>
          <w:w w:val="95"/>
        </w:rPr>
        <w:t>BSON库，详细介绍可以参照MongoDB官</w:t>
      </w:r>
      <w:r>
        <w:t xml:space="preserve"> </w:t>
      </w:r>
      <w:r>
        <w:rPr>
          <w:w w:val="95"/>
        </w:rPr>
        <w:t>方文档：</w:t>
      </w:r>
      <w:hyperlink r:id="rId60" w:anchor="the-bson-library">
        <w:r>
          <w:rPr>
            <w:color w:val="0000FF"/>
            <w:w w:val="95"/>
          </w:rPr>
          <w:t>http://docs.mongodb.org/ecosystem/tutorial/use-csharp-driver/#the-bson-library</w:t>
        </w:r>
      </w:hyperlink>
    </w:p>
    <w:p w:rsidR="00737AD2" w:rsidRDefault="00737AD2">
      <w:pPr>
        <w:spacing w:before="14" w:line="200" w:lineRule="exact"/>
        <w:rPr>
          <w:sz w:val="20"/>
          <w:szCs w:val="20"/>
        </w:rPr>
      </w:pPr>
    </w:p>
    <w:p w:rsidR="00737AD2" w:rsidRDefault="007003A1">
      <w:pPr>
        <w:pStyle w:val="BodyText"/>
        <w:ind w:left="113"/>
      </w:pPr>
      <w:r>
        <w:rPr>
          <w:w w:val="95"/>
        </w:rPr>
        <w:t>Visual</w:t>
      </w:r>
      <w:r>
        <w:rPr>
          <w:spacing w:val="5"/>
          <w:w w:val="95"/>
        </w:rPr>
        <w:t xml:space="preserve"> </w:t>
      </w:r>
      <w:r>
        <w:rPr>
          <w:w w:val="95"/>
        </w:rPr>
        <w:t>Studio版本支持</w:t>
      </w:r>
    </w:p>
    <w:p w:rsidR="00737AD2" w:rsidRDefault="007003A1">
      <w:pPr>
        <w:pStyle w:val="BodyText"/>
        <w:spacing w:before="18" w:line="253" w:lineRule="auto"/>
        <w:ind w:left="113" w:right="4555"/>
      </w:pPr>
      <w:r>
        <w:rPr>
          <w:w w:val="95"/>
        </w:rPr>
        <w:t xml:space="preserve">当前版本的C# </w:t>
      </w:r>
      <w:r>
        <w:rPr>
          <w:spacing w:val="9"/>
          <w:w w:val="95"/>
        </w:rPr>
        <w:t xml:space="preserve"> </w:t>
      </w:r>
      <w:r>
        <w:rPr>
          <w:w w:val="95"/>
        </w:rPr>
        <w:t xml:space="preserve">驱动可在以下版本的Visual </w:t>
      </w:r>
      <w:r>
        <w:rPr>
          <w:spacing w:val="10"/>
          <w:w w:val="95"/>
        </w:rPr>
        <w:t xml:space="preserve"> </w:t>
      </w:r>
      <w:r>
        <w:rPr>
          <w:w w:val="95"/>
        </w:rPr>
        <w:t>Studio中使用</w:t>
      </w:r>
      <w:r>
        <w:t xml:space="preserve"> </w:t>
      </w:r>
      <w:r>
        <w:rPr>
          <w:w w:val="95"/>
        </w:rPr>
        <w:t>Visual</w:t>
      </w:r>
      <w:r>
        <w:rPr>
          <w:spacing w:val="-24"/>
          <w:w w:val="95"/>
        </w:rPr>
        <w:t xml:space="preserve"> </w:t>
      </w:r>
      <w:r>
        <w:rPr>
          <w:w w:val="95"/>
        </w:rPr>
        <w:t>Studio</w:t>
      </w:r>
      <w:r>
        <w:rPr>
          <w:spacing w:val="-24"/>
          <w:w w:val="95"/>
        </w:rPr>
        <w:t xml:space="preserve"> </w:t>
      </w:r>
      <w:r>
        <w:rPr>
          <w:w w:val="95"/>
        </w:rPr>
        <w:t>2008</w:t>
      </w:r>
    </w:p>
    <w:p w:rsidR="00737AD2" w:rsidRDefault="00737AD2">
      <w:pPr>
        <w:spacing w:line="253"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rPr>
          <w:w w:val="95"/>
        </w:rPr>
        <w:t>Visual</w:t>
      </w:r>
      <w:r>
        <w:rPr>
          <w:spacing w:val="-24"/>
          <w:w w:val="95"/>
        </w:rPr>
        <w:t xml:space="preserve"> </w:t>
      </w:r>
      <w:r>
        <w:rPr>
          <w:w w:val="95"/>
        </w:rPr>
        <w:t>Studio</w:t>
      </w:r>
      <w:r>
        <w:rPr>
          <w:spacing w:val="-24"/>
          <w:w w:val="95"/>
        </w:rPr>
        <w:t xml:space="preserve"> </w:t>
      </w:r>
      <w:r>
        <w:rPr>
          <w:w w:val="95"/>
        </w:rPr>
        <w:t>2010</w:t>
      </w:r>
    </w:p>
    <w:p w:rsidR="00737AD2" w:rsidRDefault="00737AD2">
      <w:pPr>
        <w:spacing w:before="9" w:line="190" w:lineRule="exact"/>
        <w:rPr>
          <w:sz w:val="19"/>
          <w:szCs w:val="19"/>
        </w:rPr>
      </w:pPr>
    </w:p>
    <w:p w:rsidR="00737AD2" w:rsidRDefault="007003A1">
      <w:pPr>
        <w:pStyle w:val="BodyText"/>
      </w:pPr>
      <w:r>
        <w:rPr>
          <w:w w:val="95"/>
        </w:rPr>
        <w:t>.NET</w:t>
      </w:r>
      <w:r>
        <w:rPr>
          <w:spacing w:val="27"/>
          <w:w w:val="95"/>
        </w:rPr>
        <w:t xml:space="preserve"> </w:t>
      </w:r>
      <w:r>
        <w:rPr>
          <w:w w:val="95"/>
        </w:rPr>
        <w:t>Framework版本支持</w:t>
      </w:r>
    </w:p>
    <w:p w:rsidR="00737AD2" w:rsidRDefault="007003A1">
      <w:pPr>
        <w:pStyle w:val="BodyText"/>
        <w:spacing w:before="18"/>
      </w:pPr>
      <w:r>
        <w:rPr>
          <w:w w:val="95"/>
        </w:rPr>
        <w:t xml:space="preserve">当前版本的C#驱动在.NET </w:t>
      </w:r>
      <w:r>
        <w:rPr>
          <w:spacing w:val="41"/>
          <w:w w:val="95"/>
        </w:rPr>
        <w:t xml:space="preserve"> </w:t>
      </w:r>
      <w:r>
        <w:rPr>
          <w:w w:val="95"/>
        </w:rPr>
        <w:t xml:space="preserve">Framework3.5中生成，可在以下版本的.NET </w:t>
      </w:r>
      <w:r>
        <w:rPr>
          <w:spacing w:val="41"/>
          <w:w w:val="95"/>
        </w:rPr>
        <w:t xml:space="preserve"> </w:t>
      </w:r>
      <w:r>
        <w:rPr>
          <w:w w:val="95"/>
        </w:rPr>
        <w:t>Framework中使用</w:t>
      </w:r>
    </w:p>
    <w:p w:rsidR="00737AD2" w:rsidRDefault="007003A1">
      <w:pPr>
        <w:pStyle w:val="BodyText"/>
        <w:spacing w:before="18"/>
      </w:pPr>
      <w:r>
        <w:rPr>
          <w:w w:val="95"/>
        </w:rPr>
        <w:t>.NET</w:t>
      </w:r>
      <w:r>
        <w:rPr>
          <w:spacing w:val="-7"/>
          <w:w w:val="95"/>
        </w:rPr>
        <w:t xml:space="preserve"> </w:t>
      </w:r>
      <w:r>
        <w:rPr>
          <w:w w:val="95"/>
        </w:rPr>
        <w:t>Framework</w:t>
      </w:r>
      <w:r>
        <w:rPr>
          <w:spacing w:val="-7"/>
          <w:w w:val="95"/>
        </w:rPr>
        <w:t xml:space="preserve"> </w:t>
      </w:r>
      <w:r>
        <w:rPr>
          <w:w w:val="95"/>
        </w:rPr>
        <w:t>3.5</w:t>
      </w:r>
    </w:p>
    <w:p w:rsidR="00737AD2" w:rsidRDefault="007003A1">
      <w:pPr>
        <w:pStyle w:val="BodyText"/>
        <w:spacing w:before="18" w:line="309" w:lineRule="auto"/>
        <w:ind w:right="7547"/>
      </w:pPr>
      <w:r>
        <w:rPr>
          <w:w w:val="95"/>
        </w:rPr>
        <w:t>.NET</w:t>
      </w:r>
      <w:r>
        <w:rPr>
          <w:spacing w:val="-7"/>
          <w:w w:val="95"/>
        </w:rPr>
        <w:t xml:space="preserve"> </w:t>
      </w:r>
      <w:r>
        <w:rPr>
          <w:w w:val="95"/>
        </w:rPr>
        <w:t>Framework</w:t>
      </w:r>
      <w:r>
        <w:rPr>
          <w:spacing w:val="-7"/>
          <w:w w:val="95"/>
        </w:rPr>
        <w:t xml:space="preserve"> </w:t>
      </w:r>
      <w:r>
        <w:rPr>
          <w:w w:val="95"/>
        </w:rPr>
        <w:t>4.0</w:t>
      </w:r>
      <w:r>
        <w:rPr>
          <w:w w:val="96"/>
        </w:rPr>
        <w:t xml:space="preserve"> </w:t>
      </w:r>
      <w:bookmarkStart w:id="475" w:name="C#_开发基础"/>
      <w:bookmarkStart w:id="476" w:name="_bookmark155"/>
      <w:bookmarkEnd w:id="475"/>
      <w:bookmarkEnd w:id="476"/>
      <w:r>
        <w:rPr>
          <w:w w:val="95"/>
        </w:rPr>
        <w:t>C#</w:t>
      </w:r>
      <w:r>
        <w:rPr>
          <w:spacing w:val="35"/>
          <w:w w:val="95"/>
        </w:rPr>
        <w:t xml:space="preserve"> </w:t>
      </w:r>
      <w:r>
        <w:rPr>
          <w:w w:val="95"/>
        </w:rPr>
        <w:t>开发基础</w:t>
      </w:r>
    </w:p>
    <w:p w:rsidR="00737AD2" w:rsidRDefault="007003A1">
      <w:pPr>
        <w:pStyle w:val="BodyText"/>
        <w:spacing w:before="28" w:line="168" w:lineRule="auto"/>
      </w:pPr>
      <w:r>
        <w:rPr>
          <w:w w:val="95"/>
        </w:rPr>
        <w:t>这里介绍如何使用C#驱动接口编写使用SequoiaDB数据库的程序。该文档介绍了SequoiaDB数据库C#驱动的</w:t>
      </w:r>
      <w:r>
        <w:t xml:space="preserve"> 简单示例，详细的使用规范可参照官方的</w:t>
      </w:r>
      <w:r>
        <w:rPr>
          <w:color w:val="0000FF"/>
        </w:rPr>
        <w:t>C#</w:t>
      </w:r>
      <w:r>
        <w:rPr>
          <w:color w:val="0000FF"/>
          <w:spacing w:val="-40"/>
        </w:rPr>
        <w:t xml:space="preserve"> </w:t>
      </w:r>
      <w:r>
        <w:rPr>
          <w:color w:val="0000FF"/>
        </w:rPr>
        <w:t>API文档</w:t>
      </w:r>
      <w:r>
        <w:rPr>
          <w:color w:val="000000"/>
        </w:rPr>
        <w:t>。</w:t>
      </w:r>
    </w:p>
    <w:p w:rsidR="00737AD2" w:rsidRDefault="00737AD2">
      <w:pPr>
        <w:spacing w:before="14" w:line="200" w:lineRule="exact"/>
        <w:rPr>
          <w:sz w:val="20"/>
          <w:szCs w:val="20"/>
        </w:rPr>
      </w:pPr>
    </w:p>
    <w:p w:rsidR="00737AD2" w:rsidRDefault="007003A1">
      <w:pPr>
        <w:pStyle w:val="BodyText"/>
        <w:spacing w:line="253" w:lineRule="auto"/>
        <w:ind w:right="2914"/>
      </w:pPr>
      <w:r>
        <w:rPr>
          <w:w w:val="95"/>
        </w:rPr>
        <w:t>命名空间 在使用C#驱动的相关API之前，你必须在源代码中添加如下的using申明：</w:t>
      </w:r>
      <w:r>
        <w:t xml:space="preserve"> </w:t>
      </w:r>
      <w:r>
        <w:rPr>
          <w:w w:val="95"/>
        </w:rPr>
        <w:t>using</w:t>
      </w:r>
      <w:r>
        <w:rPr>
          <w:spacing w:val="-31"/>
          <w:w w:val="95"/>
        </w:rPr>
        <w:t xml:space="preserve"> </w:t>
      </w:r>
      <w:r>
        <w:rPr>
          <w:w w:val="95"/>
        </w:rPr>
        <w:t>SequoiaDB;</w:t>
      </w:r>
    </w:p>
    <w:p w:rsidR="00737AD2" w:rsidRDefault="007003A1">
      <w:pPr>
        <w:pStyle w:val="BodyText"/>
        <w:spacing w:before="4" w:line="379" w:lineRule="auto"/>
        <w:ind w:right="6763"/>
      </w:pPr>
      <w:r>
        <w:rPr>
          <w:w w:val="95"/>
        </w:rPr>
        <w:t>using</w:t>
      </w:r>
      <w:r>
        <w:rPr>
          <w:spacing w:val="-20"/>
          <w:w w:val="95"/>
        </w:rPr>
        <w:t xml:space="preserve"> </w:t>
      </w:r>
      <w:r>
        <w:rPr>
          <w:w w:val="95"/>
        </w:rPr>
        <w:t>SequoiaDB.Bson; 数据操作</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连接数据库和身份验证</w:t>
      </w:r>
    </w:p>
    <w:p w:rsidR="00737AD2" w:rsidRDefault="007003A1">
      <w:pPr>
        <w:pStyle w:val="BodyText"/>
        <w:spacing w:before="22"/>
        <w:ind w:left="1217"/>
      </w:pPr>
      <w:r>
        <w:t>若数据库没有创建用户，则可以匿名连接到数据库：</w:t>
      </w:r>
    </w:p>
    <w:p w:rsidR="00737AD2" w:rsidRDefault="00EC10B3">
      <w:pPr>
        <w:pStyle w:val="BodyText"/>
        <w:spacing w:before="81" w:line="172" w:lineRule="auto"/>
        <w:ind w:left="1217" w:right="5403"/>
        <w:rPr>
          <w:rFonts w:ascii="仿宋" w:eastAsia="仿宋" w:hAnsi="仿宋" w:cs="仿宋"/>
        </w:rPr>
      </w:pPr>
      <w:r w:rsidRPr="00EC10B3">
        <w:pict>
          <v:group id="_x0000_s3003" style="position:absolute;left:0;text-align:left;margin-left:95.85pt;margin-top:4.75pt;width:459.45pt;height:159pt;z-index:-25527;mso-position-horizontal-relative:page" coordorigin="1917,95" coordsize="9189,3180">
            <v:shape id="_x0000_s3004" style="position:absolute;left:1917;top:95;width:9189;height:3180" coordorigin="1917,95" coordsize="9189,3180" path="m1917,95r9189,l11106,3275r-9189,l1917,95xe" fillcolor="#efefef" stroked="f">
              <v:path arrowok="t"/>
            </v:shape>
            <w10:wrap anchorx="page"/>
          </v:group>
        </w:pict>
      </w:r>
      <w:r w:rsidR="007003A1">
        <w:rPr>
          <w:rFonts w:ascii="仿宋" w:eastAsia="仿宋" w:hAnsi="仿宋" w:cs="仿宋"/>
        </w:rPr>
        <w:t>string addr = "127.0.0.1:11810"; Sequoiadb sdb = new Sequoiadb(addr); try</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sdb.Connect();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catch (BaseException 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Console.WriteLine("ErrorCode:{0}, ErrorType:{1}", e.ErrorCode, e.ErrorType);</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Console.WriteLine(e.Message);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catch (System.Exception 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Console.WriteLine(e.StackTrace);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before="49"/>
        <w:ind w:left="1217"/>
      </w:pPr>
      <w:r>
        <w:t>否则，连接的时候必须指定用户名和密码：</w:t>
      </w:r>
    </w:p>
    <w:p w:rsidR="00737AD2" w:rsidRDefault="00EC10B3">
      <w:pPr>
        <w:pStyle w:val="BodyText"/>
        <w:spacing w:before="81" w:line="172" w:lineRule="auto"/>
        <w:ind w:left="1217" w:right="5403"/>
        <w:rPr>
          <w:rFonts w:ascii="仿宋" w:eastAsia="仿宋" w:hAnsi="仿宋" w:cs="仿宋"/>
        </w:rPr>
      </w:pPr>
      <w:r w:rsidRPr="00EC10B3">
        <w:pict>
          <v:group id="_x0000_s3001" style="position:absolute;left:0;text-align:left;margin-left:95.85pt;margin-top:4.75pt;width:459.45pt;height:159pt;z-index:-25526;mso-position-horizontal-relative:page" coordorigin="1917,95" coordsize="9189,3180">
            <v:shape id="_x0000_s3002" style="position:absolute;left:1917;top:95;width:9189;height:3180" coordorigin="1917,95" coordsize="9189,3180" path="m1917,95r9189,l11106,3275r-9189,l1917,95xe" fillcolor="#efefef" stroked="f">
              <v:path arrowok="t"/>
            </v:shape>
            <w10:wrap anchorx="page"/>
          </v:group>
        </w:pict>
      </w:r>
      <w:r w:rsidR="007003A1">
        <w:rPr>
          <w:rFonts w:ascii="仿宋" w:eastAsia="仿宋" w:hAnsi="仿宋" w:cs="仿宋"/>
        </w:rPr>
        <w:t>string addr = "127.0.0.1:11810"; Sequoiadb sdb = new Sequoiadb(addr); try</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sdb.Connect("testusr", "testpwd");</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catch (BaseException 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Console.WriteLine("ErrorCode:{0}, ErrorType:{1}", e.ErrorCode, e.ErrorType);</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Console.WriteLine(e.Message);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catch (System.Exception 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Console.WriteLine(e.StackTrace);</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5" w:line="130" w:lineRule="exact"/>
        <w:rPr>
          <w:sz w:val="13"/>
          <w:szCs w:val="13"/>
        </w:rPr>
      </w:pPr>
    </w:p>
    <w:p w:rsidR="00737AD2" w:rsidRDefault="007003A1">
      <w:pPr>
        <w:pStyle w:val="BodyText"/>
        <w:spacing w:line="168" w:lineRule="auto"/>
        <w:ind w:left="1217" w:right="560"/>
      </w:pPr>
      <w:r>
        <w:rPr>
          <w:w w:val="95"/>
        </w:rPr>
        <w:t>这里给出了异常信息的try和catch块，下面的所有操作都会抛出同样的异常信息，因此不再给出相关</w:t>
      </w:r>
      <w:r>
        <w:t xml:space="preserve"> 的try和catch块。</w:t>
      </w:r>
    </w:p>
    <w:p w:rsidR="00737AD2" w:rsidRDefault="00737AD2">
      <w:pPr>
        <w:spacing w:line="168" w:lineRule="auto"/>
        <w:sectPr w:rsidR="00737AD2">
          <w:pgSz w:w="12240" w:h="15840"/>
          <w:pgMar w:top="900" w:right="1040" w:bottom="280" w:left="700" w:header="713" w:footer="0" w:gutter="0"/>
          <w:cols w:space="720"/>
        </w:sectPr>
      </w:pPr>
    </w:p>
    <w:p w:rsidR="00737AD2" w:rsidRDefault="00737AD2">
      <w:pPr>
        <w:spacing w:before="4" w:line="130" w:lineRule="exact"/>
        <w:rPr>
          <w:sz w:val="13"/>
          <w:szCs w:val="13"/>
        </w:rPr>
      </w:pPr>
    </w:p>
    <w:p w:rsidR="00737AD2" w:rsidRDefault="007003A1">
      <w:pPr>
        <w:pStyle w:val="BodyText"/>
        <w:tabs>
          <w:tab w:val="left" w:pos="397"/>
        </w:tabs>
        <w:spacing w:line="308"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断开与数据库连接</w:t>
      </w:r>
    </w:p>
    <w:p w:rsidR="00737AD2" w:rsidRDefault="00EC10B3">
      <w:pPr>
        <w:pStyle w:val="BodyText"/>
        <w:spacing w:before="84" w:line="172" w:lineRule="auto"/>
        <w:ind w:left="397" w:right="4763"/>
        <w:rPr>
          <w:rFonts w:ascii="仿宋" w:eastAsia="仿宋" w:hAnsi="仿宋" w:cs="仿宋"/>
        </w:rPr>
      </w:pPr>
      <w:r w:rsidRPr="00EC10B3">
        <w:pict>
          <v:group id="_x0000_s2999" style="position:absolute;left:0;text-align:left;margin-left:95.85pt;margin-top:4.9pt;width:459.45pt;height:21.2pt;z-index:-25525;mso-position-horizontal-relative:page" coordorigin="1917,98" coordsize="9189,424">
            <v:shape id="_x0000_s3000"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 do not forget to disconnect from sdb sdb.Disconnect();</w:t>
      </w:r>
    </w:p>
    <w:p w:rsidR="00737AD2" w:rsidRDefault="007003A1">
      <w:pPr>
        <w:pStyle w:val="BodyText"/>
        <w:tabs>
          <w:tab w:val="left" w:pos="397"/>
        </w:tabs>
        <w:spacing w:line="265"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得到或创建集合空间和集合</w:t>
      </w:r>
    </w:p>
    <w:p w:rsidR="00737AD2" w:rsidRDefault="007003A1">
      <w:pPr>
        <w:pStyle w:val="BodyText"/>
        <w:spacing w:before="22"/>
        <w:ind w:left="397"/>
      </w:pPr>
      <w:r>
        <w:t>根据名字，得到对应的CollectionSpace，如果不存在，则创建：</w:t>
      </w:r>
    </w:p>
    <w:p w:rsidR="00737AD2" w:rsidRDefault="00EC10B3">
      <w:pPr>
        <w:pStyle w:val="BodyText"/>
        <w:spacing w:before="81" w:line="172" w:lineRule="auto"/>
        <w:ind w:left="397" w:right="3163"/>
        <w:rPr>
          <w:rFonts w:ascii="仿宋" w:eastAsia="仿宋" w:hAnsi="仿宋" w:cs="仿宋"/>
        </w:rPr>
      </w:pPr>
      <w:r w:rsidRPr="00EC10B3">
        <w:pict>
          <v:group id="_x0000_s2997" style="position:absolute;left:0;text-align:left;margin-left:95.85pt;margin-top:4.75pt;width:459.45pt;height:63.6pt;z-index:-25524;mso-position-horizontal-relative:page" coordorigin="1917,95" coordsize="9189,1272">
            <v:shape id="_x0000_s2998"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 create collectionspace, if collectionspace exists get it string csName = "TestCS";</w:t>
      </w:r>
    </w:p>
    <w:p w:rsidR="00737AD2" w:rsidRDefault="007003A1">
      <w:pPr>
        <w:pStyle w:val="BodyText"/>
        <w:spacing w:line="172" w:lineRule="auto"/>
        <w:ind w:left="397" w:right="4363"/>
        <w:rPr>
          <w:rFonts w:ascii="仿宋" w:eastAsia="仿宋" w:hAnsi="仿宋" w:cs="仿宋"/>
        </w:rPr>
      </w:pPr>
      <w:r>
        <w:rPr>
          <w:rFonts w:ascii="仿宋" w:eastAsia="仿宋" w:hAnsi="仿宋" w:cs="仿宋"/>
        </w:rPr>
        <w:t>CollectionSpace cs = sdb.GetCollecitonSpace(csName); if (cs == null)</w:t>
      </w:r>
    </w:p>
    <w:p w:rsidR="00737AD2" w:rsidRDefault="007003A1">
      <w:pPr>
        <w:pStyle w:val="BodyText"/>
        <w:spacing w:line="220" w:lineRule="exact"/>
        <w:ind w:left="397"/>
        <w:rPr>
          <w:rFonts w:ascii="仿宋" w:eastAsia="仿宋" w:hAnsi="仿宋" w:cs="仿宋"/>
        </w:rPr>
      </w:pPr>
      <w:r>
        <w:rPr>
          <w:rFonts w:ascii="仿宋" w:eastAsia="仿宋" w:hAnsi="仿宋" w:cs="仿宋"/>
        </w:rPr>
        <w:t>cs = sdb.CreateCollectionSpace(csName);</w:t>
      </w:r>
    </w:p>
    <w:p w:rsidR="00737AD2" w:rsidRDefault="007003A1">
      <w:pPr>
        <w:pStyle w:val="BodyText"/>
        <w:spacing w:line="212" w:lineRule="exact"/>
        <w:ind w:left="397"/>
        <w:rPr>
          <w:rFonts w:ascii="仿宋" w:eastAsia="仿宋" w:hAnsi="仿宋" w:cs="仿宋"/>
        </w:rPr>
      </w:pPr>
      <w:r>
        <w:rPr>
          <w:rFonts w:ascii="仿宋" w:eastAsia="仿宋" w:hAnsi="仿宋" w:cs="仿宋"/>
        </w:rPr>
        <w:t>// or sdb.CreateCollectionSpace(csName, pageSize), need to specify the pageSize</w:t>
      </w:r>
    </w:p>
    <w:p w:rsidR="00737AD2" w:rsidRDefault="007003A1">
      <w:pPr>
        <w:pStyle w:val="BodyText"/>
        <w:spacing w:before="49"/>
        <w:ind w:left="397"/>
      </w:pPr>
      <w:r>
        <w:t>根据名字，得到对应的Collection，如果不存在，则创建：</w:t>
      </w:r>
    </w:p>
    <w:p w:rsidR="00737AD2" w:rsidRDefault="00EC10B3">
      <w:pPr>
        <w:pStyle w:val="BodyText"/>
        <w:spacing w:before="81" w:line="172" w:lineRule="auto"/>
        <w:ind w:left="397" w:right="4363"/>
        <w:rPr>
          <w:rFonts w:ascii="仿宋" w:eastAsia="仿宋" w:hAnsi="仿宋" w:cs="仿宋"/>
        </w:rPr>
      </w:pPr>
      <w:r w:rsidRPr="00EC10B3">
        <w:pict>
          <v:group id="_x0000_s2995" style="position:absolute;left:0;text-align:left;margin-left:95.85pt;margin-top:4.75pt;width:459.45pt;height:63.6pt;z-index:-25523;mso-position-horizontal-relative:page" coordorigin="1917,95" coordsize="9189,1272">
            <v:shape id="_x0000_s2996" style="position:absolute;left:1917;top:95;width:9189;height:1272" coordorigin="1917,95" coordsize="9189,1272" path="m1917,95r9189,l11106,1367r-9189,l1917,95xe" fillcolor="#efefef" stroked="f">
              <v:path arrowok="t"/>
            </v:shape>
            <w10:wrap anchorx="page"/>
          </v:group>
        </w:pict>
      </w:r>
      <w:r w:rsidR="007003A1">
        <w:rPr>
          <w:rFonts w:ascii="仿宋" w:eastAsia="仿宋" w:hAnsi="仿宋" w:cs="仿宋"/>
        </w:rPr>
        <w:t>// create collection, if collection exists get it string clName = "TestCL";</w:t>
      </w:r>
    </w:p>
    <w:p w:rsidR="00737AD2" w:rsidRDefault="007003A1">
      <w:pPr>
        <w:pStyle w:val="BodyText"/>
        <w:spacing w:line="172" w:lineRule="auto"/>
        <w:ind w:left="397" w:right="5063"/>
        <w:rPr>
          <w:rFonts w:ascii="仿宋" w:eastAsia="仿宋" w:hAnsi="仿宋" w:cs="仿宋"/>
        </w:rPr>
      </w:pPr>
      <w:r>
        <w:rPr>
          <w:rFonts w:ascii="仿宋" w:eastAsia="仿宋" w:hAnsi="仿宋" w:cs="仿宋"/>
        </w:rPr>
        <w:t>DBCollection dbc = cs.GetCollection(clName); if (dbc == null)</w:t>
      </w:r>
    </w:p>
    <w:p w:rsidR="00737AD2" w:rsidRDefault="007003A1">
      <w:pPr>
        <w:pStyle w:val="BodyText"/>
        <w:spacing w:line="220" w:lineRule="exact"/>
        <w:ind w:left="397"/>
        <w:rPr>
          <w:rFonts w:ascii="仿宋" w:eastAsia="仿宋" w:hAnsi="仿宋" w:cs="仿宋"/>
        </w:rPr>
      </w:pPr>
      <w:r>
        <w:rPr>
          <w:rFonts w:ascii="仿宋" w:eastAsia="仿宋" w:hAnsi="仿宋" w:cs="仿宋"/>
        </w:rPr>
        <w:t>dbc = cs.CreateCollection(clName);</w:t>
      </w:r>
    </w:p>
    <w:p w:rsidR="00737AD2" w:rsidRDefault="007003A1">
      <w:pPr>
        <w:pStyle w:val="BodyText"/>
        <w:spacing w:line="212" w:lineRule="exact"/>
        <w:ind w:left="397"/>
        <w:rPr>
          <w:rFonts w:ascii="仿宋" w:eastAsia="仿宋" w:hAnsi="仿宋" w:cs="仿宋"/>
        </w:rPr>
      </w:pPr>
      <w:r>
        <w:rPr>
          <w:rFonts w:ascii="仿宋" w:eastAsia="仿宋" w:hAnsi="仿宋" w:cs="仿宋"/>
        </w:rPr>
        <w:t>//or cs.createCollection(collectionName, options), create collection with some options</w:t>
      </w:r>
    </w:p>
    <w:p w:rsidR="00737AD2" w:rsidRDefault="007003A1">
      <w:pPr>
        <w:pStyle w:val="BodyText"/>
        <w:numPr>
          <w:ilvl w:val="0"/>
          <w:numId w:val="33"/>
        </w:numPr>
        <w:tabs>
          <w:tab w:val="left" w:pos="397"/>
        </w:tabs>
        <w:spacing w:line="257" w:lineRule="exact"/>
        <w:ind w:left="397"/>
      </w:pPr>
      <w:r>
        <w:rPr>
          <w:w w:val="95"/>
          <w:position w:val="1"/>
        </w:rPr>
        <w:t>对Collection进行插入操作</w:t>
      </w:r>
    </w:p>
    <w:p w:rsidR="00737AD2" w:rsidRDefault="007003A1">
      <w:pPr>
        <w:pStyle w:val="BodyText"/>
        <w:spacing w:before="22"/>
        <w:ind w:left="397"/>
      </w:pPr>
      <w:r>
        <w:t>创建需要插入的数据BsonDocument并插入：</w:t>
      </w:r>
    </w:p>
    <w:p w:rsidR="00737AD2" w:rsidRDefault="00EC10B3">
      <w:pPr>
        <w:pStyle w:val="BodyText"/>
        <w:spacing w:before="81" w:line="172" w:lineRule="auto"/>
        <w:ind w:left="397" w:right="4763"/>
        <w:rPr>
          <w:rFonts w:ascii="仿宋" w:eastAsia="仿宋" w:hAnsi="仿宋" w:cs="仿宋"/>
        </w:rPr>
      </w:pPr>
      <w:r w:rsidRPr="00EC10B3">
        <w:pict>
          <v:group id="_x0000_s2993" style="position:absolute;left:0;text-align:left;margin-left:95.85pt;margin-top:4.75pt;width:459.45pt;height:53pt;z-index:-25522;mso-position-horizontal-relative:page" coordorigin="1917,95" coordsize="9189,1060">
            <v:shape id="_x0000_s2994"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BsonDocument insertor = new BsonDocument(); string date = DateTime.Now.ToString(); insertor.Add("operation", "Insert"); insertor.Add("date", date);</w:t>
      </w:r>
    </w:p>
    <w:p w:rsidR="00737AD2" w:rsidRDefault="007003A1">
      <w:pPr>
        <w:pStyle w:val="BodyText"/>
        <w:spacing w:line="220" w:lineRule="exact"/>
        <w:ind w:left="397"/>
        <w:rPr>
          <w:rFonts w:ascii="仿宋" w:eastAsia="仿宋" w:hAnsi="仿宋" w:cs="仿宋"/>
        </w:rPr>
      </w:pPr>
      <w:r>
        <w:rPr>
          <w:rFonts w:ascii="仿宋" w:eastAsia="仿宋" w:hAnsi="仿宋" w:cs="仿宋"/>
        </w:rPr>
        <w:t>ObjectId id = dbc.Insert(insertor);</w:t>
      </w:r>
    </w:p>
    <w:p w:rsidR="00737AD2" w:rsidRDefault="00737AD2">
      <w:pPr>
        <w:spacing w:before="5" w:line="130" w:lineRule="exact"/>
        <w:rPr>
          <w:sz w:val="13"/>
          <w:szCs w:val="13"/>
        </w:rPr>
      </w:pPr>
    </w:p>
    <w:p w:rsidR="00737AD2" w:rsidRDefault="007003A1">
      <w:pPr>
        <w:pStyle w:val="BodyText"/>
        <w:spacing w:line="168" w:lineRule="auto"/>
        <w:ind w:left="397" w:right="1790"/>
      </w:pPr>
      <w:r>
        <w:rPr>
          <w:w w:val="95"/>
        </w:rPr>
        <w:t>当然，BsonDocument中还可以嵌套BsonDocument对象；而且你还可以直接new一个完整</w:t>
      </w:r>
      <w:r>
        <w:t xml:space="preserve"> </w:t>
      </w:r>
      <w:r>
        <w:rPr>
          <w:w w:val="95"/>
        </w:rPr>
        <w:t>的BsonDocument，而不需要通过Add方法：</w:t>
      </w:r>
    </w:p>
    <w:p w:rsidR="00737AD2" w:rsidRDefault="00EC10B3">
      <w:pPr>
        <w:pStyle w:val="BodyText"/>
        <w:spacing w:before="22"/>
        <w:ind w:left="397"/>
        <w:rPr>
          <w:rFonts w:ascii="仿宋" w:eastAsia="仿宋" w:hAnsi="仿宋" w:cs="仿宋"/>
        </w:rPr>
      </w:pPr>
      <w:r w:rsidRPr="00EC10B3">
        <w:pict>
          <v:group id="_x0000_s2991" style="position:absolute;left:0;text-align:left;margin-left:95.85pt;margin-top:5.55pt;width:459.45pt;height:328.6pt;z-index:-25521;mso-position-horizontal-relative:page" coordorigin="1917,111" coordsize="9189,6572">
            <v:shape id="_x0000_s2992" style="position:absolute;left:1917;top:111;width:9189;height:6572" coordorigin="1917,111" coordsize="9189,6572" path="m1917,111r9189,l11106,6683r-9189,l1917,111xe" fillcolor="#efefef" stroked="f">
              <v:path arrowok="t"/>
            </v:shape>
            <w10:wrap anchorx="page"/>
          </v:group>
        </w:pict>
      </w:r>
      <w:r w:rsidR="007003A1">
        <w:rPr>
          <w:rFonts w:ascii="仿宋" w:eastAsia="仿宋" w:hAnsi="仿宋" w:cs="仿宋"/>
        </w:rPr>
        <w:t>BsonDocumentinsertor = new BsonDocument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{"FirstName","John"},</w:t>
      </w:r>
    </w:p>
    <w:p w:rsidR="00737AD2" w:rsidRDefault="007003A1">
      <w:pPr>
        <w:pStyle w:val="BodyText"/>
        <w:spacing w:line="212" w:lineRule="exact"/>
        <w:ind w:left="797"/>
        <w:rPr>
          <w:rFonts w:ascii="仿宋" w:eastAsia="仿宋" w:hAnsi="仿宋" w:cs="仿宋"/>
        </w:rPr>
      </w:pPr>
      <w:r>
        <w:rPr>
          <w:rFonts w:ascii="仿宋" w:eastAsia="仿宋" w:hAnsi="仿宋" w:cs="仿宋"/>
        </w:rPr>
        <w:t>{"LastName","Smith"},</w:t>
      </w:r>
    </w:p>
    <w:p w:rsidR="00737AD2" w:rsidRDefault="007003A1">
      <w:pPr>
        <w:pStyle w:val="BodyText"/>
        <w:spacing w:line="212" w:lineRule="exact"/>
        <w:ind w:left="797"/>
        <w:rPr>
          <w:rFonts w:ascii="仿宋" w:eastAsia="仿宋" w:hAnsi="仿宋" w:cs="仿宋"/>
        </w:rPr>
      </w:pPr>
      <w:r>
        <w:rPr>
          <w:rFonts w:ascii="仿宋" w:eastAsia="仿宋" w:hAnsi="仿宋" w:cs="仿宋"/>
        </w:rPr>
        <w:t>{"Age",50},</w:t>
      </w:r>
    </w:p>
    <w:p w:rsidR="00737AD2" w:rsidRDefault="007003A1">
      <w:pPr>
        <w:pStyle w:val="BodyText"/>
        <w:spacing w:line="212" w:lineRule="exact"/>
        <w:ind w:left="797"/>
        <w:rPr>
          <w:rFonts w:ascii="仿宋" w:eastAsia="仿宋" w:hAnsi="仿宋" w:cs="仿宋"/>
        </w:rPr>
      </w:pPr>
      <w:r>
        <w:rPr>
          <w:rFonts w:ascii="仿宋" w:eastAsia="仿宋" w:hAnsi="仿宋" w:cs="仿宋"/>
        </w:rPr>
        <w:t>{"id",i},</w:t>
      </w:r>
    </w:p>
    <w:p w:rsidR="00737AD2" w:rsidRDefault="007003A1">
      <w:pPr>
        <w:pStyle w:val="BodyText"/>
        <w:spacing w:line="212" w:lineRule="exact"/>
        <w:ind w:left="797"/>
        <w:rPr>
          <w:rFonts w:ascii="仿宋" w:eastAsia="仿宋" w:hAnsi="仿宋" w:cs="仿宋"/>
        </w:rPr>
      </w:pPr>
      <w:r>
        <w:rPr>
          <w:rFonts w:ascii="仿宋" w:eastAsia="仿宋" w:hAnsi="仿宋" w:cs="仿宋"/>
        </w:rPr>
        <w:t>{"Address",</w:t>
      </w:r>
    </w:p>
    <w:p w:rsidR="00737AD2" w:rsidRDefault="007003A1">
      <w:pPr>
        <w:pStyle w:val="BodyText"/>
        <w:spacing w:line="212" w:lineRule="exact"/>
        <w:ind w:left="1197"/>
        <w:rPr>
          <w:rFonts w:ascii="仿宋" w:eastAsia="仿宋" w:hAnsi="仿宋" w:cs="仿宋"/>
        </w:rPr>
      </w:pPr>
      <w:r>
        <w:rPr>
          <w:rFonts w:ascii="仿宋" w:eastAsia="仿宋" w:hAnsi="仿宋" w:cs="仿宋"/>
        </w:rPr>
        <w:t>new BsonDocument</w:t>
      </w:r>
    </w:p>
    <w:p w:rsidR="00737AD2" w:rsidRDefault="007003A1">
      <w:pPr>
        <w:pStyle w:val="BodyText"/>
        <w:spacing w:line="212" w:lineRule="exact"/>
        <w:ind w:left="1197"/>
        <w:rPr>
          <w:rFonts w:ascii="仿宋" w:eastAsia="仿宋" w:hAnsi="仿宋" w:cs="仿宋"/>
        </w:rPr>
      </w:pPr>
      <w:r>
        <w:rPr>
          <w:rFonts w:ascii="仿宋" w:eastAsia="仿宋" w:hAnsi="仿宋" w:cs="仿宋"/>
        </w:rPr>
        <w:t>{</w:t>
      </w:r>
    </w:p>
    <w:p w:rsidR="00737AD2" w:rsidRDefault="007003A1">
      <w:pPr>
        <w:pStyle w:val="BodyText"/>
        <w:spacing w:line="212" w:lineRule="exact"/>
        <w:ind w:left="1597"/>
        <w:rPr>
          <w:rFonts w:ascii="仿宋" w:eastAsia="仿宋" w:hAnsi="仿宋" w:cs="仿宋"/>
        </w:rPr>
      </w:pPr>
      <w:r>
        <w:rPr>
          <w:rFonts w:ascii="仿宋" w:eastAsia="仿宋" w:hAnsi="仿宋" w:cs="仿宋"/>
        </w:rPr>
        <w:t>{"StreetAddress","212ndStreet"},</w:t>
      </w:r>
    </w:p>
    <w:p w:rsidR="00737AD2" w:rsidRDefault="007003A1">
      <w:pPr>
        <w:pStyle w:val="BodyText"/>
        <w:spacing w:line="212" w:lineRule="exact"/>
        <w:ind w:left="1597"/>
        <w:rPr>
          <w:rFonts w:ascii="仿宋" w:eastAsia="仿宋" w:hAnsi="仿宋" w:cs="仿宋"/>
        </w:rPr>
      </w:pPr>
      <w:r>
        <w:rPr>
          <w:rFonts w:ascii="仿宋" w:eastAsia="仿宋" w:hAnsi="仿宋" w:cs="仿宋"/>
        </w:rPr>
        <w:t>{"City","NewYork"},</w:t>
      </w:r>
    </w:p>
    <w:p w:rsidR="00737AD2" w:rsidRDefault="007003A1">
      <w:pPr>
        <w:pStyle w:val="BodyText"/>
        <w:spacing w:line="212" w:lineRule="exact"/>
        <w:ind w:left="1597"/>
        <w:rPr>
          <w:rFonts w:ascii="仿宋" w:eastAsia="仿宋" w:hAnsi="仿宋" w:cs="仿宋"/>
        </w:rPr>
      </w:pPr>
      <w:r>
        <w:rPr>
          <w:rFonts w:ascii="仿宋" w:eastAsia="仿宋" w:hAnsi="仿宋" w:cs="仿宋"/>
        </w:rPr>
        <w:t>{"State","NY"},</w:t>
      </w:r>
    </w:p>
    <w:p w:rsidR="00737AD2" w:rsidRDefault="007003A1">
      <w:pPr>
        <w:pStyle w:val="BodyText"/>
        <w:spacing w:line="212" w:lineRule="exact"/>
        <w:ind w:left="1597"/>
        <w:rPr>
          <w:rFonts w:ascii="仿宋" w:eastAsia="仿宋" w:hAnsi="仿宋" w:cs="仿宋"/>
        </w:rPr>
      </w:pPr>
      <w:r>
        <w:rPr>
          <w:rFonts w:ascii="仿宋" w:eastAsia="仿宋" w:hAnsi="仿宋" w:cs="仿宋"/>
        </w:rPr>
        <w:t>{"PostalCode","10021"}</w:t>
      </w:r>
    </w:p>
    <w:p w:rsidR="00737AD2" w:rsidRDefault="007003A1">
      <w:pPr>
        <w:pStyle w:val="BodyText"/>
        <w:spacing w:line="212" w:lineRule="exact"/>
        <w:ind w:left="11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{"PhoneNumber",</w:t>
      </w:r>
    </w:p>
    <w:p w:rsidR="00737AD2" w:rsidRDefault="007003A1">
      <w:pPr>
        <w:pStyle w:val="BodyText"/>
        <w:spacing w:line="212" w:lineRule="exact"/>
        <w:ind w:left="1197"/>
        <w:rPr>
          <w:rFonts w:ascii="仿宋" w:eastAsia="仿宋" w:hAnsi="仿宋" w:cs="仿宋"/>
        </w:rPr>
      </w:pPr>
      <w:r>
        <w:rPr>
          <w:rFonts w:ascii="仿宋" w:eastAsia="仿宋" w:hAnsi="仿宋" w:cs="仿宋"/>
        </w:rPr>
        <w:t>new BsonDocument</w:t>
      </w:r>
    </w:p>
    <w:p w:rsidR="00737AD2" w:rsidRDefault="007003A1">
      <w:pPr>
        <w:pStyle w:val="BodyText"/>
        <w:spacing w:line="212" w:lineRule="exact"/>
        <w:ind w:left="1197"/>
        <w:rPr>
          <w:rFonts w:ascii="仿宋" w:eastAsia="仿宋" w:hAnsi="仿宋" w:cs="仿宋"/>
        </w:rPr>
      </w:pPr>
      <w:r>
        <w:rPr>
          <w:rFonts w:ascii="仿宋" w:eastAsia="仿宋" w:hAnsi="仿宋" w:cs="仿宋"/>
        </w:rPr>
        <w:t>{</w:t>
      </w:r>
    </w:p>
    <w:p w:rsidR="00737AD2" w:rsidRDefault="007003A1">
      <w:pPr>
        <w:pStyle w:val="BodyText"/>
        <w:spacing w:line="212" w:lineRule="exact"/>
        <w:ind w:left="1597"/>
        <w:rPr>
          <w:rFonts w:ascii="仿宋" w:eastAsia="仿宋" w:hAnsi="仿宋" w:cs="仿宋"/>
        </w:rPr>
      </w:pPr>
      <w:r>
        <w:rPr>
          <w:rFonts w:ascii="仿宋" w:eastAsia="仿宋" w:hAnsi="仿宋" w:cs="仿宋"/>
        </w:rPr>
        <w:t>{"Type","Home"},</w:t>
      </w:r>
    </w:p>
    <w:p w:rsidR="00737AD2" w:rsidRDefault="007003A1">
      <w:pPr>
        <w:pStyle w:val="BodyText"/>
        <w:spacing w:line="212" w:lineRule="exact"/>
        <w:ind w:left="1597"/>
        <w:rPr>
          <w:rFonts w:ascii="仿宋" w:eastAsia="仿宋" w:hAnsi="仿宋" w:cs="仿宋"/>
        </w:rPr>
      </w:pPr>
      <w:r>
        <w:rPr>
          <w:rFonts w:ascii="仿宋" w:eastAsia="仿宋" w:hAnsi="仿宋" w:cs="仿宋"/>
        </w:rPr>
        <w:t>{"Number","212555-1234"}</w:t>
      </w:r>
    </w:p>
    <w:p w:rsidR="00737AD2" w:rsidRDefault="007003A1">
      <w:pPr>
        <w:pStyle w:val="BodyText"/>
        <w:spacing w:line="212" w:lineRule="exact"/>
        <w:ind w:left="11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插入多条数据：</w:t>
      </w:r>
    </w:p>
    <w:p w:rsidR="00737AD2" w:rsidRDefault="007003A1">
      <w:pPr>
        <w:pStyle w:val="BodyText"/>
        <w:spacing w:line="212" w:lineRule="exact"/>
        <w:ind w:left="397"/>
        <w:rPr>
          <w:rFonts w:ascii="仿宋" w:eastAsia="仿宋" w:hAnsi="仿宋" w:cs="仿宋"/>
        </w:rPr>
      </w:pPr>
      <w:r>
        <w:rPr>
          <w:rFonts w:ascii="仿宋" w:eastAsia="仿宋" w:hAnsi="仿宋" w:cs="仿宋"/>
        </w:rPr>
        <w:t>//bulkinsert</w:t>
      </w:r>
    </w:p>
    <w:p w:rsidR="00737AD2" w:rsidRDefault="007003A1">
      <w:pPr>
        <w:pStyle w:val="BodyText"/>
        <w:spacing w:line="212" w:lineRule="exact"/>
        <w:ind w:left="397"/>
        <w:rPr>
          <w:rFonts w:ascii="仿宋" w:eastAsia="仿宋" w:hAnsi="仿宋" w:cs="仿宋"/>
        </w:rPr>
      </w:pPr>
      <w:r>
        <w:rPr>
          <w:rFonts w:ascii="仿宋" w:eastAsia="仿宋" w:hAnsi="仿宋" w:cs="仿宋"/>
        </w:rPr>
        <w:t>List&lt;BsonDocument&gt; insertor=new List &lt;BsonDocument&gt; ();</w:t>
      </w:r>
    </w:p>
    <w:p w:rsidR="00737AD2" w:rsidRDefault="007003A1">
      <w:pPr>
        <w:pStyle w:val="BodyText"/>
        <w:spacing w:line="212" w:lineRule="exact"/>
        <w:ind w:left="397"/>
        <w:rPr>
          <w:rFonts w:ascii="仿宋" w:eastAsia="仿宋" w:hAnsi="仿宋" w:cs="仿宋"/>
        </w:rPr>
      </w:pPr>
      <w:r>
        <w:rPr>
          <w:rFonts w:ascii="仿宋" w:eastAsia="仿宋" w:hAnsi="仿宋" w:cs="仿宋"/>
        </w:rPr>
        <w:t>for(inti=0;i&lt;10;i++)</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797"/>
        <w:rPr>
          <w:rFonts w:ascii="仿宋" w:eastAsia="仿宋" w:hAnsi="仿宋" w:cs="仿宋"/>
        </w:rPr>
      </w:pPr>
      <w:r>
        <w:rPr>
          <w:rFonts w:ascii="仿宋" w:eastAsia="仿宋" w:hAnsi="仿宋" w:cs="仿宋"/>
        </w:rPr>
        <w:t>BsonDocumentobj=new BsonDocument();</w:t>
      </w:r>
    </w:p>
    <w:p w:rsidR="00737AD2" w:rsidRDefault="007003A1">
      <w:pPr>
        <w:pStyle w:val="BodyText"/>
        <w:spacing w:line="212" w:lineRule="exact"/>
        <w:ind w:left="797"/>
        <w:rPr>
          <w:rFonts w:ascii="仿宋" w:eastAsia="仿宋" w:hAnsi="仿宋" w:cs="仿宋"/>
        </w:rPr>
      </w:pPr>
      <w:r>
        <w:rPr>
          <w:rFonts w:ascii="仿宋" w:eastAsia="仿宋" w:hAnsi="仿宋" w:cs="仿宋"/>
        </w:rPr>
        <w:t>obj.Add("operation","BulkInsert");</w:t>
      </w:r>
    </w:p>
    <w:p w:rsidR="00737AD2" w:rsidRDefault="007003A1">
      <w:pPr>
        <w:pStyle w:val="BodyText"/>
        <w:spacing w:line="212" w:lineRule="exact"/>
        <w:ind w:left="797"/>
        <w:rPr>
          <w:rFonts w:ascii="仿宋" w:eastAsia="仿宋" w:hAnsi="仿宋" w:cs="仿宋"/>
        </w:rPr>
      </w:pPr>
      <w:r>
        <w:rPr>
          <w:rFonts w:ascii="仿宋" w:eastAsia="仿宋" w:hAnsi="仿宋" w:cs="仿宋"/>
        </w:rPr>
        <w:t>obj.Add("date",DateTime.Now.ToString());</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617"/>
        <w:rPr>
          <w:rFonts w:ascii="仿宋" w:eastAsia="仿宋" w:hAnsi="仿宋" w:cs="仿宋"/>
        </w:rPr>
      </w:pPr>
      <w:r w:rsidRPr="00EC10B3">
        <w:pict>
          <v:group id="_x0000_s2989" style="position:absolute;left:0;text-align:left;margin-left:95.85pt;margin-top:4.7pt;width:459.45pt;height:31.8pt;z-index:-25520;mso-position-horizontal-relative:page" coordorigin="1917,94" coordsize="9189,636">
            <v:shape id="_x0000_s2990" style="position:absolute;left:1917;top:94;width:9189;height:636" coordorigin="1917,94" coordsize="9189,636" path="m1917,94r9189,l11106,730r-9189,l1917,94xe" fillcolor="#efefef" stroked="f">
              <v:path arrowok="t"/>
            </v:shape>
            <w10:wrap anchorx="page"/>
          </v:group>
        </w:pict>
      </w:r>
      <w:r w:rsidR="007003A1">
        <w:rPr>
          <w:rFonts w:ascii="仿宋" w:eastAsia="仿宋" w:hAnsi="仿宋" w:cs="仿宋"/>
        </w:rPr>
        <w:t>insertor.Add(obj);</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dbc.BulkInsert(insertor,0);</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索引的相关操作</w:t>
      </w:r>
    </w:p>
    <w:p w:rsidR="00737AD2" w:rsidRDefault="007003A1">
      <w:pPr>
        <w:pStyle w:val="BodyText"/>
        <w:spacing w:before="22"/>
        <w:ind w:left="1217"/>
        <w:rPr>
          <w:lang w:eastAsia="zh-CN"/>
        </w:rPr>
      </w:pPr>
      <w:r>
        <w:rPr>
          <w:lang w:eastAsia="zh-CN"/>
        </w:rPr>
        <w:t>创建索引：</w:t>
      </w:r>
    </w:p>
    <w:p w:rsidR="00737AD2" w:rsidRDefault="00EC10B3">
      <w:pPr>
        <w:pStyle w:val="BodyText"/>
        <w:spacing w:before="81" w:line="172" w:lineRule="auto"/>
        <w:ind w:left="1217" w:right="3223"/>
        <w:rPr>
          <w:rFonts w:ascii="仿宋" w:eastAsia="仿宋" w:hAnsi="仿宋" w:cs="仿宋"/>
        </w:rPr>
      </w:pPr>
      <w:r w:rsidRPr="00EC10B3">
        <w:pict>
          <v:group id="_x0000_s2987" style="position:absolute;left:0;text-align:left;margin-left:95.85pt;margin-top:4.75pt;width:459.45pt;height:74.2pt;z-index:-25519;mso-position-horizontal-relative:page" coordorigin="1917,95" coordsize="9189,1484">
            <v:shape id="_x0000_s2988" style="position:absolute;left:1917;top:95;width:9189;height:1484" coordorigin="1917,95" coordsize="9189,1484" path="m1917,95r9189,l11106,1579r-9189,l1917,95xe" fillcolor="#efefef" stroked="f">
              <v:path arrowok="t"/>
            </v:shape>
            <w10:wrap anchorx="page"/>
          </v:group>
        </w:pict>
      </w:r>
      <w:r w:rsidR="007003A1">
        <w:rPr>
          <w:rFonts w:ascii="仿宋" w:eastAsia="仿宋" w:hAnsi="仿宋" w:cs="仿宋"/>
        </w:rPr>
        <w:t>//createindexkey,indexonattribute'Id'byASC(1)/DESC(-1) BsonDocument key = new BsonDocument();</w:t>
      </w:r>
    </w:p>
    <w:p w:rsidR="00737AD2" w:rsidRDefault="007003A1">
      <w:pPr>
        <w:pStyle w:val="BodyText"/>
        <w:spacing w:line="220" w:lineRule="exact"/>
        <w:ind w:left="1217"/>
        <w:rPr>
          <w:rFonts w:ascii="仿宋" w:eastAsia="仿宋" w:hAnsi="仿宋" w:cs="仿宋"/>
        </w:rPr>
      </w:pPr>
      <w:r>
        <w:rPr>
          <w:rFonts w:ascii="仿宋" w:eastAsia="仿宋" w:hAnsi="仿宋" w:cs="仿宋"/>
        </w:rPr>
        <w:t>key.Add("id", 1);</w:t>
      </w:r>
    </w:p>
    <w:p w:rsidR="00737AD2" w:rsidRDefault="007003A1">
      <w:pPr>
        <w:pStyle w:val="BodyText"/>
        <w:spacing w:line="212" w:lineRule="exact"/>
        <w:ind w:left="1217"/>
        <w:rPr>
          <w:rFonts w:ascii="仿宋" w:eastAsia="仿宋" w:hAnsi="仿宋" w:cs="仿宋"/>
        </w:rPr>
      </w:pPr>
      <w:r>
        <w:rPr>
          <w:rFonts w:ascii="仿宋" w:eastAsia="仿宋" w:hAnsi="仿宋" w:cs="仿宋"/>
        </w:rPr>
        <w:t>string name = "index name";</w:t>
      </w:r>
    </w:p>
    <w:p w:rsidR="00737AD2" w:rsidRDefault="007003A1">
      <w:pPr>
        <w:pStyle w:val="BodyText"/>
        <w:spacing w:line="212" w:lineRule="exact"/>
        <w:ind w:left="1217"/>
        <w:rPr>
          <w:rFonts w:ascii="仿宋" w:eastAsia="仿宋" w:hAnsi="仿宋" w:cs="仿宋"/>
        </w:rPr>
      </w:pPr>
      <w:r>
        <w:rPr>
          <w:rFonts w:ascii="仿宋" w:eastAsia="仿宋" w:hAnsi="仿宋" w:cs="仿宋"/>
        </w:rPr>
        <w:t>bool isUnique = true;</w:t>
      </w:r>
    </w:p>
    <w:p w:rsidR="00737AD2" w:rsidRDefault="007003A1">
      <w:pPr>
        <w:pStyle w:val="BodyText"/>
        <w:spacing w:line="212" w:lineRule="exact"/>
        <w:ind w:left="1217"/>
        <w:rPr>
          <w:rFonts w:ascii="仿宋" w:eastAsia="仿宋" w:hAnsi="仿宋" w:cs="仿宋"/>
        </w:rPr>
      </w:pPr>
      <w:r>
        <w:rPr>
          <w:rFonts w:ascii="仿宋" w:eastAsia="仿宋" w:hAnsi="仿宋" w:cs="仿宋"/>
        </w:rPr>
        <w:t>bool isEnforced = true;</w:t>
      </w:r>
    </w:p>
    <w:p w:rsidR="00737AD2" w:rsidRDefault="007003A1">
      <w:pPr>
        <w:pStyle w:val="BodyText"/>
        <w:spacing w:line="212" w:lineRule="exact"/>
        <w:ind w:left="1217"/>
        <w:rPr>
          <w:rFonts w:ascii="仿宋" w:eastAsia="仿宋" w:hAnsi="仿宋" w:cs="仿宋"/>
        </w:rPr>
      </w:pPr>
      <w:r>
        <w:rPr>
          <w:rFonts w:ascii="仿宋" w:eastAsia="仿宋" w:hAnsi="仿宋" w:cs="仿宋"/>
        </w:rPr>
        <w:t>dbc.CreateIndex(name, key, isUnique, isEnforced);</w:t>
      </w:r>
    </w:p>
    <w:p w:rsidR="00737AD2" w:rsidRDefault="007003A1">
      <w:pPr>
        <w:pStyle w:val="BodyText"/>
        <w:spacing w:before="49"/>
        <w:ind w:left="1217"/>
      </w:pPr>
      <w:r>
        <w:t>删除索引：</w:t>
      </w:r>
    </w:p>
    <w:p w:rsidR="00737AD2" w:rsidRDefault="00EC10B3">
      <w:pPr>
        <w:pStyle w:val="BodyText"/>
        <w:spacing w:before="81" w:line="172" w:lineRule="auto"/>
        <w:ind w:left="1217" w:right="4723"/>
        <w:rPr>
          <w:rFonts w:ascii="仿宋" w:eastAsia="仿宋" w:hAnsi="仿宋" w:cs="仿宋"/>
        </w:rPr>
      </w:pPr>
      <w:r w:rsidRPr="00EC10B3">
        <w:pict>
          <v:group id="_x0000_s2985" style="position:absolute;left:0;text-align:left;margin-left:95.85pt;margin-top:4.75pt;width:459.45pt;height:21.2pt;z-index:-25518;mso-position-horizontal-relative:page" coordorigin="1917,95" coordsize="9189,424">
            <v:shape id="_x0000_s2986"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string name = "index name"; dbc.DropIndex(name);</w:t>
      </w:r>
    </w:p>
    <w:p w:rsidR="00737AD2" w:rsidRDefault="007003A1">
      <w:pPr>
        <w:pStyle w:val="BodyText"/>
        <w:tabs>
          <w:tab w:val="left" w:pos="1217"/>
        </w:tabs>
        <w:spacing w:line="26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查询操作</w:t>
      </w:r>
    </w:p>
    <w:p w:rsidR="00737AD2" w:rsidRDefault="00737AD2">
      <w:pPr>
        <w:spacing w:before="8" w:line="100" w:lineRule="exact"/>
        <w:rPr>
          <w:sz w:val="10"/>
          <w:szCs w:val="10"/>
        </w:rPr>
      </w:pPr>
    </w:p>
    <w:p w:rsidR="00737AD2" w:rsidRDefault="007003A1">
      <w:pPr>
        <w:pStyle w:val="BodyText"/>
        <w:spacing w:line="168" w:lineRule="auto"/>
        <w:ind w:left="1217"/>
      </w:pPr>
      <w:r>
        <w:rPr>
          <w:w w:val="95"/>
        </w:rPr>
        <w:t>进行查询操作，需要使用游标对查询结果进行遍历，而且可以先得到当前Collection的索引，如果不为</w:t>
      </w:r>
      <w:r>
        <w:t xml:space="preserve"> 空，可作为制定访问计划（hint）用于查询：</w:t>
      </w:r>
    </w:p>
    <w:p w:rsidR="00737AD2" w:rsidRDefault="00EC10B3">
      <w:pPr>
        <w:pStyle w:val="BodyText"/>
        <w:spacing w:before="97" w:line="172" w:lineRule="auto"/>
        <w:ind w:left="1217" w:right="4723"/>
        <w:rPr>
          <w:rFonts w:ascii="仿宋" w:eastAsia="仿宋" w:hAnsi="仿宋" w:cs="仿宋"/>
        </w:rPr>
      </w:pPr>
      <w:r w:rsidRPr="00EC10B3">
        <w:pict>
          <v:group id="_x0000_s2983" style="position:absolute;left:0;text-align:left;margin-left:95.85pt;margin-top:5.55pt;width:459.45pt;height:21.2pt;z-index:-25517;mso-position-horizontal-relative:page" coordorigin="1917,111" coordsize="9189,424">
            <v:shape id="_x0000_s2984" style="position:absolute;left:1917;top:111;width:9189;height:424" coordorigin="1917,111" coordsize="9189,424" path="m1917,111r9189,l11106,535r-9189,l1917,111xe" fillcolor="#efefef" stroked="f">
              <v:path arrowok="t"/>
            </v:shape>
            <w10:wrap anchorx="page"/>
          </v:group>
        </w:pict>
      </w:r>
      <w:r w:rsidR="007003A1">
        <w:rPr>
          <w:rFonts w:ascii="仿宋" w:eastAsia="仿宋" w:hAnsi="仿宋" w:cs="仿宋"/>
        </w:rPr>
        <w:t>DBCursor icursor = dbc.GetIndex(name); BsonDocument index = icursor.Current();</w:t>
      </w:r>
    </w:p>
    <w:p w:rsidR="00737AD2" w:rsidRDefault="00737AD2">
      <w:pPr>
        <w:spacing w:before="3" w:line="140" w:lineRule="exact"/>
        <w:rPr>
          <w:sz w:val="14"/>
          <w:szCs w:val="14"/>
        </w:rPr>
      </w:pPr>
    </w:p>
    <w:p w:rsidR="00737AD2" w:rsidRDefault="007003A1">
      <w:pPr>
        <w:pStyle w:val="BodyText"/>
        <w:spacing w:line="168" w:lineRule="auto"/>
        <w:ind w:left="1217"/>
        <w:rPr>
          <w:lang w:eastAsia="zh-CN"/>
        </w:rPr>
      </w:pPr>
      <w:r>
        <w:rPr>
          <w:w w:val="95"/>
          <w:lang w:eastAsia="zh-CN"/>
        </w:rPr>
        <w:t>构建相应的BsonDocument对象用于查询，包括：查询匹配规则（matcher，包含相应的查询条件）、</w:t>
      </w:r>
      <w:r>
        <w:rPr>
          <w:lang w:eastAsia="zh-CN"/>
        </w:rPr>
        <w:t xml:space="preserve"> 域选择（selector）、排序规则（orderBy，增序或降序）、制定访问计划（hint）、跳过记录个 </w:t>
      </w:r>
      <w:r>
        <w:rPr>
          <w:w w:val="95"/>
          <w:lang w:eastAsia="zh-CN"/>
        </w:rPr>
        <w:t xml:space="preserve">数（0），返回记录个数（-1：返回所有数据）。      </w:t>
      </w:r>
      <w:r>
        <w:rPr>
          <w:spacing w:val="28"/>
          <w:w w:val="95"/>
          <w:lang w:eastAsia="zh-CN"/>
        </w:rPr>
        <w:t xml:space="preserve"> </w:t>
      </w:r>
      <w:r>
        <w:rPr>
          <w:w w:val="95"/>
          <w:lang w:eastAsia="zh-CN"/>
        </w:rPr>
        <w:t>查询后，得到对应的Cursor，用于遍历查询得到的结</w:t>
      </w:r>
      <w:r>
        <w:rPr>
          <w:lang w:eastAsia="zh-CN"/>
        </w:rPr>
        <w:t xml:space="preserve"> 果：</w:t>
      </w:r>
    </w:p>
    <w:p w:rsidR="00737AD2" w:rsidRDefault="00EC10B3">
      <w:pPr>
        <w:pStyle w:val="BodyText"/>
        <w:spacing w:before="97" w:line="172" w:lineRule="auto"/>
        <w:ind w:left="1217" w:right="4723"/>
        <w:rPr>
          <w:rFonts w:ascii="仿宋" w:eastAsia="仿宋" w:hAnsi="仿宋" w:cs="仿宋"/>
        </w:rPr>
      </w:pPr>
      <w:r w:rsidRPr="00EC10B3">
        <w:pict>
          <v:group id="_x0000_s2981" style="position:absolute;left:0;text-align:left;margin-left:95.85pt;margin-top:5.55pt;width:459.45pt;height:169.6pt;z-index:-25516;mso-position-horizontal-relative:page" coordorigin="1917,111" coordsize="9189,3392">
            <v:shape id="_x0000_s2982" style="position:absolute;left:1917;top:111;width:9189;height:3392" coordorigin="1917,111" coordsize="9189,3392" path="m1917,111r9189,l11106,3503r-9189,l1917,111xe" fillcolor="#efefef" stroked="f">
              <v:path arrowok="t"/>
            </v:shape>
            <w10:wrap anchorx="page"/>
          </v:group>
        </w:pict>
      </w:r>
      <w:r w:rsidR="007003A1">
        <w:rPr>
          <w:rFonts w:ascii="仿宋" w:eastAsia="仿宋" w:hAnsi="仿宋" w:cs="仿宋"/>
        </w:rPr>
        <w:t>BsonDocument matcher = new BsonDocument(); BsonDocument conditon = new BsonDocument(); conditon.Add("$gte", 0);</w:t>
      </w:r>
    </w:p>
    <w:p w:rsidR="00737AD2" w:rsidRDefault="007003A1">
      <w:pPr>
        <w:pStyle w:val="BodyText"/>
        <w:spacing w:line="172" w:lineRule="auto"/>
        <w:ind w:left="1217" w:right="5023"/>
        <w:rPr>
          <w:rFonts w:ascii="仿宋" w:eastAsia="仿宋" w:hAnsi="仿宋" w:cs="仿宋"/>
        </w:rPr>
      </w:pPr>
      <w:r>
        <w:rPr>
          <w:rFonts w:ascii="仿宋" w:eastAsia="仿宋" w:hAnsi="仿宋" w:cs="仿宋"/>
        </w:rPr>
        <w:t>conditon.Add("$lte", 9); matcher.Add("id", conditon);</w:t>
      </w:r>
    </w:p>
    <w:p w:rsidR="00737AD2" w:rsidRDefault="007003A1">
      <w:pPr>
        <w:pStyle w:val="BodyText"/>
        <w:spacing w:line="172" w:lineRule="auto"/>
        <w:ind w:left="1217" w:right="4723"/>
        <w:rPr>
          <w:rFonts w:ascii="仿宋" w:eastAsia="仿宋" w:hAnsi="仿宋" w:cs="仿宋"/>
        </w:rPr>
      </w:pPr>
      <w:r>
        <w:rPr>
          <w:rFonts w:ascii="仿宋" w:eastAsia="仿宋" w:hAnsi="仿宋" w:cs="仿宋"/>
        </w:rPr>
        <w:t>BsonDocument selector = new BsonDocument(); selector.Add("id", null); selector.Add("Age", null);</w:t>
      </w:r>
    </w:p>
    <w:p w:rsidR="00737AD2" w:rsidRDefault="007003A1">
      <w:pPr>
        <w:pStyle w:val="BodyText"/>
        <w:spacing w:line="172" w:lineRule="auto"/>
        <w:ind w:left="1217" w:right="3223"/>
        <w:rPr>
          <w:rFonts w:ascii="仿宋" w:eastAsia="仿宋" w:hAnsi="仿宋" w:cs="仿宋"/>
        </w:rPr>
      </w:pPr>
      <w:r>
        <w:rPr>
          <w:rFonts w:ascii="仿宋" w:eastAsia="仿宋" w:hAnsi="仿宋" w:cs="仿宋"/>
        </w:rPr>
        <w:t>BsonDocument orderBy = new BsonDocument(); orderBy.Add("id", -1);</w:t>
      </w:r>
    </w:p>
    <w:p w:rsidR="00737AD2" w:rsidRDefault="007003A1">
      <w:pPr>
        <w:pStyle w:val="BodyText"/>
        <w:spacing w:line="172" w:lineRule="auto"/>
        <w:ind w:left="1217" w:right="6423"/>
        <w:rPr>
          <w:rFonts w:ascii="仿宋" w:eastAsia="仿宋" w:hAnsi="仿宋" w:cs="仿宋"/>
        </w:rPr>
      </w:pPr>
      <w:r>
        <w:rPr>
          <w:rFonts w:ascii="仿宋" w:eastAsia="仿宋" w:hAnsi="仿宋" w:cs="仿宋"/>
        </w:rPr>
        <w:t>BsonDocument hint = null; if (index != null)</w:t>
      </w:r>
    </w:p>
    <w:p w:rsidR="00737AD2" w:rsidRDefault="007003A1">
      <w:pPr>
        <w:pStyle w:val="BodyText"/>
        <w:spacing w:line="172" w:lineRule="auto"/>
        <w:ind w:left="1217" w:right="7023" w:firstLine="400"/>
        <w:rPr>
          <w:rFonts w:ascii="仿宋" w:eastAsia="仿宋" w:hAnsi="仿宋" w:cs="仿宋"/>
        </w:rPr>
      </w:pPr>
      <w:r>
        <w:rPr>
          <w:rFonts w:ascii="仿宋" w:eastAsia="仿宋" w:hAnsi="仿宋" w:cs="仿宋"/>
        </w:rPr>
        <w:t>hint = index; else</w:t>
      </w:r>
    </w:p>
    <w:p w:rsidR="00737AD2" w:rsidRDefault="007003A1">
      <w:pPr>
        <w:pStyle w:val="BodyText"/>
        <w:spacing w:line="220" w:lineRule="exact"/>
        <w:ind w:left="1617"/>
        <w:rPr>
          <w:rFonts w:ascii="仿宋" w:eastAsia="仿宋" w:hAnsi="仿宋" w:cs="仿宋"/>
        </w:rPr>
      </w:pPr>
      <w:r>
        <w:rPr>
          <w:rFonts w:ascii="仿宋" w:eastAsia="仿宋" w:hAnsi="仿宋" w:cs="仿宋"/>
        </w:rPr>
        <w:t>hint = new BsonDocument();</w:t>
      </w:r>
    </w:p>
    <w:p w:rsidR="00737AD2" w:rsidRDefault="007003A1">
      <w:pPr>
        <w:pStyle w:val="BodyText"/>
        <w:spacing w:line="212" w:lineRule="exact"/>
        <w:ind w:left="1217"/>
        <w:rPr>
          <w:rFonts w:ascii="仿宋" w:eastAsia="仿宋" w:hAnsi="仿宋" w:cs="仿宋"/>
        </w:rPr>
      </w:pPr>
      <w:r>
        <w:rPr>
          <w:rFonts w:ascii="仿宋" w:eastAsia="仿宋" w:hAnsi="仿宋" w:cs="仿宋"/>
        </w:rPr>
        <w:t>DBCursor cursor = dbc.Query(matcher, selector, orderBy, hint, 0, -1);</w:t>
      </w:r>
    </w:p>
    <w:p w:rsidR="00737AD2" w:rsidRDefault="007003A1">
      <w:pPr>
        <w:pStyle w:val="BodyText"/>
        <w:spacing w:before="49"/>
        <w:ind w:left="1217"/>
        <w:rPr>
          <w:lang w:eastAsia="zh-CN"/>
        </w:rPr>
      </w:pPr>
      <w:r>
        <w:rPr>
          <w:lang w:eastAsia="zh-CN"/>
        </w:rPr>
        <w:t>使用DBCursor游标进行遍历：</w:t>
      </w:r>
    </w:p>
    <w:p w:rsidR="00737AD2" w:rsidRDefault="00EC10B3">
      <w:pPr>
        <w:pStyle w:val="BodyText"/>
        <w:spacing w:before="81" w:line="172" w:lineRule="auto"/>
        <w:ind w:left="1217" w:right="3223"/>
        <w:rPr>
          <w:rFonts w:ascii="仿宋" w:eastAsia="仿宋" w:hAnsi="仿宋" w:cs="仿宋"/>
        </w:rPr>
      </w:pPr>
      <w:r w:rsidRPr="00EC10B3">
        <w:pict>
          <v:group id="_x0000_s2979" style="position:absolute;left:0;text-align:left;margin-left:95.85pt;margin-top:4.75pt;width:459.45pt;height:21.2pt;z-index:-25515;mso-position-horizontal-relative:page" coordorigin="1917,95" coordsize="9189,424">
            <v:shape id="_x0000_s2980" style="position:absolute;left:1917;top:95;width:9189;height:424" coordorigin="1917,95" coordsize="9189,424" path="m1917,95r9189,l11106,519r-9189,l1917,95xe" fillcolor="#efefef" stroked="f">
              <v:path arrowok="t"/>
            </v:shape>
            <w10:wrap anchorx="page"/>
          </v:group>
        </w:pict>
      </w:r>
      <w:r w:rsidR="007003A1">
        <w:rPr>
          <w:rFonts w:ascii="仿宋" w:eastAsia="仿宋" w:hAnsi="仿宋" w:cs="仿宋"/>
        </w:rPr>
        <w:t>while (cursor.Next() != null) Console.WriteLine(cursor.Current());</w:t>
      </w:r>
    </w:p>
    <w:p w:rsidR="00737AD2" w:rsidRDefault="007003A1">
      <w:pPr>
        <w:pStyle w:val="BodyText"/>
        <w:tabs>
          <w:tab w:val="left" w:pos="1217"/>
        </w:tabs>
        <w:spacing w:line="26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删除操作</w:t>
      </w:r>
    </w:p>
    <w:p w:rsidR="00737AD2" w:rsidRDefault="007003A1">
      <w:pPr>
        <w:pStyle w:val="BodyText"/>
        <w:spacing w:before="22"/>
        <w:ind w:left="1217"/>
      </w:pPr>
      <w:r>
        <w:t>构建相应的BsonDocument对象，用于设置删除的条件：</w:t>
      </w:r>
    </w:p>
    <w:p w:rsidR="00737AD2" w:rsidRDefault="00EC10B3">
      <w:pPr>
        <w:pStyle w:val="BodyText"/>
        <w:spacing w:before="6"/>
        <w:ind w:left="1217"/>
        <w:rPr>
          <w:rFonts w:ascii="仿宋" w:eastAsia="仿宋" w:hAnsi="仿宋" w:cs="仿宋"/>
        </w:rPr>
      </w:pPr>
      <w:r w:rsidRPr="00EC10B3">
        <w:pict>
          <v:group id="_x0000_s2977" style="position:absolute;left:0;text-align:left;margin-left:95.85pt;margin-top:4.75pt;width:459.45pt;height:42.4pt;z-index:-25514;mso-position-horizontal-relative:page" coordorigin="1917,95" coordsize="9189,848">
            <v:shape id="_x0000_s2978"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//createthedeletecondition</w:t>
      </w:r>
    </w:p>
    <w:p w:rsidR="00737AD2" w:rsidRDefault="007003A1">
      <w:pPr>
        <w:pStyle w:val="BodyText"/>
        <w:spacing w:line="212" w:lineRule="exact"/>
        <w:ind w:left="1217"/>
        <w:rPr>
          <w:rFonts w:ascii="仿宋" w:eastAsia="仿宋" w:hAnsi="仿宋" w:cs="仿宋"/>
        </w:rPr>
      </w:pPr>
      <w:r>
        <w:rPr>
          <w:rFonts w:ascii="仿宋" w:eastAsia="仿宋" w:hAnsi="仿宋" w:cs="仿宋"/>
        </w:rPr>
        <w:t>BsonDocument drop = new BsonDocument();</w:t>
      </w:r>
    </w:p>
    <w:p w:rsidR="00737AD2" w:rsidRDefault="007003A1">
      <w:pPr>
        <w:pStyle w:val="BodyText"/>
        <w:spacing w:line="212" w:lineRule="exact"/>
        <w:ind w:left="1217"/>
        <w:rPr>
          <w:rFonts w:ascii="仿宋" w:eastAsia="仿宋" w:hAnsi="仿宋" w:cs="仿宋"/>
        </w:rPr>
      </w:pPr>
      <w:r>
        <w:rPr>
          <w:rFonts w:ascii="仿宋" w:eastAsia="仿宋" w:hAnsi="仿宋" w:cs="仿宋"/>
        </w:rPr>
        <w:t>drop.Add("Last Name", "Smith");</w:t>
      </w:r>
    </w:p>
    <w:p w:rsidR="00737AD2" w:rsidRDefault="007003A1">
      <w:pPr>
        <w:pStyle w:val="BodyText"/>
        <w:spacing w:line="212" w:lineRule="exact"/>
        <w:ind w:left="1217"/>
        <w:rPr>
          <w:rFonts w:ascii="仿宋" w:eastAsia="仿宋" w:hAnsi="仿宋" w:cs="仿宋"/>
        </w:rPr>
      </w:pPr>
      <w:r>
        <w:rPr>
          <w:rFonts w:ascii="仿宋" w:eastAsia="仿宋" w:hAnsi="仿宋" w:cs="仿宋"/>
        </w:rPr>
        <w:t>coll.Delete(drop);</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更新操作</w:t>
      </w:r>
    </w:p>
    <w:p w:rsidR="00737AD2" w:rsidRDefault="00737AD2">
      <w:pPr>
        <w:spacing w:before="8" w:line="100" w:lineRule="exact"/>
        <w:rPr>
          <w:sz w:val="10"/>
          <w:szCs w:val="10"/>
          <w:lang w:eastAsia="zh-CN"/>
        </w:rPr>
      </w:pPr>
    </w:p>
    <w:p w:rsidR="00737AD2" w:rsidRDefault="007003A1">
      <w:pPr>
        <w:pStyle w:val="BodyText"/>
        <w:spacing w:line="168" w:lineRule="auto"/>
        <w:ind w:left="1217"/>
        <w:rPr>
          <w:lang w:eastAsia="zh-CN"/>
        </w:rPr>
      </w:pPr>
      <w:r>
        <w:rPr>
          <w:w w:val="95"/>
          <w:lang w:eastAsia="zh-CN"/>
        </w:rPr>
        <w:t>构建相应的BsonDocument对象，用于设置更新条件，你还可以创建DBQuery对象封装所有的查询或更</w:t>
      </w:r>
      <w:r>
        <w:rPr>
          <w:lang w:eastAsia="zh-CN"/>
        </w:rPr>
        <w:t xml:space="preserve"> 新规则：</w:t>
      </w:r>
    </w:p>
    <w:p w:rsidR="00737AD2" w:rsidRDefault="00EC10B3">
      <w:pPr>
        <w:pStyle w:val="BodyText"/>
        <w:spacing w:before="22"/>
        <w:ind w:left="1217"/>
        <w:rPr>
          <w:rFonts w:ascii="仿宋" w:eastAsia="仿宋" w:hAnsi="仿宋" w:cs="仿宋"/>
        </w:rPr>
      </w:pPr>
      <w:r w:rsidRPr="00EC10B3">
        <w:pict>
          <v:group id="_x0000_s2975" style="position:absolute;left:0;text-align:left;margin-left:95.85pt;margin-top:5.55pt;width:459.45pt;height:21.2pt;z-index:-25513;mso-position-horizontal-relative:page" coordorigin="1917,111" coordsize="9189,424">
            <v:shape id="_x0000_s2976" style="position:absolute;left:1917;top:111;width:9189;height:424" coordorigin="1917,111" coordsize="9189,424" path="m1917,111r9189,l11106,535r-9189,l1917,111xe" fillcolor="#efefef" stroked="f">
              <v:path arrowok="t"/>
            </v:shape>
            <w10:wrap anchorx="page"/>
          </v:group>
        </w:pict>
      </w:r>
      <w:r w:rsidR="007003A1">
        <w:rPr>
          <w:rFonts w:ascii="仿宋" w:eastAsia="仿宋" w:hAnsi="仿宋" w:cs="仿宋"/>
        </w:rPr>
        <w:t>DBQuery query = new DBQuery();</w:t>
      </w:r>
    </w:p>
    <w:p w:rsidR="00737AD2" w:rsidRDefault="007003A1">
      <w:pPr>
        <w:pStyle w:val="BodyText"/>
        <w:spacing w:line="212" w:lineRule="exact"/>
        <w:ind w:left="1217"/>
        <w:rPr>
          <w:rFonts w:ascii="仿宋" w:eastAsia="仿宋" w:hAnsi="仿宋" w:cs="仿宋"/>
        </w:rPr>
      </w:pPr>
      <w:r>
        <w:rPr>
          <w:rFonts w:ascii="仿宋" w:eastAsia="仿宋" w:hAnsi="仿宋" w:cs="仿宋"/>
        </w:rPr>
        <w:t>BsonDocument updater = new BsonDocument();</w:t>
      </w:r>
    </w:p>
    <w:p w:rsidR="00737AD2" w:rsidRDefault="00737AD2">
      <w:pPr>
        <w:spacing w:line="212" w:lineRule="exact"/>
        <w:rPr>
          <w:rFonts w:ascii="仿宋" w:eastAsia="仿宋" w:hAnsi="仿宋" w:cs="仿宋"/>
        </w:rPr>
        <w:sectPr w:rsidR="00737AD2">
          <w:pgSz w:w="12240" w:h="15840"/>
          <w:pgMar w:top="900" w:right="12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80" w:line="172" w:lineRule="auto"/>
        <w:ind w:left="897" w:right="4963"/>
        <w:rPr>
          <w:rFonts w:ascii="仿宋" w:eastAsia="仿宋" w:hAnsi="仿宋" w:cs="仿宋"/>
        </w:rPr>
      </w:pPr>
      <w:r w:rsidRPr="00EC10B3">
        <w:pict>
          <v:group id="_x0000_s2973" style="position:absolute;left:0;text-align:left;margin-left:95.85pt;margin-top:4.7pt;width:459.45pt;height:84.8pt;z-index:-25512;mso-position-horizontal-relative:page" coordorigin="1917,94" coordsize="9189,1696">
            <v:shape id="_x0000_s2974" style="position:absolute;left:1917;top:94;width:9189;height:1696" coordorigin="1917,94" coordsize="9189,1696" path="m1917,94r9189,l11106,1790r-9189,l1917,94xe" fillcolor="#efefef" stroked="f">
              <v:path arrowok="t"/>
            </v:shape>
            <w10:wrap anchorx="page"/>
          </v:group>
        </w:pict>
      </w:r>
      <w:r w:rsidR="007003A1">
        <w:rPr>
          <w:rFonts w:ascii="仿宋" w:eastAsia="仿宋" w:hAnsi="仿宋" w:cs="仿宋"/>
        </w:rPr>
        <w:t>BsonDocument matcher = new BsonDocument(); BsonDocument modifier = new BsonDocument(); updater.Add("Age", 25);</w:t>
      </w:r>
    </w:p>
    <w:p w:rsidR="00737AD2" w:rsidRDefault="007003A1">
      <w:pPr>
        <w:pStyle w:val="BodyText"/>
        <w:spacing w:line="172" w:lineRule="auto"/>
        <w:ind w:left="897" w:right="5863"/>
        <w:rPr>
          <w:rFonts w:ascii="仿宋" w:eastAsia="仿宋" w:hAnsi="仿宋" w:cs="仿宋"/>
        </w:rPr>
      </w:pPr>
      <w:r>
        <w:rPr>
          <w:rFonts w:ascii="仿宋" w:eastAsia="仿宋" w:hAnsi="仿宋" w:cs="仿宋"/>
        </w:rPr>
        <w:t>modifier.Add("$set", updater); matcher.Add("First Name", "John"); query.Matcher = matcher; query.Modifier = modifier; dbc.Update(query);</w:t>
      </w:r>
    </w:p>
    <w:p w:rsidR="00737AD2" w:rsidRDefault="007003A1">
      <w:pPr>
        <w:pStyle w:val="BodyText"/>
        <w:spacing w:before="57"/>
        <w:ind w:left="897"/>
        <w:rPr>
          <w:lang w:eastAsia="zh-CN"/>
        </w:rPr>
      </w:pPr>
      <w:r>
        <w:rPr>
          <w:lang w:eastAsia="zh-CN"/>
        </w:rPr>
        <w:t>更新操作，如果没有满足matcher的条件，则插入此记录：</w:t>
      </w:r>
    </w:p>
    <w:p w:rsidR="00737AD2" w:rsidRDefault="00EC10B3">
      <w:pPr>
        <w:pStyle w:val="BodyText"/>
        <w:spacing w:before="6"/>
        <w:ind w:left="897"/>
        <w:rPr>
          <w:rFonts w:ascii="仿宋" w:eastAsia="仿宋" w:hAnsi="仿宋" w:cs="仿宋"/>
        </w:rPr>
      </w:pPr>
      <w:r w:rsidRPr="00EC10B3">
        <w:pict>
          <v:group id="_x0000_s2971" style="position:absolute;left:0;text-align:left;margin-left:95.85pt;margin-top:4.75pt;width:459.45pt;height:10.6pt;z-index:-25511;mso-position-horizontal-relative:page" coordorigin="1917,95" coordsize="9189,212">
            <v:shape id="_x0000_s2972"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dbc.Upsert(query);</w:t>
      </w:r>
    </w:p>
    <w:p w:rsidR="00737AD2" w:rsidRDefault="007003A1">
      <w:pPr>
        <w:pStyle w:val="BodyText"/>
        <w:spacing w:before="89" w:line="253" w:lineRule="auto"/>
        <w:ind w:left="613" w:right="691"/>
      </w:pPr>
      <w:bookmarkStart w:id="477" w:name="SQL_to_SequoiaDB_shell_to_C#"/>
      <w:bookmarkStart w:id="478" w:name="_bookmark156"/>
      <w:bookmarkEnd w:id="477"/>
      <w:bookmarkEnd w:id="478"/>
      <w:r>
        <w:rPr>
          <w:w w:val="95"/>
        </w:rPr>
        <w:t>SQL</w:t>
      </w:r>
      <w:r>
        <w:rPr>
          <w:spacing w:val="-14"/>
          <w:w w:val="95"/>
        </w:rPr>
        <w:t xml:space="preserve"> </w:t>
      </w:r>
      <w:r>
        <w:rPr>
          <w:w w:val="95"/>
        </w:rPr>
        <w:t>to</w:t>
      </w:r>
      <w:r>
        <w:rPr>
          <w:spacing w:val="-14"/>
          <w:w w:val="95"/>
        </w:rPr>
        <w:t xml:space="preserve"> </w:t>
      </w:r>
      <w:r>
        <w:rPr>
          <w:w w:val="95"/>
        </w:rPr>
        <w:t>SequoiaDB</w:t>
      </w:r>
      <w:r>
        <w:rPr>
          <w:spacing w:val="-14"/>
          <w:w w:val="95"/>
        </w:rPr>
        <w:t xml:space="preserve"> </w:t>
      </w:r>
      <w:r>
        <w:rPr>
          <w:w w:val="95"/>
        </w:rPr>
        <w:t>shell</w:t>
      </w:r>
      <w:r>
        <w:rPr>
          <w:spacing w:val="-13"/>
          <w:w w:val="95"/>
        </w:rPr>
        <w:t xml:space="preserve"> </w:t>
      </w:r>
      <w:r>
        <w:rPr>
          <w:w w:val="95"/>
        </w:rPr>
        <w:t>to</w:t>
      </w:r>
      <w:r>
        <w:rPr>
          <w:spacing w:val="-14"/>
          <w:w w:val="95"/>
        </w:rPr>
        <w:t xml:space="preserve"> </w:t>
      </w:r>
      <w:r>
        <w:rPr>
          <w:w w:val="95"/>
        </w:rPr>
        <w:t xml:space="preserve">C# SequoiaDB的查询用json（bson）对象表示，下表以例子的形式显示了SQL语句、SequoiaDB   </w:t>
      </w:r>
      <w:r>
        <w:rPr>
          <w:spacing w:val="28"/>
          <w:w w:val="95"/>
        </w:rPr>
        <w:t xml:space="preserve"> </w:t>
      </w:r>
      <w:r>
        <w:rPr>
          <w:w w:val="95"/>
        </w:rPr>
        <w:t>shell语句</w:t>
      </w:r>
    </w:p>
    <w:p w:rsidR="00737AD2" w:rsidRDefault="007003A1">
      <w:pPr>
        <w:pStyle w:val="BodyText"/>
        <w:spacing w:line="225" w:lineRule="exact"/>
        <w:ind w:left="613"/>
        <w:rPr>
          <w:lang w:eastAsia="zh-CN"/>
        </w:rPr>
      </w:pPr>
      <w:r>
        <w:rPr>
          <w:w w:val="95"/>
          <w:lang w:eastAsia="zh-CN"/>
        </w:rPr>
        <w:t xml:space="preserve">和SequoiaDB </w:t>
      </w:r>
      <w:r>
        <w:rPr>
          <w:spacing w:val="48"/>
          <w:w w:val="95"/>
          <w:lang w:eastAsia="zh-CN"/>
        </w:rPr>
        <w:t xml:space="preserve"> </w:t>
      </w:r>
      <w:r>
        <w:rPr>
          <w:w w:val="95"/>
          <w:lang w:eastAsia="zh-CN"/>
        </w:rPr>
        <w:t>C#驱动程序语法之间的对照。</w:t>
      </w:r>
    </w:p>
    <w:p w:rsidR="00737AD2" w:rsidRDefault="00737AD2">
      <w:pPr>
        <w:spacing w:before="5" w:line="60" w:lineRule="exact"/>
        <w:rPr>
          <w:sz w:val="6"/>
          <w:szCs w:val="6"/>
          <w:lang w:eastAsia="zh-CN"/>
        </w:rPr>
      </w:pPr>
    </w:p>
    <w:tbl>
      <w:tblPr>
        <w:tblW w:w="0" w:type="auto"/>
        <w:tblInd w:w="603" w:type="dxa"/>
        <w:tblLayout w:type="fixed"/>
        <w:tblCellMar>
          <w:left w:w="0" w:type="dxa"/>
          <w:right w:w="0" w:type="dxa"/>
        </w:tblCellMar>
        <w:tblLook w:val="01E0"/>
      </w:tblPr>
      <w:tblGrid>
        <w:gridCol w:w="3074"/>
        <w:gridCol w:w="3241"/>
        <w:gridCol w:w="3157"/>
      </w:tblGrid>
      <w:tr w:rsidR="00737AD2">
        <w:trPr>
          <w:trHeight w:hRule="exact" w:val="228"/>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Driver</w:t>
            </w:r>
          </w:p>
        </w:tc>
      </w:tr>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values(1,-1)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bar.insert("{'a':1,'b':-1}")</w:t>
            </w:r>
          </w:p>
        </w:tc>
      </w:tr>
      <w:tr w:rsidR="00737AD2">
        <w:trPr>
          <w:trHeight w:hRule="exact" w:val="451"/>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p>
        </w:tc>
      </w:tr>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bar.query("{'age':20}",</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tc>
      </w:tr>
      <w:tr w:rsidR="00737AD2">
        <w:trPr>
          <w:trHeight w:hRule="exact" w:val="782"/>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p>
          <w:p w:rsidR="00737AD2" w:rsidRDefault="007003A1">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name</w:t>
            </w:r>
          </w:p>
          <w:p w:rsidR="00737AD2" w:rsidRDefault="007003A1">
            <w:pPr>
              <w:pStyle w:val="TableParagraph"/>
              <w:spacing w:before="49" w:line="168" w:lineRule="auto"/>
              <w:ind w:left="50" w:right="43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age&lt;30</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p w:rsidR="00737AD2" w:rsidRDefault="00737AD2">
            <w:pPr>
              <w:pStyle w:val="TableParagraph"/>
              <w:spacing w:before="7" w:line="150" w:lineRule="exact"/>
              <w:rPr>
                <w:sz w:val="15"/>
                <w:szCs w:val="15"/>
              </w:rPr>
            </w:pPr>
          </w:p>
          <w:p w:rsidR="00737AD2" w:rsidRDefault="007003A1">
            <w:pPr>
              <w:pStyle w:val="TableParagraph"/>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bar.query("{'age':20}",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"{'name':1}",</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p w:rsidR="00737AD2" w:rsidRDefault="00737AD2">
            <w:pPr>
              <w:pStyle w:val="TableParagraph"/>
              <w:spacing w:before="7" w:line="150" w:lineRule="exact"/>
              <w:rPr>
                <w:sz w:val="15"/>
                <w:szCs w:val="15"/>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bar.query("{'age':{'$gt':20,'$lt':30}}",</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w:t>
            </w:r>
          </w:p>
        </w:tc>
      </w:tr>
      <w:tr w:rsidR="00737AD2">
        <w:trPr>
          <w:trHeight w:hRule="exact" w:val="401"/>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737AD2" w:rsidRDefault="007003A1">
            <w:pPr>
              <w:pStyle w:val="TableParagraph"/>
              <w:spacing w:line="16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{name:1},false)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before="3" w:line="168" w:lineRule="auto"/>
              <w:ind w:left="40" w:right="15"/>
              <w:rPr>
                <w:rFonts w:ascii="微软雅黑" w:eastAsia="微软雅黑" w:hAnsi="微软雅黑" w:cs="微软雅黑"/>
                <w:sz w:val="14"/>
                <w:szCs w:val="14"/>
              </w:rPr>
            </w:pPr>
            <w:r>
              <w:rPr>
                <w:rFonts w:ascii="微软雅黑" w:eastAsia="微软雅黑" w:hAnsi="微软雅黑" w:cs="微软雅黑"/>
                <w:w w:val="95"/>
                <w:sz w:val="14"/>
                <w:szCs w:val="14"/>
              </w:rPr>
              <w:t>bar.createIndex("testIndex",</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"{'name':1}",</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w w:val="96"/>
                <w:sz w:val="14"/>
                <w:szCs w:val="14"/>
              </w:rPr>
              <w:t xml:space="preserve"> </w:t>
            </w:r>
            <w:r>
              <w:rPr>
                <w:rFonts w:ascii="微软雅黑" w:eastAsia="微软雅黑" w:hAnsi="微软雅黑" w:cs="微软雅黑"/>
                <w:w w:val="95"/>
                <w:sz w:val="14"/>
                <w:szCs w:val="14"/>
              </w:rPr>
              <w:t>false)</w:t>
            </w:r>
          </w:p>
        </w:tc>
      </w:tr>
      <w:tr w:rsidR="00737AD2">
        <w:trPr>
          <w:trHeight w:hRule="exact" w:val="451"/>
        </w:trPr>
        <w:tc>
          <w:tcPr>
            <w:tcW w:w="3074"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tc>
        <w:tc>
          <w:tcPr>
            <w:tcW w:w="3241" w:type="dxa"/>
            <w:tcBorders>
              <w:top w:val="single" w:sz="8" w:space="0" w:color="000000"/>
              <w:left w:val="nil"/>
              <w:bottom w:val="single" w:sz="8" w:space="0" w:color="000000"/>
              <w:right w:val="nil"/>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p w:rsidR="00737AD2" w:rsidRDefault="007003A1">
            <w:pPr>
              <w:pStyle w:val="TableParagraph"/>
              <w:spacing w:line="22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tc>
        <w:tc>
          <w:tcPr>
            <w:tcW w:w="3157"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10,</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20)</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bar.getCount("{'age':{'$gt':20}}")</w:t>
            </w:r>
          </w:p>
        </w:tc>
      </w:tr>
      <w:tr w:rsidR="00737AD2">
        <w:trPr>
          <w:trHeight w:hRule="exact" w:val="228"/>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b=-1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db.foo.bar.update({$set:{a:2}},{b:-1})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bar.update("{'b':-1}",</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"{'$inc':{'a':2}}",</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p>
        </w:tc>
      </w:tr>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bar.delete("{'a':1}")</w:t>
            </w:r>
          </w:p>
        </w:tc>
      </w:tr>
    </w:tbl>
    <w:p w:rsidR="00737AD2" w:rsidRDefault="00737AD2">
      <w:pPr>
        <w:spacing w:before="3" w:line="100" w:lineRule="exact"/>
        <w:rPr>
          <w:sz w:val="10"/>
          <w:szCs w:val="10"/>
        </w:rPr>
      </w:pPr>
    </w:p>
    <w:p w:rsidR="00737AD2" w:rsidRDefault="007003A1">
      <w:pPr>
        <w:pStyle w:val="BodyText"/>
        <w:spacing w:line="312" w:lineRule="exact"/>
        <w:ind w:left="613"/>
      </w:pPr>
      <w:bookmarkStart w:id="479" w:name="C#_API"/>
      <w:bookmarkEnd w:id="479"/>
      <w:r>
        <w:rPr>
          <w:w w:val="95"/>
        </w:rPr>
        <w:t>C#</w:t>
      </w:r>
      <w:r>
        <w:rPr>
          <w:spacing w:val="-8"/>
          <w:w w:val="95"/>
        </w:rPr>
        <w:t xml:space="preserve"> </w:t>
      </w:r>
      <w:r>
        <w:rPr>
          <w:w w:val="95"/>
        </w:rPr>
        <w:t>API</w:t>
      </w:r>
    </w:p>
    <w:p w:rsidR="00737AD2" w:rsidRDefault="007003A1">
      <w:pPr>
        <w:pStyle w:val="BodyText"/>
        <w:spacing w:before="18"/>
        <w:ind w:left="613"/>
        <w:rPr>
          <w:lang w:eastAsia="zh-CN"/>
        </w:rPr>
      </w:pPr>
      <w:r>
        <w:rPr>
          <w:lang w:eastAsia="zh-CN"/>
        </w:rPr>
        <w:t>此部分是相关C#的API文档。</w:t>
      </w:r>
    </w:p>
    <w:p w:rsidR="00737AD2" w:rsidRDefault="007003A1">
      <w:pPr>
        <w:pStyle w:val="BodyText"/>
        <w:spacing w:before="18"/>
        <w:ind w:left="613"/>
        <w:rPr>
          <w:lang w:eastAsia="zh-CN"/>
        </w:rPr>
      </w:pPr>
      <w:r>
        <w:rPr>
          <w:color w:val="0000FF"/>
          <w:w w:val="95"/>
          <w:lang w:eastAsia="zh-CN"/>
        </w:rPr>
        <w:t>C#</w:t>
      </w:r>
      <w:r>
        <w:rPr>
          <w:color w:val="0000FF"/>
          <w:spacing w:val="-8"/>
          <w:w w:val="95"/>
          <w:lang w:eastAsia="zh-CN"/>
        </w:rPr>
        <w:t xml:space="preserve"> </w:t>
      </w:r>
      <w:r>
        <w:rPr>
          <w:color w:val="0000FF"/>
          <w:w w:val="95"/>
          <w:lang w:eastAsia="zh-CN"/>
        </w:rPr>
        <w:t>API</w:t>
      </w:r>
    </w:p>
    <w:p w:rsidR="00737AD2" w:rsidRDefault="00737AD2">
      <w:pPr>
        <w:spacing w:before="9" w:line="190" w:lineRule="exact"/>
        <w:rPr>
          <w:sz w:val="19"/>
          <w:szCs w:val="19"/>
          <w:lang w:eastAsia="zh-CN"/>
        </w:rPr>
      </w:pPr>
    </w:p>
    <w:p w:rsidR="00737AD2" w:rsidRDefault="007003A1">
      <w:pPr>
        <w:pStyle w:val="BodyText"/>
        <w:ind w:left="613"/>
        <w:rPr>
          <w:lang w:eastAsia="zh-CN"/>
        </w:rPr>
      </w:pPr>
      <w:r>
        <w:rPr>
          <w:lang w:eastAsia="zh-CN"/>
        </w:rPr>
        <w:t>历史更新情况：</w:t>
      </w:r>
    </w:p>
    <w:p w:rsidR="00737AD2" w:rsidRDefault="00737AD2">
      <w:pPr>
        <w:spacing w:before="5" w:line="110" w:lineRule="exact"/>
        <w:rPr>
          <w:sz w:val="11"/>
          <w:szCs w:val="11"/>
          <w:lang w:eastAsia="zh-CN"/>
        </w:rPr>
      </w:pPr>
    </w:p>
    <w:p w:rsidR="00737AD2" w:rsidRDefault="007003A1">
      <w:pPr>
        <w:pStyle w:val="Heading3"/>
        <w:rPr>
          <w:lang w:eastAsia="zh-CN"/>
        </w:rPr>
      </w:pPr>
      <w:bookmarkStart w:id="480" w:name="_bookmark157"/>
      <w:bookmarkEnd w:id="480"/>
      <w:r>
        <w:rPr>
          <w:w w:val="95"/>
          <w:lang w:eastAsia="zh-CN"/>
        </w:rPr>
        <w:t>Python</w:t>
      </w:r>
      <w:r>
        <w:rPr>
          <w:spacing w:val="2"/>
          <w:w w:val="95"/>
          <w:lang w:eastAsia="zh-CN"/>
        </w:rPr>
        <w:t xml:space="preserve"> </w:t>
      </w:r>
      <w:r>
        <w:rPr>
          <w:w w:val="95"/>
          <w:lang w:eastAsia="zh-CN"/>
        </w:rPr>
        <w:t>驱动</w:t>
      </w:r>
    </w:p>
    <w:p w:rsidR="00737AD2" w:rsidRDefault="007003A1">
      <w:pPr>
        <w:pStyle w:val="BodyText"/>
        <w:spacing w:before="21"/>
        <w:ind w:left="613"/>
        <w:rPr>
          <w:lang w:eastAsia="zh-CN"/>
        </w:rPr>
      </w:pPr>
      <w:r>
        <w:rPr>
          <w:lang w:eastAsia="zh-CN"/>
        </w:rPr>
        <w:t>本节介绍Python的相关驱动信息。</w:t>
      </w:r>
    </w:p>
    <w:p w:rsidR="00737AD2" w:rsidRDefault="00EC10B3">
      <w:pPr>
        <w:pStyle w:val="BodyText"/>
        <w:spacing w:before="18"/>
        <w:ind w:left="613"/>
      </w:pPr>
      <w:hyperlink w:anchor="_bookmark158" w:history="1">
        <w:r w:rsidR="007003A1">
          <w:rPr>
            <w:color w:val="0000FF"/>
            <w:w w:val="95"/>
          </w:rPr>
          <w:t>Python</w:t>
        </w:r>
        <w:r w:rsidR="007003A1">
          <w:rPr>
            <w:color w:val="0000FF"/>
            <w:spacing w:val="2"/>
            <w:w w:val="95"/>
          </w:rPr>
          <w:t xml:space="preserve"> </w:t>
        </w:r>
        <w:r w:rsidR="007003A1">
          <w:rPr>
            <w:color w:val="0000FF"/>
            <w:w w:val="95"/>
          </w:rPr>
          <w:t>驱动</w:t>
        </w:r>
      </w:hyperlink>
    </w:p>
    <w:p w:rsidR="00737AD2" w:rsidRDefault="00EC10B3">
      <w:pPr>
        <w:pStyle w:val="BodyText"/>
        <w:spacing w:before="18" w:line="253" w:lineRule="auto"/>
        <w:ind w:left="613" w:right="7424"/>
      </w:pPr>
      <w:hyperlink w:anchor="_bookmark159" w:history="1">
        <w:r w:rsidR="007003A1">
          <w:rPr>
            <w:color w:val="0000FF"/>
            <w:w w:val="95"/>
          </w:rPr>
          <w:t>Python</w:t>
        </w:r>
        <w:r w:rsidR="007003A1">
          <w:rPr>
            <w:color w:val="0000FF"/>
            <w:spacing w:val="42"/>
            <w:w w:val="95"/>
          </w:rPr>
          <w:t xml:space="preserve"> </w:t>
        </w:r>
        <w:r w:rsidR="007003A1">
          <w:rPr>
            <w:color w:val="0000FF"/>
            <w:w w:val="95"/>
          </w:rPr>
          <w:t>开发环境搭建</w:t>
        </w:r>
      </w:hyperlink>
      <w:r w:rsidR="007003A1">
        <w:rPr>
          <w:color w:val="0000FF"/>
        </w:rPr>
        <w:t xml:space="preserve"> </w:t>
      </w:r>
      <w:hyperlink w:anchor="_bookmark160" w:history="1">
        <w:r w:rsidR="007003A1">
          <w:rPr>
            <w:color w:val="0000FF"/>
            <w:w w:val="95"/>
          </w:rPr>
          <w:t>Python</w:t>
        </w:r>
        <w:r w:rsidR="007003A1">
          <w:rPr>
            <w:color w:val="0000FF"/>
            <w:spacing w:val="22"/>
            <w:w w:val="95"/>
          </w:rPr>
          <w:t xml:space="preserve"> </w:t>
        </w:r>
        <w:r w:rsidR="007003A1">
          <w:rPr>
            <w:color w:val="0000FF"/>
            <w:w w:val="95"/>
          </w:rPr>
          <w:t>开发基础</w:t>
        </w:r>
      </w:hyperlink>
    </w:p>
    <w:p w:rsidR="00737AD2" w:rsidRDefault="00EC10B3">
      <w:pPr>
        <w:pStyle w:val="BodyText"/>
        <w:spacing w:before="4" w:line="253" w:lineRule="auto"/>
        <w:ind w:left="613" w:right="6307"/>
      </w:pPr>
      <w:hyperlink w:anchor="_bookmark161" w:history="1">
        <w:r w:rsidR="007003A1">
          <w:rPr>
            <w:color w:val="0000FF"/>
            <w:w w:val="95"/>
          </w:rPr>
          <w:t>SQL</w:t>
        </w:r>
        <w:r w:rsidR="007003A1">
          <w:rPr>
            <w:color w:val="0000FF"/>
            <w:spacing w:val="-17"/>
            <w:w w:val="95"/>
          </w:rPr>
          <w:t xml:space="preserve"> </w:t>
        </w:r>
        <w:r w:rsidR="007003A1">
          <w:rPr>
            <w:color w:val="0000FF"/>
            <w:w w:val="95"/>
          </w:rPr>
          <w:t>to</w:t>
        </w:r>
        <w:r w:rsidR="007003A1">
          <w:rPr>
            <w:color w:val="0000FF"/>
            <w:spacing w:val="-16"/>
            <w:w w:val="95"/>
          </w:rPr>
          <w:t xml:space="preserve"> </w:t>
        </w:r>
        <w:r w:rsidR="007003A1">
          <w:rPr>
            <w:color w:val="0000FF"/>
            <w:w w:val="95"/>
          </w:rPr>
          <w:t>SequoiaDB</w:t>
        </w:r>
        <w:r w:rsidR="007003A1">
          <w:rPr>
            <w:color w:val="0000FF"/>
            <w:spacing w:val="-17"/>
            <w:w w:val="95"/>
          </w:rPr>
          <w:t xml:space="preserve"> </w:t>
        </w:r>
        <w:r w:rsidR="007003A1">
          <w:rPr>
            <w:color w:val="0000FF"/>
            <w:w w:val="95"/>
          </w:rPr>
          <w:t>shell</w:t>
        </w:r>
        <w:r w:rsidR="007003A1">
          <w:rPr>
            <w:color w:val="0000FF"/>
            <w:spacing w:val="-16"/>
            <w:w w:val="95"/>
          </w:rPr>
          <w:t xml:space="preserve"> </w:t>
        </w:r>
        <w:r w:rsidR="007003A1">
          <w:rPr>
            <w:color w:val="0000FF"/>
            <w:w w:val="95"/>
          </w:rPr>
          <w:t>to</w:t>
        </w:r>
        <w:r w:rsidR="007003A1">
          <w:rPr>
            <w:color w:val="0000FF"/>
            <w:spacing w:val="-16"/>
            <w:w w:val="95"/>
          </w:rPr>
          <w:t xml:space="preserve"> </w:t>
        </w:r>
        <w:r w:rsidR="007003A1">
          <w:rPr>
            <w:color w:val="0000FF"/>
            <w:w w:val="95"/>
          </w:rPr>
          <w:t>Python</w:t>
        </w:r>
      </w:hyperlink>
      <w:r w:rsidR="007003A1">
        <w:rPr>
          <w:color w:val="0000FF"/>
          <w:w w:val="93"/>
        </w:rPr>
        <w:t xml:space="preserve"> </w:t>
      </w:r>
      <w:r w:rsidR="007003A1">
        <w:rPr>
          <w:color w:val="0000FF"/>
          <w:w w:val="95"/>
        </w:rPr>
        <w:t>Python</w:t>
      </w:r>
      <w:r w:rsidR="007003A1">
        <w:rPr>
          <w:color w:val="0000FF"/>
          <w:spacing w:val="-21"/>
          <w:w w:val="95"/>
        </w:rPr>
        <w:t xml:space="preserve"> </w:t>
      </w:r>
      <w:r w:rsidR="007003A1">
        <w:rPr>
          <w:color w:val="0000FF"/>
          <w:w w:val="95"/>
        </w:rPr>
        <w:t>API</w:t>
      </w:r>
    </w:p>
    <w:p w:rsidR="00737AD2" w:rsidRDefault="007003A1">
      <w:pPr>
        <w:pStyle w:val="BodyText"/>
        <w:spacing w:before="84"/>
        <w:ind w:left="613"/>
      </w:pPr>
      <w:bookmarkStart w:id="481" w:name="Python_驱动"/>
      <w:bookmarkStart w:id="482" w:name="_bookmark158"/>
      <w:bookmarkEnd w:id="481"/>
      <w:bookmarkEnd w:id="482"/>
      <w:r>
        <w:rPr>
          <w:w w:val="95"/>
        </w:rPr>
        <w:t>Python</w:t>
      </w:r>
      <w:r>
        <w:rPr>
          <w:spacing w:val="2"/>
          <w:w w:val="95"/>
        </w:rPr>
        <w:t xml:space="preserve"> </w:t>
      </w:r>
      <w:r>
        <w:rPr>
          <w:w w:val="95"/>
        </w:rPr>
        <w:t>驱动</w:t>
      </w:r>
    </w:p>
    <w:p w:rsidR="00737AD2" w:rsidRDefault="00737AD2">
      <w:pPr>
        <w:spacing w:before="9" w:line="190" w:lineRule="exact"/>
        <w:rPr>
          <w:sz w:val="19"/>
          <w:szCs w:val="19"/>
        </w:rPr>
      </w:pPr>
    </w:p>
    <w:p w:rsidR="00737AD2" w:rsidRDefault="007003A1">
      <w:pPr>
        <w:pStyle w:val="BodyText"/>
        <w:spacing w:line="253" w:lineRule="auto"/>
        <w:ind w:left="613" w:right="929"/>
      </w:pPr>
      <w:r>
        <w:t xml:space="preserve">概述 </w:t>
      </w:r>
      <w:r>
        <w:rPr>
          <w:w w:val="95"/>
        </w:rPr>
        <w:t>Python客户端驱动提供了数据库操作和集群操作的接口。数据库操作包括数据库的连接，用户的创建删</w:t>
      </w:r>
    </w:p>
    <w:p w:rsidR="00737AD2" w:rsidRDefault="007003A1">
      <w:pPr>
        <w:pStyle w:val="BodyText"/>
        <w:spacing w:line="225" w:lineRule="exact"/>
        <w:ind w:left="613"/>
        <w:rPr>
          <w:lang w:eastAsia="zh-CN"/>
        </w:rPr>
      </w:pPr>
      <w:r>
        <w:rPr>
          <w:lang w:eastAsia="zh-CN"/>
        </w:rPr>
        <w:t>除，数据的增删改查，索引的创建删除，快照的获取与重置，以及集合与集合空间的创建删除操作等操作。</w:t>
      </w:r>
    </w:p>
    <w:p w:rsidR="00737AD2" w:rsidRDefault="007003A1">
      <w:pPr>
        <w:pStyle w:val="BodyText"/>
        <w:spacing w:line="240" w:lineRule="exact"/>
        <w:ind w:left="613"/>
        <w:rPr>
          <w:lang w:eastAsia="zh-CN"/>
        </w:rPr>
      </w:pPr>
      <w:r>
        <w:rPr>
          <w:lang w:eastAsia="zh-CN"/>
        </w:rPr>
        <w:t>集群操作包括管理分区组和数据节点的各种操作，譬如启动、停止分区组，启动、停止数据节点，获取主从</w:t>
      </w:r>
    </w:p>
    <w:p w:rsidR="00737AD2" w:rsidRDefault="007003A1">
      <w:pPr>
        <w:pStyle w:val="BodyText"/>
        <w:spacing w:line="240" w:lineRule="exact"/>
        <w:ind w:left="613"/>
        <w:rPr>
          <w:lang w:eastAsia="zh-CN"/>
        </w:rPr>
      </w:pPr>
      <w:r>
        <w:rPr>
          <w:lang w:eastAsia="zh-CN"/>
        </w:rPr>
        <w:t>数据节点，集合分区等。</w:t>
      </w:r>
      <w:r>
        <w:rPr>
          <w:color w:val="0000FF"/>
          <w:lang w:eastAsia="zh-CN"/>
        </w:rPr>
        <w:t>更多参考Python在线API</w:t>
      </w:r>
    </w:p>
    <w:p w:rsidR="00737AD2" w:rsidRDefault="00737AD2">
      <w:pPr>
        <w:spacing w:line="240" w:lineRule="exact"/>
        <w:rPr>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w w:val="95"/>
          <w:lang w:eastAsia="zh-CN"/>
        </w:rPr>
        <w:t>Python类实例</w:t>
      </w:r>
    </w:p>
    <w:p w:rsidR="00737AD2" w:rsidRDefault="007003A1">
      <w:pPr>
        <w:pStyle w:val="BodyText"/>
        <w:spacing w:before="18"/>
        <w:rPr>
          <w:lang w:eastAsia="zh-CN"/>
        </w:rPr>
      </w:pPr>
      <w:r>
        <w:rPr>
          <w:lang w:eastAsia="zh-CN"/>
        </w:rPr>
        <w:t>Python客户端驱动的有两种类实例。一种用于数据库操作，另一种用于集群操作。</w:t>
      </w:r>
    </w:p>
    <w:p w:rsidR="00737AD2" w:rsidRDefault="007003A1">
      <w:pPr>
        <w:pStyle w:val="BodyText"/>
        <w:tabs>
          <w:tab w:val="left" w:pos="1217"/>
        </w:tabs>
        <w:spacing w:before="34" w:line="254" w:lineRule="auto"/>
        <w:ind w:left="1217" w:right="512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1）数据库</w:t>
      </w:r>
    </w:p>
    <w:p w:rsidR="00737AD2" w:rsidRDefault="007003A1">
      <w:pPr>
        <w:pStyle w:val="BodyText"/>
        <w:spacing w:before="3"/>
        <w:ind w:left="1217"/>
        <w:rPr>
          <w:lang w:eastAsia="zh-CN"/>
        </w:rPr>
      </w:pPr>
      <w:r>
        <w:rPr>
          <w:lang w:eastAsia="zh-CN"/>
        </w:rPr>
        <w:t>2）集合空间</w:t>
      </w:r>
    </w:p>
    <w:p w:rsidR="00737AD2" w:rsidRDefault="007003A1">
      <w:pPr>
        <w:pStyle w:val="BodyText"/>
        <w:spacing w:before="18" w:line="253" w:lineRule="auto"/>
        <w:ind w:left="1217" w:right="783"/>
        <w:rPr>
          <w:lang w:eastAsia="zh-CN"/>
        </w:rPr>
      </w:pPr>
      <w:r>
        <w:rPr>
          <w:lang w:eastAsia="zh-CN"/>
        </w:rPr>
        <w:t xml:space="preserve">3）集合 </w:t>
      </w:r>
      <w:r>
        <w:rPr>
          <w:w w:val="95"/>
          <w:lang w:eastAsia="zh-CN"/>
        </w:rPr>
        <w:t>因此，在数据库操作中，可用3个类来分别表示连接、集合空间、集合实例，另1个类表示游标实例：</w:t>
      </w:r>
    </w:p>
    <w:p w:rsidR="00737AD2" w:rsidRDefault="00737AD2">
      <w:pPr>
        <w:spacing w:before="1" w:line="50" w:lineRule="exact"/>
        <w:rPr>
          <w:sz w:val="5"/>
          <w:szCs w:val="5"/>
          <w:lang w:eastAsia="zh-CN"/>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client</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数据库类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连接实例代表一个单独的数据库连接</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collectionspace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集合空间类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集合空间实例代表一个单独的集合空间</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collection</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集合类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集合实例代表一个单独的集合</w:t>
            </w:r>
          </w:p>
        </w:tc>
      </w:tr>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cursor</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游标类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游标实例代表一个查询产生的游标</w:t>
            </w:r>
          </w:p>
        </w:tc>
      </w:tr>
    </w:tbl>
    <w:p w:rsidR="00737AD2" w:rsidRDefault="007003A1">
      <w:pPr>
        <w:pStyle w:val="BodyText"/>
        <w:spacing w:before="79" w:line="168" w:lineRule="auto"/>
        <w:ind w:left="1217"/>
        <w:rPr>
          <w:lang w:eastAsia="zh-CN"/>
        </w:rPr>
      </w:pPr>
      <w:r>
        <w:rPr>
          <w:w w:val="95"/>
          <w:lang w:eastAsia="zh-CN"/>
        </w:rPr>
        <w:t>Python客户端需要使用不同的实例进行操作。譬如读取数据的操作需要游标实例，而创建表空间则需要</w:t>
      </w:r>
      <w:r>
        <w:rPr>
          <w:lang w:eastAsia="zh-CN"/>
        </w:rPr>
        <w:t xml:space="preserve"> 数据库实例。</w:t>
      </w:r>
    </w:p>
    <w:p w:rsidR="00737AD2" w:rsidRDefault="007003A1">
      <w:pPr>
        <w:pStyle w:val="BodyText"/>
        <w:tabs>
          <w:tab w:val="left" w:pos="1217"/>
        </w:tabs>
        <w:spacing w:line="282"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737AD2" w:rsidRDefault="007003A1">
      <w:pPr>
        <w:pStyle w:val="BodyText"/>
        <w:spacing w:before="22"/>
        <w:ind w:left="1217"/>
        <w:rPr>
          <w:lang w:eastAsia="zh-CN"/>
        </w:rPr>
      </w:pPr>
      <w:r>
        <w:rPr>
          <w:w w:val="95"/>
          <w:lang w:eastAsia="zh-CN"/>
        </w:rPr>
        <w:t xml:space="preserve">SequoiaDB数据库中的集群操作分为两个级别：1）分区组   </w:t>
      </w:r>
      <w:r>
        <w:rPr>
          <w:spacing w:val="48"/>
          <w:w w:val="95"/>
          <w:lang w:eastAsia="zh-CN"/>
        </w:rPr>
        <w:t xml:space="preserve"> </w:t>
      </w:r>
      <w:r>
        <w:rPr>
          <w:w w:val="95"/>
          <w:lang w:eastAsia="zh-CN"/>
        </w:rPr>
        <w:t>2）数据节点</w:t>
      </w:r>
    </w:p>
    <w:p w:rsidR="00737AD2" w:rsidRDefault="00737AD2">
      <w:pPr>
        <w:spacing w:before="9" w:line="130" w:lineRule="exact"/>
        <w:rPr>
          <w:sz w:val="13"/>
          <w:szCs w:val="13"/>
          <w:lang w:eastAsia="zh-CN"/>
        </w:rPr>
      </w:pPr>
    </w:p>
    <w:p w:rsidR="00737AD2" w:rsidRDefault="00921398">
      <w:pPr>
        <w:pStyle w:val="BodyText"/>
        <w:spacing w:line="140" w:lineRule="auto"/>
        <w:ind w:left="1857" w:right="4423" w:hanging="640"/>
        <w:rPr>
          <w:lang w:eastAsia="zh-CN"/>
        </w:rPr>
      </w:pPr>
      <w:r>
        <w:pict>
          <v:shape id="_x0000_i1095"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分区组包三种类型：编目分区组、数据分区组。</w:t>
      </w:r>
    </w:p>
    <w:p w:rsidR="00737AD2" w:rsidRDefault="007003A1">
      <w:pPr>
        <w:pStyle w:val="BodyText"/>
        <w:spacing w:before="40"/>
        <w:ind w:left="1217"/>
        <w:rPr>
          <w:lang w:eastAsia="zh-CN"/>
        </w:rPr>
      </w:pPr>
      <w:r>
        <w:rPr>
          <w:lang w:eastAsia="zh-CN"/>
        </w:rPr>
        <w:t>分区组实例和数据节点实例可以用以下两种类的实例表示。</w:t>
      </w:r>
    </w:p>
    <w:p w:rsidR="00737AD2" w:rsidRDefault="00737AD2">
      <w:pPr>
        <w:spacing w:before="5" w:line="60" w:lineRule="exact"/>
        <w:rPr>
          <w:sz w:val="6"/>
          <w:szCs w:val="6"/>
          <w:lang w:eastAsia="zh-CN"/>
        </w:rPr>
      </w:pPr>
    </w:p>
    <w:tbl>
      <w:tblPr>
        <w:tblW w:w="0" w:type="auto"/>
        <w:tblInd w:w="120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replicagroup</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分区组类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分区组实例代表一个单独的分区组</w:t>
            </w:r>
          </w:p>
        </w:tc>
      </w:tr>
      <w:tr w:rsidR="00737AD2">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replicaode</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数据节点实例代表一个单独的数据节点</w:t>
            </w:r>
          </w:p>
        </w:tc>
      </w:tr>
    </w:tbl>
    <w:p w:rsidR="00737AD2" w:rsidRDefault="007003A1">
      <w:pPr>
        <w:pStyle w:val="BodyText"/>
        <w:spacing w:line="335" w:lineRule="exact"/>
        <w:ind w:left="1217" w:right="4702"/>
        <w:jc w:val="both"/>
        <w:rPr>
          <w:lang w:eastAsia="zh-CN"/>
        </w:rPr>
      </w:pPr>
      <w:r>
        <w:rPr>
          <w:lang w:eastAsia="zh-CN"/>
        </w:rPr>
        <w:t>与集群相关的操作需要使用分区组及数据节点实例。</w:t>
      </w:r>
    </w:p>
    <w:p w:rsidR="00737AD2" w:rsidRDefault="00737AD2">
      <w:pPr>
        <w:spacing w:before="5" w:line="100" w:lineRule="exact"/>
        <w:rPr>
          <w:sz w:val="10"/>
          <w:szCs w:val="10"/>
          <w:lang w:eastAsia="zh-CN"/>
        </w:rPr>
      </w:pPr>
    </w:p>
    <w:p w:rsidR="00737AD2" w:rsidRDefault="007003A1">
      <w:pPr>
        <w:pStyle w:val="BodyText"/>
        <w:spacing w:line="168" w:lineRule="auto"/>
        <w:ind w:left="1217" w:right="163"/>
        <w:jc w:val="both"/>
        <w:rPr>
          <w:lang w:eastAsia="zh-CN"/>
        </w:rPr>
      </w:pPr>
      <w:r>
        <w:rPr>
          <w:w w:val="95"/>
          <w:lang w:eastAsia="zh-CN"/>
        </w:rPr>
        <w:t>replicagroup的实例用于管理分区组。其操作包括启动、停止分区组，获取分区组中节点的状态、名称信</w:t>
      </w:r>
      <w:r>
        <w:rPr>
          <w:lang w:eastAsia="zh-CN"/>
        </w:rPr>
        <w:t xml:space="preserve"> </w:t>
      </w:r>
      <w:r>
        <w:rPr>
          <w:w w:val="95"/>
          <w:lang w:eastAsia="zh-CN"/>
        </w:rPr>
        <w:t>息、数目信息。</w:t>
      </w:r>
      <w:r>
        <w:rPr>
          <w:spacing w:val="21"/>
          <w:w w:val="95"/>
          <w:lang w:eastAsia="zh-CN"/>
        </w:rPr>
        <w:t xml:space="preserve"> </w:t>
      </w:r>
      <w:r>
        <w:rPr>
          <w:w w:val="95"/>
          <w:lang w:eastAsia="zh-CN"/>
        </w:rPr>
        <w:t>replicanode的实例用于管理节点。其操作包括启动、停止指定的节点，获取指定节点实</w:t>
      </w:r>
      <w:r>
        <w:rPr>
          <w:lang w:eastAsia="zh-CN"/>
        </w:rPr>
        <w:t xml:space="preserve"> 例，获取主从节点实例，获取数据节点地址信息。</w:t>
      </w:r>
    </w:p>
    <w:p w:rsidR="00737AD2" w:rsidRDefault="00737AD2">
      <w:pPr>
        <w:spacing w:before="14" w:line="200" w:lineRule="exact"/>
        <w:rPr>
          <w:sz w:val="20"/>
          <w:szCs w:val="20"/>
          <w:lang w:eastAsia="zh-CN"/>
        </w:rPr>
      </w:pPr>
    </w:p>
    <w:p w:rsidR="00737AD2" w:rsidRDefault="007003A1">
      <w:pPr>
        <w:pStyle w:val="BodyText"/>
        <w:spacing w:line="253" w:lineRule="auto"/>
        <w:ind w:right="5202"/>
        <w:rPr>
          <w:lang w:eastAsia="zh-CN"/>
        </w:rPr>
      </w:pPr>
      <w:r>
        <w:rPr>
          <w:lang w:eastAsia="zh-CN"/>
        </w:rPr>
        <w:t>错误信息 每个函数都有返回值，返回值的定义如下： SDB_OK（数据值为0）：表示执行成功；</w:t>
      </w:r>
    </w:p>
    <w:p w:rsidR="00737AD2" w:rsidRDefault="007003A1">
      <w:pPr>
        <w:pStyle w:val="BodyText"/>
        <w:spacing w:before="90" w:line="168" w:lineRule="auto"/>
        <w:ind w:right="135"/>
      </w:pPr>
      <w:r>
        <w:rPr>
          <w:w w:val="95"/>
        </w:rPr>
        <w:t>&lt;0：表示数据库错误，具体的错误描述在err.prop文件中可以找到，也可以</w:t>
      </w:r>
      <w:r>
        <w:t xml:space="preserve"> </w:t>
      </w:r>
      <w:r>
        <w:rPr>
          <w:w w:val="95"/>
        </w:rPr>
        <w:t>用pysequoiadb.getErr(error_no)获取；</w:t>
      </w:r>
    </w:p>
    <w:p w:rsidR="00737AD2" w:rsidRDefault="007003A1">
      <w:pPr>
        <w:pStyle w:val="BodyText"/>
        <w:spacing w:before="34" w:line="309" w:lineRule="auto"/>
        <w:ind w:right="4769"/>
        <w:rPr>
          <w:lang w:eastAsia="zh-CN"/>
        </w:rPr>
      </w:pPr>
      <w:r>
        <w:rPr>
          <w:w w:val="95"/>
        </w:rPr>
        <w:t>&gt;0：表示系统错误，请查阅相关系统的错误码信息。</w:t>
      </w:r>
      <w:r>
        <w:t xml:space="preserve"> </w:t>
      </w:r>
      <w:bookmarkStart w:id="483" w:name="Python_开发环境搭建"/>
      <w:bookmarkStart w:id="484" w:name="_bookmark159"/>
      <w:bookmarkEnd w:id="483"/>
      <w:bookmarkEnd w:id="484"/>
      <w:r>
        <w:rPr>
          <w:w w:val="95"/>
          <w:lang w:eastAsia="zh-CN"/>
        </w:rPr>
        <w:t>Python</w:t>
      </w:r>
      <w:r>
        <w:rPr>
          <w:spacing w:val="42"/>
          <w:w w:val="95"/>
          <w:lang w:eastAsia="zh-CN"/>
        </w:rPr>
        <w:t xml:space="preserve"> </w:t>
      </w:r>
      <w:r>
        <w:rPr>
          <w:w w:val="95"/>
          <w:lang w:eastAsia="zh-CN"/>
        </w:rPr>
        <w:t>开发环境搭建</w:t>
      </w:r>
    </w:p>
    <w:p w:rsidR="00737AD2" w:rsidRDefault="00737AD2">
      <w:pPr>
        <w:spacing w:before="2" w:line="120" w:lineRule="exact"/>
        <w:rPr>
          <w:sz w:val="12"/>
          <w:szCs w:val="12"/>
          <w:lang w:eastAsia="zh-CN"/>
        </w:rPr>
      </w:pPr>
    </w:p>
    <w:p w:rsidR="00737AD2" w:rsidRDefault="007003A1">
      <w:pPr>
        <w:pStyle w:val="BodyText"/>
        <w:spacing w:line="253" w:lineRule="auto"/>
        <w:ind w:right="1313"/>
        <w:rPr>
          <w:lang w:eastAsia="zh-CN"/>
        </w:rPr>
      </w:pPr>
      <w:r>
        <w:rPr>
          <w:lang w:eastAsia="zh-CN"/>
        </w:rPr>
        <w:t xml:space="preserve">获取驱动开发包 </w:t>
      </w:r>
      <w:r>
        <w:rPr>
          <w:w w:val="95"/>
          <w:lang w:eastAsia="zh-CN"/>
        </w:rPr>
        <w:t>从</w:t>
      </w:r>
      <w:hyperlink r:id="rId61">
        <w:r>
          <w:rPr>
            <w:color w:val="0000FF"/>
            <w:w w:val="95"/>
            <w:lang w:eastAsia="zh-CN"/>
          </w:rPr>
          <w:t>http://www.sequoiadb.com</w:t>
        </w:r>
      </w:hyperlink>
      <w:r>
        <w:rPr>
          <w:color w:val="000000"/>
          <w:w w:val="95"/>
          <w:lang w:eastAsia="zh-CN"/>
        </w:rPr>
        <w:t>下载对应操作系统版本的SequoiaDB驱动开发包。</w:t>
      </w:r>
    </w:p>
    <w:p w:rsidR="00737AD2" w:rsidRDefault="00737AD2">
      <w:pPr>
        <w:spacing w:before="4" w:line="180" w:lineRule="exact"/>
        <w:rPr>
          <w:sz w:val="18"/>
          <w:szCs w:val="18"/>
          <w:lang w:eastAsia="zh-CN"/>
        </w:rPr>
      </w:pPr>
    </w:p>
    <w:p w:rsidR="00737AD2" w:rsidRDefault="007003A1">
      <w:pPr>
        <w:pStyle w:val="BodyText"/>
      </w:pPr>
      <w:r>
        <w:t>配置开发环境</w:t>
      </w:r>
    </w:p>
    <w:p w:rsidR="00737AD2" w:rsidRDefault="007003A1">
      <w:pPr>
        <w:pStyle w:val="BodyText"/>
        <w:numPr>
          <w:ilvl w:val="1"/>
          <w:numId w:val="33"/>
        </w:numPr>
        <w:tabs>
          <w:tab w:val="left" w:pos="1217"/>
        </w:tabs>
        <w:spacing w:before="34" w:line="255" w:lineRule="auto"/>
        <w:ind w:left="1217" w:right="5305"/>
        <w:rPr>
          <w:lang w:eastAsia="zh-CN"/>
        </w:rPr>
      </w:pPr>
      <w:r>
        <w:rPr>
          <w:w w:val="95"/>
          <w:position w:val="1"/>
          <w:lang w:eastAsia="zh-CN"/>
        </w:rPr>
        <w:t>Linux</w:t>
      </w:r>
      <w:r>
        <w:rPr>
          <w:w w:val="96"/>
          <w:position w:val="1"/>
          <w:lang w:eastAsia="zh-CN"/>
        </w:rPr>
        <w:t xml:space="preserve"> </w:t>
      </w:r>
      <w:r>
        <w:rPr>
          <w:w w:val="95"/>
          <w:lang w:eastAsia="zh-CN"/>
        </w:rPr>
        <w:t>1.解压下来的驱动开发包；得到python目录。</w:t>
      </w:r>
    </w:p>
    <w:p w:rsidR="00737AD2" w:rsidRDefault="007003A1">
      <w:pPr>
        <w:pStyle w:val="BodyText"/>
        <w:spacing w:before="1"/>
        <w:ind w:left="1217" w:right="510"/>
        <w:jc w:val="both"/>
        <w:rPr>
          <w:lang w:eastAsia="zh-CN"/>
        </w:rPr>
      </w:pPr>
      <w:r>
        <w:rPr>
          <w:w w:val="95"/>
          <w:lang w:eastAsia="zh-CN"/>
        </w:rPr>
        <w:t>2.将python目录下的bson和pysequoiadb目录拷贝到开发工程目录中（建议放在第三方库目录下）。</w:t>
      </w:r>
    </w:p>
    <w:p w:rsidR="00737AD2" w:rsidRDefault="00737AD2">
      <w:pPr>
        <w:jc w:val="both"/>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numPr>
          <w:ilvl w:val="0"/>
          <w:numId w:val="33"/>
        </w:numPr>
        <w:tabs>
          <w:tab w:val="left" w:pos="397"/>
        </w:tabs>
        <w:spacing w:line="308" w:lineRule="exact"/>
        <w:ind w:left="397"/>
      </w:pPr>
      <w:r>
        <w:rPr>
          <w:w w:val="90"/>
          <w:position w:val="1"/>
        </w:rPr>
        <w:t>Windows</w:t>
      </w:r>
    </w:p>
    <w:p w:rsidR="00737AD2" w:rsidRDefault="007003A1">
      <w:pPr>
        <w:pStyle w:val="BodyText"/>
        <w:spacing w:before="22" w:line="309" w:lineRule="auto"/>
        <w:ind w:left="113" w:right="6795" w:firstLine="283"/>
        <w:rPr>
          <w:lang w:eastAsia="zh-CN"/>
        </w:rPr>
      </w:pPr>
      <w:r>
        <w:rPr>
          <w:w w:val="95"/>
          <w:lang w:eastAsia="zh-CN"/>
        </w:rPr>
        <w:t>暂未推出Windows驱动开发包。</w:t>
      </w:r>
      <w:r>
        <w:rPr>
          <w:lang w:eastAsia="zh-CN"/>
        </w:rPr>
        <w:t xml:space="preserve"> </w:t>
      </w:r>
      <w:bookmarkStart w:id="485" w:name="Python_开发基础"/>
      <w:bookmarkStart w:id="486" w:name="_bookmark160"/>
      <w:bookmarkEnd w:id="485"/>
      <w:bookmarkEnd w:id="486"/>
      <w:r>
        <w:rPr>
          <w:w w:val="95"/>
          <w:lang w:eastAsia="zh-CN"/>
        </w:rPr>
        <w:t>Python</w:t>
      </w:r>
      <w:r>
        <w:rPr>
          <w:spacing w:val="22"/>
          <w:w w:val="95"/>
          <w:lang w:eastAsia="zh-CN"/>
        </w:rPr>
        <w:t xml:space="preserve"> </w:t>
      </w:r>
      <w:r>
        <w:rPr>
          <w:w w:val="95"/>
          <w:lang w:eastAsia="zh-CN"/>
        </w:rPr>
        <w:t>开发基础</w:t>
      </w:r>
    </w:p>
    <w:p w:rsidR="00737AD2" w:rsidRDefault="007003A1">
      <w:pPr>
        <w:pStyle w:val="BodyText"/>
        <w:spacing w:line="284" w:lineRule="exact"/>
        <w:ind w:left="113"/>
        <w:rPr>
          <w:lang w:eastAsia="zh-CN"/>
        </w:rPr>
      </w:pPr>
      <w:r>
        <w:rPr>
          <w:lang w:eastAsia="zh-CN"/>
        </w:rPr>
        <w:t>本节介绍使用C程序运行SequoiaDB。首先安装SequoiaDB，</w:t>
      </w:r>
      <w:hyperlink w:anchor="_bookmark47" w:history="1">
        <w:r>
          <w:rPr>
            <w:color w:val="0000FF"/>
            <w:lang w:eastAsia="zh-CN"/>
          </w:rPr>
          <w:t>安装信息请查看安装页面</w:t>
        </w:r>
      </w:hyperlink>
      <w:r>
        <w:rPr>
          <w:color w:val="000000"/>
          <w:lang w:eastAsia="zh-CN"/>
        </w:rPr>
        <w:t>。</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pPr>
      <w:r>
        <w:rPr>
          <w:w w:val="95"/>
          <w:lang w:eastAsia="zh-CN"/>
        </w:rPr>
        <w:t>这里介绍如何使用Python客户端驱动接口编写使用SequoiaDB数据库的程序。为了简单起见，下面的示例</w:t>
      </w:r>
      <w:r>
        <w:rPr>
          <w:lang w:eastAsia="zh-CN"/>
        </w:rPr>
        <w:t xml:space="preserve"> </w:t>
      </w:r>
      <w:r>
        <w:rPr>
          <w:w w:val="95"/>
          <w:lang w:eastAsia="zh-CN"/>
        </w:rPr>
        <w:t>不全部是完整的代码，只起示例性作用。</w:t>
      </w:r>
      <w:r>
        <w:rPr>
          <w:w w:val="95"/>
        </w:rPr>
        <w:t>可到/sequoiadb/client/samples/python下获取相应的完整的代</w:t>
      </w:r>
      <w:r>
        <w:t xml:space="preserve"> </w:t>
      </w:r>
      <w:r>
        <w:rPr>
          <w:w w:val="95"/>
        </w:rPr>
        <w:t>码。</w:t>
      </w:r>
      <w:r>
        <w:rPr>
          <w:color w:val="0000FF"/>
          <w:w w:val="95"/>
        </w:rPr>
        <w:t>更多查看Python</w:t>
      </w:r>
      <w:r>
        <w:rPr>
          <w:color w:val="0000FF"/>
          <w:spacing w:val="39"/>
          <w:w w:val="95"/>
        </w:rPr>
        <w:t xml:space="preserve"> </w:t>
      </w:r>
      <w:r>
        <w:rPr>
          <w:color w:val="0000FF"/>
          <w:w w:val="95"/>
        </w:rPr>
        <w:t>API</w:t>
      </w:r>
    </w:p>
    <w:p w:rsidR="00737AD2" w:rsidRDefault="00737AD2">
      <w:pPr>
        <w:spacing w:before="14" w:line="200" w:lineRule="exact"/>
        <w:rPr>
          <w:sz w:val="20"/>
          <w:szCs w:val="20"/>
        </w:rPr>
      </w:pPr>
    </w:p>
    <w:p w:rsidR="00737AD2" w:rsidRDefault="007003A1">
      <w:pPr>
        <w:pStyle w:val="BodyText"/>
        <w:ind w:left="113"/>
      </w:pPr>
      <w:r>
        <w:t>数据库操作</w:t>
      </w:r>
    </w:p>
    <w:p w:rsidR="00737AD2" w:rsidRDefault="007003A1">
      <w:pPr>
        <w:pStyle w:val="BodyText"/>
        <w:numPr>
          <w:ilvl w:val="0"/>
          <w:numId w:val="33"/>
        </w:numPr>
        <w:tabs>
          <w:tab w:val="left" w:pos="397"/>
        </w:tabs>
        <w:spacing w:before="34" w:line="255" w:lineRule="auto"/>
        <w:ind w:left="397" w:right="1180"/>
      </w:pPr>
      <w:r>
        <w:rPr>
          <w:w w:val="95"/>
          <w:position w:val="1"/>
        </w:rPr>
        <w:t>数据库连接（Connecting）</w:t>
      </w:r>
      <w:r>
        <w:rPr>
          <w:w w:val="94"/>
          <w:position w:val="1"/>
        </w:rPr>
        <w:t xml:space="preserve"> </w:t>
      </w:r>
      <w:r>
        <w:rPr>
          <w:w w:val="90"/>
        </w:rPr>
        <w:t>connect.py演示如何连接到数据库。文件应当import“pysequoiadb”中的client，const等模块，以</w:t>
      </w:r>
    </w:p>
    <w:p w:rsidR="00737AD2" w:rsidRDefault="007003A1">
      <w:pPr>
        <w:pStyle w:val="BodyText"/>
        <w:spacing w:line="223" w:lineRule="exact"/>
        <w:ind w:left="397"/>
      </w:pPr>
      <w:r>
        <w:rPr>
          <w:w w:val="95"/>
        </w:rPr>
        <w:t>及error模块中的SequoiaDBError类。</w:t>
      </w:r>
    </w:p>
    <w:p w:rsidR="00737AD2" w:rsidRDefault="00EC10B3">
      <w:pPr>
        <w:pStyle w:val="BodyText"/>
        <w:spacing w:before="6"/>
        <w:ind w:left="397"/>
        <w:rPr>
          <w:rFonts w:ascii="仿宋" w:eastAsia="仿宋" w:hAnsi="仿宋" w:cs="仿宋"/>
        </w:rPr>
      </w:pPr>
      <w:r w:rsidRPr="00EC10B3">
        <w:pict>
          <v:group id="_x0000_s2968" style="position:absolute;left:0;text-align:left;margin-left:95.85pt;margin-top:4.75pt;width:459.45pt;height:201.4pt;z-index:-25510;mso-position-horizontal-relative:page" coordorigin="1917,95" coordsize="9189,4028">
            <v:shape id="_x0000_s2969" style="position:absolute;left:1917;top:95;width:9189;height:4028" coordorigin="1917,95" coordsize="9189,4028" path="m1917,95r9189,l11106,4123r-9189,l1917,95xe" fillcolor="#efefef" stroked="f">
              <v:path arrowok="t"/>
            </v:shape>
            <w10:wrap anchorx="page"/>
          </v:group>
        </w:pict>
      </w:r>
      <w:r w:rsidR="007003A1">
        <w:rPr>
          <w:rFonts w:ascii="仿宋" w:eastAsia="仿宋" w:hAnsi="仿宋" w:cs="仿宋"/>
        </w:rPr>
        <w:t>import pysequoiadb</w:t>
      </w:r>
    </w:p>
    <w:p w:rsidR="00737AD2" w:rsidRDefault="007003A1">
      <w:pPr>
        <w:pStyle w:val="BodyText"/>
        <w:spacing w:line="212" w:lineRule="exact"/>
        <w:ind w:left="397"/>
        <w:rPr>
          <w:rFonts w:ascii="仿宋" w:eastAsia="仿宋" w:hAnsi="仿宋" w:cs="仿宋"/>
        </w:rPr>
      </w:pPr>
      <w:r>
        <w:rPr>
          <w:rFonts w:ascii="仿宋" w:eastAsia="仿宋" w:hAnsi="仿宋" w:cs="仿宋"/>
        </w:rPr>
        <w:t>from pysequoiadb import client</w:t>
      </w:r>
    </w:p>
    <w:p w:rsidR="00737AD2" w:rsidRDefault="007003A1">
      <w:pPr>
        <w:pStyle w:val="BodyText"/>
        <w:spacing w:line="212" w:lineRule="exact"/>
        <w:ind w:left="397"/>
        <w:rPr>
          <w:rFonts w:ascii="仿宋" w:eastAsia="仿宋" w:hAnsi="仿宋" w:cs="仿宋"/>
        </w:rPr>
      </w:pPr>
      <w:r>
        <w:rPr>
          <w:rFonts w:ascii="仿宋" w:eastAsia="仿宋" w:hAnsi="仿宋" w:cs="仿宋"/>
        </w:rPr>
        <w:t>from pysequoiadb import const</w:t>
      </w:r>
    </w:p>
    <w:p w:rsidR="00737AD2" w:rsidRDefault="007003A1">
      <w:pPr>
        <w:pStyle w:val="BodyText"/>
        <w:spacing w:line="212" w:lineRule="exact"/>
        <w:ind w:left="397"/>
        <w:rPr>
          <w:rFonts w:ascii="仿宋" w:eastAsia="仿宋" w:hAnsi="仿宋" w:cs="仿宋"/>
        </w:rPr>
      </w:pPr>
      <w:r>
        <w:rPr>
          <w:rFonts w:ascii="仿宋" w:eastAsia="仿宋" w:hAnsi="仿宋" w:cs="仿宋"/>
        </w:rPr>
        <w:t>from pysequoiadb.error import SequoiaDBError</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 connect to local db, using default args value.</w:t>
      </w:r>
    </w:p>
    <w:p w:rsidR="00737AD2" w:rsidRDefault="007003A1">
      <w:pPr>
        <w:pStyle w:val="BodyText"/>
        <w:spacing w:line="212" w:lineRule="exact"/>
        <w:ind w:left="397"/>
        <w:rPr>
          <w:rFonts w:ascii="仿宋" w:eastAsia="仿宋" w:hAnsi="仿宋" w:cs="仿宋"/>
        </w:rPr>
      </w:pPr>
      <w:r>
        <w:rPr>
          <w:rFonts w:ascii="仿宋" w:eastAsia="仿宋" w:hAnsi="仿宋" w:cs="仿宋"/>
        </w:rPr>
        <w:t># host= 'localhost', port= 11810, user= '', password= ''</w:t>
      </w:r>
    </w:p>
    <w:p w:rsidR="00737AD2" w:rsidRDefault="007003A1">
      <w:pPr>
        <w:pStyle w:val="BodyText"/>
        <w:spacing w:line="212" w:lineRule="exact"/>
        <w:ind w:left="397"/>
        <w:rPr>
          <w:rFonts w:ascii="仿宋" w:eastAsia="仿宋" w:hAnsi="仿宋" w:cs="仿宋"/>
        </w:rPr>
      </w:pPr>
      <w:r>
        <w:rPr>
          <w:rFonts w:ascii="仿宋" w:eastAsia="仿宋" w:hAnsi="仿宋" w:cs="仿宋"/>
        </w:rPr>
        <w:t>try:</w:t>
      </w:r>
    </w:p>
    <w:p w:rsidR="00737AD2" w:rsidRDefault="007003A1">
      <w:pPr>
        <w:pStyle w:val="BodyText"/>
        <w:spacing w:line="212" w:lineRule="exact"/>
        <w:ind w:left="697"/>
        <w:rPr>
          <w:rFonts w:ascii="仿宋" w:eastAsia="仿宋" w:hAnsi="仿宋" w:cs="仿宋"/>
        </w:rPr>
      </w:pPr>
      <w:r>
        <w:rPr>
          <w:rFonts w:ascii="仿宋" w:eastAsia="仿宋" w:hAnsi="仿宋" w:cs="仿宋"/>
        </w:rPr>
        <w:t>db = client()</w:t>
      </w:r>
    </w:p>
    <w:p w:rsidR="00737AD2" w:rsidRDefault="007003A1">
      <w:pPr>
        <w:pStyle w:val="BodyText"/>
        <w:spacing w:line="212" w:lineRule="exact"/>
        <w:ind w:left="397"/>
        <w:rPr>
          <w:rFonts w:ascii="仿宋" w:eastAsia="仿宋" w:hAnsi="仿宋" w:cs="仿宋"/>
        </w:rPr>
      </w:pPr>
      <w:r>
        <w:rPr>
          <w:rFonts w:ascii="仿宋" w:eastAsia="仿宋" w:hAnsi="仿宋" w:cs="仿宋"/>
        </w:rPr>
        <w:t>except SequoiaDBError:</w:t>
      </w:r>
    </w:p>
    <w:p w:rsidR="00737AD2" w:rsidRDefault="007003A1">
      <w:pPr>
        <w:pStyle w:val="BodyText"/>
        <w:spacing w:line="212" w:lineRule="exact"/>
        <w:ind w:left="697"/>
        <w:rPr>
          <w:rFonts w:ascii="仿宋" w:eastAsia="仿宋" w:hAnsi="仿宋" w:cs="仿宋"/>
        </w:rPr>
      </w:pPr>
      <w:r>
        <w:rPr>
          <w:rFonts w:ascii="仿宋" w:eastAsia="仿宋" w:hAnsi="仿宋" w:cs="仿宋"/>
        </w:rPr>
        <w:t>pysequoiadb.cout('SDB_OOM appeared. Please check available memory.' )</w:t>
      </w:r>
    </w:p>
    <w:p w:rsidR="00737AD2" w:rsidRDefault="007003A1">
      <w:pPr>
        <w:pStyle w:val="BodyText"/>
        <w:spacing w:line="212" w:lineRule="exact"/>
        <w:ind w:left="697"/>
        <w:rPr>
          <w:rFonts w:ascii="仿宋" w:eastAsia="仿宋" w:hAnsi="仿宋" w:cs="仿宋"/>
        </w:rPr>
      </w:pPr>
      <w:r>
        <w:rPr>
          <w:rFonts w:ascii="仿宋" w:eastAsia="仿宋" w:hAnsi="仿宋" w:cs="仿宋"/>
        </w:rPr>
        <w:t>del db</w:t>
      </w:r>
    </w:p>
    <w:p w:rsidR="00737AD2" w:rsidRDefault="007003A1">
      <w:pPr>
        <w:pStyle w:val="BodyText"/>
        <w:spacing w:line="212" w:lineRule="exact"/>
        <w:ind w:left="697"/>
        <w:rPr>
          <w:rFonts w:ascii="仿宋" w:eastAsia="仿宋" w:hAnsi="仿宋" w:cs="仿宋"/>
        </w:rPr>
      </w:pPr>
      <w:r>
        <w:rPr>
          <w:rFonts w:ascii="仿宋" w:eastAsia="仿宋" w:hAnsi="仿宋" w:cs="仿宋"/>
        </w:rPr>
        <w:t>exit()</w:t>
      </w:r>
    </w:p>
    <w:p w:rsidR="00737AD2" w:rsidRDefault="00737AD2">
      <w:pPr>
        <w:spacing w:before="4" w:line="200" w:lineRule="exact"/>
        <w:rPr>
          <w:sz w:val="20"/>
          <w:szCs w:val="20"/>
        </w:rPr>
      </w:pPr>
    </w:p>
    <w:p w:rsidR="00737AD2" w:rsidRDefault="007003A1">
      <w:pPr>
        <w:pStyle w:val="BodyText"/>
        <w:spacing w:line="172" w:lineRule="auto"/>
        <w:ind w:left="397" w:right="3163"/>
        <w:rPr>
          <w:rFonts w:ascii="仿宋" w:eastAsia="仿宋" w:hAnsi="仿宋" w:cs="仿宋"/>
        </w:rPr>
      </w:pPr>
      <w:r>
        <w:rPr>
          <w:rFonts w:ascii="仿宋" w:eastAsia="仿宋" w:hAnsi="仿宋" w:cs="仿宋"/>
        </w:rPr>
        <w:t># if no error occurs, connect to specified server successfully print 'Connect success'</w:t>
      </w:r>
    </w:p>
    <w:p w:rsidR="00737AD2" w:rsidRDefault="007003A1">
      <w:pPr>
        <w:pStyle w:val="BodyText"/>
        <w:spacing w:line="220" w:lineRule="exact"/>
        <w:ind w:left="397"/>
        <w:rPr>
          <w:rFonts w:ascii="仿宋" w:eastAsia="仿宋" w:hAnsi="仿宋" w:cs="仿宋"/>
        </w:rPr>
      </w:pPr>
      <w:r>
        <w:rPr>
          <w:rFonts w:ascii="仿宋" w:eastAsia="仿宋" w:hAnsi="仿宋" w:cs="仿宋"/>
        </w:rPr>
        <w:t>db.disconnect()</w:t>
      </w:r>
    </w:p>
    <w:p w:rsidR="00737AD2" w:rsidRDefault="007003A1">
      <w:pPr>
        <w:pStyle w:val="BodyText"/>
        <w:spacing w:line="212" w:lineRule="exact"/>
        <w:ind w:left="397"/>
        <w:rPr>
          <w:rFonts w:ascii="仿宋" w:eastAsia="仿宋" w:hAnsi="仿宋" w:cs="仿宋"/>
        </w:rPr>
      </w:pPr>
      <w:r>
        <w:rPr>
          <w:rFonts w:ascii="仿宋" w:eastAsia="仿宋" w:hAnsi="仿宋" w:cs="仿宋"/>
        </w:rPr>
        <w:t># Need to release client whether it connected db server successfully or not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del db</w:t>
      </w:r>
    </w:p>
    <w:p w:rsidR="00737AD2" w:rsidRDefault="007003A1">
      <w:pPr>
        <w:pStyle w:val="BodyText"/>
        <w:spacing w:before="49"/>
        <w:ind w:left="397"/>
        <w:rPr>
          <w:lang w:eastAsia="zh-CN"/>
        </w:rPr>
      </w:pPr>
      <w:r>
        <w:rPr>
          <w:w w:val="95"/>
          <w:lang w:eastAsia="zh-CN"/>
        </w:rPr>
        <w:t>在linux下，可以直接运行python解释执行connect.py。</w:t>
      </w:r>
    </w:p>
    <w:p w:rsidR="00737AD2" w:rsidRDefault="00737AD2">
      <w:pPr>
        <w:spacing w:before="2" w:line="120" w:lineRule="exact"/>
        <w:rPr>
          <w:sz w:val="12"/>
          <w:szCs w:val="12"/>
          <w:lang w:eastAsia="zh-CN"/>
        </w:rPr>
      </w:pPr>
    </w:p>
    <w:p w:rsidR="00737AD2" w:rsidRDefault="00921398">
      <w:pPr>
        <w:pStyle w:val="BodyText"/>
        <w:spacing w:line="154" w:lineRule="auto"/>
        <w:ind w:left="1037" w:right="486" w:hanging="640"/>
        <w:rPr>
          <w:lang w:eastAsia="zh-CN"/>
        </w:rPr>
      </w:pPr>
      <w:r>
        <w:pict>
          <v:shape id="_x0000_i1096" type="#_x0000_t75" style="width:24.2pt;height:24.2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注:</w:t>
      </w:r>
      <w:r w:rsidR="007003A1">
        <w:rPr>
          <w:w w:val="111"/>
          <w:lang w:eastAsia="zh-CN"/>
        </w:rPr>
        <w:t xml:space="preserve"> </w:t>
      </w:r>
      <w:r w:rsidR="007003A1">
        <w:rPr>
          <w:w w:val="95"/>
          <w:lang w:eastAsia="zh-CN"/>
        </w:rPr>
        <w:t>本例程连接到本地数据库的11810端口，使用的是空的用户名和密码。用户需要根据自己的</w:t>
      </w:r>
      <w:r w:rsidR="007003A1">
        <w:rPr>
          <w:lang w:eastAsia="zh-CN"/>
        </w:rPr>
        <w:t xml:space="preserve"> </w:t>
      </w:r>
      <w:r w:rsidR="007003A1">
        <w:rPr>
          <w:w w:val="95"/>
          <w:lang w:eastAsia="zh-CN"/>
        </w:rPr>
        <w:t>实际情况配置参数。譬如，将上述代码中的</w:t>
      </w:r>
      <w:r w:rsidR="007003A1">
        <w:rPr>
          <w:spacing w:val="10"/>
          <w:w w:val="95"/>
          <w:lang w:eastAsia="zh-CN"/>
        </w:rPr>
        <w:t xml:space="preserve"> </w:t>
      </w:r>
      <w:r w:rsidR="007003A1">
        <w:rPr>
          <w:w w:val="95"/>
          <w:lang w:eastAsia="zh-CN"/>
        </w:rPr>
        <w:t>db</w:t>
      </w:r>
      <w:r w:rsidR="007003A1">
        <w:rPr>
          <w:spacing w:val="11"/>
          <w:w w:val="95"/>
          <w:lang w:eastAsia="zh-CN"/>
        </w:rPr>
        <w:t xml:space="preserve"> </w:t>
      </w:r>
      <w:r w:rsidR="007003A1">
        <w:rPr>
          <w:w w:val="95"/>
          <w:lang w:eastAsia="zh-CN"/>
        </w:rPr>
        <w:t>=</w:t>
      </w:r>
      <w:r w:rsidR="007003A1">
        <w:rPr>
          <w:spacing w:val="10"/>
          <w:w w:val="95"/>
          <w:lang w:eastAsia="zh-CN"/>
        </w:rPr>
        <w:t xml:space="preserve"> </w:t>
      </w:r>
      <w:r w:rsidR="007003A1">
        <w:rPr>
          <w:w w:val="95"/>
          <w:lang w:eastAsia="zh-CN"/>
        </w:rPr>
        <w:t>client()</w:t>
      </w:r>
      <w:r w:rsidR="007003A1">
        <w:rPr>
          <w:spacing w:val="11"/>
          <w:w w:val="95"/>
          <w:lang w:eastAsia="zh-CN"/>
        </w:rPr>
        <w:t xml:space="preserve"> </w:t>
      </w:r>
      <w:r w:rsidR="007003A1">
        <w:rPr>
          <w:w w:val="95"/>
          <w:lang w:eastAsia="zh-CN"/>
        </w:rPr>
        <w:t>修改为</w:t>
      </w:r>
      <w:r w:rsidR="007003A1">
        <w:rPr>
          <w:spacing w:val="11"/>
          <w:w w:val="95"/>
          <w:lang w:eastAsia="zh-CN"/>
        </w:rPr>
        <w:t xml:space="preserve"> </w:t>
      </w:r>
      <w:r w:rsidR="007003A1">
        <w:rPr>
          <w:w w:val="95"/>
          <w:lang w:eastAsia="zh-CN"/>
        </w:rPr>
        <w:t>db</w:t>
      </w:r>
      <w:r w:rsidR="007003A1">
        <w:rPr>
          <w:spacing w:val="10"/>
          <w:w w:val="95"/>
          <w:lang w:eastAsia="zh-CN"/>
        </w:rPr>
        <w:t xml:space="preserve"> </w:t>
      </w:r>
      <w:r w:rsidR="007003A1">
        <w:rPr>
          <w:w w:val="95"/>
          <w:lang w:eastAsia="zh-CN"/>
        </w:rPr>
        <w:t>=</w:t>
      </w:r>
      <w:r w:rsidR="007003A1">
        <w:rPr>
          <w:spacing w:val="11"/>
          <w:w w:val="95"/>
          <w:lang w:eastAsia="zh-CN"/>
        </w:rPr>
        <w:t xml:space="preserve"> </w:t>
      </w:r>
      <w:r w:rsidR="007003A1">
        <w:rPr>
          <w:w w:val="95"/>
          <w:lang w:eastAsia="zh-CN"/>
        </w:rPr>
        <w:t>client('192.168.10.188',</w:t>
      </w:r>
    </w:p>
    <w:p w:rsidR="00737AD2" w:rsidRDefault="007003A1">
      <w:pPr>
        <w:pStyle w:val="BodyText"/>
        <w:spacing w:line="259" w:lineRule="exact"/>
        <w:ind w:left="1037"/>
        <w:rPr>
          <w:lang w:eastAsia="zh-CN"/>
        </w:rPr>
      </w:pPr>
      <w:r>
        <w:rPr>
          <w:lang w:eastAsia="zh-CN"/>
        </w:rPr>
        <w:t>11810)。当数据库已经创建用户时，应该使用正确的用户及密码连接到数据库，否则连接失败。</w:t>
      </w:r>
    </w:p>
    <w:p w:rsidR="00737AD2" w:rsidRDefault="007003A1">
      <w:pPr>
        <w:pStyle w:val="BodyText"/>
        <w:tabs>
          <w:tab w:val="left" w:pos="397"/>
        </w:tabs>
        <w:spacing w:line="26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创建集合空间和集合</w:t>
      </w:r>
    </w:p>
    <w:p w:rsidR="00737AD2" w:rsidRDefault="00737AD2">
      <w:pPr>
        <w:spacing w:before="8" w:line="100" w:lineRule="exact"/>
        <w:rPr>
          <w:sz w:val="10"/>
          <w:szCs w:val="10"/>
          <w:lang w:eastAsia="zh-CN"/>
        </w:rPr>
      </w:pPr>
    </w:p>
    <w:p w:rsidR="00737AD2" w:rsidRDefault="007003A1">
      <w:pPr>
        <w:pStyle w:val="BodyText"/>
        <w:spacing w:line="168" w:lineRule="auto"/>
        <w:ind w:left="397" w:right="501"/>
        <w:rPr>
          <w:lang w:eastAsia="zh-CN"/>
        </w:rPr>
      </w:pPr>
      <w:r>
        <w:rPr>
          <w:w w:val="90"/>
          <w:lang w:eastAsia="zh-CN"/>
        </w:rPr>
        <w:t>以下创建了一个名字为“foo”的集合空间和一个名字为“bar”的集合，集合空间内的集合的数据页大小</w:t>
      </w:r>
      <w:r>
        <w:rPr>
          <w:lang w:eastAsia="zh-CN"/>
        </w:rPr>
        <w:t xml:space="preserve"> </w:t>
      </w:r>
      <w:r>
        <w:rPr>
          <w:w w:val="95"/>
          <w:lang w:eastAsia="zh-CN"/>
        </w:rPr>
        <w:t>为16k。可根据实际情况选择不同大小的数据页。创建集合后，可对集合做增删改查等操作。</w:t>
      </w:r>
    </w:p>
    <w:p w:rsidR="00737AD2" w:rsidRDefault="00EC10B3">
      <w:pPr>
        <w:pStyle w:val="BodyText"/>
        <w:spacing w:before="97" w:line="172" w:lineRule="auto"/>
        <w:ind w:left="397" w:right="8147"/>
        <w:rPr>
          <w:rFonts w:ascii="仿宋" w:eastAsia="仿宋" w:hAnsi="仿宋" w:cs="仿宋"/>
          <w:lang w:eastAsia="zh-CN"/>
        </w:rPr>
      </w:pPr>
      <w:r w:rsidRPr="00EC10B3">
        <w:pict>
          <v:group id="_x0000_s2965" style="position:absolute;left:0;text-align:left;margin-left:95.85pt;margin-top:5.55pt;width:459.45pt;height:148.4pt;z-index:-25509;mso-position-horizontal-relative:page" coordorigin="1917,111" coordsize="9189,2968">
            <v:shape id="_x0000_s2966" style="position:absolute;left:1917;top:111;width:9189;height:2968" coordorigin="1917,111" coordsize="9189,2968" path="m1917,111r9189,l11106,3079r-9189,l1917,111xe" fillcolor="#efefef" stroked="f">
              <v:path arrowok="t"/>
            </v:shape>
            <w10:wrap anchorx="page"/>
          </v:group>
        </w:pict>
      </w:r>
      <w:r w:rsidR="007003A1">
        <w:rPr>
          <w:rFonts w:ascii="仿宋" w:eastAsia="仿宋" w:hAnsi="仿宋" w:cs="仿宋"/>
          <w:lang w:eastAsia="zh-CN"/>
        </w:rPr>
        <w:t># 连接到数据库 try:</w:t>
      </w:r>
    </w:p>
    <w:p w:rsidR="00737AD2" w:rsidRDefault="007003A1">
      <w:pPr>
        <w:pStyle w:val="BodyText"/>
        <w:spacing w:line="220" w:lineRule="exact"/>
        <w:ind w:left="697"/>
        <w:rPr>
          <w:rFonts w:ascii="仿宋" w:eastAsia="仿宋" w:hAnsi="仿宋" w:cs="仿宋"/>
        </w:rPr>
      </w:pPr>
      <w:r>
        <w:rPr>
          <w:rFonts w:ascii="仿宋" w:eastAsia="仿宋" w:hAnsi="仿宋" w:cs="仿宋"/>
        </w:rPr>
        <w:t>db = client()</w:t>
      </w:r>
    </w:p>
    <w:p w:rsidR="00737AD2" w:rsidRDefault="007003A1">
      <w:pPr>
        <w:pStyle w:val="BodyText"/>
        <w:spacing w:line="212" w:lineRule="exact"/>
        <w:ind w:left="397"/>
        <w:rPr>
          <w:rFonts w:ascii="仿宋" w:eastAsia="仿宋" w:hAnsi="仿宋" w:cs="仿宋"/>
        </w:rPr>
      </w:pPr>
      <w:r>
        <w:rPr>
          <w:rFonts w:ascii="仿宋" w:eastAsia="仿宋" w:hAnsi="仿宋" w:cs="仿宋"/>
        </w:rPr>
        <w:t>except SequoiaDBError :</w:t>
      </w:r>
    </w:p>
    <w:p w:rsidR="00737AD2" w:rsidRDefault="007003A1">
      <w:pPr>
        <w:pStyle w:val="BodyText"/>
        <w:spacing w:line="212" w:lineRule="exact"/>
        <w:ind w:left="697"/>
        <w:rPr>
          <w:rFonts w:ascii="仿宋" w:eastAsia="仿宋" w:hAnsi="仿宋" w:cs="仿宋"/>
        </w:rPr>
      </w:pPr>
      <w:r>
        <w:rPr>
          <w:rFonts w:ascii="仿宋" w:eastAsia="仿宋" w:hAnsi="仿宋" w:cs="仿宋"/>
        </w:rPr>
        <w:t>pysequoiadb.cout('Cannot allocate client')</w:t>
      </w:r>
    </w:p>
    <w:p w:rsidR="00737AD2" w:rsidRDefault="00737AD2">
      <w:pPr>
        <w:spacing w:before="4" w:line="200" w:lineRule="exact"/>
        <w:rPr>
          <w:sz w:val="20"/>
          <w:szCs w:val="20"/>
        </w:rPr>
      </w:pPr>
    </w:p>
    <w:p w:rsidR="00737AD2" w:rsidRDefault="007003A1">
      <w:pPr>
        <w:pStyle w:val="BodyText"/>
        <w:spacing w:line="172" w:lineRule="auto"/>
        <w:ind w:left="397" w:right="6947"/>
        <w:rPr>
          <w:rFonts w:ascii="仿宋" w:eastAsia="仿宋" w:hAnsi="仿宋" w:cs="仿宋"/>
        </w:rPr>
      </w:pPr>
      <w:r>
        <w:rPr>
          <w:rFonts w:ascii="仿宋" w:eastAsia="仿宋" w:hAnsi="仿宋" w:cs="仿宋"/>
        </w:rPr>
        <w:t># success to connect to db cs_name = 'foo'</w:t>
      </w:r>
    </w:p>
    <w:p w:rsidR="00737AD2" w:rsidRDefault="007003A1">
      <w:pPr>
        <w:pStyle w:val="BodyText"/>
        <w:spacing w:line="172" w:lineRule="auto"/>
        <w:ind w:left="397" w:right="4363"/>
        <w:rPr>
          <w:rFonts w:ascii="仿宋" w:eastAsia="仿宋" w:hAnsi="仿宋" w:cs="仿宋"/>
        </w:rPr>
      </w:pPr>
      <w:r>
        <w:rPr>
          <w:rFonts w:ascii="仿宋" w:eastAsia="仿宋" w:hAnsi="仿宋" w:cs="仿宋"/>
        </w:rPr>
        <w:t>rc, cs = db.create_collection_space(cs_name, 16384) if const.SDB_OK != rc:</w:t>
      </w:r>
    </w:p>
    <w:p w:rsidR="00737AD2" w:rsidRDefault="007003A1">
      <w:pPr>
        <w:pStyle w:val="BodyText"/>
        <w:spacing w:line="172" w:lineRule="auto"/>
        <w:ind w:left="497" w:right="501" w:firstLine="200"/>
        <w:rPr>
          <w:rFonts w:ascii="仿宋" w:eastAsia="仿宋" w:hAnsi="仿宋" w:cs="仿宋"/>
        </w:rPr>
      </w:pPr>
      <w:r>
        <w:rPr>
          <w:rFonts w:ascii="仿宋" w:eastAsia="仿宋" w:hAnsi="仿宋" w:cs="仿宋"/>
        </w:rPr>
        <w:t>pysequoiadb.cout("create collection space[%s] failed, %s" % (cs_name, pysequoiadb.getErr(rc)))</w:t>
      </w:r>
    </w:p>
    <w:p w:rsidR="00737AD2" w:rsidRDefault="00737AD2">
      <w:pPr>
        <w:spacing w:before="7" w:line="130" w:lineRule="exact"/>
        <w:rPr>
          <w:sz w:val="13"/>
          <w:szCs w:val="13"/>
        </w:rPr>
      </w:pPr>
    </w:p>
    <w:p w:rsidR="00737AD2" w:rsidRDefault="007003A1">
      <w:pPr>
        <w:pStyle w:val="BodyText"/>
        <w:ind w:left="397"/>
        <w:rPr>
          <w:rFonts w:ascii="仿宋" w:eastAsia="仿宋" w:hAnsi="仿宋" w:cs="仿宋"/>
        </w:rPr>
      </w:pPr>
      <w:r>
        <w:rPr>
          <w:rFonts w:ascii="仿宋" w:eastAsia="仿宋" w:hAnsi="仿宋" w:cs="仿宋"/>
        </w:rPr>
        <w:t># success to create collection space</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217"/>
        <w:rPr>
          <w:rFonts w:ascii="仿宋" w:eastAsia="仿宋" w:hAnsi="仿宋" w:cs="仿宋"/>
        </w:rPr>
      </w:pPr>
      <w:r w:rsidRPr="00EC10B3">
        <w:pict>
          <v:group id="_x0000_s2963" style="position:absolute;left:0;text-align:left;margin-left:95.85pt;margin-top:4.7pt;width:459.45pt;height:42.4pt;z-index:-25508;mso-position-horizontal-relative:page" coordorigin="1917,94" coordsize="9189,848">
            <v:shape id="_x0000_s2964" style="position:absolute;left:1917;top:94;width:9189;height:848" coordorigin="1917,94" coordsize="9189,848" path="m1917,94r9189,l11106,942r-9189,l1917,94xe" fillcolor="#efefef" stroked="f">
              <v:path arrowok="t"/>
            </v:shape>
            <w10:wrap anchorx="page"/>
          </v:group>
        </w:pict>
      </w:r>
      <w:r w:rsidR="007003A1">
        <w:rPr>
          <w:rFonts w:ascii="仿宋" w:eastAsia="仿宋" w:hAnsi="仿宋" w:cs="仿宋"/>
        </w:rPr>
        <w:t>cl_name = 'bar'</w:t>
      </w:r>
    </w:p>
    <w:p w:rsidR="00737AD2" w:rsidRDefault="007003A1">
      <w:pPr>
        <w:pStyle w:val="BodyText"/>
        <w:spacing w:line="212" w:lineRule="exact"/>
        <w:ind w:left="1217"/>
        <w:rPr>
          <w:rFonts w:ascii="仿宋" w:eastAsia="仿宋" w:hAnsi="仿宋" w:cs="仿宋"/>
        </w:rPr>
      </w:pPr>
      <w:r>
        <w:rPr>
          <w:rFonts w:ascii="仿宋" w:eastAsia="仿宋" w:hAnsi="仿宋" w:cs="仿宋"/>
        </w:rPr>
        <w:t>rc, cs = cs.create_collection(cl_name)</w:t>
      </w:r>
    </w:p>
    <w:p w:rsidR="00737AD2" w:rsidRDefault="007003A1">
      <w:pPr>
        <w:pStyle w:val="BodyText"/>
        <w:spacing w:line="212" w:lineRule="exact"/>
        <w:ind w:left="1217"/>
        <w:rPr>
          <w:rFonts w:ascii="仿宋" w:eastAsia="仿宋" w:hAnsi="仿宋" w:cs="仿宋"/>
        </w:rPr>
      </w:pPr>
      <w:r>
        <w:rPr>
          <w:rFonts w:ascii="仿宋" w:eastAsia="仿宋" w:hAnsi="仿宋" w:cs="仿宋"/>
        </w:rPr>
        <w:t>if const.SDB_OK != rc:</w:t>
      </w:r>
    </w:p>
    <w:p w:rsidR="00737AD2" w:rsidRDefault="007003A1">
      <w:pPr>
        <w:pStyle w:val="BodyText"/>
        <w:spacing w:line="212" w:lineRule="exact"/>
        <w:ind w:left="1517"/>
        <w:rPr>
          <w:rFonts w:ascii="仿宋" w:eastAsia="仿宋" w:hAnsi="仿宋" w:cs="仿宋"/>
        </w:rPr>
      </w:pPr>
      <w:r>
        <w:rPr>
          <w:rFonts w:ascii="仿宋" w:eastAsia="仿宋" w:hAnsi="仿宋" w:cs="仿宋"/>
        </w:rPr>
        <w:t>pysequoiadb.cout("create collection[%s] failed, %s" % (cl_name, pysequoiadb.getErr(rc)))</w:t>
      </w:r>
    </w:p>
    <w:p w:rsidR="00737AD2" w:rsidRDefault="007003A1">
      <w:pPr>
        <w:pStyle w:val="BodyText"/>
        <w:numPr>
          <w:ilvl w:val="1"/>
          <w:numId w:val="33"/>
        </w:numPr>
        <w:tabs>
          <w:tab w:val="left" w:pos="283"/>
          <w:tab w:val="left" w:pos="1217"/>
        </w:tabs>
        <w:spacing w:line="257" w:lineRule="exact"/>
        <w:ind w:left="1217" w:right="6554"/>
        <w:jc w:val="center"/>
      </w:pPr>
      <w:r>
        <w:rPr>
          <w:position w:val="1"/>
        </w:rPr>
        <w:t>插入数据（insert）</w:t>
      </w:r>
    </w:p>
    <w:p w:rsidR="00737AD2" w:rsidRDefault="00737AD2">
      <w:pPr>
        <w:spacing w:before="5" w:line="120" w:lineRule="exact"/>
        <w:rPr>
          <w:sz w:val="12"/>
          <w:szCs w:val="12"/>
        </w:rPr>
      </w:pPr>
    </w:p>
    <w:p w:rsidR="00737AD2" w:rsidRDefault="00EC10B3">
      <w:pPr>
        <w:pStyle w:val="BodyText"/>
        <w:spacing w:before="80" w:line="172" w:lineRule="auto"/>
        <w:ind w:left="1217" w:right="5302"/>
        <w:rPr>
          <w:rFonts w:ascii="仿宋" w:eastAsia="仿宋" w:hAnsi="仿宋" w:cs="仿宋"/>
        </w:rPr>
      </w:pPr>
      <w:r w:rsidRPr="00EC10B3">
        <w:pict>
          <v:group id="_x0000_s2961" style="position:absolute;left:0;text-align:left;margin-left:95.85pt;margin-top:4.7pt;width:459.45pt;height:63.6pt;z-index:-25507;mso-position-horizontal-relative:page" coordorigin="1917,94" coordsize="9189,1272">
            <v:shape id="_x0000_s2962" style="position:absolute;left:1917;top:94;width:9189;height:1272" coordorigin="1917,94" coordsize="9189,1272" path="m1917,94r9189,l11106,1366r-9189,l1917,94xe" fillcolor="#efefef" stroked="f">
              <v:path arrowok="t"/>
            </v:shape>
            <w10:wrap anchorx="page"/>
          </v:group>
        </w:pict>
      </w:r>
      <w:r w:rsidR="007003A1">
        <w:rPr>
          <w:rFonts w:ascii="仿宋" w:eastAsia="仿宋" w:hAnsi="仿宋" w:cs="仿宋"/>
          <w:lang w:eastAsia="zh-CN"/>
        </w:rPr>
        <w:t xml:space="preserve"># 首先，需要创建一个插入的dict对象。 </w:t>
      </w:r>
      <w:r w:rsidR="007003A1">
        <w:rPr>
          <w:rFonts w:ascii="仿宋" w:eastAsia="仿宋" w:hAnsi="仿宋" w:cs="仿宋"/>
        </w:rPr>
        <w:t>record = {"name":"Tom", "age":24}</w:t>
      </w:r>
    </w:p>
    <w:p w:rsidR="00737AD2" w:rsidRDefault="007003A1">
      <w:pPr>
        <w:pStyle w:val="BodyText"/>
        <w:spacing w:line="172" w:lineRule="auto"/>
        <w:ind w:left="1217" w:right="5923"/>
        <w:rPr>
          <w:rFonts w:ascii="仿宋" w:eastAsia="仿宋" w:hAnsi="仿宋" w:cs="仿宋"/>
        </w:rPr>
      </w:pPr>
      <w:r>
        <w:rPr>
          <w:rFonts w:ascii="仿宋" w:eastAsia="仿宋" w:hAnsi="仿宋" w:cs="仿宋"/>
        </w:rPr>
        <w:t># 接着，把此dict对象插入集合中 rc, oid = cl.insert ( record ) ; if const.SDB_OK != rc:</w:t>
      </w:r>
    </w:p>
    <w:p w:rsidR="00737AD2" w:rsidRDefault="007003A1">
      <w:pPr>
        <w:pStyle w:val="BodyText"/>
        <w:spacing w:line="220" w:lineRule="exact"/>
        <w:ind w:left="1517"/>
        <w:rPr>
          <w:rFonts w:ascii="仿宋" w:eastAsia="仿宋" w:hAnsi="仿宋" w:cs="仿宋"/>
        </w:rPr>
      </w:pPr>
      <w:r>
        <w:rPr>
          <w:rFonts w:ascii="仿宋" w:eastAsia="仿宋" w:hAnsi="仿宋" w:cs="仿宋"/>
        </w:rPr>
        <w:t>pysequoiadb.cout("insert record: %s failed, %s" % (record, pysequoiadb.getErr(rc)))</w:t>
      </w:r>
    </w:p>
    <w:p w:rsidR="00737AD2" w:rsidRDefault="00737AD2">
      <w:pPr>
        <w:spacing w:before="5" w:line="130" w:lineRule="exact"/>
        <w:rPr>
          <w:sz w:val="13"/>
          <w:szCs w:val="13"/>
        </w:rPr>
      </w:pPr>
    </w:p>
    <w:p w:rsidR="00737AD2" w:rsidRDefault="007003A1">
      <w:pPr>
        <w:pStyle w:val="BodyText"/>
        <w:spacing w:line="168" w:lineRule="auto"/>
        <w:ind w:left="1217" w:right="139"/>
      </w:pPr>
      <w:r>
        <w:rPr>
          <w:w w:val="95"/>
          <w:lang w:eastAsia="zh-CN"/>
        </w:rPr>
        <w:t>record为输入参数，为要插入的数据。dict对象将会被转换成bson插入到集合中。</w:t>
      </w:r>
      <w:r>
        <w:rPr>
          <w:w w:val="95"/>
        </w:rPr>
        <w:t>oid是插入该记录，返</w:t>
      </w:r>
      <w:r>
        <w:t xml:space="preserve"> </w:t>
      </w:r>
      <w:r>
        <w:rPr>
          <w:w w:val="95"/>
        </w:rPr>
        <w:t>回的bson结构的objectid。</w:t>
      </w:r>
    </w:p>
    <w:p w:rsidR="00737AD2" w:rsidRDefault="007003A1">
      <w:pPr>
        <w:pStyle w:val="BodyText"/>
        <w:numPr>
          <w:ilvl w:val="1"/>
          <w:numId w:val="33"/>
        </w:numPr>
        <w:tabs>
          <w:tab w:val="left" w:pos="283"/>
          <w:tab w:val="left" w:pos="1217"/>
        </w:tabs>
        <w:spacing w:line="282" w:lineRule="exact"/>
        <w:ind w:left="1217" w:right="6949"/>
        <w:jc w:val="center"/>
      </w:pPr>
      <w:r>
        <w:rPr>
          <w:position w:val="1"/>
        </w:rPr>
        <w:t>查询（query）</w:t>
      </w:r>
    </w:p>
    <w:p w:rsidR="00737AD2" w:rsidRDefault="00737AD2">
      <w:pPr>
        <w:spacing w:before="5" w:line="120" w:lineRule="exact"/>
        <w:rPr>
          <w:sz w:val="12"/>
          <w:szCs w:val="12"/>
        </w:rPr>
      </w:pPr>
    </w:p>
    <w:p w:rsidR="00737AD2" w:rsidRDefault="00EC10B3">
      <w:pPr>
        <w:pStyle w:val="BodyText"/>
        <w:spacing w:line="172" w:lineRule="auto"/>
        <w:ind w:left="1217" w:right="2923"/>
        <w:rPr>
          <w:rFonts w:ascii="仿宋" w:eastAsia="仿宋" w:hAnsi="仿宋" w:cs="仿宋"/>
          <w:lang w:eastAsia="zh-CN"/>
        </w:rPr>
      </w:pPr>
      <w:r w:rsidRPr="00EC10B3">
        <w:pict>
          <v:group id="_x0000_s2959" style="position:absolute;left:0;text-align:left;margin-left:95.85pt;margin-top:.7pt;width:459.45pt;height:116.6pt;z-index:-25506;mso-position-horizontal-relative:page" coordorigin="1917,14" coordsize="9189,2332">
            <v:shape id="_x0000_s2960" style="position:absolute;left:1917;top:14;width:9189;height:2332" coordorigin="1917,14" coordsize="9189,2332" path="m1917,14r9189,l11106,2346r-9189,l1917,14xe" fillcolor="#efefef" stroked="f">
              <v:path arrowok="t"/>
            </v:shape>
            <w10:wrap anchorx="page"/>
          </v:group>
        </w:pict>
      </w:r>
      <w:r w:rsidR="007003A1">
        <w:rPr>
          <w:rFonts w:ascii="仿宋" w:eastAsia="仿宋" w:hAnsi="仿宋" w:cs="仿宋"/>
          <w:lang w:eastAsia="zh-CN"/>
        </w:rPr>
        <w:t># 查询所有记录，把结果放入游标中，并循环打印游标中的每条记录 rc, cr = cl.query()</w:t>
      </w:r>
    </w:p>
    <w:p w:rsidR="00737AD2" w:rsidRDefault="007003A1">
      <w:pPr>
        <w:pStyle w:val="BodyText"/>
        <w:spacing w:line="220" w:lineRule="exact"/>
        <w:ind w:left="1217"/>
        <w:rPr>
          <w:rFonts w:ascii="仿宋" w:eastAsia="仿宋" w:hAnsi="仿宋" w:cs="仿宋"/>
        </w:rPr>
      </w:pPr>
      <w:r>
        <w:rPr>
          <w:rFonts w:ascii="仿宋" w:eastAsia="仿宋" w:hAnsi="仿宋" w:cs="仿宋"/>
        </w:rPr>
        <w:t>pysequoiadb.ASSERT(rc == const.SDB_OK)</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rc, record = cr.next()</w:t>
      </w:r>
    </w:p>
    <w:p w:rsidR="00737AD2" w:rsidRDefault="007003A1">
      <w:pPr>
        <w:pStyle w:val="BodyText"/>
        <w:spacing w:line="212" w:lineRule="exact"/>
        <w:ind w:left="1217"/>
        <w:rPr>
          <w:rFonts w:ascii="仿宋" w:eastAsia="仿宋" w:hAnsi="仿宋" w:cs="仿宋"/>
        </w:rPr>
      </w:pPr>
      <w:r>
        <w:rPr>
          <w:rFonts w:ascii="仿宋" w:eastAsia="仿宋" w:hAnsi="仿宋" w:cs="仿宋"/>
        </w:rPr>
        <w:t>while const.SDB_DMS_EOC != rc:</w:t>
      </w:r>
    </w:p>
    <w:p w:rsidR="00737AD2" w:rsidRDefault="007003A1">
      <w:pPr>
        <w:pStyle w:val="BodyText"/>
        <w:spacing w:line="212" w:lineRule="exact"/>
        <w:ind w:left="1517"/>
        <w:rPr>
          <w:rFonts w:ascii="仿宋" w:eastAsia="仿宋" w:hAnsi="仿宋" w:cs="仿宋"/>
        </w:rPr>
      </w:pPr>
      <w:r>
        <w:rPr>
          <w:rFonts w:ascii="仿宋" w:eastAsia="仿宋" w:hAnsi="仿宋" w:cs="仿宋"/>
        </w:rPr>
        <w:t>if const.SDB_OK != rc:</w:t>
      </w:r>
    </w:p>
    <w:p w:rsidR="00737AD2" w:rsidRDefault="007003A1">
      <w:pPr>
        <w:pStyle w:val="BodyText"/>
        <w:spacing w:line="212" w:lineRule="exact"/>
        <w:ind w:left="1817"/>
        <w:rPr>
          <w:rFonts w:ascii="仿宋" w:eastAsia="仿宋" w:hAnsi="仿宋" w:cs="仿宋"/>
        </w:rPr>
      </w:pPr>
      <w:r>
        <w:rPr>
          <w:rFonts w:ascii="仿宋" w:eastAsia="仿宋" w:hAnsi="仿宋" w:cs="仿宋"/>
        </w:rPr>
        <w:t>pysequoiadb.cout("get current record failed. %s", pysequoiadb.getErr(rc))</w:t>
      </w:r>
    </w:p>
    <w:p w:rsidR="00737AD2" w:rsidRDefault="007003A1">
      <w:pPr>
        <w:pStyle w:val="BodyText"/>
        <w:spacing w:line="212" w:lineRule="exact"/>
        <w:ind w:left="1517"/>
        <w:rPr>
          <w:rFonts w:ascii="仿宋" w:eastAsia="仿宋" w:hAnsi="仿宋" w:cs="仿宋"/>
        </w:rPr>
      </w:pPr>
      <w:r>
        <w:rPr>
          <w:rFonts w:ascii="仿宋" w:eastAsia="仿宋" w:hAnsi="仿宋" w:cs="仿宋"/>
        </w:rPr>
        <w:t>else:</w:t>
      </w:r>
    </w:p>
    <w:p w:rsidR="00737AD2" w:rsidRDefault="007003A1">
      <w:pPr>
        <w:pStyle w:val="BodyText"/>
        <w:spacing w:line="212" w:lineRule="exact"/>
        <w:ind w:left="1817"/>
        <w:rPr>
          <w:rFonts w:ascii="仿宋" w:eastAsia="仿宋" w:hAnsi="仿宋" w:cs="仿宋"/>
        </w:rPr>
      </w:pPr>
      <w:r>
        <w:rPr>
          <w:rFonts w:ascii="仿宋" w:eastAsia="仿宋" w:hAnsi="仿宋" w:cs="仿宋"/>
        </w:rPr>
        <w:t>pysequoiadb.cout(record)</w:t>
      </w:r>
    </w:p>
    <w:p w:rsidR="00737AD2" w:rsidRDefault="007003A1">
      <w:pPr>
        <w:pStyle w:val="BodyText"/>
        <w:spacing w:line="212" w:lineRule="exact"/>
        <w:ind w:left="1517"/>
        <w:rPr>
          <w:rFonts w:ascii="仿宋" w:eastAsia="仿宋" w:hAnsi="仿宋" w:cs="仿宋"/>
        </w:rPr>
      </w:pPr>
      <w:r>
        <w:rPr>
          <w:rFonts w:ascii="仿宋" w:eastAsia="仿宋" w:hAnsi="仿宋" w:cs="仿宋"/>
        </w:rPr>
        <w:t>rc, record = cr.next()</w:t>
      </w:r>
    </w:p>
    <w:p w:rsidR="00737AD2" w:rsidRDefault="00737AD2">
      <w:pPr>
        <w:spacing w:before="5" w:line="130" w:lineRule="exact"/>
        <w:rPr>
          <w:sz w:val="13"/>
          <w:szCs w:val="13"/>
        </w:rPr>
      </w:pPr>
    </w:p>
    <w:p w:rsidR="00737AD2" w:rsidRDefault="007003A1">
      <w:pPr>
        <w:pStyle w:val="BodyText"/>
        <w:spacing w:line="168" w:lineRule="auto"/>
        <w:ind w:left="1217" w:right="202"/>
        <w:jc w:val="both"/>
        <w:rPr>
          <w:lang w:eastAsia="zh-CN"/>
        </w:rPr>
      </w:pPr>
      <w:r>
        <w:rPr>
          <w:lang w:eastAsia="zh-CN"/>
        </w:rPr>
        <w:t xml:space="preserve">查询操作需要一个游标对象存放查询的结果到本地。要获得查询的结果需要使用游标操作。本例使用了 </w:t>
      </w:r>
      <w:r>
        <w:rPr>
          <w:w w:val="95"/>
          <w:lang w:eastAsia="zh-CN"/>
        </w:rPr>
        <w:t>游标操作的next接口，表示从查询结果中取到一条记录。此示例中没有设置查询条件、筛选条件、排序</w:t>
      </w:r>
      <w:r>
        <w:rPr>
          <w:lang w:eastAsia="zh-CN"/>
        </w:rPr>
        <w:t xml:space="preserve"> 情况、及仅使用默认索引。</w:t>
      </w:r>
    </w:p>
    <w:p w:rsidR="00737AD2" w:rsidRDefault="007003A1">
      <w:pPr>
        <w:pStyle w:val="BodyText"/>
        <w:numPr>
          <w:ilvl w:val="1"/>
          <w:numId w:val="33"/>
        </w:numPr>
        <w:tabs>
          <w:tab w:val="left" w:pos="283"/>
          <w:tab w:val="left" w:pos="1217"/>
        </w:tabs>
        <w:spacing w:line="282" w:lineRule="exact"/>
        <w:ind w:left="1217" w:right="6975"/>
        <w:jc w:val="center"/>
      </w:pPr>
      <w:r>
        <w:rPr>
          <w:position w:val="1"/>
        </w:rPr>
        <w:t>索引（index）</w:t>
      </w:r>
    </w:p>
    <w:p w:rsidR="00737AD2" w:rsidRDefault="00EC10B3">
      <w:pPr>
        <w:pStyle w:val="BodyText"/>
        <w:spacing w:before="50"/>
        <w:ind w:left="1217"/>
        <w:rPr>
          <w:rFonts w:ascii="仿宋" w:eastAsia="仿宋" w:hAnsi="仿宋" w:cs="仿宋"/>
        </w:rPr>
      </w:pPr>
      <w:r w:rsidRPr="00EC10B3">
        <w:pict>
          <v:group id="_x0000_s2957" style="position:absolute;left:0;text-align:left;margin-left:95.85pt;margin-top:6.95pt;width:459.45pt;height:53pt;z-index:-25505;mso-position-horizontal-relative:page" coordorigin="1917,139" coordsize="9189,1060">
            <v:shape id="_x0000_s2958" style="position:absolute;left:1917;top:139;width:9189;height:1060" coordorigin="1917,139" coordsize="9189,1060" path="m1917,139r9189,l11106,1199r-9189,l1917,139xe" fillcolor="#efefef" stroked="f">
              <v:path arrowok="t"/>
            </v:shape>
            <w10:wrap anchorx="page"/>
          </v:group>
        </w:pict>
      </w:r>
      <w:r w:rsidR="007003A1">
        <w:rPr>
          <w:rFonts w:ascii="仿宋" w:eastAsia="仿宋" w:hAnsi="仿宋" w:cs="仿宋"/>
        </w:rPr>
        <w:t>index_name = "index_name"</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 首先创建一个dict对象包含将要创建的索引的信息</w:t>
      </w:r>
    </w:p>
    <w:p w:rsidR="00737AD2" w:rsidRDefault="007003A1">
      <w:pPr>
        <w:pStyle w:val="BodyText"/>
        <w:spacing w:line="212" w:lineRule="exact"/>
        <w:ind w:left="1217"/>
        <w:rPr>
          <w:rFonts w:ascii="仿宋" w:eastAsia="仿宋" w:hAnsi="仿宋" w:cs="仿宋"/>
        </w:rPr>
      </w:pPr>
      <w:r>
        <w:rPr>
          <w:rFonts w:ascii="仿宋" w:eastAsia="仿宋" w:hAnsi="仿宋" w:cs="仿宋"/>
        </w:rPr>
        <w:t>idx = { 'name':1, 'age':-1 }</w:t>
      </w:r>
    </w:p>
    <w:p w:rsidR="00737AD2" w:rsidRDefault="007003A1">
      <w:pPr>
        <w:pStyle w:val="BodyText"/>
        <w:spacing w:line="212" w:lineRule="exact"/>
        <w:ind w:left="1217"/>
        <w:rPr>
          <w:rFonts w:ascii="仿宋" w:eastAsia="仿宋" w:hAnsi="仿宋" w:cs="仿宋"/>
        </w:rPr>
      </w:pPr>
      <w:r>
        <w:rPr>
          <w:rFonts w:ascii="仿宋" w:eastAsia="仿宋" w:hAnsi="仿宋" w:cs="仿宋"/>
        </w:rPr>
        <w:t># 创建一个以"name"为升序，"age"为降序的索引</w:t>
      </w:r>
    </w:p>
    <w:p w:rsidR="00737AD2" w:rsidRDefault="007003A1">
      <w:pPr>
        <w:pStyle w:val="BodyText"/>
        <w:spacing w:line="212" w:lineRule="exact"/>
        <w:ind w:left="1217"/>
        <w:rPr>
          <w:rFonts w:ascii="仿宋" w:eastAsia="仿宋" w:hAnsi="仿宋" w:cs="仿宋"/>
        </w:rPr>
      </w:pPr>
      <w:r>
        <w:rPr>
          <w:rFonts w:ascii="仿宋" w:eastAsia="仿宋" w:hAnsi="仿宋" w:cs="仿宋"/>
        </w:rPr>
        <w:t>cl.create_index ( idx, index_name, FALSE, FALSE ) ;</w:t>
      </w:r>
    </w:p>
    <w:p w:rsidR="00737AD2" w:rsidRDefault="007003A1">
      <w:pPr>
        <w:pStyle w:val="BodyText"/>
        <w:spacing w:before="49"/>
        <w:ind w:left="1217"/>
      </w:pPr>
      <w:r>
        <w:rPr>
          <w:w w:val="90"/>
        </w:rPr>
        <w:t>集合对象collection中创建一个以“name”为升序，“age”为降序的索引。</w:t>
      </w:r>
    </w:p>
    <w:p w:rsidR="00737AD2" w:rsidRDefault="007003A1">
      <w:pPr>
        <w:pStyle w:val="BodyText"/>
        <w:numPr>
          <w:ilvl w:val="1"/>
          <w:numId w:val="33"/>
        </w:numPr>
        <w:tabs>
          <w:tab w:val="left" w:pos="283"/>
          <w:tab w:val="left" w:pos="1217"/>
        </w:tabs>
        <w:spacing w:line="267" w:lineRule="exact"/>
        <w:ind w:left="1217" w:right="6836"/>
        <w:jc w:val="center"/>
      </w:pPr>
      <w:r>
        <w:rPr>
          <w:w w:val="95"/>
          <w:position w:val="1"/>
        </w:rPr>
        <w:t>更新（update）</w:t>
      </w:r>
    </w:p>
    <w:p w:rsidR="00737AD2" w:rsidRDefault="00737AD2">
      <w:pPr>
        <w:spacing w:before="5" w:line="120" w:lineRule="exact"/>
        <w:rPr>
          <w:sz w:val="12"/>
          <w:szCs w:val="12"/>
        </w:rPr>
      </w:pPr>
    </w:p>
    <w:p w:rsidR="00737AD2" w:rsidRDefault="00EC10B3">
      <w:pPr>
        <w:pStyle w:val="BodyText"/>
        <w:spacing w:before="80" w:line="172" w:lineRule="auto"/>
        <w:ind w:left="1217" w:right="5302"/>
        <w:rPr>
          <w:rFonts w:ascii="仿宋" w:eastAsia="仿宋" w:hAnsi="仿宋" w:cs="仿宋"/>
        </w:rPr>
      </w:pPr>
      <w:r w:rsidRPr="00EC10B3">
        <w:pict>
          <v:group id="_x0000_s2955" style="position:absolute;left:0;text-align:left;margin-left:95.85pt;margin-top:4.7pt;width:459.45pt;height:63.6pt;z-index:-25504;mso-position-horizontal-relative:page" coordorigin="1917,94" coordsize="9189,1272">
            <v:shape id="_x0000_s2956" style="position:absolute;left:1917;top:94;width:9189;height:1272" coordorigin="1917,94" coordsize="9189,1272" path="m1917,94r9189,l11106,1366r-9189,l1917,94xe" fillcolor="#efefef" stroked="f">
              <v:path arrowok="t"/>
            </v:shape>
            <w10:wrap anchorx="page"/>
          </v:group>
        </w:pict>
      </w:r>
      <w:r w:rsidR="007003A1">
        <w:rPr>
          <w:rFonts w:ascii="仿宋" w:eastAsia="仿宋" w:hAnsi="仿宋" w:cs="仿宋"/>
        </w:rPr>
        <w:t># 先创建一个包含更新规则的BSONObj对象 rule = {"$set":{ "age":19}}</w:t>
      </w:r>
    </w:p>
    <w:p w:rsidR="00737AD2" w:rsidRDefault="007003A1">
      <w:pPr>
        <w:pStyle w:val="BodyText"/>
        <w:spacing w:line="172" w:lineRule="auto"/>
        <w:ind w:left="1217" w:right="7223"/>
        <w:rPr>
          <w:rFonts w:ascii="仿宋" w:eastAsia="仿宋" w:hAnsi="仿宋" w:cs="仿宋"/>
        </w:rPr>
      </w:pPr>
      <w:r>
        <w:rPr>
          <w:rFonts w:ascii="仿宋" w:eastAsia="仿宋" w:hAnsi="仿宋" w:cs="仿宋"/>
        </w:rPr>
        <w:t># 打印出更新规则 print rule</w:t>
      </w:r>
    </w:p>
    <w:p w:rsidR="00737AD2" w:rsidRDefault="007003A1">
      <w:pPr>
        <w:pStyle w:val="BodyText"/>
        <w:spacing w:line="172" w:lineRule="auto"/>
        <w:ind w:left="1217" w:right="7223"/>
        <w:rPr>
          <w:rFonts w:ascii="仿宋" w:eastAsia="仿宋" w:hAnsi="仿宋" w:cs="仿宋"/>
        </w:rPr>
      </w:pPr>
      <w:r>
        <w:rPr>
          <w:rFonts w:ascii="仿宋" w:eastAsia="仿宋" w:hAnsi="仿宋" w:cs="仿宋"/>
        </w:rPr>
        <w:t># 更新记录 cl.update( rule )</w:t>
      </w:r>
    </w:p>
    <w:p w:rsidR="00737AD2" w:rsidRDefault="00737AD2">
      <w:pPr>
        <w:spacing w:before="3" w:line="140" w:lineRule="exact"/>
        <w:rPr>
          <w:sz w:val="14"/>
          <w:szCs w:val="14"/>
        </w:rPr>
      </w:pPr>
    </w:p>
    <w:p w:rsidR="00737AD2" w:rsidRDefault="007003A1">
      <w:pPr>
        <w:pStyle w:val="BodyText"/>
        <w:spacing w:line="168" w:lineRule="auto"/>
        <w:ind w:left="1217" w:right="139"/>
        <w:rPr>
          <w:lang w:eastAsia="zh-CN"/>
        </w:rPr>
      </w:pPr>
      <w:r>
        <w:rPr>
          <w:w w:val="95"/>
          <w:lang w:eastAsia="zh-CN"/>
        </w:rPr>
        <w:t>在集合对象collection中更新了记录。实例中没有指定数据匹配规则，所以此示例将更新集合中所有的集</w:t>
      </w:r>
      <w:r>
        <w:rPr>
          <w:lang w:eastAsia="zh-CN"/>
        </w:rPr>
        <w:t xml:space="preserve"> 合。</w:t>
      </w:r>
    </w:p>
    <w:p w:rsidR="00737AD2" w:rsidRDefault="00737AD2">
      <w:pPr>
        <w:spacing w:before="14" w:line="200" w:lineRule="exact"/>
        <w:rPr>
          <w:sz w:val="20"/>
          <w:szCs w:val="20"/>
          <w:lang w:eastAsia="zh-CN"/>
        </w:rPr>
      </w:pPr>
    </w:p>
    <w:p w:rsidR="00737AD2" w:rsidRDefault="007003A1">
      <w:pPr>
        <w:pStyle w:val="BodyText"/>
      </w:pPr>
      <w:r>
        <w:t>集群操作</w:t>
      </w:r>
    </w:p>
    <w:p w:rsidR="00737AD2" w:rsidRDefault="007003A1">
      <w:pPr>
        <w:pStyle w:val="BodyText"/>
        <w:tabs>
          <w:tab w:val="left" w:pos="1217"/>
        </w:tabs>
        <w:spacing w:before="34" w:line="255" w:lineRule="auto"/>
        <w:ind w:left="1217" w:right="1654"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 xml:space="preserve">分区组操作 </w:t>
      </w:r>
      <w:r>
        <w:rPr>
          <w:w w:val="95"/>
        </w:rPr>
        <w:t>分区组操作包括创建分区组（client::creat_replica_group）、得到分区组实例（client::</w:t>
      </w:r>
    </w:p>
    <w:p w:rsidR="00737AD2" w:rsidRDefault="007003A1">
      <w:pPr>
        <w:pStyle w:val="BodyText"/>
        <w:spacing w:line="223" w:lineRule="exact"/>
        <w:ind w:left="1217"/>
      </w:pPr>
      <w:r>
        <w:rPr>
          <w:w w:val="95"/>
        </w:rPr>
        <w:t>get_replica_group_by_name和client::</w:t>
      </w:r>
      <w:r>
        <w:rPr>
          <w:spacing w:val="-27"/>
          <w:w w:val="95"/>
        </w:rPr>
        <w:t xml:space="preserve"> </w:t>
      </w:r>
      <w:r>
        <w:rPr>
          <w:w w:val="95"/>
        </w:rPr>
        <w:t>get_replica_group_by_id）、启动分区组所有数据节</w:t>
      </w:r>
    </w:p>
    <w:p w:rsidR="00737AD2" w:rsidRDefault="007003A1">
      <w:pPr>
        <w:pStyle w:val="BodyText"/>
        <w:spacing w:line="240" w:lineRule="exact"/>
        <w:ind w:left="1217"/>
      </w:pPr>
      <w:r>
        <w:rPr>
          <w:w w:val="95"/>
        </w:rPr>
        <w:t>点（replicagroup::start）、停止分区组所有数据节点（replicagroup::stop）等。</w:t>
      </w:r>
    </w:p>
    <w:p w:rsidR="00737AD2" w:rsidRDefault="007003A1">
      <w:pPr>
        <w:pStyle w:val="BodyText"/>
        <w:spacing w:before="18"/>
        <w:ind w:left="1217"/>
      </w:pPr>
      <w:r>
        <w:t>以下为分区组操作示例性的例子。真正的应用应包括错误检测等。</w:t>
      </w:r>
    </w:p>
    <w:p w:rsidR="00737AD2" w:rsidRDefault="00EC10B3">
      <w:pPr>
        <w:pStyle w:val="BodyText"/>
        <w:spacing w:before="6"/>
        <w:ind w:left="1217"/>
        <w:rPr>
          <w:rFonts w:ascii="仿宋" w:eastAsia="仿宋" w:hAnsi="仿宋" w:cs="仿宋"/>
        </w:rPr>
      </w:pPr>
      <w:r w:rsidRPr="00EC10B3">
        <w:pict>
          <v:group id="_x0000_s2953" style="position:absolute;left:0;text-align:left;margin-left:95.85pt;margin-top:4.75pt;width:459.45pt;height:10.6pt;z-index:-25503;mso-position-horizontal-relative:page" coordorigin="1917,95" coordsize="9189,212">
            <v:shape id="_x0000_s295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定义一个空的map 对象表示创建数据节点没有更多的配置内容</w:t>
      </w:r>
    </w:p>
    <w:p w:rsidR="00737AD2" w:rsidRDefault="00737AD2">
      <w:pPr>
        <w:rPr>
          <w:rFonts w:ascii="仿宋" w:eastAsia="仿宋" w:hAnsi="仿宋" w:cs="仿宋"/>
        </w:rPr>
        <w:sectPr w:rsidR="00737AD2">
          <w:pgSz w:w="12240" w:h="15840"/>
          <w:pgMar w:top="900" w:right="11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397"/>
        <w:rPr>
          <w:rFonts w:ascii="仿宋" w:eastAsia="仿宋" w:hAnsi="仿宋" w:cs="仿宋"/>
        </w:rPr>
      </w:pPr>
      <w:r w:rsidRPr="00EC10B3">
        <w:pict>
          <v:group id="_x0000_s2951" style="position:absolute;left:0;text-align:left;margin-left:95.85pt;margin-top:4.7pt;width:459.45pt;height:148.4pt;z-index:-25502;mso-position-horizontal-relative:page" coordorigin="1917,94" coordsize="9189,2968">
            <v:shape id="_x0000_s2952" style="position:absolute;left:1917;top:94;width:9189;height:2968" coordorigin="1917,94" coordsize="9189,2968" path="m1917,94r9189,l11106,3062r-9189,l1917,94xe" fillcolor="#efefef" stroked="f">
              <v:path arrowok="t"/>
            </v:shape>
            <w10:wrap anchorx="page"/>
          </v:group>
        </w:pict>
      </w:r>
      <w:r w:rsidR="007003A1">
        <w:rPr>
          <w:rFonts w:ascii="仿宋" w:eastAsia="仿宋" w:hAnsi="仿宋" w:cs="仿宋"/>
        </w:rPr>
        <w:t>config = {}</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37AD2">
      <w:pPr>
        <w:spacing w:before="9" w:line="120" w:lineRule="exact"/>
        <w:rPr>
          <w:sz w:val="12"/>
          <w:szCs w:val="12"/>
          <w:lang w:eastAsia="zh-CN"/>
        </w:rPr>
      </w:pPr>
    </w:p>
    <w:p w:rsidR="00737AD2" w:rsidRDefault="007003A1">
      <w:pPr>
        <w:pStyle w:val="BodyText"/>
        <w:ind w:left="397"/>
        <w:rPr>
          <w:rFonts w:ascii="仿宋" w:eastAsia="仿宋" w:hAnsi="仿宋" w:cs="仿宋"/>
          <w:lang w:eastAsia="zh-CN"/>
        </w:rPr>
      </w:pPr>
      <w:r>
        <w:rPr>
          <w:rFonts w:ascii="仿宋" w:eastAsia="仿宋" w:hAnsi="仿宋" w:cs="仿宋"/>
          <w:lang w:eastAsia="zh-CN"/>
        </w:rPr>
        <w:t># 先建立一个编目分区组</w:t>
      </w:r>
    </w:p>
    <w:p w:rsidR="00737AD2" w:rsidRDefault="007003A1">
      <w:pPr>
        <w:pStyle w:val="BodyText"/>
        <w:spacing w:line="212" w:lineRule="exact"/>
        <w:ind w:left="397"/>
        <w:rPr>
          <w:rFonts w:ascii="仿宋" w:eastAsia="仿宋" w:hAnsi="仿宋" w:cs="仿宋"/>
        </w:rPr>
      </w:pPr>
      <w:r>
        <w:rPr>
          <w:rFonts w:ascii="仿宋" w:eastAsia="仿宋" w:hAnsi="仿宋" w:cs="仿宋"/>
        </w:rPr>
        <w:t>db.create_cata_replica_group ( HOST_NAME, SERVICE_NAME, CATALOG_GROUP_PATH , None)</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 创建数据分区组</w:t>
      </w:r>
    </w:p>
    <w:p w:rsidR="00737AD2" w:rsidRDefault="007003A1">
      <w:pPr>
        <w:pStyle w:val="BodyText"/>
        <w:spacing w:line="212" w:lineRule="exact"/>
        <w:ind w:left="397"/>
        <w:rPr>
          <w:rFonts w:ascii="仿宋" w:eastAsia="仿宋" w:hAnsi="仿宋" w:cs="仿宋"/>
        </w:rPr>
      </w:pPr>
      <w:r>
        <w:rPr>
          <w:rFonts w:ascii="仿宋" w:eastAsia="仿宋" w:hAnsi="仿宋" w:cs="仿宋"/>
        </w:rPr>
        <w:t>rc, rg = db.create_replica_group ( REPLICA_GROUP_NAME)</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 创建第一个数据节点</w:t>
      </w:r>
    </w:p>
    <w:p w:rsidR="00737AD2" w:rsidRDefault="007003A1">
      <w:pPr>
        <w:pStyle w:val="BodyText"/>
        <w:spacing w:line="212" w:lineRule="exact"/>
        <w:ind w:left="397"/>
        <w:rPr>
          <w:rFonts w:ascii="仿宋" w:eastAsia="仿宋" w:hAnsi="仿宋" w:cs="仿宋"/>
        </w:rPr>
      </w:pPr>
      <w:r>
        <w:rPr>
          <w:rFonts w:ascii="仿宋" w:eastAsia="仿宋" w:hAnsi="仿宋" w:cs="仿宋"/>
        </w:rPr>
        <w:t>rg.create_node ( HOST_NAME1, SERVICE_NAME1, DATABASE_PATH1, config )</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 启动分区组</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rg.start ()</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数据节点操作</w:t>
      </w:r>
    </w:p>
    <w:p w:rsidR="00737AD2" w:rsidRDefault="00737AD2">
      <w:pPr>
        <w:spacing w:before="8" w:line="100" w:lineRule="exact"/>
        <w:rPr>
          <w:sz w:val="10"/>
          <w:szCs w:val="10"/>
          <w:lang w:eastAsia="zh-CN"/>
        </w:rPr>
      </w:pPr>
    </w:p>
    <w:p w:rsidR="00737AD2" w:rsidRDefault="007003A1">
      <w:pPr>
        <w:pStyle w:val="BodyText"/>
        <w:spacing w:line="168" w:lineRule="auto"/>
        <w:ind w:left="397" w:right="501"/>
      </w:pPr>
      <w:r>
        <w:rPr>
          <w:w w:val="95"/>
        </w:rPr>
        <w:t>数据节点操作包括创建数据节点（sdbReplicaGroup::createNode）、得到主数据节</w:t>
      </w:r>
      <w:r>
        <w:t xml:space="preserve"> </w:t>
      </w:r>
      <w:r>
        <w:rPr>
          <w:w w:val="95"/>
        </w:rPr>
        <w:t>点（sdbReplicaGroup::getMaster）、得到从数据节点（sdbReplicaGroup::getSlave）、启动数据节</w:t>
      </w:r>
      <w:r>
        <w:t xml:space="preserve"> </w:t>
      </w:r>
      <w:r>
        <w:rPr>
          <w:w w:val="95"/>
        </w:rPr>
        <w:t>点（sdbNode::start）、停止数据节点（sdb::Stop）等。</w:t>
      </w:r>
    </w:p>
    <w:p w:rsidR="00737AD2" w:rsidRDefault="007003A1">
      <w:pPr>
        <w:pStyle w:val="BodyText"/>
        <w:spacing w:before="34"/>
        <w:ind w:left="397"/>
        <w:rPr>
          <w:lang w:eastAsia="zh-CN"/>
        </w:rPr>
      </w:pPr>
      <w:r>
        <w:rPr>
          <w:lang w:eastAsia="zh-CN"/>
        </w:rPr>
        <w:t>以下为数据节点操作示例性的例子。真正的应用应包括错误检测等。</w:t>
      </w:r>
    </w:p>
    <w:p w:rsidR="00737AD2" w:rsidRDefault="00EC10B3">
      <w:pPr>
        <w:pStyle w:val="BodyText"/>
        <w:spacing w:before="6"/>
        <w:ind w:left="397"/>
        <w:rPr>
          <w:rFonts w:ascii="仿宋" w:eastAsia="仿宋" w:hAnsi="仿宋" w:cs="仿宋"/>
        </w:rPr>
      </w:pPr>
      <w:r w:rsidRPr="00EC10B3">
        <w:pict>
          <v:group id="_x0000_s2949" style="position:absolute;left:0;text-align:left;margin-left:95.85pt;margin-top:4.75pt;width:459.45pt;height:53pt;z-index:-25501;mso-position-horizontal-relative:page" coordorigin="1917,95" coordsize="9189,1060">
            <v:shape id="_x0000_s2950" style="position:absolute;left:1917;top:95;width:9189;height:1060" coordorigin="1917,95" coordsize="9189,1060" path="m1917,95r9189,l11106,1155r-9189,l1917,95xe" fillcolor="#efefef" stroked="f">
              <v:path arrowok="t"/>
            </v:shape>
            <w10:wrap anchorx="page"/>
          </v:group>
        </w:pict>
      </w:r>
      <w:r w:rsidR="007003A1">
        <w:rPr>
          <w:rFonts w:ascii="仿宋" w:eastAsia="仿宋" w:hAnsi="仿宋" w:cs="仿宋"/>
        </w:rPr>
        <w:t># 获取主数据节点</w:t>
      </w:r>
    </w:p>
    <w:p w:rsidR="00737AD2" w:rsidRDefault="007003A1">
      <w:pPr>
        <w:pStyle w:val="BodyText"/>
        <w:spacing w:line="212" w:lineRule="exact"/>
        <w:ind w:left="397"/>
        <w:rPr>
          <w:rFonts w:ascii="仿宋" w:eastAsia="仿宋" w:hAnsi="仿宋" w:cs="仿宋"/>
        </w:rPr>
      </w:pPr>
      <w:r>
        <w:rPr>
          <w:rFonts w:ascii="仿宋" w:eastAsia="仿宋" w:hAnsi="仿宋" w:cs="仿宋"/>
        </w:rPr>
        <w:t>rc, master = rg.get_master() ;</w:t>
      </w:r>
    </w:p>
    <w:p w:rsidR="00737AD2" w:rsidRDefault="00737AD2">
      <w:pPr>
        <w:spacing w:before="9" w:line="120" w:lineRule="exact"/>
        <w:rPr>
          <w:sz w:val="12"/>
          <w:szCs w:val="12"/>
        </w:rPr>
      </w:pPr>
    </w:p>
    <w:p w:rsidR="00737AD2" w:rsidRDefault="007003A1">
      <w:pPr>
        <w:pStyle w:val="BodyText"/>
        <w:ind w:left="397"/>
        <w:rPr>
          <w:rFonts w:ascii="仿宋" w:eastAsia="仿宋" w:hAnsi="仿宋" w:cs="仿宋"/>
        </w:rPr>
      </w:pPr>
      <w:r>
        <w:rPr>
          <w:rFonts w:ascii="仿宋" w:eastAsia="仿宋" w:hAnsi="仿宋" w:cs="仿宋"/>
        </w:rPr>
        <w:t># 获取从数据节点</w:t>
      </w:r>
    </w:p>
    <w:p w:rsidR="00737AD2" w:rsidRDefault="007003A1">
      <w:pPr>
        <w:pStyle w:val="BodyText"/>
        <w:spacing w:line="212" w:lineRule="exact"/>
        <w:ind w:left="397"/>
        <w:rPr>
          <w:rFonts w:ascii="仿宋" w:eastAsia="仿宋" w:hAnsi="仿宋" w:cs="仿宋"/>
        </w:rPr>
      </w:pPr>
      <w:r>
        <w:rPr>
          <w:rFonts w:ascii="仿宋" w:eastAsia="仿宋" w:hAnsi="仿宋" w:cs="仿宋"/>
        </w:rPr>
        <w:t>rc, slave = rg.get_slave() ;</w:t>
      </w:r>
    </w:p>
    <w:p w:rsidR="00737AD2" w:rsidRDefault="007003A1">
      <w:pPr>
        <w:pStyle w:val="BodyText"/>
        <w:spacing w:before="89" w:line="253" w:lineRule="auto"/>
        <w:ind w:left="113" w:right="661"/>
      </w:pPr>
      <w:bookmarkStart w:id="487" w:name="SQL_to_SequoiaDB_shell_to_Python"/>
      <w:bookmarkStart w:id="488" w:name="_bookmark161"/>
      <w:bookmarkEnd w:id="487"/>
      <w:bookmarkEnd w:id="488"/>
      <w:r>
        <w:rPr>
          <w:w w:val="95"/>
        </w:rPr>
        <w:t>SQL</w:t>
      </w:r>
      <w:r>
        <w:rPr>
          <w:spacing w:val="-17"/>
          <w:w w:val="95"/>
        </w:rPr>
        <w:t xml:space="preserve"> </w:t>
      </w:r>
      <w:r>
        <w:rPr>
          <w:w w:val="95"/>
        </w:rPr>
        <w:t>to</w:t>
      </w:r>
      <w:r>
        <w:rPr>
          <w:spacing w:val="-16"/>
          <w:w w:val="95"/>
        </w:rPr>
        <w:t xml:space="preserve"> </w:t>
      </w:r>
      <w:r>
        <w:rPr>
          <w:w w:val="95"/>
        </w:rPr>
        <w:t>SequoiaDB</w:t>
      </w:r>
      <w:r>
        <w:rPr>
          <w:spacing w:val="-17"/>
          <w:w w:val="95"/>
        </w:rPr>
        <w:t xml:space="preserve"> </w:t>
      </w:r>
      <w:r>
        <w:rPr>
          <w:w w:val="95"/>
        </w:rPr>
        <w:t>shell</w:t>
      </w:r>
      <w:r>
        <w:rPr>
          <w:spacing w:val="-16"/>
          <w:w w:val="95"/>
        </w:rPr>
        <w:t xml:space="preserve"> </w:t>
      </w:r>
      <w:r>
        <w:rPr>
          <w:w w:val="95"/>
        </w:rPr>
        <w:t>to</w:t>
      </w:r>
      <w:r>
        <w:rPr>
          <w:spacing w:val="-16"/>
          <w:w w:val="95"/>
        </w:rPr>
        <w:t xml:space="preserve"> </w:t>
      </w:r>
      <w:r>
        <w:rPr>
          <w:w w:val="95"/>
        </w:rPr>
        <w:t>Python</w:t>
      </w:r>
      <w:r>
        <w:rPr>
          <w:w w:val="93"/>
        </w:rPr>
        <w:t xml:space="preserve"> </w:t>
      </w:r>
      <w:r>
        <w:rPr>
          <w:w w:val="95"/>
        </w:rPr>
        <w:t xml:space="preserve">Sequoiadb的查询用dict（bson）对象表示，下表以例子的形式显示了SQL语句、SequoiaDB   </w:t>
      </w:r>
      <w:r>
        <w:rPr>
          <w:spacing w:val="18"/>
          <w:w w:val="95"/>
        </w:rPr>
        <w:t xml:space="preserve"> </w:t>
      </w:r>
      <w:r>
        <w:rPr>
          <w:w w:val="95"/>
        </w:rPr>
        <w:t>shell语句</w:t>
      </w:r>
    </w:p>
    <w:p w:rsidR="00737AD2" w:rsidRDefault="007003A1">
      <w:pPr>
        <w:pStyle w:val="BodyText"/>
        <w:spacing w:line="225" w:lineRule="exact"/>
        <w:ind w:left="113"/>
      </w:pPr>
      <w:r>
        <w:rPr>
          <w:w w:val="95"/>
        </w:rPr>
        <w:t xml:space="preserve">和SequoiaDB </w:t>
      </w:r>
      <w:r>
        <w:rPr>
          <w:spacing w:val="35"/>
          <w:w w:val="95"/>
        </w:rPr>
        <w:t xml:space="preserve"> </w:t>
      </w:r>
      <w:r>
        <w:rPr>
          <w:w w:val="95"/>
        </w:rPr>
        <w:t>Python驱动程序语法之间的对照。</w:t>
      </w:r>
    </w:p>
    <w:p w:rsidR="00737AD2" w:rsidRDefault="00737AD2">
      <w:pPr>
        <w:spacing w:before="5" w:line="60" w:lineRule="exact"/>
        <w:rPr>
          <w:sz w:val="6"/>
          <w:szCs w:val="6"/>
        </w:rPr>
      </w:pPr>
    </w:p>
    <w:tbl>
      <w:tblPr>
        <w:tblW w:w="0" w:type="auto"/>
        <w:tblInd w:w="103" w:type="dxa"/>
        <w:tblLayout w:type="fixed"/>
        <w:tblCellMar>
          <w:left w:w="0" w:type="dxa"/>
          <w:right w:w="0" w:type="dxa"/>
        </w:tblCellMar>
        <w:tblLook w:val="01E0"/>
      </w:tblPr>
      <w:tblGrid>
        <w:gridCol w:w="3074"/>
        <w:gridCol w:w="3241"/>
        <w:gridCol w:w="3157"/>
      </w:tblGrid>
      <w:tr w:rsidR="00737AD2">
        <w:trPr>
          <w:trHeight w:hRule="exact" w:val="233"/>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Python</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Driver</w:t>
            </w:r>
          </w:p>
        </w:tc>
      </w:tr>
      <w:tr w:rsidR="00737AD2">
        <w:trPr>
          <w:trHeight w:hRule="exact" w:val="772"/>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students(a,b)</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values(1,-1)</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obj</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"a":1,</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"b":-1</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cl.insert(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obj</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p>
        </w:tc>
      </w:tr>
      <w:tr w:rsidR="00737AD2">
        <w:trPr>
          <w:trHeight w:hRule="exact" w:val="1534"/>
        </w:trPr>
        <w:tc>
          <w:tcPr>
            <w:tcW w:w="3074"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students</w:t>
            </w:r>
          </w:p>
          <w:p w:rsidR="00737AD2" w:rsidRDefault="00737AD2">
            <w:pPr>
              <w:pStyle w:val="TableParagraph"/>
              <w:spacing w:before="5" w:line="180" w:lineRule="exact"/>
              <w:rPr>
                <w:sz w:val="18"/>
                <w:szCs w:val="18"/>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5"/>
                <w:sz w:val="14"/>
                <w:szCs w:val="14"/>
              </w:rPr>
              <w:t xml:space="preserve"> </w:t>
            </w:r>
            <w:r>
              <w:rPr>
                <w:rFonts w:ascii="微软雅黑" w:eastAsia="微软雅黑" w:hAnsi="微软雅黑" w:cs="微软雅黑"/>
                <w:sz w:val="14"/>
                <w:szCs w:val="14"/>
              </w:rPr>
              <w:t>students</w:t>
            </w:r>
          </w:p>
        </w:tc>
        <w:tc>
          <w:tcPr>
            <w:tcW w:w="3241" w:type="dxa"/>
            <w:tcBorders>
              <w:top w:val="single" w:sz="8" w:space="0" w:color="000000"/>
              <w:left w:val="nil"/>
              <w:bottom w:val="single" w:sz="8" w:space="0" w:color="000000"/>
              <w:right w:val="nil"/>
            </w:tcBorders>
          </w:tcPr>
          <w:p w:rsidR="00737AD2" w:rsidRDefault="007003A1">
            <w:pPr>
              <w:pStyle w:val="TableParagraph"/>
              <w:spacing w:line="17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db.foo.bar.find(null,{a:"",b:""})</w:t>
            </w:r>
          </w:p>
          <w:p w:rsidR="00737AD2" w:rsidRDefault="00737AD2">
            <w:pPr>
              <w:pStyle w:val="TableParagraph"/>
              <w:spacing w:before="5" w:line="180" w:lineRule="exact"/>
              <w:rPr>
                <w:sz w:val="18"/>
                <w:szCs w:val="18"/>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003A1">
            <w:pPr>
              <w:pStyle w:val="TableParagraph"/>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c>
          <w:tcPr>
            <w:tcW w:w="3157"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737AD2" w:rsidRDefault="007003A1">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0"/>
                <w:sz w:val="14"/>
                <w:szCs w:val="14"/>
              </w:rPr>
              <w:t>obj = {}</w:t>
            </w:r>
          </w:p>
          <w:p w:rsidR="00737AD2" w:rsidRDefault="007003A1">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5"/>
                <w:sz w:val="14"/>
                <w:szCs w:val="14"/>
              </w:rPr>
              <w:t>selected</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"a":"","b":""</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3" w:line="269" w:lineRule="auto"/>
              <w:ind w:left="50" w:right="1167"/>
              <w:rPr>
                <w:rFonts w:ascii="微软雅黑" w:eastAsia="微软雅黑" w:hAnsi="微软雅黑" w:cs="微软雅黑"/>
                <w:sz w:val="14"/>
                <w:szCs w:val="14"/>
              </w:rPr>
            </w:pPr>
            <w:r>
              <w:rPr>
                <w:rFonts w:ascii="微软雅黑" w:eastAsia="微软雅黑" w:hAnsi="微软雅黑" w:cs="微软雅黑"/>
                <w:w w:val="95"/>
                <w:sz w:val="14"/>
                <w:szCs w:val="14"/>
              </w:rPr>
              <w:t>rc,</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cl.query(obj,</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selected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w w:val="89"/>
                <w:sz w:val="14"/>
                <w:szCs w:val="14"/>
              </w:rPr>
              <w:t xml:space="preserve"> </w:t>
            </w:r>
            <w:r>
              <w:rPr>
                <w:rFonts w:ascii="微软雅黑" w:eastAsia="微软雅黑" w:hAnsi="微软雅黑" w:cs="微软雅黑"/>
                <w:w w:val="95"/>
                <w:sz w:val="14"/>
                <w:szCs w:val="14"/>
              </w:rPr>
              <w:t>cl</w:t>
            </w:r>
            <w:r>
              <w:rPr>
                <w:rFonts w:ascii="微软雅黑" w:eastAsia="微软雅黑" w:hAnsi="微软雅黑" w:cs="微软雅黑"/>
                <w:spacing w:val="-2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25"/>
                <w:w w:val="95"/>
                <w:sz w:val="14"/>
                <w:szCs w:val="14"/>
              </w:rPr>
              <w:t xml:space="preserve"> </w:t>
            </w:r>
            <w:r>
              <w:rPr>
                <w:rFonts w:ascii="微软雅黑" w:eastAsia="微软雅黑" w:hAnsi="微软雅黑" w:cs="微软雅黑"/>
                <w:w w:val="95"/>
                <w:sz w:val="14"/>
                <w:szCs w:val="14"/>
              </w:rPr>
              <w:t>collection()</w:t>
            </w:r>
          </w:p>
          <w:p w:rsidR="00737AD2" w:rsidRDefault="007003A1">
            <w:pPr>
              <w:pStyle w:val="TableParagraph"/>
              <w:spacing w:line="229"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rc,</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cl.query</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p>
        </w:tc>
      </w:tr>
      <w:tr w:rsidR="00737AD2">
        <w:trPr>
          <w:trHeight w:hRule="exact" w:val="772"/>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age=20</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0"/>
                <w:sz w:val="14"/>
                <w:szCs w:val="14"/>
              </w:rPr>
              <w:t>condition</w:t>
            </w:r>
            <w:r>
              <w:rPr>
                <w:rFonts w:ascii="微软雅黑" w:eastAsia="微软雅黑" w:hAnsi="微软雅黑" w:cs="微软雅黑"/>
                <w:spacing w:val="25"/>
                <w:w w:val="90"/>
                <w:sz w:val="14"/>
                <w:szCs w:val="14"/>
              </w:rPr>
              <w:t xml:space="preserve"> </w:t>
            </w:r>
            <w:r>
              <w:rPr>
                <w:rFonts w:ascii="微软雅黑" w:eastAsia="微软雅黑" w:hAnsi="微软雅黑" w:cs="微软雅黑"/>
                <w:w w:val="90"/>
                <w:sz w:val="14"/>
                <w:szCs w:val="14"/>
              </w:rPr>
              <w:t>={"age":20}</w:t>
            </w:r>
          </w:p>
          <w:p w:rsidR="00737AD2" w:rsidRDefault="007003A1">
            <w:pPr>
              <w:pStyle w:val="TableParagraph"/>
              <w:spacing w:before="13"/>
              <w:ind w:left="40"/>
              <w:rPr>
                <w:rFonts w:ascii="微软雅黑" w:eastAsia="微软雅黑" w:hAnsi="微软雅黑" w:cs="微软雅黑"/>
                <w:sz w:val="14"/>
                <w:szCs w:val="14"/>
              </w:rPr>
            </w:pPr>
            <w:r>
              <w:rPr>
                <w:rFonts w:ascii="微软雅黑" w:eastAsia="微软雅黑" w:hAnsi="微软雅黑" w:cs="微软雅黑"/>
                <w:w w:val="95"/>
                <w:sz w:val="14"/>
                <w:szCs w:val="14"/>
              </w:rPr>
              <w:t>rc,</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cl.query</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tc>
      </w:tr>
      <w:tr w:rsidR="00737AD2">
        <w:trPr>
          <w:trHeight w:hRule="exact" w:val="1197"/>
        </w:trPr>
        <w:tc>
          <w:tcPr>
            <w:tcW w:w="3074" w:type="dxa"/>
            <w:tcBorders>
              <w:top w:val="single" w:sz="8" w:space="0" w:color="000000"/>
              <w:left w:val="single" w:sz="8" w:space="0" w:color="000000"/>
              <w:bottom w:val="single" w:sz="8" w:space="0" w:color="000000"/>
              <w:right w:val="nil"/>
            </w:tcBorders>
          </w:tcPr>
          <w:p w:rsidR="00737AD2" w:rsidRDefault="007003A1">
            <w:pPr>
              <w:pStyle w:val="TableParagraph"/>
              <w:spacing w:before="3" w:line="168" w:lineRule="auto"/>
              <w:ind w:left="40" w:right="133"/>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w w:val="91"/>
                <w:sz w:val="14"/>
                <w:szCs w:val="14"/>
              </w:rPr>
              <w:t xml:space="preserve"> </w:t>
            </w:r>
            <w:r>
              <w:rPr>
                <w:rFonts w:ascii="微软雅黑" w:eastAsia="微软雅黑" w:hAnsi="微软雅黑" w:cs="微软雅黑"/>
                <w:w w:val="95"/>
                <w:sz w:val="14"/>
                <w:szCs w:val="14"/>
              </w:rPr>
              <w:t>name</w:t>
            </w:r>
          </w:p>
        </w:tc>
        <w:tc>
          <w:tcPr>
            <w:tcW w:w="3241" w:type="dxa"/>
            <w:tcBorders>
              <w:top w:val="single" w:sz="8" w:space="0" w:color="000000"/>
              <w:left w:val="nil"/>
              <w:bottom w:val="single" w:sz="8" w:space="0" w:color="000000"/>
              <w:right w:val="single" w:sz="8" w:space="0" w:color="000000"/>
            </w:tcBorders>
          </w:tcPr>
          <w:p w:rsidR="00737AD2" w:rsidRDefault="007003A1">
            <w:pPr>
              <w:pStyle w:val="TableParagraph"/>
              <w:spacing w:line="182"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db.foo.bar.find({age:20}).sort({name:1})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737AD2" w:rsidRDefault="007003A1">
            <w:pPr>
              <w:pStyle w:val="TableParagraph"/>
              <w:spacing w:before="13" w:line="253" w:lineRule="auto"/>
              <w:ind w:left="40" w:right="1321"/>
              <w:rPr>
                <w:rFonts w:ascii="微软雅黑" w:eastAsia="微软雅黑" w:hAnsi="微软雅黑" w:cs="微软雅黑"/>
                <w:sz w:val="14"/>
                <w:szCs w:val="14"/>
              </w:rPr>
            </w:pPr>
            <w:r>
              <w:rPr>
                <w:rFonts w:ascii="微软雅黑" w:eastAsia="微软雅黑" w:hAnsi="微软雅黑" w:cs="微软雅黑"/>
                <w:w w:val="90"/>
                <w:sz w:val="14"/>
                <w:szCs w:val="14"/>
              </w:rPr>
              <w:t>condition</w:t>
            </w:r>
            <w:r>
              <w:rPr>
                <w:rFonts w:ascii="微软雅黑" w:eastAsia="微软雅黑" w:hAnsi="微软雅黑" w:cs="微软雅黑"/>
                <w:spacing w:val="25"/>
                <w:w w:val="90"/>
                <w:sz w:val="14"/>
                <w:szCs w:val="14"/>
              </w:rPr>
              <w:t xml:space="preserve"> </w:t>
            </w:r>
            <w:r>
              <w:rPr>
                <w:rFonts w:ascii="微软雅黑" w:eastAsia="微软雅黑" w:hAnsi="微软雅黑" w:cs="微软雅黑"/>
                <w:w w:val="90"/>
                <w:sz w:val="14"/>
                <w:szCs w:val="14"/>
              </w:rPr>
              <w:t>={"age":20}</w:t>
            </w:r>
            <w:r>
              <w:rPr>
                <w:rFonts w:ascii="微软雅黑" w:eastAsia="微软雅黑" w:hAnsi="微软雅黑" w:cs="微软雅黑"/>
                <w:w w:val="91"/>
                <w:sz w:val="14"/>
                <w:szCs w:val="14"/>
              </w:rPr>
              <w:t xml:space="preserve"> </w:t>
            </w:r>
            <w:r>
              <w:rPr>
                <w:rFonts w:ascii="微软雅黑" w:eastAsia="微软雅黑" w:hAnsi="微软雅黑" w:cs="微软雅黑"/>
                <w:w w:val="90"/>
                <w:sz w:val="14"/>
                <w:szCs w:val="14"/>
              </w:rPr>
              <w:t>orderBy</w:t>
            </w:r>
            <w:r>
              <w:rPr>
                <w:rFonts w:ascii="微软雅黑" w:eastAsia="微软雅黑" w:hAnsi="微软雅黑" w:cs="微软雅黑"/>
                <w:spacing w:val="25"/>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25"/>
                <w:w w:val="90"/>
                <w:sz w:val="14"/>
                <w:szCs w:val="14"/>
              </w:rPr>
              <w:t xml:space="preserve"> </w:t>
            </w:r>
            <w:r>
              <w:rPr>
                <w:rFonts w:ascii="微软雅黑" w:eastAsia="微软雅黑" w:hAnsi="微软雅黑" w:cs="微软雅黑"/>
                <w:w w:val="90"/>
                <w:sz w:val="14"/>
                <w:szCs w:val="14"/>
              </w:rPr>
              <w:t>{"name":1}</w:t>
            </w:r>
          </w:p>
          <w:p w:rsidR="00737AD2" w:rsidRDefault="007003A1">
            <w:pPr>
              <w:pStyle w:val="TableParagraph"/>
              <w:spacing w:before="63" w:line="168" w:lineRule="auto"/>
              <w:ind w:left="40" w:right="328"/>
              <w:rPr>
                <w:rFonts w:ascii="微软雅黑" w:eastAsia="微软雅黑" w:hAnsi="微软雅黑" w:cs="微软雅黑"/>
                <w:sz w:val="14"/>
                <w:szCs w:val="14"/>
              </w:rPr>
            </w:pPr>
            <w:r>
              <w:rPr>
                <w:rFonts w:ascii="微软雅黑" w:eastAsia="微软雅黑" w:hAnsi="微软雅黑" w:cs="微软雅黑"/>
                <w:w w:val="90"/>
                <w:sz w:val="14"/>
                <w:szCs w:val="14"/>
              </w:rPr>
              <w:t>rc,</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cr</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cl</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.query</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(condition</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orderBy</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w w:val="103"/>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w:t>
            </w:r>
          </w:p>
        </w:tc>
      </w:tr>
      <w:tr w:rsidR="00737AD2">
        <w:trPr>
          <w:trHeight w:hRule="exact" w:val="1712"/>
        </w:trPr>
        <w:tc>
          <w:tcPr>
            <w:tcW w:w="3074"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age&gt;20</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and</w:t>
            </w:r>
          </w:p>
          <w:p w:rsidR="00737AD2" w:rsidRDefault="007003A1">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age&lt;30</w:t>
            </w:r>
          </w:p>
          <w:p w:rsidR="00737AD2" w:rsidRDefault="00737AD2">
            <w:pPr>
              <w:pStyle w:val="TableParagraph"/>
              <w:spacing w:before="5" w:line="160" w:lineRule="exact"/>
              <w:rPr>
                <w:sz w:val="16"/>
                <w:szCs w:val="16"/>
              </w:rPr>
            </w:pPr>
          </w:p>
          <w:p w:rsidR="00737AD2" w:rsidRDefault="00737AD2">
            <w:pPr>
              <w:pStyle w:val="TableParagraph"/>
              <w:spacing w:line="200" w:lineRule="exact"/>
              <w:rPr>
                <w:sz w:val="20"/>
                <w:szCs w:val="20"/>
              </w:rPr>
            </w:pPr>
          </w:p>
          <w:p w:rsidR="00737AD2" w:rsidRDefault="007003A1">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students(name)</w:t>
            </w:r>
          </w:p>
        </w:tc>
        <w:tc>
          <w:tcPr>
            <w:tcW w:w="3241" w:type="dxa"/>
            <w:tcBorders>
              <w:top w:val="single" w:sz="8" w:space="0" w:color="000000"/>
              <w:left w:val="nil"/>
              <w:bottom w:val="single" w:sz="8" w:space="0" w:color="000000"/>
              <w:right w:val="nil"/>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db.foo.bar.find({age:{$gt:20,$lt:30}})</w:t>
            </w:r>
          </w:p>
          <w:p w:rsidR="00737AD2" w:rsidRDefault="00737AD2">
            <w:pPr>
              <w:pStyle w:val="TableParagraph"/>
              <w:spacing w:before="3" w:line="130" w:lineRule="exact"/>
              <w:rPr>
                <w:sz w:val="13"/>
                <w:szCs w:val="13"/>
              </w:rPr>
            </w:pPr>
          </w:p>
          <w:p w:rsidR="00737AD2" w:rsidRDefault="00737AD2">
            <w:pPr>
              <w:pStyle w:val="TableParagraph"/>
              <w:spacing w:line="200" w:lineRule="exact"/>
              <w:rPr>
                <w:sz w:val="20"/>
                <w:szCs w:val="20"/>
              </w:rPr>
            </w:pPr>
          </w:p>
          <w:p w:rsidR="00737AD2" w:rsidRDefault="00737AD2">
            <w:pPr>
              <w:pStyle w:val="TableParagraph"/>
              <w:spacing w:line="200" w:lineRule="exact"/>
              <w:rPr>
                <w:sz w:val="20"/>
                <w:szCs w:val="20"/>
              </w:rPr>
            </w:pPr>
          </w:p>
          <w:p w:rsidR="00737AD2" w:rsidRDefault="007003A1">
            <w:pPr>
              <w:pStyle w:val="TableParagraph"/>
              <w:ind w:left="133"/>
              <w:rPr>
                <w:rFonts w:ascii="微软雅黑" w:eastAsia="微软雅黑" w:hAnsi="微软雅黑" w:cs="微软雅黑"/>
                <w:sz w:val="14"/>
                <w:szCs w:val="14"/>
              </w:rPr>
            </w:pPr>
            <w:r>
              <w:rPr>
                <w:rFonts w:ascii="微软雅黑" w:eastAsia="微软雅黑" w:hAnsi="微软雅黑" w:cs="微软雅黑"/>
                <w:w w:val="95"/>
                <w:sz w:val="14"/>
                <w:szCs w:val="14"/>
              </w:rPr>
              <w:t>db.foo.bar.createIndex("testIndex",</w:t>
            </w:r>
          </w:p>
          <w:p w:rsidR="00737AD2" w:rsidRDefault="007003A1">
            <w:pPr>
              <w:pStyle w:val="TableParagraph"/>
              <w:spacing w:line="168"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{name:1},false)</w:t>
            </w:r>
          </w:p>
        </w:tc>
        <w:tc>
          <w:tcPr>
            <w:tcW w:w="3157"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737AD2" w:rsidRDefault="007003A1">
            <w:pPr>
              <w:pStyle w:val="TableParagraph"/>
              <w:spacing w:before="13" w:line="253" w:lineRule="auto"/>
              <w:ind w:left="50" w:right="736"/>
              <w:rPr>
                <w:rFonts w:ascii="微软雅黑" w:eastAsia="微软雅黑" w:hAnsi="微软雅黑" w:cs="微软雅黑"/>
                <w:sz w:val="14"/>
                <w:szCs w:val="14"/>
              </w:rPr>
            </w:pPr>
            <w:r>
              <w:rPr>
                <w:rFonts w:ascii="微软雅黑" w:eastAsia="微软雅黑" w:hAnsi="微软雅黑" w:cs="微软雅黑"/>
                <w:w w:val="90"/>
                <w:sz w:val="14"/>
                <w:szCs w:val="14"/>
              </w:rPr>
              <w:t>condition</w:t>
            </w:r>
            <w:r>
              <w:rPr>
                <w:rFonts w:ascii="微软雅黑" w:eastAsia="微软雅黑" w:hAnsi="微软雅黑" w:cs="微软雅黑"/>
                <w:spacing w:val="34"/>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35"/>
                <w:w w:val="90"/>
                <w:sz w:val="14"/>
                <w:szCs w:val="14"/>
              </w:rPr>
              <w:t xml:space="preserve"> </w:t>
            </w:r>
            <w:r>
              <w:rPr>
                <w:rFonts w:ascii="微软雅黑" w:eastAsia="微软雅黑" w:hAnsi="微软雅黑" w:cs="微软雅黑"/>
                <w:w w:val="90"/>
                <w:sz w:val="14"/>
                <w:szCs w:val="14"/>
              </w:rPr>
              <w:t>{"age":{"$gt":20","$lt":30}}</w:t>
            </w:r>
            <w:r>
              <w:rPr>
                <w:rFonts w:ascii="微软雅黑" w:eastAsia="微软雅黑" w:hAnsi="微软雅黑" w:cs="微软雅黑"/>
                <w:w w:val="94"/>
                <w:sz w:val="14"/>
                <w:szCs w:val="14"/>
              </w:rPr>
              <w:t xml:space="preserve"> </w:t>
            </w:r>
            <w:r>
              <w:rPr>
                <w:rFonts w:ascii="微软雅黑" w:eastAsia="微软雅黑" w:hAnsi="微软雅黑" w:cs="微软雅黑"/>
                <w:w w:val="95"/>
                <w:sz w:val="14"/>
                <w:szCs w:val="14"/>
              </w:rPr>
              <w:t>rc,</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cl</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.query</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p>
          <w:p w:rsidR="00737AD2" w:rsidRDefault="007003A1">
            <w:pPr>
              <w:pStyle w:val="TableParagraph"/>
              <w:spacing w:before="19" w:line="253" w:lineRule="auto"/>
              <w:ind w:left="50" w:right="2002"/>
              <w:rPr>
                <w:rFonts w:ascii="微软雅黑" w:eastAsia="微软雅黑" w:hAnsi="微软雅黑" w:cs="微软雅黑"/>
                <w:sz w:val="14"/>
                <w:szCs w:val="14"/>
              </w:rPr>
            </w:pPr>
            <w:r>
              <w:rPr>
                <w:rFonts w:ascii="微软雅黑" w:eastAsia="微软雅黑" w:hAnsi="微软雅黑" w:cs="微软雅黑"/>
                <w:w w:val="90"/>
                <w:sz w:val="14"/>
                <w:szCs w:val="14"/>
              </w:rPr>
              <w:t>cl = collection()</w:t>
            </w:r>
            <w:r>
              <w:rPr>
                <w:rFonts w:ascii="微软雅黑" w:eastAsia="微软雅黑" w:hAnsi="微软雅黑" w:cs="微软雅黑"/>
                <w:w w:val="92"/>
                <w:sz w:val="14"/>
                <w:szCs w:val="14"/>
              </w:rPr>
              <w:t xml:space="preserve"> </w:t>
            </w:r>
            <w:r>
              <w:rPr>
                <w:rFonts w:ascii="微软雅黑" w:eastAsia="微软雅黑" w:hAnsi="微软雅黑" w:cs="微软雅黑"/>
                <w:w w:val="90"/>
                <w:sz w:val="14"/>
                <w:szCs w:val="14"/>
              </w:rPr>
              <w:t>obj</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"name":1</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p>
          <w:p w:rsidR="00737AD2" w:rsidRDefault="007003A1">
            <w:pPr>
              <w:pStyle w:val="TableParagraph"/>
              <w:spacing w:before="63" w:line="168" w:lineRule="auto"/>
              <w:ind w:left="50" w:right="240"/>
              <w:rPr>
                <w:rFonts w:ascii="微软雅黑" w:eastAsia="微软雅黑" w:hAnsi="微软雅黑" w:cs="微软雅黑"/>
                <w:sz w:val="14"/>
                <w:szCs w:val="14"/>
              </w:rPr>
            </w:pPr>
            <w:r>
              <w:rPr>
                <w:rFonts w:ascii="微软雅黑" w:eastAsia="微软雅黑" w:hAnsi="微软雅黑" w:cs="微软雅黑"/>
                <w:w w:val="95"/>
                <w:sz w:val="14"/>
                <w:szCs w:val="14"/>
              </w:rPr>
              <w:t>rc</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cl.create_index</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&amp;obj,</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"testIndex",</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w w:val="92"/>
                <w:sz w:val="14"/>
                <w:szCs w:val="14"/>
              </w:rPr>
              <w:t xml:space="preserve"> </w:t>
            </w:r>
            <w:r>
              <w:rPr>
                <w:rFonts w:ascii="微软雅黑" w:eastAsia="微软雅黑" w:hAnsi="微软雅黑" w:cs="微软雅黑"/>
                <w:w w:val="95"/>
                <w:sz w:val="14"/>
                <w:szCs w:val="14"/>
              </w:rPr>
              <w:t>FALSE</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w:t>
            </w:r>
          </w:p>
        </w:tc>
      </w:tr>
      <w:tr w:rsidR="00737AD2">
        <w:trPr>
          <w:trHeight w:hRule="exact" w:val="218"/>
        </w:trPr>
        <w:tc>
          <w:tcPr>
            <w:tcW w:w="3074" w:type="dxa"/>
            <w:tcBorders>
              <w:top w:val="single" w:sz="8" w:space="0" w:color="000000"/>
              <w:left w:val="single" w:sz="8" w:space="0" w:color="000000"/>
              <w:bottom w:val="nil"/>
              <w:right w:val="nil"/>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limit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20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skip</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p>
        </w:tc>
        <w:tc>
          <w:tcPr>
            <w:tcW w:w="3241" w:type="dxa"/>
            <w:tcBorders>
              <w:top w:val="single" w:sz="8" w:space="0" w:color="000000"/>
              <w:left w:val="nil"/>
              <w:bottom w:val="nil"/>
              <w:right w:val="single" w:sz="8" w:space="0" w:color="000000"/>
            </w:tcBorders>
          </w:tcPr>
          <w:p w:rsidR="00737AD2" w:rsidRDefault="007003A1">
            <w:pPr>
              <w:pStyle w:val="TableParagraph"/>
              <w:spacing w:line="177" w:lineRule="exact"/>
              <w:ind w:left="133"/>
              <w:rPr>
                <w:rFonts w:ascii="微软雅黑" w:eastAsia="微软雅黑" w:hAnsi="微软雅黑" w:cs="微软雅黑"/>
                <w:sz w:val="14"/>
                <w:szCs w:val="14"/>
              </w:rPr>
            </w:pPr>
            <w:r>
              <w:rPr>
                <w:rFonts w:ascii="微软雅黑" w:eastAsia="微软雅黑" w:hAnsi="微软雅黑" w:cs="微软雅黑"/>
                <w:w w:val="95"/>
                <w:sz w:val="14"/>
                <w:szCs w:val="14"/>
              </w:rPr>
              <w:t>db.foo.bar.find().limit(20).skip(10)</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tc>
      </w:tr>
    </w:tbl>
    <w:p w:rsidR="00737AD2" w:rsidRDefault="00737AD2">
      <w:pPr>
        <w:spacing w:line="177" w:lineRule="exact"/>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10" w:line="150" w:lineRule="exact"/>
        <w:rPr>
          <w:sz w:val="15"/>
          <w:szCs w:val="15"/>
        </w:rPr>
      </w:pPr>
    </w:p>
    <w:p w:rsidR="00737AD2" w:rsidRDefault="00EC10B3">
      <w:pPr>
        <w:tabs>
          <w:tab w:val="left" w:pos="4141"/>
        </w:tabs>
        <w:spacing w:before="9"/>
        <w:ind w:left="983"/>
        <w:rPr>
          <w:rFonts w:ascii="微软雅黑" w:eastAsia="微软雅黑" w:hAnsi="微软雅黑" w:cs="微软雅黑"/>
          <w:sz w:val="14"/>
          <w:szCs w:val="14"/>
        </w:rPr>
      </w:pPr>
      <w:r w:rsidRPr="00EC10B3">
        <w:rPr>
          <w:rFonts w:eastAsiaTheme="minorHAnsi"/>
        </w:rPr>
        <w:pict>
          <v:shape id="_x0000_s2948" type="#_x0000_t202" style="position:absolute;left:0;text-align:left;margin-left:81.2pt;margin-top:2.55pt;width:475.1pt;height:171pt;z-index:-25498;mso-position-horizontal-relative:page" filled="f" stroked="f">
            <v:textbox style="mso-next-textbox:#_x0000_s2948" inset="0,0,0,0">
              <w:txbxContent>
                <w:tbl>
                  <w:tblPr>
                    <w:tblW w:w="0" w:type="auto"/>
                    <w:tblLayout w:type="fixed"/>
                    <w:tblCellMar>
                      <w:left w:w="0" w:type="dxa"/>
                      <w:right w:w="0" w:type="dxa"/>
                    </w:tblCellMar>
                    <w:tblLook w:val="01E0"/>
                  </w:tblPr>
                  <w:tblGrid>
                    <w:gridCol w:w="3009"/>
                    <w:gridCol w:w="3306"/>
                    <w:gridCol w:w="3157"/>
                  </w:tblGrid>
                  <w:tr w:rsidR="00921398">
                    <w:trPr>
                      <w:trHeight w:hRule="exact" w:val="644"/>
                    </w:trPr>
                    <w:tc>
                      <w:tcPr>
                        <w:tcW w:w="6315" w:type="dxa"/>
                        <w:gridSpan w:val="2"/>
                        <w:tcBorders>
                          <w:top w:val="nil"/>
                          <w:left w:val="nil"/>
                          <w:bottom w:val="nil"/>
                          <w:right w:val="nil"/>
                        </w:tcBorders>
                      </w:tcPr>
                      <w:p w:rsidR="00921398" w:rsidRDefault="00921398"/>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Python</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Driver</w:t>
                        </w:r>
                      </w:p>
                      <w:p w:rsidR="00921398" w:rsidRDefault="00921398">
                        <w:pPr>
                          <w:pStyle w:val="TableParagraph"/>
                          <w:spacing w:before="29" w:line="168" w:lineRule="auto"/>
                          <w:ind w:left="50" w:right="190"/>
                          <w:rPr>
                            <w:rFonts w:ascii="微软雅黑" w:eastAsia="微软雅黑" w:hAnsi="微软雅黑" w:cs="微软雅黑"/>
                            <w:sz w:val="14"/>
                            <w:szCs w:val="14"/>
                          </w:rPr>
                        </w:pPr>
                        <w:r>
                          <w:rPr>
                            <w:rFonts w:ascii="微软雅黑" w:eastAsia="微软雅黑" w:hAnsi="微软雅黑" w:cs="微软雅黑"/>
                            <w:w w:val="90"/>
                            <w:sz w:val="14"/>
                            <w:szCs w:val="14"/>
                          </w:rPr>
                          <w:t>rc,</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cr</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cl</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.query</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None,</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10,</w:t>
                        </w:r>
                        <w:r>
                          <w:rPr>
                            <w:rFonts w:ascii="微软雅黑" w:eastAsia="微软雅黑" w:hAnsi="微软雅黑" w:cs="微软雅黑"/>
                            <w:w w:val="95"/>
                            <w:sz w:val="14"/>
                            <w:szCs w:val="14"/>
                          </w:rPr>
                          <w:t xml:space="preserve"> </w:t>
                        </w:r>
                        <w:r>
                          <w:rPr>
                            <w:rFonts w:ascii="微软雅黑" w:eastAsia="微软雅黑" w:hAnsi="微软雅黑" w:cs="微软雅黑"/>
                            <w:w w:val="90"/>
                            <w:sz w:val="14"/>
                            <w:szCs w:val="14"/>
                          </w:rPr>
                          <w:t>20</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w:t>
                        </w:r>
                      </w:p>
                    </w:tc>
                  </w:tr>
                  <w:tr w:rsidR="00921398">
                    <w:trPr>
                      <w:trHeight w:hRule="exact" w:val="2043"/>
                    </w:trPr>
                    <w:tc>
                      <w:tcPr>
                        <w:tcW w:w="3009"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age&gt;20</w:t>
                        </w:r>
                      </w:p>
                      <w:p w:rsidR="00921398" w:rsidRDefault="00921398">
                        <w:pPr>
                          <w:pStyle w:val="TableParagraph"/>
                          <w:spacing w:before="5" w:line="180" w:lineRule="exact"/>
                          <w:rPr>
                            <w:sz w:val="18"/>
                            <w:szCs w:val="18"/>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ind w:left="50"/>
                          <w:rPr>
                            <w:rFonts w:ascii="微软雅黑" w:eastAsia="微软雅黑" w:hAnsi="微软雅黑" w:cs="微软雅黑"/>
                            <w:sz w:val="14"/>
                            <w:szCs w:val="14"/>
                          </w:rPr>
                        </w:pPr>
                        <w:r>
                          <w:rPr>
                            <w:rFonts w:ascii="微软雅黑" w:eastAsia="微软雅黑" w:hAnsi="微软雅黑" w:cs="微软雅黑"/>
                            <w:w w:val="95"/>
                            <w:sz w:val="14"/>
                            <w:szCs w:val="14"/>
                          </w:rPr>
                          <w:t>update</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set</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a=a+2</w:t>
                        </w:r>
                        <w:r>
                          <w:rPr>
                            <w:rFonts w:ascii="微软雅黑" w:eastAsia="微软雅黑" w:hAnsi="微软雅黑" w:cs="微软雅黑"/>
                            <w:spacing w:val="-24"/>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23"/>
                            <w:w w:val="95"/>
                            <w:sz w:val="14"/>
                            <w:szCs w:val="14"/>
                          </w:rPr>
                          <w:t xml:space="preserve"> </w:t>
                        </w:r>
                        <w:r>
                          <w:rPr>
                            <w:rFonts w:ascii="微软雅黑" w:eastAsia="微软雅黑" w:hAnsi="微软雅黑" w:cs="微软雅黑"/>
                            <w:w w:val="95"/>
                            <w:sz w:val="14"/>
                            <w:szCs w:val="14"/>
                          </w:rPr>
                          <w:t>b=-1</w:t>
                        </w:r>
                      </w:p>
                    </w:tc>
                    <w:tc>
                      <w:tcPr>
                        <w:tcW w:w="3306" w:type="dxa"/>
                        <w:tcBorders>
                          <w:top w:val="single" w:sz="8" w:space="0" w:color="000000"/>
                          <w:left w:val="nil"/>
                          <w:bottom w:val="single" w:sz="8" w:space="0" w:color="000000"/>
                          <w:right w:val="nil"/>
                        </w:tcBorders>
                      </w:tcPr>
                      <w:p w:rsidR="00921398" w:rsidRDefault="00921398">
                        <w:pPr>
                          <w:pStyle w:val="TableParagraph"/>
                          <w:spacing w:line="177"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db.foo.bar.find({age:{$gt:20}}).count()</w:t>
                        </w:r>
                      </w:p>
                      <w:p w:rsidR="00921398" w:rsidRDefault="00921398">
                        <w:pPr>
                          <w:pStyle w:val="TableParagraph"/>
                          <w:spacing w:before="5" w:line="180" w:lineRule="exact"/>
                          <w:rPr>
                            <w:sz w:val="18"/>
                            <w:szCs w:val="18"/>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spacing w:line="200" w:lineRule="exact"/>
                          <w:rPr>
                            <w:sz w:val="20"/>
                            <w:szCs w:val="20"/>
                          </w:rPr>
                        </w:pPr>
                      </w:p>
                      <w:p w:rsidR="00921398" w:rsidRDefault="00921398">
                        <w:pPr>
                          <w:pStyle w:val="TableParagraph"/>
                          <w:ind w:left="198"/>
                          <w:rPr>
                            <w:rFonts w:ascii="微软雅黑" w:eastAsia="微软雅黑" w:hAnsi="微软雅黑" w:cs="微软雅黑"/>
                            <w:sz w:val="14"/>
                            <w:szCs w:val="14"/>
                          </w:rPr>
                        </w:pPr>
                        <w:r>
                          <w:rPr>
                            <w:rFonts w:ascii="微软雅黑" w:eastAsia="微软雅黑" w:hAnsi="微软雅黑" w:cs="微软雅黑"/>
                            <w:w w:val="95"/>
                            <w:sz w:val="14"/>
                            <w:szCs w:val="14"/>
                          </w:rPr>
                          <w:t>db.foo.bar.update({$set:{a:2}},{b:-1})</w:t>
                        </w:r>
                      </w:p>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921398" w:rsidRDefault="00921398">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0"/>
                            <w:sz w:val="14"/>
                            <w:szCs w:val="14"/>
                          </w:rPr>
                          <w:t>count</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 0L</w:t>
                        </w:r>
                      </w:p>
                      <w:p w:rsidR="00921398" w:rsidRDefault="00921398">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5"/>
                            <w:sz w:val="14"/>
                            <w:szCs w:val="14"/>
                          </w:rPr>
                          <w:t>condition</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"age":{"$gt":20}}</w:t>
                        </w:r>
                      </w:p>
                      <w:p w:rsidR="00921398" w:rsidRDefault="00921398">
                        <w:pPr>
                          <w:pStyle w:val="TableParagraph"/>
                          <w:spacing w:before="13" w:line="269" w:lineRule="auto"/>
                          <w:ind w:left="50" w:right="907"/>
                          <w:rPr>
                            <w:rFonts w:ascii="微软雅黑" w:eastAsia="微软雅黑" w:hAnsi="微软雅黑" w:cs="微软雅黑"/>
                            <w:sz w:val="14"/>
                            <w:szCs w:val="14"/>
                          </w:rPr>
                        </w:pPr>
                        <w:r>
                          <w:rPr>
                            <w:rFonts w:ascii="微软雅黑" w:eastAsia="微软雅黑" w:hAnsi="微软雅黑" w:cs="微软雅黑"/>
                            <w:w w:val="90"/>
                            <w:sz w:val="14"/>
                            <w:szCs w:val="14"/>
                          </w:rPr>
                          <w:t>rc,</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count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cl.get_count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(condition</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w w:val="89"/>
                            <w:sz w:val="14"/>
                            <w:szCs w:val="14"/>
                          </w:rPr>
                          <w:t xml:space="preserve"> </w:t>
                        </w:r>
                        <w:r>
                          <w:rPr>
                            <w:rFonts w:ascii="微软雅黑" w:eastAsia="微软雅黑" w:hAnsi="微软雅黑" w:cs="微软雅黑"/>
                            <w:w w:val="90"/>
                            <w:sz w:val="14"/>
                            <w:szCs w:val="14"/>
                          </w:rPr>
                          <w:t>cl = collection()</w:t>
                        </w:r>
                      </w:p>
                      <w:p w:rsidR="00921398" w:rsidRDefault="00921398">
                        <w:pPr>
                          <w:pStyle w:val="TableParagraph"/>
                          <w:spacing w:line="229"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condition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"b":1</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5"/>
                            <w:sz w:val="14"/>
                            <w:szCs w:val="14"/>
                          </w:rPr>
                          <w:t>rule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"$set":{"a":2}</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w:t>
                        </w:r>
                      </w:p>
                      <w:p w:rsidR="00921398" w:rsidRDefault="00921398">
                        <w:pPr>
                          <w:pStyle w:val="TableParagraph"/>
                          <w:spacing w:before="13"/>
                          <w:ind w:left="50"/>
                          <w:rPr>
                            <w:rFonts w:ascii="微软雅黑" w:eastAsia="微软雅黑" w:hAnsi="微软雅黑" w:cs="微软雅黑"/>
                            <w:sz w:val="14"/>
                            <w:szCs w:val="14"/>
                          </w:rPr>
                        </w:pPr>
                        <w:r>
                          <w:rPr>
                            <w:rFonts w:ascii="微软雅黑" w:eastAsia="微软雅黑" w:hAnsi="微软雅黑" w:cs="微软雅黑"/>
                            <w:w w:val="95"/>
                            <w:sz w:val="14"/>
                            <w:szCs w:val="14"/>
                          </w:rPr>
                          <w:t>cl.update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rule,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None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w:t>
                        </w:r>
                      </w:p>
                    </w:tc>
                  </w:tr>
                  <w:tr w:rsidR="00921398">
                    <w:trPr>
                      <w:trHeight w:hRule="exact" w:val="713"/>
                    </w:trPr>
                    <w:tc>
                      <w:tcPr>
                        <w:tcW w:w="3009" w:type="dxa"/>
                        <w:tcBorders>
                          <w:top w:val="single" w:sz="8" w:space="0" w:color="000000"/>
                          <w:left w:val="single" w:sz="8" w:space="0" w:color="000000"/>
                          <w:bottom w:val="single" w:sz="8" w:space="0" w:color="000000"/>
                          <w:right w:val="nil"/>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a=1</w:t>
                        </w:r>
                      </w:p>
                    </w:tc>
                    <w:tc>
                      <w:tcPr>
                        <w:tcW w:w="3306" w:type="dxa"/>
                        <w:tcBorders>
                          <w:top w:val="single" w:sz="8" w:space="0" w:color="000000"/>
                          <w:left w:val="nil"/>
                          <w:bottom w:val="single" w:sz="8" w:space="0" w:color="000000"/>
                          <w:right w:val="single" w:sz="8" w:space="0" w:color="000000"/>
                        </w:tcBorders>
                      </w:tcPr>
                      <w:p w:rsidR="00921398" w:rsidRDefault="00921398">
                        <w:pPr>
                          <w:pStyle w:val="TableParagraph"/>
                          <w:spacing w:line="182" w:lineRule="exact"/>
                          <w:ind w:left="198"/>
                          <w:rPr>
                            <w:rFonts w:ascii="微软雅黑" w:eastAsia="微软雅黑" w:hAnsi="微软雅黑" w:cs="微软雅黑"/>
                            <w:sz w:val="14"/>
                            <w:szCs w:val="14"/>
                          </w:rPr>
                        </w:pPr>
                        <w:r>
                          <w:rPr>
                            <w:rFonts w:ascii="微软雅黑" w:eastAsia="微软雅黑" w:hAnsi="微软雅黑" w:cs="微软雅黑"/>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cl = collection()</w:t>
                        </w:r>
                      </w:p>
                      <w:p w:rsidR="00921398" w:rsidRDefault="00921398">
                        <w:pPr>
                          <w:pStyle w:val="TableParagraph"/>
                          <w:spacing w:before="33" w:line="228" w:lineRule="exact"/>
                          <w:ind w:left="40" w:right="1782"/>
                          <w:rPr>
                            <w:rFonts w:ascii="微软雅黑" w:eastAsia="微软雅黑" w:hAnsi="微软雅黑" w:cs="微软雅黑"/>
                            <w:sz w:val="14"/>
                            <w:szCs w:val="14"/>
                          </w:rPr>
                        </w:pPr>
                        <w:r>
                          <w:rPr>
                            <w:rFonts w:ascii="微软雅黑" w:eastAsia="微软雅黑" w:hAnsi="微软雅黑" w:cs="微软雅黑"/>
                            <w:w w:val="95"/>
                            <w:sz w:val="14"/>
                            <w:szCs w:val="14"/>
                          </w:rPr>
                          <w:t>condition</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{"a":1}</w:t>
                        </w:r>
                        <w:r>
                          <w:rPr>
                            <w:rFonts w:ascii="微软雅黑" w:eastAsia="微软雅黑" w:hAnsi="微软雅黑" w:cs="微软雅黑"/>
                            <w:w w:val="98"/>
                            <w:sz w:val="14"/>
                            <w:szCs w:val="14"/>
                          </w:rPr>
                          <w:t xml:space="preserve"> </w:t>
                        </w:r>
                        <w:r>
                          <w:rPr>
                            <w:rFonts w:ascii="微软雅黑" w:eastAsia="微软雅黑" w:hAnsi="微软雅黑" w:cs="微软雅黑"/>
                            <w:w w:val="95"/>
                            <w:sz w:val="14"/>
                            <w:szCs w:val="14"/>
                          </w:rPr>
                          <w:t>cl.delete</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condition</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p>
                    </w:tc>
                  </w:tr>
                </w:tbl>
                <w:p w:rsidR="00921398" w:rsidRDefault="00921398"/>
              </w:txbxContent>
            </v:textbox>
            <w10:wrap anchorx="page"/>
          </v:shape>
        </w:pict>
      </w:r>
      <w:r w:rsidR="007003A1">
        <w:rPr>
          <w:rFonts w:ascii="微软雅黑" w:eastAsia="微软雅黑" w:hAnsi="微软雅黑" w:cs="微软雅黑"/>
          <w:w w:val="95"/>
          <w:sz w:val="14"/>
          <w:szCs w:val="14"/>
        </w:rPr>
        <w:t>SQL</w:t>
      </w:r>
      <w:r w:rsidR="007003A1">
        <w:rPr>
          <w:rFonts w:ascii="微软雅黑" w:eastAsia="微软雅黑" w:hAnsi="微软雅黑" w:cs="微软雅黑"/>
          <w:w w:val="95"/>
          <w:sz w:val="14"/>
          <w:szCs w:val="14"/>
        </w:rPr>
        <w:tab/>
        <w:t>SequoiaDB</w:t>
      </w:r>
      <w:r w:rsidR="007003A1">
        <w:rPr>
          <w:rFonts w:ascii="微软雅黑" w:eastAsia="微软雅黑" w:hAnsi="微软雅黑" w:cs="微软雅黑"/>
          <w:spacing w:val="-15"/>
          <w:w w:val="95"/>
          <w:sz w:val="14"/>
          <w:szCs w:val="14"/>
        </w:rPr>
        <w:t xml:space="preserve"> </w:t>
      </w:r>
      <w:r w:rsidR="007003A1">
        <w:rPr>
          <w:rFonts w:ascii="微软雅黑" w:eastAsia="微软雅黑" w:hAnsi="微软雅黑" w:cs="微软雅黑"/>
          <w:w w:val="95"/>
          <w:sz w:val="14"/>
          <w:szCs w:val="14"/>
        </w:rPr>
        <w:t>shell</w:t>
      </w:r>
    </w:p>
    <w:p w:rsidR="00737AD2" w:rsidRDefault="00737AD2">
      <w:pPr>
        <w:spacing w:before="6" w:line="120" w:lineRule="exact"/>
        <w:rPr>
          <w:sz w:val="12"/>
          <w:szCs w:val="12"/>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pStyle w:val="BodyText"/>
        <w:spacing w:line="312" w:lineRule="exact"/>
      </w:pPr>
      <w:bookmarkStart w:id="489" w:name="Python_API"/>
      <w:bookmarkEnd w:id="489"/>
      <w:r>
        <w:rPr>
          <w:w w:val="95"/>
        </w:rPr>
        <w:t>Python</w:t>
      </w:r>
      <w:r>
        <w:rPr>
          <w:spacing w:val="-21"/>
          <w:w w:val="95"/>
        </w:rPr>
        <w:t xml:space="preserve"> </w:t>
      </w:r>
      <w:r>
        <w:rPr>
          <w:w w:val="95"/>
        </w:rPr>
        <w:t>API</w:t>
      </w:r>
    </w:p>
    <w:p w:rsidR="00737AD2" w:rsidRDefault="007003A1">
      <w:pPr>
        <w:pStyle w:val="BodyText"/>
        <w:spacing w:before="18"/>
      </w:pPr>
      <w:r>
        <w:t>此部分是相关Python的API文档。</w:t>
      </w:r>
    </w:p>
    <w:p w:rsidR="00737AD2" w:rsidRDefault="007003A1">
      <w:pPr>
        <w:pStyle w:val="BodyText"/>
        <w:spacing w:before="18"/>
      </w:pPr>
      <w:r>
        <w:rPr>
          <w:color w:val="0000FF"/>
          <w:w w:val="95"/>
        </w:rPr>
        <w:t>Python</w:t>
      </w:r>
      <w:r>
        <w:rPr>
          <w:color w:val="0000FF"/>
          <w:spacing w:val="-21"/>
          <w:w w:val="95"/>
        </w:rPr>
        <w:t xml:space="preserve"> </w:t>
      </w:r>
      <w:r>
        <w:rPr>
          <w:color w:val="0000FF"/>
          <w:w w:val="95"/>
        </w:rPr>
        <w:t>API</w:t>
      </w:r>
    </w:p>
    <w:p w:rsidR="00737AD2" w:rsidRDefault="00737AD2">
      <w:pPr>
        <w:spacing w:before="5" w:line="110" w:lineRule="exact"/>
        <w:rPr>
          <w:sz w:val="11"/>
          <w:szCs w:val="11"/>
        </w:rPr>
      </w:pPr>
    </w:p>
    <w:p w:rsidR="00737AD2" w:rsidRDefault="007003A1">
      <w:pPr>
        <w:pStyle w:val="Heading3"/>
        <w:ind w:left="433"/>
      </w:pPr>
      <w:bookmarkStart w:id="490" w:name="C_BSON简介"/>
      <w:bookmarkStart w:id="491" w:name="_bookmark162"/>
      <w:bookmarkEnd w:id="490"/>
      <w:bookmarkEnd w:id="491"/>
      <w:r>
        <w:rPr>
          <w:w w:val="90"/>
        </w:rPr>
        <w:t>C</w:t>
      </w:r>
      <w:r>
        <w:rPr>
          <w:spacing w:val="58"/>
          <w:w w:val="90"/>
        </w:rPr>
        <w:t xml:space="preserve"> </w:t>
      </w:r>
      <w:r>
        <w:rPr>
          <w:w w:val="90"/>
        </w:rPr>
        <w:t>BSON简介</w:t>
      </w:r>
    </w:p>
    <w:p w:rsidR="00737AD2" w:rsidRDefault="00737AD2">
      <w:pPr>
        <w:spacing w:before="8" w:line="100" w:lineRule="exact"/>
        <w:rPr>
          <w:sz w:val="10"/>
          <w:szCs w:val="10"/>
        </w:rPr>
      </w:pPr>
    </w:p>
    <w:p w:rsidR="00737AD2" w:rsidRDefault="007003A1">
      <w:pPr>
        <w:pStyle w:val="BodyText"/>
        <w:spacing w:line="168" w:lineRule="auto"/>
        <w:ind w:right="211"/>
        <w:jc w:val="both"/>
        <w:rPr>
          <w:lang w:eastAsia="zh-CN"/>
        </w:rPr>
      </w:pPr>
      <w:r>
        <w:rPr>
          <w:w w:val="95"/>
          <w:lang w:eastAsia="zh-CN"/>
        </w:rPr>
        <w:t>BSON是JSON的二进制表现形式，通过记录每个对象，元素，以及嵌套元素和数组的类型以及长度，能够高</w:t>
      </w:r>
      <w:r>
        <w:rPr>
          <w:lang w:eastAsia="zh-CN"/>
        </w:rPr>
        <w:t xml:space="preserve"> </w:t>
      </w:r>
      <w:r>
        <w:rPr>
          <w:w w:val="95"/>
          <w:lang w:eastAsia="zh-CN"/>
        </w:rPr>
        <w:t>速有效地进行某个元素的查找。因此，在C和C++中使用BSON官方提供的BSON接口进行数据存储。</w:t>
      </w:r>
      <w:r>
        <w:rPr>
          <w:color w:val="0000FF"/>
          <w:w w:val="95"/>
          <w:lang w:eastAsia="zh-CN"/>
        </w:rPr>
        <w:t>更多参</w:t>
      </w:r>
      <w:r>
        <w:rPr>
          <w:color w:val="0000FF"/>
          <w:lang w:eastAsia="zh-CN"/>
        </w:rPr>
        <w:t xml:space="preserve"> </w:t>
      </w:r>
      <w:r>
        <w:rPr>
          <w:color w:val="0000FF"/>
          <w:w w:val="95"/>
          <w:lang w:eastAsia="zh-CN"/>
        </w:rPr>
        <w:t>考C</w:t>
      </w:r>
      <w:r>
        <w:rPr>
          <w:color w:val="0000FF"/>
          <w:spacing w:val="7"/>
          <w:w w:val="95"/>
          <w:lang w:eastAsia="zh-CN"/>
        </w:rPr>
        <w:t xml:space="preserve"> </w:t>
      </w:r>
      <w:r>
        <w:rPr>
          <w:color w:val="0000FF"/>
          <w:w w:val="95"/>
          <w:lang w:eastAsia="zh-CN"/>
        </w:rPr>
        <w:t>BSON在线API</w:t>
      </w:r>
      <w:r>
        <w:rPr>
          <w:color w:val="000000"/>
          <w:w w:val="95"/>
          <w:lang w:eastAsia="zh-CN"/>
        </w:rPr>
        <w:t>。</w:t>
      </w:r>
    </w:p>
    <w:p w:rsidR="00737AD2" w:rsidRDefault="00737AD2">
      <w:pPr>
        <w:spacing w:line="120" w:lineRule="exact"/>
        <w:rPr>
          <w:sz w:val="12"/>
          <w:szCs w:val="12"/>
          <w:lang w:eastAsia="zh-CN"/>
        </w:rPr>
      </w:pPr>
    </w:p>
    <w:p w:rsidR="00737AD2" w:rsidRDefault="007003A1">
      <w:pPr>
        <w:pStyle w:val="BodyText"/>
        <w:spacing w:line="168" w:lineRule="auto"/>
        <w:ind w:right="203"/>
        <w:rPr>
          <w:lang w:eastAsia="zh-CN"/>
        </w:rPr>
      </w:pPr>
      <w:r>
        <w:rPr>
          <w:w w:val="95"/>
          <w:lang w:eastAsia="zh-CN"/>
        </w:rPr>
        <w:t>与普通的JSON不同，BSON提供更多的数据类型，以满足C/C++语言多种多样的需求。SequoiaDB提供了包</w:t>
      </w:r>
      <w:r>
        <w:rPr>
          <w:lang w:eastAsia="zh-CN"/>
        </w:rPr>
        <w:t xml:space="preserve"> </w:t>
      </w:r>
      <w:r>
        <w:rPr>
          <w:w w:val="95"/>
          <w:lang w:eastAsia="zh-CN"/>
        </w:rPr>
        <w:t>括8字节浮点数（DOUBLE），字符串，嵌套对象，嵌套数组，对象ID（数据库中每个集合中每条记录都有</w:t>
      </w:r>
      <w:r>
        <w:rPr>
          <w:lang w:eastAsia="zh-CN"/>
        </w:rPr>
        <w:t xml:space="preserve"> </w:t>
      </w:r>
      <w:r>
        <w:rPr>
          <w:w w:val="95"/>
          <w:lang w:eastAsia="zh-CN"/>
        </w:rPr>
        <w:t>一个唯一ID），布尔值，日期，NULL，正则表达式，4字节整数（INT），时间戳，以及8字节整数等数据</w:t>
      </w:r>
      <w:r>
        <w:rPr>
          <w:lang w:eastAsia="zh-CN"/>
        </w:rPr>
        <w:t xml:space="preserve"> </w:t>
      </w:r>
      <w:r>
        <w:rPr>
          <w:w w:val="95"/>
          <w:lang w:eastAsia="zh-CN"/>
        </w:rPr>
        <w:t xml:space="preserve">类型。 </w:t>
      </w:r>
      <w:r>
        <w:rPr>
          <w:spacing w:val="14"/>
          <w:w w:val="95"/>
          <w:lang w:eastAsia="zh-CN"/>
        </w:rPr>
        <w:t xml:space="preserve"> </w:t>
      </w:r>
      <w:r>
        <w:rPr>
          <w:w w:val="95"/>
          <w:lang w:eastAsia="zh-CN"/>
        </w:rPr>
        <w:t xml:space="preserve">这些类型的定义可以在bson.h中的bson_type找到。注意：使用C </w:t>
      </w:r>
      <w:r>
        <w:rPr>
          <w:spacing w:val="15"/>
          <w:w w:val="95"/>
          <w:lang w:eastAsia="zh-CN"/>
        </w:rPr>
        <w:t xml:space="preserve"> </w:t>
      </w:r>
      <w:r>
        <w:rPr>
          <w:w w:val="95"/>
          <w:lang w:eastAsia="zh-CN"/>
        </w:rPr>
        <w:t xml:space="preserve">BSON </w:t>
      </w:r>
      <w:r>
        <w:rPr>
          <w:spacing w:val="15"/>
          <w:w w:val="95"/>
          <w:lang w:eastAsia="zh-CN"/>
        </w:rPr>
        <w:t xml:space="preserve"> </w:t>
      </w:r>
      <w:r>
        <w:rPr>
          <w:w w:val="95"/>
          <w:lang w:eastAsia="zh-CN"/>
        </w:rPr>
        <w:t>API函数在建立BSON出错</w:t>
      </w:r>
      <w:r>
        <w:rPr>
          <w:lang w:eastAsia="zh-CN"/>
        </w:rPr>
        <w:t xml:space="preserve"> </w:t>
      </w:r>
      <w:r>
        <w:rPr>
          <w:w w:val="95"/>
          <w:lang w:eastAsia="zh-CN"/>
        </w:rPr>
        <w:t xml:space="preserve">时，将返回错误码，应当适当检测函数返回值。详情请查看C  </w:t>
      </w:r>
      <w:r>
        <w:rPr>
          <w:spacing w:val="4"/>
          <w:w w:val="95"/>
          <w:lang w:eastAsia="zh-CN"/>
        </w:rPr>
        <w:t xml:space="preserve"> </w:t>
      </w:r>
      <w:r>
        <w:rPr>
          <w:w w:val="95"/>
          <w:lang w:eastAsia="zh-CN"/>
        </w:rPr>
        <w:t xml:space="preserve">BSON  </w:t>
      </w:r>
      <w:r>
        <w:rPr>
          <w:spacing w:val="4"/>
          <w:w w:val="95"/>
          <w:lang w:eastAsia="zh-CN"/>
        </w:rPr>
        <w:t xml:space="preserve"> </w:t>
      </w:r>
      <w:r>
        <w:rPr>
          <w:w w:val="95"/>
          <w:lang w:eastAsia="zh-CN"/>
        </w:rPr>
        <w:t>API。</w:t>
      </w:r>
    </w:p>
    <w:p w:rsidR="00737AD2" w:rsidRDefault="007003A1">
      <w:pPr>
        <w:pStyle w:val="BodyText"/>
        <w:spacing w:before="34"/>
        <w:rPr>
          <w:lang w:eastAsia="zh-CN"/>
        </w:rPr>
      </w:pPr>
      <w:r>
        <w:rPr>
          <w:lang w:eastAsia="zh-CN"/>
        </w:rPr>
        <w:t>在用户程序使用BSON对象时，主要分为建立对象和读取对象两个操作。</w:t>
      </w:r>
    </w:p>
    <w:p w:rsidR="00737AD2" w:rsidRDefault="00737AD2">
      <w:pPr>
        <w:spacing w:before="9" w:line="190" w:lineRule="exact"/>
        <w:rPr>
          <w:sz w:val="19"/>
          <w:szCs w:val="19"/>
          <w:lang w:eastAsia="zh-CN"/>
        </w:rPr>
      </w:pPr>
    </w:p>
    <w:p w:rsidR="00737AD2" w:rsidRDefault="007003A1">
      <w:pPr>
        <w:pStyle w:val="BodyText"/>
        <w:spacing w:line="253" w:lineRule="auto"/>
        <w:ind w:right="4121"/>
      </w:pPr>
      <w:r>
        <w:t xml:space="preserve">建立对象 </w:t>
      </w:r>
      <w:r>
        <w:rPr>
          <w:w w:val="95"/>
        </w:rPr>
        <w:t>总的来说，一个BSON对象的创建主要分为三大步操作：</w:t>
      </w:r>
      <w:r>
        <w:t xml:space="preserve"> </w:t>
      </w:r>
      <w:r>
        <w:rPr>
          <w:w w:val="95"/>
        </w:rPr>
        <w:t>1）创建对象（bson_create</w:t>
      </w:r>
      <w:r>
        <w:rPr>
          <w:spacing w:val="23"/>
          <w:w w:val="95"/>
        </w:rPr>
        <w:t xml:space="preserve"> </w:t>
      </w:r>
      <w:r>
        <w:rPr>
          <w:w w:val="95"/>
        </w:rPr>
        <w:t>;</w:t>
      </w:r>
      <w:r>
        <w:rPr>
          <w:spacing w:val="22"/>
          <w:w w:val="95"/>
        </w:rPr>
        <w:t xml:space="preserve"> </w:t>
      </w:r>
      <w:r>
        <w:rPr>
          <w:w w:val="95"/>
        </w:rPr>
        <w:t>bson_init）</w:t>
      </w:r>
    </w:p>
    <w:p w:rsidR="00737AD2" w:rsidRDefault="007003A1">
      <w:pPr>
        <w:pStyle w:val="BodyText"/>
        <w:spacing w:before="4"/>
      </w:pPr>
      <w:r>
        <w:t>2）使用对象</w:t>
      </w:r>
    </w:p>
    <w:p w:rsidR="00737AD2" w:rsidRDefault="007003A1">
      <w:pPr>
        <w:pStyle w:val="BodyText"/>
        <w:spacing w:before="18"/>
      </w:pPr>
      <w:r>
        <w:rPr>
          <w:w w:val="95"/>
        </w:rPr>
        <w:t>3）清除对象（bson_dispose</w:t>
      </w:r>
      <w:r>
        <w:rPr>
          <w:spacing w:val="8"/>
          <w:w w:val="95"/>
        </w:rPr>
        <w:t xml:space="preserve"> </w:t>
      </w:r>
      <w:r>
        <w:rPr>
          <w:w w:val="95"/>
        </w:rPr>
        <w:t>;</w:t>
      </w:r>
      <w:r>
        <w:rPr>
          <w:spacing w:val="8"/>
          <w:w w:val="95"/>
        </w:rPr>
        <w:t xml:space="preserve"> </w:t>
      </w:r>
      <w:r>
        <w:rPr>
          <w:w w:val="95"/>
        </w:rPr>
        <w:t>bson_destory）</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创建一个简单的BSON对象{age:20}。</w:t>
      </w:r>
    </w:p>
    <w:p w:rsidR="00737AD2" w:rsidRDefault="00EC10B3">
      <w:pPr>
        <w:pStyle w:val="BodyText"/>
        <w:spacing w:before="10"/>
        <w:ind w:left="1217"/>
        <w:rPr>
          <w:rFonts w:ascii="仿宋" w:eastAsia="仿宋" w:hAnsi="仿宋" w:cs="仿宋"/>
        </w:rPr>
      </w:pPr>
      <w:r w:rsidRPr="00EC10B3">
        <w:pict>
          <v:group id="_x0000_s2946" style="position:absolute;left:0;text-align:left;margin-left:95.85pt;margin-top:4.95pt;width:459.45pt;height:74.2pt;z-index:-25500;mso-position-horizontal-relative:page" coordorigin="1917,99" coordsize="9189,1484">
            <v:shape id="_x0000_s2947" style="position:absolute;left:1917;top:99;width:9189;height:1484" coordorigin="1917,99" coordsize="9189,1484" path="m1917,99r9189,l11106,1583r-9189,l1917,99xe" fillcolor="#efefef" stroked="f">
              <v:path arrowok="t"/>
            </v:shape>
            <w10:wrap anchorx="page"/>
          </v:group>
        </w:pict>
      </w:r>
      <w:r w:rsidR="007003A1">
        <w:rPr>
          <w:rFonts w:ascii="仿宋" w:eastAsia="仿宋" w:hAnsi="仿宋" w:cs="仿宋"/>
        </w:rPr>
        <w:t>INT32 rc = SDB_OK;</w:t>
      </w:r>
    </w:p>
    <w:p w:rsidR="00737AD2" w:rsidRDefault="007003A1">
      <w:pPr>
        <w:pStyle w:val="BodyText"/>
        <w:spacing w:line="212" w:lineRule="exact"/>
        <w:ind w:left="1217"/>
        <w:rPr>
          <w:rFonts w:ascii="仿宋" w:eastAsia="仿宋" w:hAnsi="仿宋" w:cs="仿宋"/>
        </w:rPr>
      </w:pPr>
      <w:r>
        <w:rPr>
          <w:rFonts w:ascii="仿宋" w:eastAsia="仿宋" w:hAnsi="仿宋" w:cs="仿宋"/>
        </w:rPr>
        <w:t>bson obj;</w:t>
      </w:r>
    </w:p>
    <w:p w:rsidR="00737AD2" w:rsidRDefault="007003A1">
      <w:pPr>
        <w:pStyle w:val="BodyText"/>
        <w:spacing w:line="212" w:lineRule="exact"/>
        <w:ind w:left="1217"/>
        <w:rPr>
          <w:rFonts w:ascii="仿宋" w:eastAsia="仿宋" w:hAnsi="仿宋" w:cs="仿宋"/>
        </w:rPr>
      </w:pPr>
      <w:r>
        <w:rPr>
          <w:rFonts w:ascii="仿宋" w:eastAsia="仿宋" w:hAnsi="仿宋" w:cs="仿宋"/>
        </w:rPr>
        <w:t>bson_init(&amp;obj);</w:t>
      </w:r>
    </w:p>
    <w:p w:rsidR="00737AD2" w:rsidRDefault="007003A1">
      <w:pPr>
        <w:pStyle w:val="BodyText"/>
        <w:spacing w:line="212" w:lineRule="exact"/>
        <w:ind w:left="1217"/>
        <w:rPr>
          <w:rFonts w:ascii="仿宋" w:eastAsia="仿宋" w:hAnsi="仿宋" w:cs="仿宋"/>
        </w:rPr>
      </w:pPr>
      <w:r>
        <w:rPr>
          <w:rFonts w:ascii="仿宋" w:eastAsia="仿宋" w:hAnsi="仿宋" w:cs="仿宋"/>
        </w:rPr>
        <w:t>bson_appent_int(obj,"age",20);</w:t>
      </w:r>
    </w:p>
    <w:p w:rsidR="00737AD2" w:rsidRDefault="007003A1">
      <w:pPr>
        <w:pStyle w:val="BodyText"/>
        <w:spacing w:line="212" w:lineRule="exact"/>
        <w:ind w:left="1217"/>
        <w:rPr>
          <w:rFonts w:ascii="仿宋" w:eastAsia="仿宋" w:hAnsi="仿宋" w:cs="仿宋"/>
        </w:rPr>
      </w:pPr>
      <w:r>
        <w:rPr>
          <w:rFonts w:ascii="仿宋" w:eastAsia="仿宋" w:hAnsi="仿宋" w:cs="仿宋"/>
        </w:rPr>
        <w:t>if ( bson_finish(obj) != SDB_OK )</w:t>
      </w:r>
    </w:p>
    <w:p w:rsidR="00737AD2" w:rsidRDefault="007003A1">
      <w:pPr>
        <w:pStyle w:val="BodyText"/>
        <w:spacing w:line="212" w:lineRule="exact"/>
        <w:ind w:left="1217"/>
        <w:rPr>
          <w:rFonts w:ascii="仿宋" w:eastAsia="仿宋" w:hAnsi="仿宋" w:cs="仿宋"/>
        </w:rPr>
      </w:pPr>
      <w:r>
        <w:rPr>
          <w:rFonts w:ascii="仿宋" w:eastAsia="仿宋" w:hAnsi="仿宋" w:cs="仿宋"/>
        </w:rPr>
        <w:t>printf("Error.") ;</w:t>
      </w:r>
    </w:p>
    <w:p w:rsidR="00737AD2" w:rsidRDefault="007003A1">
      <w:pPr>
        <w:pStyle w:val="BodyText"/>
        <w:spacing w:line="212" w:lineRule="exact"/>
        <w:ind w:left="1217"/>
        <w:rPr>
          <w:rFonts w:ascii="仿宋" w:eastAsia="仿宋" w:hAnsi="仿宋" w:cs="仿宋"/>
        </w:rPr>
      </w:pPr>
      <w:r>
        <w:rPr>
          <w:rFonts w:ascii="仿宋" w:eastAsia="仿宋" w:hAnsi="仿宋" w:cs="仿宋"/>
        </w:rPr>
        <w:t>bson_destory(obj);</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创建一个复杂的BSON对象</w:t>
      </w:r>
    </w:p>
    <w:p w:rsidR="00737AD2" w:rsidRDefault="00EC10B3">
      <w:pPr>
        <w:pStyle w:val="BodyText"/>
        <w:spacing w:before="84" w:line="172" w:lineRule="auto"/>
        <w:ind w:left="1317" w:right="783" w:hanging="100"/>
        <w:rPr>
          <w:rFonts w:ascii="仿宋" w:eastAsia="仿宋" w:hAnsi="仿宋" w:cs="仿宋"/>
        </w:rPr>
      </w:pPr>
      <w:r w:rsidRPr="00EC10B3">
        <w:pict>
          <v:group id="_x0000_s2944" style="position:absolute;left:0;text-align:left;margin-left:95.85pt;margin-top:4.9pt;width:459.45pt;height:74.2pt;z-index:-25499;mso-position-horizontal-relative:page" coordorigin="1917,98" coordsize="9189,1484">
            <v:shape id="_x0000_s2945" style="position:absolute;left:1917;top:98;width:9189;height:1484" coordorigin="1917,98" coordsize="9189,1484" path="m1917,98r9189,l11106,1582r-9189,l1917,98xe" fillcolor="#efefef" stroked="f">
              <v:path arrowok="t"/>
            </v:shape>
            <w10:wrap anchorx="page"/>
          </v:group>
        </w:pict>
      </w:r>
      <w:r w:rsidR="007003A1">
        <w:rPr>
          <w:rFonts w:ascii="仿宋" w:eastAsia="仿宋" w:hAnsi="仿宋" w:cs="仿宋"/>
        </w:rPr>
        <w:t>/* 创建一个包含{name:"tom",colors:["red","blue","green"], address: {city:"Toronto, province: "Ontario"}}的对象 */</w:t>
      </w:r>
    </w:p>
    <w:p w:rsidR="00737AD2" w:rsidRDefault="007003A1">
      <w:pPr>
        <w:pStyle w:val="BodyText"/>
        <w:spacing w:line="220" w:lineRule="exact"/>
        <w:ind w:left="1217"/>
        <w:rPr>
          <w:rFonts w:ascii="仿宋" w:eastAsia="仿宋" w:hAnsi="仿宋" w:cs="仿宋"/>
        </w:rPr>
      </w:pPr>
      <w:r>
        <w:rPr>
          <w:rFonts w:ascii="仿宋" w:eastAsia="仿宋" w:hAnsi="仿宋" w:cs="仿宋"/>
        </w:rPr>
        <w:t>bson_iterator bi ;</w:t>
      </w:r>
    </w:p>
    <w:p w:rsidR="00737AD2" w:rsidRDefault="007003A1">
      <w:pPr>
        <w:pStyle w:val="BodyText"/>
        <w:spacing w:line="212" w:lineRule="exact"/>
        <w:ind w:left="1217"/>
        <w:rPr>
          <w:rFonts w:ascii="仿宋" w:eastAsia="仿宋" w:hAnsi="仿宋" w:cs="仿宋"/>
        </w:rPr>
      </w:pPr>
      <w:r>
        <w:rPr>
          <w:rFonts w:ascii="仿宋" w:eastAsia="仿宋" w:hAnsi="仿宋" w:cs="仿宋"/>
        </w:rPr>
        <w:t>bson *newobj = bson_create () ;</w:t>
      </w:r>
    </w:p>
    <w:p w:rsidR="00737AD2" w:rsidRDefault="007003A1">
      <w:pPr>
        <w:pStyle w:val="BodyText"/>
        <w:spacing w:line="212" w:lineRule="exact"/>
        <w:ind w:left="1217"/>
        <w:rPr>
          <w:rFonts w:ascii="仿宋" w:eastAsia="仿宋" w:hAnsi="仿宋" w:cs="仿宋"/>
        </w:rPr>
      </w:pPr>
      <w:r>
        <w:rPr>
          <w:rFonts w:ascii="仿宋" w:eastAsia="仿宋" w:hAnsi="仿宋" w:cs="仿宋"/>
        </w:rPr>
        <w:t>bson_append_string ( newobj, "name", "tom" ) ;</w:t>
      </w:r>
    </w:p>
    <w:p w:rsidR="00737AD2" w:rsidRDefault="007003A1">
      <w:pPr>
        <w:pStyle w:val="BodyText"/>
        <w:spacing w:line="212" w:lineRule="exact"/>
        <w:ind w:left="1217"/>
        <w:rPr>
          <w:rFonts w:ascii="仿宋" w:eastAsia="仿宋" w:hAnsi="仿宋" w:cs="仿宋"/>
        </w:rPr>
      </w:pPr>
      <w:r>
        <w:rPr>
          <w:rFonts w:ascii="仿宋" w:eastAsia="仿宋" w:hAnsi="仿宋" w:cs="仿宋"/>
        </w:rPr>
        <w:t>bson_append_start_object ( newobj, "address" ) ;</w:t>
      </w:r>
    </w:p>
    <w:p w:rsidR="00737AD2" w:rsidRDefault="007003A1">
      <w:pPr>
        <w:pStyle w:val="BodyText"/>
        <w:spacing w:line="212" w:lineRule="exact"/>
        <w:ind w:left="1217"/>
        <w:rPr>
          <w:rFonts w:ascii="仿宋" w:eastAsia="仿宋" w:hAnsi="仿宋" w:cs="仿宋"/>
        </w:rPr>
      </w:pPr>
      <w:r>
        <w:rPr>
          <w:rFonts w:ascii="仿宋" w:eastAsia="仿宋" w:hAnsi="仿宋" w:cs="仿宋"/>
        </w:rPr>
        <w:t>bson_append_string ( newobj, "city", "Toronto" ) ;</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80" w:line="172" w:lineRule="auto"/>
        <w:ind w:left="897" w:right="3529"/>
        <w:rPr>
          <w:rFonts w:ascii="仿宋" w:eastAsia="仿宋" w:hAnsi="仿宋" w:cs="仿宋"/>
        </w:rPr>
      </w:pPr>
      <w:r w:rsidRPr="00EC10B3">
        <w:pict>
          <v:group id="_x0000_s2942" style="position:absolute;left:0;text-align:left;margin-left:95.85pt;margin-top:4.7pt;width:459.45pt;height:84.8pt;z-index:-25497;mso-position-horizontal-relative:page" coordorigin="1917,94" coordsize="9189,1696">
            <v:shape id="_x0000_s2943" style="position:absolute;left:1917;top:94;width:9189;height:1696" coordorigin="1917,94" coordsize="9189,1696" path="m1917,94r9189,l11106,1790r-9189,l1917,94xe" fillcolor="#efefef" stroked="f">
              <v:path arrowok="t"/>
            </v:shape>
            <w10:wrap anchorx="page"/>
          </v:group>
        </w:pict>
      </w:r>
      <w:r w:rsidR="007003A1">
        <w:rPr>
          <w:rFonts w:ascii="仿宋" w:eastAsia="仿宋" w:hAnsi="仿宋" w:cs="仿宋"/>
        </w:rPr>
        <w:t>bson_append_string ( newobj, "provice", "Ontario" ) ; bson_append_start_array(newobj,"colors"); bson_appent_string(newobj,"0","red"); bson_appent_string(newobj,"1","blue"); bson_appent_string(newobj,"2","green"); bson_append_finish_object ( newobj ) ;</w:t>
      </w:r>
    </w:p>
    <w:p w:rsidR="00737AD2" w:rsidRDefault="007003A1">
      <w:pPr>
        <w:pStyle w:val="BodyText"/>
        <w:spacing w:line="172" w:lineRule="auto"/>
        <w:ind w:left="1197" w:right="4963" w:hanging="300"/>
        <w:rPr>
          <w:rFonts w:ascii="仿宋" w:eastAsia="仿宋" w:hAnsi="仿宋" w:cs="仿宋"/>
        </w:rPr>
      </w:pPr>
      <w:r>
        <w:rPr>
          <w:rFonts w:ascii="仿宋" w:eastAsia="仿宋" w:hAnsi="仿宋" w:cs="仿宋"/>
        </w:rPr>
        <w:t>if( bson_finish ( newobj ) != BSON_OK ) printf("Error.") ;</w:t>
      </w:r>
    </w:p>
    <w:p w:rsidR="00737AD2" w:rsidRDefault="00737AD2">
      <w:pPr>
        <w:spacing w:before="7" w:line="190" w:lineRule="exact"/>
        <w:rPr>
          <w:sz w:val="19"/>
          <w:szCs w:val="19"/>
        </w:rPr>
      </w:pPr>
    </w:p>
    <w:p w:rsidR="00737AD2" w:rsidRDefault="007003A1">
      <w:pPr>
        <w:pStyle w:val="BodyText"/>
        <w:ind w:left="613"/>
      </w:pPr>
      <w:r>
        <w:t>读取对象</w:t>
      </w:r>
    </w:p>
    <w:p w:rsidR="00737AD2" w:rsidRDefault="00737AD2">
      <w:pPr>
        <w:spacing w:before="5" w:line="100" w:lineRule="exact"/>
        <w:rPr>
          <w:sz w:val="10"/>
          <w:szCs w:val="10"/>
        </w:rPr>
      </w:pPr>
    </w:p>
    <w:p w:rsidR="00737AD2" w:rsidRDefault="007003A1">
      <w:pPr>
        <w:pStyle w:val="BodyText"/>
        <w:spacing w:line="168" w:lineRule="auto"/>
        <w:ind w:left="613" w:right="150"/>
      </w:pPr>
      <w:r>
        <w:rPr>
          <w:w w:val="95"/>
        </w:rPr>
        <w:t xml:space="preserve">读取BSON对象使用一个bson_iterator，对一个完整的例子，可以使用    </w:t>
      </w:r>
      <w:r>
        <w:rPr>
          <w:spacing w:val="39"/>
          <w:w w:val="95"/>
        </w:rPr>
        <w:t xml:space="preserve"> </w:t>
      </w:r>
      <w:r>
        <w:rPr>
          <w:w w:val="95"/>
        </w:rPr>
        <w:t>bson_print_raw方法来读取。但是首</w:t>
      </w:r>
      <w:r>
        <w:t xml:space="preserve"> 先得初始化bson_iterator对象，然后使用bson_iterator_next遍历每一个元素。</w:t>
      </w:r>
    </w:p>
    <w:p w:rsidR="00737AD2" w:rsidRDefault="007003A1">
      <w:pPr>
        <w:pStyle w:val="BodyText"/>
        <w:spacing w:before="34"/>
        <w:ind w:left="613"/>
      </w:pPr>
      <w:r>
        <w:t>例如：</w:t>
      </w:r>
    </w:p>
    <w:p w:rsidR="00737AD2" w:rsidRDefault="00EC10B3">
      <w:pPr>
        <w:pStyle w:val="BodyText"/>
        <w:spacing w:before="81" w:line="172" w:lineRule="auto"/>
        <w:ind w:left="613" w:right="7847"/>
        <w:rPr>
          <w:rFonts w:ascii="仿宋" w:eastAsia="仿宋" w:hAnsi="仿宋" w:cs="仿宋"/>
        </w:rPr>
      </w:pPr>
      <w:r w:rsidRPr="00EC10B3">
        <w:pict>
          <v:group id="_x0000_s2940" style="position:absolute;left:0;text-align:left;margin-left:81.7pt;margin-top:4.75pt;width:473.6pt;height:106pt;z-index:-25496;mso-position-horizontal-relative:page" coordorigin="1634,95" coordsize="9472,2120">
            <v:shape id="_x0000_s2941" style="position:absolute;left:1634;top:95;width:9472;height:2120" coordorigin="1634,95" coordsize="9472,2120" path="m1634,95r9472,l11106,2215r-9472,l1634,95xe" fillcolor="#efefef" stroked="f">
              <v:path arrowok="t"/>
            </v:shape>
            <w10:wrap anchorx="page"/>
          </v:group>
        </w:pict>
      </w:r>
      <w:r w:rsidR="007003A1">
        <w:rPr>
          <w:rFonts w:ascii="仿宋" w:eastAsia="仿宋" w:hAnsi="仿宋" w:cs="仿宋"/>
        </w:rPr>
        <w:t>bson_iterator i[1] ; bson_type type ; const char * key;</w:t>
      </w:r>
    </w:p>
    <w:p w:rsidR="00737AD2" w:rsidRDefault="007003A1">
      <w:pPr>
        <w:pStyle w:val="BodyText"/>
        <w:spacing w:before="12" w:line="420" w:lineRule="atLeast"/>
        <w:ind w:left="613" w:right="6681"/>
        <w:rPr>
          <w:rFonts w:ascii="仿宋" w:eastAsia="仿宋" w:hAnsi="仿宋" w:cs="仿宋"/>
        </w:rPr>
      </w:pPr>
      <w:r>
        <w:rPr>
          <w:rFonts w:ascii="仿宋" w:eastAsia="仿宋" w:hAnsi="仿宋" w:cs="仿宋"/>
        </w:rPr>
        <w:t>bson_iterator_init(i, newobj) ; type = bson_iterator_next (i);</w:t>
      </w:r>
    </w:p>
    <w:p w:rsidR="00737AD2" w:rsidRDefault="007003A1">
      <w:pPr>
        <w:pStyle w:val="BodyText"/>
        <w:spacing w:line="212" w:lineRule="exact"/>
        <w:ind w:left="613"/>
        <w:rPr>
          <w:rFonts w:ascii="仿宋" w:eastAsia="仿宋" w:hAnsi="仿宋" w:cs="仿宋"/>
        </w:rPr>
      </w:pPr>
      <w:r>
        <w:rPr>
          <w:rFonts w:ascii="仿宋" w:eastAsia="仿宋" w:hAnsi="仿宋" w:cs="仿宋"/>
        </w:rPr>
        <w:t>key = bson_iterator_key (i);</w:t>
      </w:r>
    </w:p>
    <w:p w:rsidR="00737AD2" w:rsidRDefault="00737AD2">
      <w:pPr>
        <w:spacing w:before="9" w:line="120" w:lineRule="exact"/>
        <w:rPr>
          <w:sz w:val="12"/>
          <w:szCs w:val="12"/>
        </w:rPr>
      </w:pPr>
    </w:p>
    <w:p w:rsidR="00737AD2" w:rsidRDefault="007003A1">
      <w:pPr>
        <w:pStyle w:val="BodyText"/>
        <w:ind w:left="613"/>
        <w:rPr>
          <w:rFonts w:ascii="仿宋" w:eastAsia="仿宋" w:hAnsi="仿宋" w:cs="仿宋"/>
        </w:rPr>
      </w:pPr>
      <w:r>
        <w:rPr>
          <w:rFonts w:ascii="仿宋" w:eastAsia="仿宋" w:hAnsi="仿宋" w:cs="仿宋"/>
        </w:rPr>
        <w:t>printf( "Type: %d, Key: %s\n", type, key) ;</w:t>
      </w:r>
    </w:p>
    <w:p w:rsidR="00737AD2" w:rsidRDefault="00737AD2">
      <w:pPr>
        <w:spacing w:before="5" w:line="130" w:lineRule="exact"/>
        <w:rPr>
          <w:sz w:val="13"/>
          <w:szCs w:val="13"/>
        </w:rPr>
      </w:pPr>
    </w:p>
    <w:p w:rsidR="00737AD2" w:rsidRDefault="007003A1">
      <w:pPr>
        <w:pStyle w:val="BodyText"/>
        <w:spacing w:line="168" w:lineRule="auto"/>
        <w:ind w:left="613" w:right="19"/>
      </w:pPr>
      <w:r>
        <w:rPr>
          <w:w w:val="95"/>
        </w:rPr>
        <w:t>对于每个bson_iterator，使用bson_iterator_type函数可以得到其类型，使用bson_iterator_string等函数可以</w:t>
      </w:r>
      <w:r>
        <w:t xml:space="preserve"> 得到其相对应类型的数值。</w:t>
      </w:r>
    </w:p>
    <w:p w:rsidR="00737AD2" w:rsidRDefault="00EC10B3">
      <w:pPr>
        <w:pStyle w:val="BodyText"/>
        <w:spacing w:before="22"/>
        <w:ind w:left="613"/>
        <w:rPr>
          <w:rFonts w:ascii="仿宋" w:eastAsia="仿宋" w:hAnsi="仿宋" w:cs="仿宋"/>
        </w:rPr>
      </w:pPr>
      <w:r w:rsidRPr="00EC10B3">
        <w:pict>
          <v:group id="_x0000_s2938" style="position:absolute;left:0;text-align:left;margin-left:81.7pt;margin-top:5.55pt;width:473.6pt;height:10.6pt;z-index:-25495;mso-position-horizontal-relative:page" coordorigin="1634,111" coordsize="9472,212">
            <v:shape id="_x0000_s2939"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printf( "Value: %s, bson_iterator_string(i)) ;</w:t>
      </w:r>
    </w:p>
    <w:p w:rsidR="00737AD2" w:rsidRDefault="00737AD2">
      <w:pPr>
        <w:spacing w:before="1" w:line="130" w:lineRule="exact"/>
        <w:rPr>
          <w:sz w:val="13"/>
          <w:szCs w:val="13"/>
        </w:rPr>
      </w:pPr>
    </w:p>
    <w:p w:rsidR="00737AD2" w:rsidRDefault="007003A1">
      <w:pPr>
        <w:pStyle w:val="BodyText"/>
        <w:tabs>
          <w:tab w:val="left" w:pos="897"/>
        </w:tabs>
        <w:spacing w:line="171" w:lineRule="auto"/>
        <w:ind w:left="897" w:right="645"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遍历每个连续的BSON对象元素，可以使用bson_find函数直接跳转得到元素的名称。如果该元素不存在</w:t>
      </w:r>
      <w:r>
        <w:rPr>
          <w:position w:val="1"/>
          <w:lang w:eastAsia="zh-CN"/>
        </w:rPr>
        <w:t xml:space="preserve"> </w:t>
      </w:r>
      <w:r>
        <w:rPr>
          <w:lang w:eastAsia="zh-CN"/>
        </w:rPr>
        <w:t>于bson之内，则bson_find函数返回BSON_EOO。</w:t>
      </w:r>
    </w:p>
    <w:p w:rsidR="00737AD2" w:rsidRDefault="007003A1">
      <w:pPr>
        <w:pStyle w:val="BodyText"/>
        <w:spacing w:before="33"/>
        <w:ind w:left="897"/>
        <w:rPr>
          <w:lang w:eastAsia="zh-CN"/>
        </w:rPr>
      </w:pPr>
      <w:r>
        <w:rPr>
          <w:lang w:eastAsia="zh-CN"/>
        </w:rPr>
        <w:t>例如想得到name元素名可以这样使用：</w:t>
      </w:r>
    </w:p>
    <w:p w:rsidR="00737AD2" w:rsidRDefault="00EC10B3">
      <w:pPr>
        <w:pStyle w:val="BodyText"/>
        <w:spacing w:before="81" w:line="172" w:lineRule="auto"/>
        <w:ind w:left="897" w:right="6681"/>
        <w:rPr>
          <w:rFonts w:ascii="仿宋" w:eastAsia="仿宋" w:hAnsi="仿宋" w:cs="仿宋"/>
          <w:lang w:eastAsia="zh-CN"/>
        </w:rPr>
      </w:pPr>
      <w:r w:rsidRPr="00EC10B3">
        <w:pict>
          <v:group id="_x0000_s2936" style="position:absolute;left:0;text-align:left;margin-left:95.85pt;margin-top:4.75pt;width:459.45pt;height:42.4pt;z-index:-25494;mso-position-horizontal-relative:page" coordorigin="1917,95" coordsize="9189,848">
            <v:shape id="_x0000_s2937"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lang w:eastAsia="zh-CN"/>
        </w:rPr>
        <w:t>bson_iterator i[1] ,sub[i] ; bson_type type ;</w:t>
      </w:r>
    </w:p>
    <w:p w:rsidR="00737AD2" w:rsidRDefault="00737AD2">
      <w:pPr>
        <w:spacing w:before="7" w:line="130" w:lineRule="exact"/>
        <w:rPr>
          <w:sz w:val="13"/>
          <w:szCs w:val="13"/>
          <w:lang w:eastAsia="zh-CN"/>
        </w:rPr>
      </w:pPr>
    </w:p>
    <w:p w:rsidR="00737AD2" w:rsidRDefault="007003A1">
      <w:pPr>
        <w:pStyle w:val="BodyText"/>
        <w:ind w:left="897"/>
        <w:rPr>
          <w:rFonts w:ascii="仿宋" w:eastAsia="仿宋" w:hAnsi="仿宋" w:cs="仿宋"/>
        </w:rPr>
      </w:pPr>
      <w:r>
        <w:rPr>
          <w:rFonts w:ascii="仿宋" w:eastAsia="仿宋" w:hAnsi="仿宋" w:cs="仿宋"/>
        </w:rPr>
        <w:t>bson_find ( i, newobj, "name" )</w:t>
      </w:r>
    </w:p>
    <w:p w:rsidR="00737AD2" w:rsidRDefault="007003A1">
      <w:pPr>
        <w:pStyle w:val="BodyText"/>
        <w:tabs>
          <w:tab w:val="left" w:pos="897"/>
        </w:tabs>
        <w:spacing w:line="171" w:lineRule="auto"/>
        <w:ind w:left="897" w:right="48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读取数组元素或嵌套对象，因为“address”是一个嵌套对象，需要特殊遍历。首先得到address值，再初始</w:t>
      </w:r>
      <w:r>
        <w:rPr>
          <w:position w:val="1"/>
          <w:lang w:eastAsia="zh-CN"/>
        </w:rPr>
        <w:t xml:space="preserve"> </w:t>
      </w:r>
      <w:r>
        <w:rPr>
          <w:lang w:eastAsia="zh-CN"/>
        </w:rPr>
        <w:t>化一个新的BSON迭代器：</w:t>
      </w:r>
    </w:p>
    <w:p w:rsidR="00737AD2" w:rsidRDefault="00EC10B3">
      <w:pPr>
        <w:pStyle w:val="BodyText"/>
        <w:spacing w:before="96" w:line="172" w:lineRule="auto"/>
        <w:ind w:left="897" w:right="2663"/>
        <w:rPr>
          <w:rFonts w:ascii="仿宋" w:eastAsia="仿宋" w:hAnsi="仿宋" w:cs="仿宋"/>
          <w:lang w:eastAsia="zh-CN"/>
        </w:rPr>
      </w:pPr>
      <w:r w:rsidRPr="00EC10B3">
        <w:pict>
          <v:group id="_x0000_s2934" style="position:absolute;left:0;text-align:left;margin-left:95.85pt;margin-top:5.5pt;width:459.45pt;height:21.2pt;z-index:-25493;mso-position-horizontal-relative:page" coordorigin="1917,110" coordsize="9189,424">
            <v:shape id="_x0000_s2935" style="position:absolute;left:1917;top:110;width:9189;height:424" coordorigin="1917,110" coordsize="9189,424" path="m1917,110r9189,l11106,534r-9189,l1917,110xe" fillcolor="#efefef" stroked="f">
              <v:path arrowok="t"/>
            </v:shape>
            <w10:wrap anchorx="page"/>
          </v:group>
        </w:pict>
      </w:r>
      <w:r w:rsidR="007003A1">
        <w:rPr>
          <w:rFonts w:ascii="仿宋" w:eastAsia="仿宋" w:hAnsi="仿宋" w:cs="仿宋"/>
          <w:lang w:eastAsia="zh-CN"/>
        </w:rPr>
        <w:t>type = bson_find(i,newobj,"address"); bson_iterator_subiterator(i,sub);</w:t>
      </w:r>
    </w:p>
    <w:p w:rsidR="00737AD2" w:rsidRDefault="00737AD2">
      <w:pPr>
        <w:spacing w:before="3" w:line="140" w:lineRule="exact"/>
        <w:rPr>
          <w:sz w:val="14"/>
          <w:szCs w:val="14"/>
          <w:lang w:eastAsia="zh-CN"/>
        </w:rPr>
      </w:pPr>
    </w:p>
    <w:p w:rsidR="00737AD2" w:rsidRDefault="007003A1">
      <w:pPr>
        <w:pStyle w:val="BodyText"/>
        <w:spacing w:line="168" w:lineRule="auto"/>
        <w:ind w:left="897" w:right="317"/>
      </w:pPr>
      <w:r>
        <w:rPr>
          <w:w w:val="95"/>
        </w:rPr>
        <w:t>方法bson_iterator_subiterator初始化迭代器sub，并且指向子对象的开始位置，从这里开始可以遍</w:t>
      </w:r>
      <w:r>
        <w:t xml:space="preserve"> 历sub中的所有元素，直到子对象的结束位置。</w:t>
      </w:r>
    </w:p>
    <w:p w:rsidR="00737AD2" w:rsidRDefault="00737AD2">
      <w:pPr>
        <w:spacing w:before="1" w:line="130" w:lineRule="exact"/>
        <w:rPr>
          <w:sz w:val="13"/>
          <w:szCs w:val="13"/>
        </w:rPr>
      </w:pPr>
    </w:p>
    <w:p w:rsidR="00737AD2" w:rsidRDefault="007003A1">
      <w:pPr>
        <w:pStyle w:val="Heading3"/>
        <w:ind w:left="0" w:right="8734"/>
        <w:jc w:val="center"/>
      </w:pPr>
      <w:bookmarkStart w:id="492" w:name="C++_BSON简介"/>
      <w:bookmarkStart w:id="493" w:name="_bookmark163"/>
      <w:bookmarkEnd w:id="492"/>
      <w:bookmarkEnd w:id="493"/>
      <w:r>
        <w:rPr>
          <w:w w:val="90"/>
        </w:rPr>
        <w:t>C++</w:t>
      </w:r>
      <w:r>
        <w:rPr>
          <w:spacing w:val="2"/>
          <w:w w:val="90"/>
        </w:rPr>
        <w:t xml:space="preserve"> </w:t>
      </w:r>
      <w:r>
        <w:rPr>
          <w:w w:val="90"/>
        </w:rPr>
        <w:t>BSON简介</w:t>
      </w:r>
    </w:p>
    <w:p w:rsidR="00737AD2" w:rsidRDefault="00737AD2">
      <w:pPr>
        <w:spacing w:before="2" w:line="200" w:lineRule="exact"/>
        <w:rPr>
          <w:sz w:val="20"/>
          <w:szCs w:val="20"/>
        </w:rPr>
      </w:pPr>
    </w:p>
    <w:p w:rsidR="00737AD2" w:rsidRDefault="007003A1">
      <w:pPr>
        <w:pStyle w:val="BodyText"/>
        <w:ind w:left="613"/>
      </w:pPr>
      <w:r>
        <w:rPr>
          <w:w w:val="90"/>
        </w:rPr>
        <w:t>C++</w:t>
      </w:r>
      <w:r>
        <w:rPr>
          <w:spacing w:val="10"/>
          <w:w w:val="90"/>
        </w:rPr>
        <w:t xml:space="preserve"> </w:t>
      </w:r>
      <w:r>
        <w:rPr>
          <w:w w:val="90"/>
        </w:rPr>
        <w:t>BSON</w:t>
      </w:r>
      <w:r>
        <w:rPr>
          <w:spacing w:val="11"/>
          <w:w w:val="90"/>
        </w:rPr>
        <w:t xml:space="preserve"> </w:t>
      </w:r>
      <w:r>
        <w:rPr>
          <w:w w:val="90"/>
        </w:rPr>
        <w:t>主要类</w:t>
      </w:r>
    </w:p>
    <w:p w:rsidR="00737AD2" w:rsidRDefault="007003A1">
      <w:pPr>
        <w:pStyle w:val="BodyText"/>
        <w:spacing w:before="18" w:line="253" w:lineRule="auto"/>
        <w:ind w:left="613" w:right="4963"/>
      </w:pPr>
      <w:r>
        <w:rPr>
          <w:w w:val="95"/>
        </w:rPr>
        <w:t>C++</w:t>
      </w:r>
      <w:r>
        <w:rPr>
          <w:spacing w:val="-24"/>
          <w:w w:val="95"/>
        </w:rPr>
        <w:t xml:space="preserve"> </w:t>
      </w:r>
      <w:r>
        <w:rPr>
          <w:w w:val="95"/>
        </w:rPr>
        <w:t>BSON</w:t>
      </w:r>
      <w:r>
        <w:rPr>
          <w:spacing w:val="-23"/>
          <w:w w:val="95"/>
        </w:rPr>
        <w:t xml:space="preserve"> </w:t>
      </w:r>
      <w:r>
        <w:rPr>
          <w:w w:val="95"/>
        </w:rPr>
        <w:t>用到4个类：</w:t>
      </w:r>
      <w:r>
        <w:t xml:space="preserve"> </w:t>
      </w:r>
      <w:r>
        <w:rPr>
          <w:w w:val="95"/>
        </w:rPr>
        <w:t>bson::BSONObj：创建BSONObj对象。</w:t>
      </w:r>
    </w:p>
    <w:p w:rsidR="00737AD2" w:rsidRDefault="007003A1">
      <w:pPr>
        <w:pStyle w:val="BodyText"/>
        <w:spacing w:before="90" w:line="168" w:lineRule="auto"/>
        <w:ind w:left="613" w:right="317"/>
      </w:pPr>
      <w:r>
        <w:rPr>
          <w:w w:val="95"/>
        </w:rPr>
        <w:t>bson::BSONElement：BSONObj对象由BSONElement对象组成，即BSONElement对象为BSONObj对象的字</w:t>
      </w:r>
      <w:r>
        <w:t xml:space="preserve"> 段或者元素,它是键值对。</w:t>
      </w:r>
    </w:p>
    <w:p w:rsidR="00737AD2" w:rsidRDefault="007003A1">
      <w:pPr>
        <w:pStyle w:val="BodyText"/>
        <w:spacing w:before="43" w:line="232" w:lineRule="auto"/>
        <w:ind w:left="613" w:right="764"/>
      </w:pPr>
      <w:r>
        <w:rPr>
          <w:w w:val="95"/>
        </w:rPr>
        <w:t>bson::BSONObjBuilder：</w:t>
      </w:r>
      <w:r>
        <w:rPr>
          <w:spacing w:val="5"/>
          <w:w w:val="95"/>
        </w:rPr>
        <w:t xml:space="preserve"> </w:t>
      </w:r>
      <w:r>
        <w:rPr>
          <w:w w:val="95"/>
        </w:rPr>
        <w:t>BSONObjBuilder用来实例化BSONObj对象。</w:t>
      </w:r>
      <w:r>
        <w:t xml:space="preserve"> </w:t>
      </w:r>
      <w:r>
        <w:rPr>
          <w:w w:val="95"/>
        </w:rPr>
        <w:t>bson::BSONObjlterator：BSONObjlterator用来遍历BSONObj对象中的元素。</w:t>
      </w:r>
      <w:r>
        <w:t xml:space="preserve"> </w:t>
      </w:r>
      <w:r>
        <w:rPr>
          <w:w w:val="95"/>
        </w:rPr>
        <w:t>命名空间bson中定义了这些类的类型为：</w:t>
      </w:r>
    </w:p>
    <w:p w:rsidR="00737AD2" w:rsidRDefault="00737AD2">
      <w:pPr>
        <w:spacing w:line="232" w:lineRule="auto"/>
        <w:sectPr w:rsidR="00737AD2">
          <w:pgSz w:w="12240" w:h="15840"/>
          <w:pgMar w:top="900" w:right="680" w:bottom="280" w:left="1020" w:header="713" w:footer="0" w:gutter="0"/>
          <w:cols w:space="720"/>
        </w:sectPr>
      </w:pPr>
    </w:p>
    <w:p w:rsidR="00737AD2" w:rsidRDefault="00EC10B3">
      <w:pPr>
        <w:spacing w:before="4" w:line="130" w:lineRule="exact"/>
        <w:rPr>
          <w:sz w:val="13"/>
          <w:szCs w:val="13"/>
        </w:rPr>
      </w:pPr>
      <w:r w:rsidRPr="00EC10B3">
        <w:lastRenderedPageBreak/>
        <w:pict>
          <v:group id="_x0000_s2932" style="position:absolute;margin-left:95.85pt;margin-top:190.7pt;width:459.45pt;height:116.6pt;z-index:-25492;mso-position-horizontal-relative:page;mso-position-vertical-relative:page" coordorigin="1917,3814" coordsize="9189,2332">
            <v:shape id="_x0000_s2933" style="position:absolute;left:1917;top:3814;width:9189;height:2332" coordorigin="1917,3814" coordsize="9189,2332" path="m1917,3814r9189,l11106,6146r-9189,l1917,3814xe" fillcolor="#efefef" stroked="f">
              <v:path arrowok="t"/>
            </v:shape>
            <w10:wrap anchorx="page" anchory="page"/>
          </v:group>
        </w:pict>
      </w:r>
      <w:r w:rsidRPr="00EC10B3">
        <w:pict>
          <v:group id="_x0000_s2930" style="position:absolute;margin-left:95.85pt;margin-top:331.3pt;width:459.45pt;height:42.4pt;z-index:-25491;mso-position-horizontal-relative:page;mso-position-vertical-relative:page" coordorigin="1917,6626" coordsize="9189,848">
            <v:shape id="_x0000_s2931" style="position:absolute;left:1917;top:6626;width:9189;height:848" coordorigin="1917,6626" coordsize="9189,848" path="m1917,6626r9189,l11106,7474r-9189,l1917,6626xe" fillcolor="#efefef" stroked="f">
              <v:path arrowok="t"/>
            </v:shape>
            <w10:wrap anchorx="page" anchory="page"/>
          </v:group>
        </w:pict>
      </w:r>
      <w:r w:rsidRPr="00EC10B3">
        <w:pict>
          <v:group id="_x0000_s2928" style="position:absolute;margin-left:95.85pt;margin-top:409.2pt;width:459.45pt;height:180.2pt;z-index:-25490;mso-position-horizontal-relative:page;mso-position-vertical-relative:page" coordorigin="1917,8184" coordsize="9189,3604">
            <v:shape id="_x0000_s2929" style="position:absolute;left:1917;top:8184;width:9189;height:3604" coordorigin="1917,8184" coordsize="9189,3604" path="m1917,8184r9189,l11106,11788r-9189,l1917,8184xe" fillcolor="#efefef" stroked="f">
              <v:path arrowok="t"/>
            </v:shape>
            <w10:wrap anchorx="page" anchory="page"/>
          </v:group>
        </w:pict>
      </w:r>
      <w:r w:rsidRPr="00EC10B3">
        <w:pict>
          <v:group id="_x0000_s2926" style="position:absolute;margin-left:95.85pt;margin-top:624.9pt;width:459.45pt;height:106pt;z-index:-25489;mso-position-horizontal-relative:page;mso-position-vertical-relative:page" coordorigin="1917,12498" coordsize="9189,2120">
            <v:shape id="_x0000_s2927" style="position:absolute;left:1917;top:12498;width:9189;height:2120" coordorigin="1917,12498" coordsize="9189,2120" path="m1917,12498r9189,l11106,14618r-9189,l1917,12498xe" fillcolor="#efefef" stroked="f">
              <v:path arrowok="t"/>
            </v:shape>
            <w10:wrap anchorx="page" anchory="page"/>
          </v:group>
        </w:pict>
      </w:r>
    </w:p>
    <w:p w:rsidR="00737AD2" w:rsidRDefault="007003A1">
      <w:pPr>
        <w:pStyle w:val="BodyText"/>
        <w:spacing w:line="312" w:lineRule="exact"/>
      </w:pPr>
      <w:r>
        <w:rPr>
          <w:w w:val="95"/>
        </w:rPr>
        <w:t>typedef</w:t>
      </w:r>
      <w:r>
        <w:rPr>
          <w:spacing w:val="-25"/>
          <w:w w:val="95"/>
        </w:rPr>
        <w:t xml:space="preserve"> </w:t>
      </w:r>
      <w:r>
        <w:rPr>
          <w:w w:val="95"/>
        </w:rPr>
        <w:t>bson::BSONElement</w:t>
      </w:r>
      <w:r>
        <w:rPr>
          <w:spacing w:val="-24"/>
          <w:w w:val="95"/>
        </w:rPr>
        <w:t xml:space="preserve"> </w:t>
      </w:r>
      <w:r>
        <w:rPr>
          <w:w w:val="95"/>
        </w:rPr>
        <w:t>be;</w:t>
      </w:r>
    </w:p>
    <w:p w:rsidR="00737AD2" w:rsidRDefault="007003A1">
      <w:pPr>
        <w:pStyle w:val="BodyText"/>
        <w:spacing w:before="18"/>
      </w:pPr>
      <w:r>
        <w:rPr>
          <w:w w:val="95"/>
        </w:rPr>
        <w:t>typedef</w:t>
      </w:r>
      <w:r>
        <w:rPr>
          <w:spacing w:val="-32"/>
          <w:w w:val="95"/>
        </w:rPr>
        <w:t xml:space="preserve"> </w:t>
      </w:r>
      <w:r>
        <w:rPr>
          <w:w w:val="95"/>
        </w:rPr>
        <w:t>bson::BSONObj</w:t>
      </w:r>
      <w:r>
        <w:rPr>
          <w:spacing w:val="-31"/>
          <w:w w:val="95"/>
        </w:rPr>
        <w:t xml:space="preserve"> </w:t>
      </w:r>
      <w:r>
        <w:rPr>
          <w:w w:val="95"/>
        </w:rPr>
        <w:t>bo;</w:t>
      </w:r>
    </w:p>
    <w:p w:rsidR="00737AD2" w:rsidRDefault="007003A1">
      <w:pPr>
        <w:pStyle w:val="BodyText"/>
        <w:spacing w:before="18" w:line="253" w:lineRule="auto"/>
        <w:ind w:right="1622"/>
      </w:pPr>
      <w:r>
        <w:rPr>
          <w:w w:val="95"/>
        </w:rPr>
        <w:t>typedef</w:t>
      </w:r>
      <w:r>
        <w:rPr>
          <w:spacing w:val="-30"/>
          <w:w w:val="95"/>
        </w:rPr>
        <w:t xml:space="preserve"> </w:t>
      </w:r>
      <w:r>
        <w:rPr>
          <w:w w:val="95"/>
        </w:rPr>
        <w:t>bson::BSONObjBuilder</w:t>
      </w:r>
      <w:r>
        <w:rPr>
          <w:spacing w:val="-30"/>
          <w:w w:val="95"/>
        </w:rPr>
        <w:t xml:space="preserve"> </w:t>
      </w:r>
      <w:r>
        <w:rPr>
          <w:w w:val="95"/>
        </w:rPr>
        <w:t>bob;</w:t>
      </w:r>
      <w:r>
        <w:rPr>
          <w:w w:val="111"/>
        </w:rPr>
        <w:t xml:space="preserve"> </w:t>
      </w:r>
      <w:r>
        <w:rPr>
          <w:w w:val="95"/>
        </w:rPr>
        <w:t>另外，可以使用bo::iterator代替BSONObjlterator。</w:t>
      </w:r>
    </w:p>
    <w:p w:rsidR="00737AD2" w:rsidRDefault="00737AD2">
      <w:pPr>
        <w:spacing w:before="4" w:line="180" w:lineRule="exact"/>
        <w:rPr>
          <w:sz w:val="18"/>
          <w:szCs w:val="18"/>
        </w:rPr>
      </w:pPr>
    </w:p>
    <w:p w:rsidR="00737AD2" w:rsidRDefault="007003A1">
      <w:pPr>
        <w:pStyle w:val="BodyText"/>
        <w:rPr>
          <w:lang w:eastAsia="zh-CN"/>
        </w:rPr>
      </w:pPr>
      <w:r>
        <w:rPr>
          <w:lang w:eastAsia="zh-CN"/>
        </w:rPr>
        <w:t>建立对象</w:t>
      </w:r>
    </w:p>
    <w:p w:rsidR="00737AD2" w:rsidRDefault="007003A1">
      <w:pPr>
        <w:pStyle w:val="BodyText"/>
        <w:spacing w:before="18"/>
      </w:pPr>
      <w:r>
        <w:rPr>
          <w:w w:val="95"/>
          <w:lang w:eastAsia="zh-CN"/>
        </w:rPr>
        <w:t>以下简单介绍如何创建用CPP</w:t>
      </w:r>
      <w:r>
        <w:rPr>
          <w:spacing w:val="26"/>
          <w:w w:val="95"/>
          <w:lang w:eastAsia="zh-CN"/>
        </w:rPr>
        <w:t xml:space="preserve"> </w:t>
      </w:r>
      <w:r>
        <w:rPr>
          <w:w w:val="95"/>
          <w:lang w:eastAsia="zh-CN"/>
        </w:rPr>
        <w:t>BSON实例。</w:t>
      </w:r>
      <w:r>
        <w:rPr>
          <w:w w:val="95"/>
        </w:rPr>
        <w:t>详细内容请查阅</w:t>
      </w:r>
      <w:r>
        <w:rPr>
          <w:color w:val="0000FF"/>
          <w:w w:val="95"/>
        </w:rPr>
        <w:t>C++</w:t>
      </w:r>
      <w:r>
        <w:rPr>
          <w:color w:val="0000FF"/>
          <w:spacing w:val="27"/>
          <w:w w:val="95"/>
        </w:rPr>
        <w:t xml:space="preserve"> </w:t>
      </w:r>
      <w:r>
        <w:rPr>
          <w:color w:val="0000FF"/>
          <w:w w:val="95"/>
        </w:rPr>
        <w:t>BSON</w:t>
      </w:r>
      <w:r>
        <w:rPr>
          <w:color w:val="0000FF"/>
          <w:spacing w:val="27"/>
          <w:w w:val="95"/>
        </w:rPr>
        <w:t xml:space="preserve"> </w:t>
      </w:r>
      <w:r>
        <w:rPr>
          <w:color w:val="0000FF"/>
          <w:w w:val="95"/>
        </w:rPr>
        <w:t>API</w:t>
      </w:r>
    </w:p>
    <w:p w:rsidR="00737AD2" w:rsidRDefault="007003A1">
      <w:pPr>
        <w:pStyle w:val="BodyText"/>
        <w:numPr>
          <w:ilvl w:val="1"/>
          <w:numId w:val="33"/>
        </w:numPr>
        <w:tabs>
          <w:tab w:val="left" w:pos="1217"/>
        </w:tabs>
        <w:spacing w:before="34"/>
        <w:ind w:left="1217"/>
      </w:pPr>
      <w:r>
        <w:rPr>
          <w:w w:val="95"/>
          <w:position w:val="1"/>
        </w:rPr>
        <w:t>使用BSONObject</w:t>
      </w:r>
      <w:r>
        <w:rPr>
          <w:spacing w:val="-2"/>
          <w:w w:val="95"/>
          <w:position w:val="1"/>
        </w:rPr>
        <w:t xml:space="preserve"> </w:t>
      </w:r>
      <w:r>
        <w:rPr>
          <w:w w:val="95"/>
          <w:position w:val="1"/>
        </w:rPr>
        <w:t>、BSONObjBuilder建立对象</w:t>
      </w:r>
    </w:p>
    <w:p w:rsidR="00737AD2" w:rsidRDefault="007003A1">
      <w:pPr>
        <w:pStyle w:val="BodyText"/>
        <w:spacing w:before="10"/>
        <w:ind w:left="1217"/>
        <w:rPr>
          <w:rFonts w:ascii="仿宋" w:eastAsia="仿宋" w:hAnsi="仿宋" w:cs="仿宋"/>
        </w:rPr>
      </w:pPr>
      <w:r>
        <w:rPr>
          <w:rFonts w:ascii="仿宋" w:eastAsia="仿宋" w:hAnsi="仿宋" w:cs="仿宋"/>
        </w:rPr>
        <w:t>#include "client.hpp"</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using namespace bson ;</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 obj ;</w:t>
      </w:r>
    </w:p>
    <w:p w:rsidR="00737AD2" w:rsidRDefault="007003A1">
      <w:pPr>
        <w:pStyle w:val="BodyText"/>
        <w:spacing w:line="212" w:lineRule="exact"/>
        <w:ind w:left="1217"/>
        <w:rPr>
          <w:rFonts w:ascii="仿宋" w:eastAsia="仿宋" w:hAnsi="仿宋" w:cs="仿宋"/>
        </w:rPr>
      </w:pPr>
      <w:r>
        <w:rPr>
          <w:rFonts w:ascii="仿宋" w:eastAsia="仿宋" w:hAnsi="仿宋" w:cs="仿宋"/>
        </w:rPr>
        <w:t>BSONObjBuilder b ;</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b.append("name","sam") ;</w:t>
      </w:r>
    </w:p>
    <w:p w:rsidR="00737AD2" w:rsidRDefault="007003A1">
      <w:pPr>
        <w:pStyle w:val="BodyText"/>
        <w:spacing w:line="212" w:lineRule="exact"/>
        <w:ind w:left="1217"/>
        <w:rPr>
          <w:rFonts w:ascii="仿宋" w:eastAsia="仿宋" w:hAnsi="仿宋" w:cs="仿宋"/>
        </w:rPr>
      </w:pPr>
      <w:r>
        <w:rPr>
          <w:rFonts w:ascii="仿宋" w:eastAsia="仿宋" w:hAnsi="仿宋" w:cs="仿宋"/>
        </w:rPr>
        <w:t>b.append("age","24") ;</w:t>
      </w:r>
    </w:p>
    <w:p w:rsidR="00737AD2" w:rsidRDefault="007003A1">
      <w:pPr>
        <w:pStyle w:val="BodyText"/>
        <w:spacing w:line="212" w:lineRule="exact"/>
        <w:ind w:left="1217"/>
        <w:rPr>
          <w:rFonts w:ascii="仿宋" w:eastAsia="仿宋" w:hAnsi="仿宋" w:cs="仿宋"/>
        </w:rPr>
      </w:pPr>
      <w:r>
        <w:rPr>
          <w:rFonts w:ascii="仿宋" w:eastAsia="仿宋" w:hAnsi="仿宋" w:cs="仿宋"/>
        </w:rPr>
        <w:t>obj = b.obj() ;</w:t>
      </w:r>
    </w:p>
    <w:p w:rsidR="00737AD2" w:rsidRDefault="007003A1">
      <w:pPr>
        <w:pStyle w:val="BodyText"/>
        <w:spacing w:line="212" w:lineRule="exact"/>
        <w:ind w:left="1217"/>
        <w:rPr>
          <w:rFonts w:ascii="仿宋" w:eastAsia="仿宋" w:hAnsi="仿宋" w:cs="仿宋"/>
        </w:rPr>
      </w:pPr>
      <w:r>
        <w:rPr>
          <w:rFonts w:ascii="仿宋" w:eastAsia="仿宋" w:hAnsi="仿宋" w:cs="仿宋"/>
        </w:rPr>
        <w:t>或者</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BSONObjBuilder().genOID().append("name","sam").append("age",24).obj() ;</w:t>
      </w:r>
    </w:p>
    <w:p w:rsidR="00737AD2" w:rsidRDefault="007003A1">
      <w:pPr>
        <w:pStyle w:val="BodyText"/>
        <w:spacing w:before="49"/>
        <w:ind w:left="1217"/>
      </w:pPr>
      <w:r>
        <w:t>另外，可以使用数据流的方法建立BSONObj对象。</w:t>
      </w:r>
    </w:p>
    <w:p w:rsidR="00737AD2" w:rsidRDefault="007003A1">
      <w:pPr>
        <w:pStyle w:val="BodyText"/>
        <w:spacing w:before="81" w:line="172" w:lineRule="auto"/>
        <w:ind w:left="1217" w:right="6107"/>
        <w:rPr>
          <w:rFonts w:ascii="仿宋" w:eastAsia="仿宋" w:hAnsi="仿宋" w:cs="仿宋"/>
        </w:rPr>
      </w:pPr>
      <w:r>
        <w:rPr>
          <w:rFonts w:ascii="仿宋" w:eastAsia="仿宋" w:hAnsi="仿宋" w:cs="仿宋"/>
        </w:rPr>
        <w:t>BSONObj obj ; BSONObjBuilder b ;</w:t>
      </w:r>
    </w:p>
    <w:p w:rsidR="00737AD2" w:rsidRDefault="007003A1">
      <w:pPr>
        <w:pStyle w:val="BodyText"/>
        <w:spacing w:line="172" w:lineRule="auto"/>
        <w:ind w:left="1217" w:right="5223"/>
        <w:rPr>
          <w:rFonts w:ascii="仿宋" w:eastAsia="仿宋" w:hAnsi="仿宋" w:cs="仿宋"/>
        </w:rPr>
      </w:pPr>
      <w:r>
        <w:rPr>
          <w:rFonts w:ascii="仿宋" w:eastAsia="仿宋" w:hAnsi="仿宋" w:cs="仿宋"/>
        </w:rPr>
        <w:t>b&lt;&lt;"name"&lt;&lt;"sam"&lt;&lt;"age"&lt;&lt;"24" ; obj = b.obj() ;</w:t>
      </w:r>
    </w:p>
    <w:p w:rsidR="00737AD2" w:rsidRDefault="007003A1">
      <w:pPr>
        <w:pStyle w:val="BodyText"/>
        <w:tabs>
          <w:tab w:val="left" w:pos="1217"/>
        </w:tabs>
        <w:spacing w:line="265"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使用宏BSON建立对象</w:t>
      </w:r>
    </w:p>
    <w:p w:rsidR="00737AD2" w:rsidRDefault="007003A1">
      <w:pPr>
        <w:pStyle w:val="BodyText"/>
        <w:spacing w:before="22"/>
        <w:ind w:left="1217"/>
      </w:pPr>
      <w:r>
        <w:rPr>
          <w:w w:val="95"/>
        </w:rPr>
        <w:t xml:space="preserve">C++  </w:t>
      </w:r>
      <w:r>
        <w:rPr>
          <w:spacing w:val="3"/>
          <w:w w:val="95"/>
        </w:rPr>
        <w:t xml:space="preserve"> </w:t>
      </w:r>
      <w:r>
        <w:rPr>
          <w:w w:val="95"/>
        </w:rPr>
        <w:t>BSON中定义还定义了一个BSON的宏，可以用它来快速地建立BSONObj对象。</w:t>
      </w:r>
    </w:p>
    <w:p w:rsidR="00737AD2" w:rsidRDefault="007003A1">
      <w:pPr>
        <w:pStyle w:val="BodyText"/>
        <w:spacing w:before="6"/>
        <w:ind w:left="1217"/>
        <w:rPr>
          <w:rFonts w:ascii="仿宋" w:eastAsia="仿宋" w:hAnsi="仿宋" w:cs="仿宋"/>
        </w:rPr>
      </w:pPr>
      <w:r>
        <w:rPr>
          <w:rFonts w:ascii="仿宋" w:eastAsia="仿宋" w:hAnsi="仿宋" w:cs="仿宋"/>
        </w:rPr>
        <w:t>BSONObj obj ;</w:t>
      </w:r>
    </w:p>
    <w:p w:rsidR="00737AD2" w:rsidRDefault="007003A1">
      <w:pPr>
        <w:pStyle w:val="BodyText"/>
        <w:spacing w:line="212" w:lineRule="exact"/>
        <w:ind w:left="1217"/>
        <w:rPr>
          <w:rFonts w:ascii="仿宋" w:eastAsia="仿宋" w:hAnsi="仿宋" w:cs="仿宋"/>
        </w:rPr>
      </w:pPr>
      <w:r>
        <w:rPr>
          <w:rFonts w:ascii="仿宋" w:eastAsia="仿宋" w:hAnsi="仿宋" w:cs="仿宋"/>
        </w:rPr>
        <w:t>// int</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"a"&lt;&lt;1 ) ;</w:t>
      </w:r>
    </w:p>
    <w:p w:rsidR="00737AD2" w:rsidRDefault="007003A1">
      <w:pPr>
        <w:pStyle w:val="BodyText"/>
        <w:spacing w:line="212" w:lineRule="exact"/>
        <w:ind w:left="1217"/>
        <w:rPr>
          <w:rFonts w:ascii="仿宋" w:eastAsia="仿宋" w:hAnsi="仿宋" w:cs="仿宋"/>
        </w:rPr>
      </w:pPr>
      <w:r>
        <w:rPr>
          <w:rFonts w:ascii="仿宋" w:eastAsia="仿宋" w:hAnsi="仿宋" w:cs="仿宋"/>
        </w:rPr>
        <w:t>// float</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"b"&lt;&lt;3.14159265359 ) ;</w:t>
      </w:r>
    </w:p>
    <w:p w:rsidR="00737AD2" w:rsidRDefault="007003A1">
      <w:pPr>
        <w:pStyle w:val="BodyText"/>
        <w:spacing w:line="212" w:lineRule="exact"/>
        <w:ind w:left="1217"/>
        <w:rPr>
          <w:rFonts w:ascii="仿宋" w:eastAsia="仿宋" w:hAnsi="仿宋" w:cs="仿宋"/>
        </w:rPr>
      </w:pPr>
      <w:r>
        <w:rPr>
          <w:rFonts w:ascii="仿宋" w:eastAsia="仿宋" w:hAnsi="仿宋" w:cs="仿宋"/>
        </w:rPr>
        <w:t>// string</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"foo"&lt;&lt;"bar" ) ;</w:t>
      </w:r>
    </w:p>
    <w:p w:rsidR="00737AD2" w:rsidRDefault="007003A1">
      <w:pPr>
        <w:pStyle w:val="BodyText"/>
        <w:spacing w:line="212" w:lineRule="exact"/>
        <w:ind w:left="1217"/>
        <w:rPr>
          <w:rFonts w:ascii="仿宋" w:eastAsia="仿宋" w:hAnsi="仿宋" w:cs="仿宋"/>
        </w:rPr>
      </w:pPr>
      <w:r>
        <w:rPr>
          <w:rFonts w:ascii="仿宋" w:eastAsia="仿宋" w:hAnsi="仿宋" w:cs="仿宋"/>
        </w:rPr>
        <w:t>// OID</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GENOID ) ;</w:t>
      </w:r>
    </w:p>
    <w:p w:rsidR="00737AD2" w:rsidRDefault="007003A1">
      <w:pPr>
        <w:pStyle w:val="BodyText"/>
        <w:spacing w:line="212" w:lineRule="exact"/>
        <w:ind w:left="1217"/>
        <w:rPr>
          <w:rFonts w:ascii="仿宋" w:eastAsia="仿宋" w:hAnsi="仿宋" w:cs="仿宋"/>
        </w:rPr>
      </w:pPr>
      <w:r>
        <w:rPr>
          <w:rFonts w:ascii="仿宋" w:eastAsia="仿宋" w:hAnsi="仿宋" w:cs="仿宋"/>
        </w:rPr>
        <w:t>// bool</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"flag"&lt;&lt;true"ret"&lt;&lt;false ) ;</w:t>
      </w:r>
    </w:p>
    <w:p w:rsidR="00737AD2" w:rsidRDefault="007003A1">
      <w:pPr>
        <w:pStyle w:val="BodyText"/>
        <w:spacing w:line="212" w:lineRule="exact"/>
        <w:ind w:left="1217"/>
        <w:rPr>
          <w:rFonts w:ascii="仿宋" w:eastAsia="仿宋" w:hAnsi="仿宋" w:cs="仿宋"/>
        </w:rPr>
      </w:pPr>
      <w:r>
        <w:rPr>
          <w:rFonts w:ascii="仿宋" w:eastAsia="仿宋" w:hAnsi="仿宋" w:cs="仿宋"/>
        </w:rPr>
        <w:t>// object</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"d"&lt;&lt;BSON("e"&lt;&lt;"hi!") ) ;</w:t>
      </w:r>
    </w:p>
    <w:p w:rsidR="00737AD2" w:rsidRDefault="007003A1">
      <w:pPr>
        <w:pStyle w:val="BodyText"/>
        <w:spacing w:line="212" w:lineRule="exact"/>
        <w:ind w:left="1217"/>
        <w:rPr>
          <w:rFonts w:ascii="仿宋" w:eastAsia="仿宋" w:hAnsi="仿宋" w:cs="仿宋"/>
        </w:rPr>
      </w:pPr>
      <w:r>
        <w:rPr>
          <w:rFonts w:ascii="仿宋" w:eastAsia="仿宋" w:hAnsi="仿宋" w:cs="仿宋"/>
        </w:rPr>
        <w:t>// array</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"phone" &lt;&lt; BSON_ARRAY( "13800138123" &lt;&lt; "13800138124" ) ) ;</w:t>
      </w:r>
    </w:p>
    <w:p w:rsidR="00737AD2" w:rsidRDefault="007003A1">
      <w:pPr>
        <w:pStyle w:val="BodyText"/>
        <w:spacing w:line="212" w:lineRule="exact"/>
        <w:ind w:left="1217"/>
        <w:rPr>
          <w:rFonts w:ascii="仿宋" w:eastAsia="仿宋" w:hAnsi="仿宋" w:cs="仿宋"/>
        </w:rPr>
      </w:pPr>
      <w:r>
        <w:rPr>
          <w:rFonts w:ascii="仿宋" w:eastAsia="仿宋" w:hAnsi="仿宋" w:cs="仿宋"/>
        </w:rPr>
        <w:t>// others, less then, greater then, etc</w:t>
      </w:r>
    </w:p>
    <w:p w:rsidR="00737AD2" w:rsidRDefault="007003A1">
      <w:pPr>
        <w:pStyle w:val="BodyText"/>
        <w:spacing w:line="212" w:lineRule="exact"/>
        <w:ind w:left="1217"/>
        <w:rPr>
          <w:rFonts w:ascii="仿宋" w:eastAsia="仿宋" w:hAnsi="仿宋" w:cs="仿宋"/>
        </w:rPr>
      </w:pPr>
      <w:r>
        <w:rPr>
          <w:rFonts w:ascii="仿宋" w:eastAsia="仿宋" w:hAnsi="仿宋" w:cs="仿宋"/>
        </w:rPr>
        <w:t>obj = BSON( "g"&lt;&lt;LT&lt;&lt;99 ) ;</w:t>
      </w:r>
    </w:p>
    <w:p w:rsidR="00737AD2" w:rsidRDefault="007003A1">
      <w:pPr>
        <w:pStyle w:val="BodyText"/>
        <w:numPr>
          <w:ilvl w:val="1"/>
          <w:numId w:val="33"/>
        </w:numPr>
        <w:tabs>
          <w:tab w:val="left" w:pos="1217"/>
        </w:tabs>
        <w:spacing w:line="257" w:lineRule="exact"/>
        <w:ind w:left="1217"/>
      </w:pPr>
      <w:r>
        <w:rPr>
          <w:position w:val="1"/>
        </w:rPr>
        <w:t>使用fromjson接口建立对象</w:t>
      </w:r>
    </w:p>
    <w:p w:rsidR="00737AD2" w:rsidRDefault="007003A1">
      <w:pPr>
        <w:pStyle w:val="BodyText"/>
        <w:spacing w:before="22"/>
        <w:ind w:left="1217"/>
      </w:pPr>
      <w:r>
        <w:rPr>
          <w:w w:val="95"/>
        </w:rPr>
        <w:t>此外，可以使用fromjson.hpp中的fromjson()将json字符串转换成BSONObj对象。</w:t>
      </w:r>
    </w:p>
    <w:p w:rsidR="00737AD2" w:rsidRDefault="007003A1">
      <w:pPr>
        <w:pStyle w:val="BodyText"/>
        <w:spacing w:before="81" w:line="172" w:lineRule="auto"/>
        <w:ind w:left="1217" w:right="5223"/>
        <w:rPr>
          <w:rFonts w:ascii="仿宋" w:eastAsia="仿宋" w:hAnsi="仿宋" w:cs="仿宋"/>
        </w:rPr>
      </w:pPr>
      <w:r>
        <w:rPr>
          <w:rFonts w:ascii="仿宋" w:eastAsia="仿宋" w:hAnsi="仿宋" w:cs="仿宋"/>
        </w:rPr>
        <w:t>string s("{name:\"sam\"}") ; fromjson ( s, obj ) ;</w:t>
      </w:r>
    </w:p>
    <w:p w:rsidR="00737AD2" w:rsidRDefault="007003A1">
      <w:pPr>
        <w:pStyle w:val="BodyText"/>
        <w:spacing w:line="220" w:lineRule="exact"/>
        <w:ind w:left="1217"/>
        <w:rPr>
          <w:rFonts w:ascii="仿宋" w:eastAsia="仿宋" w:hAnsi="仿宋" w:cs="仿宋"/>
        </w:rPr>
      </w:pPr>
      <w:r>
        <w:rPr>
          <w:rFonts w:ascii="仿宋" w:eastAsia="仿宋" w:hAnsi="仿宋" w:cs="仿宋"/>
        </w:rPr>
        <w:t>或者</w:t>
      </w:r>
    </w:p>
    <w:p w:rsidR="00737AD2" w:rsidRDefault="007003A1">
      <w:pPr>
        <w:pStyle w:val="BodyText"/>
        <w:spacing w:line="212" w:lineRule="exact"/>
        <w:ind w:left="1217"/>
        <w:rPr>
          <w:rFonts w:ascii="仿宋" w:eastAsia="仿宋" w:hAnsi="仿宋" w:cs="仿宋"/>
        </w:rPr>
      </w:pPr>
      <w:r>
        <w:rPr>
          <w:rFonts w:ascii="仿宋" w:eastAsia="仿宋" w:hAnsi="仿宋" w:cs="仿宋"/>
        </w:rPr>
        <w:t>const char *r ="{</w:t>
      </w:r>
    </w:p>
    <w:p w:rsidR="00737AD2" w:rsidRDefault="007003A1">
      <w:pPr>
        <w:pStyle w:val="BodyText"/>
        <w:spacing w:line="212" w:lineRule="exact"/>
        <w:ind w:left="3117"/>
        <w:rPr>
          <w:rFonts w:ascii="仿宋" w:eastAsia="仿宋" w:hAnsi="仿宋" w:cs="仿宋"/>
        </w:rPr>
      </w:pPr>
      <w:r>
        <w:rPr>
          <w:rFonts w:ascii="仿宋" w:eastAsia="仿宋" w:hAnsi="仿宋" w:cs="仿宋"/>
        </w:rPr>
        <w:t>firstName:\"Sam\",\</w:t>
      </w:r>
    </w:p>
    <w:p w:rsidR="00737AD2" w:rsidRDefault="007003A1">
      <w:pPr>
        <w:pStyle w:val="BodyText"/>
        <w:spacing w:line="212" w:lineRule="exact"/>
        <w:ind w:left="3117"/>
        <w:rPr>
          <w:rFonts w:ascii="仿宋" w:eastAsia="仿宋" w:hAnsi="仿宋" w:cs="仿宋"/>
        </w:rPr>
      </w:pPr>
      <w:r>
        <w:rPr>
          <w:rFonts w:ascii="仿宋" w:eastAsia="仿宋" w:hAnsi="仿宋" w:cs="仿宋"/>
        </w:rPr>
        <w:t>lastName:\"Smith\",age:25,id:\"count\",\</w:t>
      </w:r>
    </w:p>
    <w:p w:rsidR="00737AD2" w:rsidRDefault="007003A1">
      <w:pPr>
        <w:pStyle w:val="BodyText"/>
        <w:spacing w:line="212" w:lineRule="exact"/>
        <w:ind w:left="3117"/>
        <w:rPr>
          <w:rFonts w:ascii="仿宋" w:eastAsia="仿宋" w:hAnsi="仿宋" w:cs="仿宋"/>
        </w:rPr>
      </w:pPr>
      <w:r>
        <w:rPr>
          <w:rFonts w:ascii="仿宋" w:eastAsia="仿宋" w:hAnsi="仿宋" w:cs="仿宋"/>
        </w:rPr>
        <w:t>address:{streetAddress: \"25 3ndStreet\",\</w:t>
      </w:r>
    </w:p>
    <w:p w:rsidR="00737AD2" w:rsidRDefault="007003A1">
      <w:pPr>
        <w:pStyle w:val="BodyText"/>
        <w:spacing w:line="212" w:lineRule="exact"/>
        <w:ind w:left="3117"/>
        <w:rPr>
          <w:rFonts w:ascii="仿宋" w:eastAsia="仿宋" w:hAnsi="仿宋" w:cs="仿宋"/>
        </w:rPr>
      </w:pPr>
      <w:r>
        <w:rPr>
          <w:rFonts w:ascii="仿宋" w:eastAsia="仿宋" w:hAnsi="仿宋" w:cs="仿宋"/>
        </w:rPr>
        <w:t>city:\"NewYork\",state:\"NY\",postalCode:\"10021\"},\</w:t>
      </w:r>
    </w:p>
    <w:p w:rsidR="00737AD2" w:rsidRDefault="007003A1">
      <w:pPr>
        <w:pStyle w:val="BodyText"/>
        <w:spacing w:line="212" w:lineRule="exact"/>
        <w:ind w:left="3117"/>
        <w:rPr>
          <w:rFonts w:ascii="仿宋" w:eastAsia="仿宋" w:hAnsi="仿宋" w:cs="仿宋"/>
        </w:rPr>
      </w:pPr>
      <w:r>
        <w:rPr>
          <w:rFonts w:ascii="仿宋" w:eastAsia="仿宋" w:hAnsi="仿宋" w:cs="仿宋"/>
        </w:rPr>
        <w:t>phoneNumber:[{type: \"home\",number:\"212555-1234\"}]}" ;</w:t>
      </w:r>
    </w:p>
    <w:p w:rsidR="00737AD2" w:rsidRDefault="007003A1">
      <w:pPr>
        <w:pStyle w:val="BodyText"/>
        <w:spacing w:line="212" w:lineRule="exact"/>
        <w:ind w:left="1217"/>
        <w:rPr>
          <w:rFonts w:ascii="仿宋" w:eastAsia="仿宋" w:hAnsi="仿宋" w:cs="仿宋"/>
        </w:rPr>
      </w:pPr>
      <w:r>
        <w:rPr>
          <w:rFonts w:ascii="仿宋" w:eastAsia="仿宋" w:hAnsi="仿宋" w:cs="仿宋"/>
        </w:rPr>
        <w:t>fromjson ( r, obj ) ;</w:t>
      </w:r>
    </w:p>
    <w:p w:rsidR="00737AD2" w:rsidRDefault="00737AD2">
      <w:pPr>
        <w:spacing w:line="212" w:lineRule="exact"/>
        <w:rPr>
          <w:rFonts w:ascii="仿宋" w:eastAsia="仿宋" w:hAnsi="仿宋" w:cs="仿宋"/>
        </w:rPr>
        <w:sectPr w:rsidR="00737AD2">
          <w:pgSz w:w="12240" w:h="15840"/>
          <w:pgMar w:top="900" w:right="1720" w:bottom="280" w:left="70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pPr>
      <w:bookmarkStart w:id="494" w:name="C_BSON_API"/>
      <w:bookmarkStart w:id="495" w:name="_bookmark164"/>
      <w:bookmarkEnd w:id="494"/>
      <w:bookmarkEnd w:id="495"/>
      <w:r>
        <w:rPr>
          <w:w w:val="90"/>
        </w:rPr>
        <w:t>C</w:t>
      </w:r>
      <w:r>
        <w:rPr>
          <w:spacing w:val="11"/>
          <w:w w:val="90"/>
        </w:rPr>
        <w:t xml:space="preserve"> </w:t>
      </w:r>
      <w:r>
        <w:rPr>
          <w:w w:val="90"/>
        </w:rPr>
        <w:t>BSON</w:t>
      </w:r>
      <w:r>
        <w:rPr>
          <w:spacing w:val="12"/>
          <w:w w:val="90"/>
        </w:rPr>
        <w:t xml:space="preserve"> </w:t>
      </w:r>
      <w:r>
        <w:rPr>
          <w:w w:val="90"/>
        </w:rPr>
        <w:t>API</w:t>
      </w:r>
    </w:p>
    <w:p w:rsidR="00737AD2" w:rsidRDefault="007003A1">
      <w:pPr>
        <w:pStyle w:val="BodyText"/>
        <w:spacing w:before="21"/>
        <w:ind w:left="613"/>
      </w:pPr>
      <w:r>
        <w:t>此部分是相关BSON的API文档。</w:t>
      </w:r>
    </w:p>
    <w:p w:rsidR="00737AD2" w:rsidRDefault="007003A1">
      <w:pPr>
        <w:pStyle w:val="BodyText"/>
        <w:spacing w:before="18"/>
        <w:ind w:left="613"/>
      </w:pPr>
      <w:r>
        <w:rPr>
          <w:color w:val="0000FF"/>
          <w:w w:val="90"/>
        </w:rPr>
        <w:t>C</w:t>
      </w:r>
      <w:r>
        <w:rPr>
          <w:color w:val="0000FF"/>
          <w:spacing w:val="10"/>
          <w:w w:val="90"/>
        </w:rPr>
        <w:t xml:space="preserve"> </w:t>
      </w:r>
      <w:r>
        <w:rPr>
          <w:color w:val="0000FF"/>
          <w:w w:val="90"/>
        </w:rPr>
        <w:t>BSON</w:t>
      </w:r>
      <w:r>
        <w:rPr>
          <w:color w:val="0000FF"/>
          <w:spacing w:val="10"/>
          <w:w w:val="90"/>
        </w:rPr>
        <w:t xml:space="preserve"> </w:t>
      </w:r>
      <w:r>
        <w:rPr>
          <w:color w:val="0000FF"/>
          <w:w w:val="90"/>
        </w:rPr>
        <w:t>API</w:t>
      </w:r>
    </w:p>
    <w:p w:rsidR="00737AD2" w:rsidRDefault="00737AD2">
      <w:pPr>
        <w:spacing w:before="5" w:line="110" w:lineRule="exact"/>
        <w:rPr>
          <w:sz w:val="11"/>
          <w:szCs w:val="11"/>
        </w:rPr>
      </w:pPr>
    </w:p>
    <w:p w:rsidR="00737AD2" w:rsidRDefault="007003A1">
      <w:pPr>
        <w:pStyle w:val="Heading3"/>
      </w:pPr>
      <w:bookmarkStart w:id="496" w:name="C++_BSON_API"/>
      <w:bookmarkStart w:id="497" w:name="_bookmark165"/>
      <w:bookmarkEnd w:id="496"/>
      <w:bookmarkEnd w:id="497"/>
      <w:r>
        <w:rPr>
          <w:w w:val="90"/>
        </w:rPr>
        <w:t>C++</w:t>
      </w:r>
      <w:r>
        <w:rPr>
          <w:spacing w:val="-16"/>
          <w:w w:val="90"/>
        </w:rPr>
        <w:t xml:space="preserve"> </w:t>
      </w:r>
      <w:r>
        <w:rPr>
          <w:w w:val="90"/>
        </w:rPr>
        <w:t>BSON</w:t>
      </w:r>
      <w:r>
        <w:rPr>
          <w:spacing w:val="-16"/>
          <w:w w:val="90"/>
        </w:rPr>
        <w:t xml:space="preserve"> </w:t>
      </w:r>
      <w:r>
        <w:rPr>
          <w:w w:val="90"/>
        </w:rPr>
        <w:t>API</w:t>
      </w:r>
    </w:p>
    <w:p w:rsidR="00737AD2" w:rsidRDefault="007003A1">
      <w:pPr>
        <w:pStyle w:val="BodyText"/>
        <w:spacing w:before="21"/>
        <w:ind w:left="613"/>
      </w:pPr>
      <w:r>
        <w:rPr>
          <w:w w:val="95"/>
        </w:rPr>
        <w:t>此部分是相关C++</w:t>
      </w:r>
      <w:r>
        <w:rPr>
          <w:spacing w:val="6"/>
          <w:w w:val="95"/>
        </w:rPr>
        <w:t xml:space="preserve"> </w:t>
      </w:r>
      <w:r>
        <w:rPr>
          <w:w w:val="95"/>
        </w:rPr>
        <w:t>BSON的API文档。</w:t>
      </w:r>
    </w:p>
    <w:p w:rsidR="00737AD2" w:rsidRDefault="007003A1">
      <w:pPr>
        <w:pStyle w:val="BodyText"/>
        <w:spacing w:before="18"/>
        <w:ind w:left="613"/>
      </w:pPr>
      <w:r>
        <w:rPr>
          <w:color w:val="0000FF"/>
          <w:w w:val="90"/>
        </w:rPr>
        <w:t>C++</w:t>
      </w:r>
      <w:r>
        <w:rPr>
          <w:color w:val="0000FF"/>
          <w:spacing w:val="-13"/>
          <w:w w:val="90"/>
        </w:rPr>
        <w:t xml:space="preserve"> </w:t>
      </w:r>
      <w:r>
        <w:rPr>
          <w:color w:val="0000FF"/>
          <w:w w:val="90"/>
        </w:rPr>
        <w:t>BSON</w:t>
      </w:r>
      <w:r>
        <w:rPr>
          <w:color w:val="0000FF"/>
          <w:spacing w:val="-13"/>
          <w:w w:val="90"/>
        </w:rPr>
        <w:t xml:space="preserve"> </w:t>
      </w:r>
      <w:r>
        <w:rPr>
          <w:color w:val="0000FF"/>
          <w:w w:val="90"/>
        </w:rPr>
        <w:t>API</w:t>
      </w:r>
    </w:p>
    <w:p w:rsidR="00737AD2" w:rsidRDefault="00737AD2">
      <w:pPr>
        <w:spacing w:line="200" w:lineRule="exact"/>
        <w:rPr>
          <w:sz w:val="20"/>
          <w:szCs w:val="20"/>
        </w:rPr>
      </w:pPr>
    </w:p>
    <w:p w:rsidR="00737AD2" w:rsidRDefault="00737AD2">
      <w:pPr>
        <w:spacing w:before="13" w:line="200" w:lineRule="exact"/>
        <w:rPr>
          <w:sz w:val="20"/>
          <w:szCs w:val="20"/>
        </w:rPr>
      </w:pPr>
    </w:p>
    <w:p w:rsidR="00737AD2" w:rsidRDefault="00EC10B3">
      <w:pPr>
        <w:pStyle w:val="Heading2"/>
        <w:spacing w:line="396" w:lineRule="exact"/>
      </w:pPr>
      <w:r>
        <w:pict>
          <v:group id="_x0000_s2924" style="position:absolute;left:0;text-align:left;margin-left:56.7pt;margin-top:21.4pt;width:498.6pt;height:.1pt;z-index:-25488;mso-position-horizontal-relative:page" coordorigin="1134,428" coordsize="9972,2">
            <v:shape id="_x0000_s2925" style="position:absolute;left:1134;top:428;width:9972;height:2" coordorigin="1134,428" coordsize="9972,0" path="m1134,428r9972,e" filled="f" strokeweight="1pt">
              <v:path arrowok="t"/>
            </v:shape>
            <w10:wrap anchorx="page"/>
          </v:group>
        </w:pict>
      </w:r>
      <w:bookmarkStart w:id="498" w:name="数据库集群控制器"/>
      <w:bookmarkStart w:id="499" w:name="_bookmark166"/>
      <w:bookmarkEnd w:id="498"/>
      <w:bookmarkEnd w:id="499"/>
      <w:r w:rsidR="007003A1">
        <w:t>数据库集群控制器</w:t>
      </w:r>
    </w:p>
    <w:p w:rsidR="00737AD2" w:rsidRDefault="00737AD2">
      <w:pPr>
        <w:spacing w:before="5" w:line="220" w:lineRule="exact"/>
      </w:pPr>
    </w:p>
    <w:p w:rsidR="00737AD2" w:rsidRDefault="007003A1">
      <w:pPr>
        <w:pStyle w:val="BodyText"/>
        <w:ind w:left="613" w:right="8929"/>
        <w:jc w:val="both"/>
      </w:pPr>
      <w:r>
        <w:rPr>
          <w:w w:val="95"/>
        </w:rPr>
        <w:t>sdbcm概述</w:t>
      </w:r>
    </w:p>
    <w:p w:rsidR="00737AD2" w:rsidRDefault="00737AD2">
      <w:pPr>
        <w:spacing w:before="5" w:line="100" w:lineRule="exact"/>
        <w:rPr>
          <w:sz w:val="10"/>
          <w:szCs w:val="10"/>
        </w:rPr>
      </w:pPr>
    </w:p>
    <w:p w:rsidR="00737AD2" w:rsidRDefault="007003A1">
      <w:pPr>
        <w:pStyle w:val="BodyText"/>
        <w:spacing w:line="168" w:lineRule="auto"/>
        <w:ind w:left="613" w:right="750"/>
        <w:jc w:val="both"/>
        <w:rPr>
          <w:lang w:eastAsia="zh-CN"/>
        </w:rPr>
      </w:pPr>
      <w:r>
        <w:rPr>
          <w:w w:val="95"/>
        </w:rPr>
        <w:t>数据库集群控制器（SequoiaDB</w:t>
      </w:r>
      <w:r>
        <w:rPr>
          <w:spacing w:val="11"/>
          <w:w w:val="95"/>
        </w:rPr>
        <w:t xml:space="preserve"> </w:t>
      </w:r>
      <w:r>
        <w:rPr>
          <w:w w:val="95"/>
        </w:rPr>
        <w:t>Cluster</w:t>
      </w:r>
      <w:r>
        <w:rPr>
          <w:spacing w:val="12"/>
          <w:w w:val="95"/>
        </w:rPr>
        <w:t xml:space="preserve"> </w:t>
      </w:r>
      <w:r>
        <w:rPr>
          <w:w w:val="95"/>
        </w:rPr>
        <w:t>Manager）是一个守护进程，在Windows中它是以服务的方式常</w:t>
      </w:r>
      <w:r>
        <w:t xml:space="preserve"> </w:t>
      </w:r>
      <w:r>
        <w:rPr>
          <w:w w:val="95"/>
        </w:rPr>
        <w:t>驻系统后台。SequoiaDB的所有集群管理操作都必须有sdbcm的参与，目前每一台物理机器上只能启动一</w:t>
      </w:r>
      <w:r>
        <w:t xml:space="preserve"> </w:t>
      </w:r>
      <w:r>
        <w:rPr>
          <w:w w:val="95"/>
        </w:rPr>
        <w:t>个sdbcm进程，负责执行远程的集群管理命令和监控本地的SequoiaDB数据库。</w:t>
      </w:r>
      <w:r>
        <w:rPr>
          <w:w w:val="95"/>
          <w:lang w:eastAsia="zh-CN"/>
        </w:rPr>
        <w:t>sdbcm主要有两大功能：</w:t>
      </w:r>
    </w:p>
    <w:p w:rsidR="00737AD2" w:rsidRDefault="00737AD2">
      <w:pPr>
        <w:spacing w:before="7" w:line="130" w:lineRule="exact"/>
        <w:rPr>
          <w:sz w:val="13"/>
          <w:szCs w:val="13"/>
          <w:lang w:eastAsia="zh-CN"/>
        </w:rPr>
      </w:pPr>
    </w:p>
    <w:p w:rsidR="00737AD2" w:rsidRDefault="007003A1">
      <w:pPr>
        <w:pStyle w:val="BodyText"/>
        <w:tabs>
          <w:tab w:val="left" w:pos="897"/>
        </w:tabs>
        <w:spacing w:line="170" w:lineRule="auto"/>
        <w:ind w:left="897" w:right="650"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远程启动、关闭、创建和修改节点：通过SequoiaDB客户端或者驱动连接数据库时，可以执行启动、关</w:t>
      </w:r>
      <w:r>
        <w:rPr>
          <w:position w:val="1"/>
          <w:lang w:eastAsia="zh-CN"/>
        </w:rPr>
        <w:t xml:space="preserve"> </w:t>
      </w:r>
      <w:r>
        <w:rPr>
          <w:w w:val="95"/>
          <w:lang w:eastAsia="zh-CN"/>
        </w:rPr>
        <w:t>闭、创建和修改节点的操作，该操作向指定节点物理机器上的sdbcm发送远程命令，并得到sdbcm的执</w:t>
      </w:r>
      <w:r>
        <w:rPr>
          <w:lang w:eastAsia="zh-CN"/>
        </w:rPr>
        <w:t xml:space="preserve"> 行结果。</w:t>
      </w:r>
    </w:p>
    <w:p w:rsidR="00737AD2" w:rsidRDefault="007003A1">
      <w:pPr>
        <w:pStyle w:val="BodyText"/>
        <w:tabs>
          <w:tab w:val="left" w:pos="897"/>
        </w:tabs>
        <w:spacing w:before="26" w:line="170" w:lineRule="auto"/>
        <w:ind w:left="897" w:right="642"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本地监控：对于通过sdbcm启动的节点，都会维护一张节点列表，其中保存了所有本地节点的服务名和</w:t>
      </w:r>
      <w:r>
        <w:rPr>
          <w:position w:val="1"/>
          <w:lang w:eastAsia="zh-CN"/>
        </w:rPr>
        <w:t xml:space="preserve"> </w:t>
      </w:r>
      <w:r>
        <w:rPr>
          <w:lang w:eastAsia="zh-CN"/>
        </w:rPr>
        <w:t>启动信息，如启动时间、运行状态等。如果某个节点是非正常终止的，如进程被强制终止、引擎异常退 出等，sdbcm会尝试重启该节点。</w:t>
      </w:r>
    </w:p>
    <w:p w:rsidR="00737AD2" w:rsidRDefault="00737AD2">
      <w:pPr>
        <w:spacing w:before="14" w:line="200" w:lineRule="exact"/>
        <w:rPr>
          <w:sz w:val="20"/>
          <w:szCs w:val="20"/>
          <w:lang w:eastAsia="zh-CN"/>
        </w:rPr>
      </w:pPr>
    </w:p>
    <w:p w:rsidR="00737AD2" w:rsidRDefault="007003A1">
      <w:pPr>
        <w:pStyle w:val="BodyText"/>
        <w:ind w:left="613" w:right="8929"/>
        <w:jc w:val="both"/>
        <w:rPr>
          <w:lang w:eastAsia="zh-CN"/>
        </w:rPr>
      </w:pPr>
      <w:r>
        <w:rPr>
          <w:w w:val="95"/>
          <w:lang w:eastAsia="zh-CN"/>
        </w:rPr>
        <w:t>sdbcm操作</w:t>
      </w:r>
    </w:p>
    <w:p w:rsidR="00737AD2" w:rsidRDefault="007003A1">
      <w:pPr>
        <w:pStyle w:val="BodyText"/>
        <w:tabs>
          <w:tab w:val="left" w:pos="897"/>
        </w:tabs>
        <w:spacing w:before="34" w:line="255" w:lineRule="auto"/>
        <w:ind w:left="897" w:right="612"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配置文件 </w:t>
      </w:r>
      <w:r>
        <w:rPr>
          <w:w w:val="95"/>
          <w:lang w:eastAsia="zh-CN"/>
        </w:rPr>
        <w:t>在数据库安装目录的conf子目录下，有一个sdbcm.conf的配置文件，该文件给出了启动sdbcm时的配置</w:t>
      </w:r>
    </w:p>
    <w:p w:rsidR="00737AD2" w:rsidRDefault="007003A1">
      <w:pPr>
        <w:pStyle w:val="BodyText"/>
        <w:spacing w:line="223" w:lineRule="exact"/>
        <w:ind w:left="897"/>
      </w:pPr>
      <w:r>
        <w:t>信息，如下所示：</w:t>
      </w:r>
    </w:p>
    <w:p w:rsidR="00737AD2" w:rsidRDefault="00737AD2">
      <w:pPr>
        <w:spacing w:before="5" w:line="60" w:lineRule="exact"/>
        <w:rPr>
          <w:sz w:val="6"/>
          <w:szCs w:val="6"/>
        </w:rPr>
      </w:pPr>
    </w:p>
    <w:tbl>
      <w:tblPr>
        <w:tblW w:w="0" w:type="auto"/>
        <w:tblInd w:w="887" w:type="dxa"/>
        <w:tblLayout w:type="fixed"/>
        <w:tblCellMar>
          <w:left w:w="0" w:type="dxa"/>
          <w:right w:w="0" w:type="dxa"/>
        </w:tblCellMar>
        <w:tblLook w:val="01E0"/>
      </w:tblPr>
      <w:tblGrid>
        <w:gridCol w:w="3058"/>
        <w:gridCol w:w="3063"/>
        <w:gridCol w:w="3068"/>
      </w:tblGrid>
      <w:tr w:rsidR="00737AD2">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defaultPort</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sdbcm的默认监听端口</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defaultPort=11790</w:t>
            </w:r>
          </w:p>
        </w:tc>
      </w:tr>
      <w:tr w:rsidR="00737AD2">
        <w:trPr>
          <w:trHeight w:hRule="exact" w:val="102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&lt;hostname&gt;_Port</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物理主机hostname上sdbcm的监听端口。若在</w:t>
            </w:r>
          </w:p>
          <w:p w:rsidR="00737AD2" w:rsidRDefault="007003A1">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该配置文件中找不到对应主机的参数，sdbcm会</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以defaultPort启动；若defaultPort也不存在，</w:t>
            </w:r>
            <w:r>
              <w:rPr>
                <w:rFonts w:ascii="微软雅黑" w:eastAsia="微软雅黑" w:hAnsi="微软雅黑" w:cs="微软雅黑"/>
                <w:sz w:val="14"/>
                <w:szCs w:val="14"/>
                <w:lang w:eastAsia="zh-CN"/>
              </w:rPr>
              <w:t xml:space="preserve"> 则sdbcm以默认端口11790启动。</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&lt;hostname&gt;_Port=11790</w:t>
            </w:r>
          </w:p>
        </w:tc>
      </w:tr>
      <w:tr w:rsidR="00737AD2">
        <w:trPr>
          <w:trHeight w:hRule="exact" w:val="545"/>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RestartCount</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重启次数，即定义sdbcm对节点的最大重启次</w:t>
            </w:r>
          </w:p>
          <w:p w:rsidR="00737AD2" w:rsidRDefault="007003A1">
            <w:pPr>
              <w:pStyle w:val="TableParagraph"/>
              <w:spacing w:before="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数。该参数不存在时默认置为-1，即不断重启。</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RestartCount=5</w:t>
            </w:r>
          </w:p>
        </w:tc>
      </w:tr>
      <w:tr w:rsidR="00737AD2">
        <w:trPr>
          <w:trHeight w:hRule="exact" w:val="1260"/>
        </w:trPr>
        <w:tc>
          <w:tcPr>
            <w:tcW w:w="305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RestartInterval</w:t>
            </w:r>
          </w:p>
        </w:tc>
        <w:tc>
          <w:tcPr>
            <w:tcW w:w="30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重启间隔，即定义sdbcm的最大重启间隔，单位</w:t>
            </w:r>
          </w:p>
          <w:p w:rsidR="00737AD2" w:rsidRDefault="007003A1">
            <w:pPr>
              <w:pStyle w:val="TableParagraph"/>
              <w:spacing w:before="1" w:line="241" w:lineRule="auto"/>
              <w:ind w:left="4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是分钟。该参数与RestartCount结合定义了重启</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间隔内sdbcm对节点的最大重启次数，超出时则</w:t>
            </w:r>
            <w:r>
              <w:rPr>
                <w:rFonts w:ascii="微软雅黑" w:eastAsia="微软雅黑" w:hAnsi="微软雅黑" w:cs="微软雅黑"/>
                <w:sz w:val="14"/>
                <w:szCs w:val="14"/>
                <w:lang w:eastAsia="zh-CN"/>
              </w:rPr>
              <w:t xml:space="preserve"> 不再重启。该参数不存在时默认置为0，即不考 虑重启间隔。</w:t>
            </w:r>
          </w:p>
        </w:tc>
        <w:tc>
          <w:tcPr>
            <w:tcW w:w="3068"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RestartInterval=0</w:t>
            </w:r>
          </w:p>
        </w:tc>
      </w:tr>
    </w:tbl>
    <w:p w:rsidR="00737AD2" w:rsidRDefault="007003A1">
      <w:pPr>
        <w:pStyle w:val="BodyText"/>
        <w:numPr>
          <w:ilvl w:val="0"/>
          <w:numId w:val="7"/>
        </w:numPr>
        <w:tabs>
          <w:tab w:val="left" w:pos="897"/>
        </w:tabs>
        <w:spacing w:line="241" w:lineRule="exact"/>
        <w:ind w:left="897"/>
      </w:pPr>
      <w:r>
        <w:rPr>
          <w:w w:val="95"/>
          <w:position w:val="1"/>
        </w:rPr>
        <w:t>启动sdbcm</w:t>
      </w:r>
    </w:p>
    <w:p w:rsidR="00737AD2" w:rsidRDefault="007003A1">
      <w:pPr>
        <w:pStyle w:val="BodyText"/>
        <w:spacing w:before="22"/>
        <w:ind w:left="897"/>
        <w:rPr>
          <w:lang w:eastAsia="zh-CN"/>
        </w:rPr>
      </w:pPr>
      <w:r>
        <w:rPr>
          <w:w w:val="95"/>
          <w:lang w:eastAsia="zh-CN"/>
        </w:rPr>
        <w:t>运行sdbcmart命令可以启动sdbcm。</w:t>
      </w:r>
    </w:p>
    <w:p w:rsidR="00737AD2" w:rsidRDefault="007003A1">
      <w:pPr>
        <w:pStyle w:val="BodyText"/>
        <w:numPr>
          <w:ilvl w:val="0"/>
          <w:numId w:val="7"/>
        </w:numPr>
        <w:tabs>
          <w:tab w:val="left" w:pos="897"/>
        </w:tabs>
        <w:spacing w:line="267" w:lineRule="exact"/>
        <w:ind w:left="897"/>
      </w:pPr>
      <w:r>
        <w:rPr>
          <w:w w:val="95"/>
          <w:position w:val="1"/>
        </w:rPr>
        <w:t>关闭sdbcm</w:t>
      </w:r>
    </w:p>
    <w:p w:rsidR="00737AD2" w:rsidRDefault="007003A1">
      <w:pPr>
        <w:pStyle w:val="BodyText"/>
        <w:spacing w:before="22"/>
        <w:ind w:left="897"/>
        <w:rPr>
          <w:lang w:eastAsia="zh-CN"/>
        </w:rPr>
      </w:pPr>
      <w:r>
        <w:rPr>
          <w:w w:val="95"/>
          <w:lang w:eastAsia="zh-CN"/>
        </w:rPr>
        <w:t>运行sdbcmtop命令可以关闭sdbcm。</w:t>
      </w:r>
    </w:p>
    <w:p w:rsidR="00737AD2" w:rsidRDefault="00737AD2">
      <w:pPr>
        <w:rPr>
          <w:lang w:eastAsia="zh-CN"/>
        </w:rPr>
        <w:sectPr w:rsidR="00737AD2">
          <w:pgSz w:w="12240" w:h="15840"/>
          <w:pgMar w:top="900" w:right="680" w:bottom="280" w:left="1020" w:header="713" w:footer="0" w:gutter="0"/>
          <w:cols w:space="720"/>
        </w:sectPr>
      </w:pPr>
    </w:p>
    <w:p w:rsidR="00737AD2" w:rsidRDefault="00737AD2">
      <w:pPr>
        <w:spacing w:line="200" w:lineRule="exact"/>
        <w:rPr>
          <w:sz w:val="20"/>
          <w:szCs w:val="20"/>
          <w:lang w:eastAsia="zh-CN"/>
        </w:rPr>
      </w:pPr>
    </w:p>
    <w:p w:rsidR="00737AD2" w:rsidRDefault="00737AD2">
      <w:pPr>
        <w:spacing w:before="4" w:line="240" w:lineRule="exact"/>
        <w:rPr>
          <w:sz w:val="24"/>
          <w:szCs w:val="24"/>
          <w:lang w:eastAsia="zh-CN"/>
        </w:rPr>
      </w:pPr>
    </w:p>
    <w:p w:rsidR="00737AD2" w:rsidRDefault="00EC10B3">
      <w:pPr>
        <w:pStyle w:val="Heading1"/>
        <w:spacing w:line="481" w:lineRule="exact"/>
        <w:ind w:left="433"/>
        <w:rPr>
          <w:lang w:eastAsia="zh-CN"/>
        </w:rPr>
      </w:pPr>
      <w:r>
        <w:pict>
          <v:group id="_x0000_s2922" style="position:absolute;left:0;text-align:left;margin-left:56.7pt;margin-top:25.15pt;width:498.6pt;height:.1pt;z-index:-25487;mso-position-horizontal-relative:page" coordorigin="1134,503" coordsize="9972,2">
            <v:shape id="_x0000_s2923" style="position:absolute;left:1134;top:503;width:9972;height:2" coordorigin="1134,503" coordsize="9972,0" path="m1134,503r9972,e" filled="f" strokeweight="3pt">
              <v:path arrowok="t"/>
            </v:shape>
            <w10:wrap anchorx="page"/>
          </v:group>
        </w:pict>
      </w:r>
      <w:bookmarkStart w:id="500" w:name="参考手册"/>
      <w:bookmarkStart w:id="501" w:name="_bookmark167"/>
      <w:bookmarkEnd w:id="500"/>
      <w:bookmarkEnd w:id="501"/>
      <w:r w:rsidR="007003A1">
        <w:rPr>
          <w:lang w:eastAsia="zh-CN"/>
        </w:rPr>
        <w:t>参考手册</w:t>
      </w:r>
    </w:p>
    <w:p w:rsidR="00737AD2" w:rsidRDefault="00737AD2">
      <w:pPr>
        <w:spacing w:before="11" w:line="260" w:lineRule="exact"/>
        <w:rPr>
          <w:sz w:val="26"/>
          <w:szCs w:val="26"/>
          <w:lang w:eastAsia="zh-CN"/>
        </w:rPr>
      </w:pPr>
    </w:p>
    <w:p w:rsidR="00737AD2" w:rsidRDefault="007003A1">
      <w:pPr>
        <w:pStyle w:val="BodyText"/>
        <w:rPr>
          <w:lang w:eastAsia="zh-CN"/>
        </w:rPr>
      </w:pPr>
      <w:r>
        <w:rPr>
          <w:lang w:eastAsia="zh-CN"/>
        </w:rPr>
        <w:t>有关SequoiaDB数据库的JavaScript操作方法和操作符，以及词汇表、错误代码信息和一些命名限定。</w:t>
      </w:r>
    </w:p>
    <w:p w:rsidR="00737AD2" w:rsidRDefault="00737AD2">
      <w:pPr>
        <w:spacing w:line="200" w:lineRule="exact"/>
        <w:rPr>
          <w:sz w:val="20"/>
          <w:szCs w:val="20"/>
          <w:lang w:eastAsia="zh-CN"/>
        </w:rPr>
      </w:pPr>
    </w:p>
    <w:p w:rsidR="00737AD2" w:rsidRDefault="00737AD2">
      <w:pPr>
        <w:spacing w:before="13" w:line="200" w:lineRule="exact"/>
        <w:rPr>
          <w:sz w:val="20"/>
          <w:szCs w:val="20"/>
          <w:lang w:eastAsia="zh-CN"/>
        </w:rPr>
      </w:pPr>
    </w:p>
    <w:p w:rsidR="00737AD2" w:rsidRDefault="00EC10B3">
      <w:pPr>
        <w:pStyle w:val="Heading2"/>
        <w:spacing w:line="396" w:lineRule="exact"/>
        <w:ind w:left="433"/>
      </w:pPr>
      <w:r>
        <w:pict>
          <v:group id="_x0000_s2920" style="position:absolute;left:0;text-align:left;margin-left:56.7pt;margin-top:21.4pt;width:498.6pt;height:.1pt;z-index:-25486;mso-position-horizontal-relative:page" coordorigin="1134,428" coordsize="9972,2">
            <v:shape id="_x0000_s2921" style="position:absolute;left:1134;top:428;width:9972;height:2" coordorigin="1134,428" coordsize="9972,0" path="m1134,428r9972,e" filled="f" strokeweight="1pt">
              <v:path arrowok="t"/>
            </v:shape>
            <w10:wrap anchorx="page"/>
          </v:group>
        </w:pict>
      </w:r>
      <w:bookmarkStart w:id="502" w:name="SequoiaDB_JavaScript方法"/>
      <w:bookmarkStart w:id="503" w:name="_bookmark168"/>
      <w:bookmarkEnd w:id="502"/>
      <w:bookmarkEnd w:id="503"/>
      <w:r w:rsidR="007003A1">
        <w:rPr>
          <w:w w:val="90"/>
        </w:rPr>
        <w:t xml:space="preserve">SequoiaDB </w:t>
      </w:r>
      <w:r w:rsidR="007003A1">
        <w:rPr>
          <w:spacing w:val="37"/>
          <w:w w:val="90"/>
        </w:rPr>
        <w:t xml:space="preserve"> </w:t>
      </w:r>
      <w:r w:rsidR="007003A1">
        <w:rPr>
          <w:w w:val="90"/>
        </w:rPr>
        <w:t>JavaScript方法</w:t>
      </w:r>
      <w:ins w:id="504" w:author="zhangsuonan" w:date="2014-07-17T13:05:00Z">
        <w:r w:rsidR="001509B5">
          <w:rPr>
            <w:rFonts w:asciiTheme="minorEastAsia" w:eastAsiaTheme="minorEastAsia" w:hAnsiTheme="minorEastAsia"/>
            <w:w w:val="95"/>
          </w:rPr>
          <w:t>(</w:t>
        </w:r>
        <w:r w:rsidR="001509B5">
          <w:rPr>
            <w:rFonts w:hint="eastAsia"/>
          </w:rPr>
          <w:t>龙阳</w:t>
        </w:r>
        <w:r w:rsidR="001509B5">
          <w:rPr>
            <w:rFonts w:asciiTheme="minorEastAsia" w:eastAsiaTheme="minorEastAsia" w:hAnsiTheme="minorEastAsia"/>
            <w:w w:val="95"/>
          </w:rPr>
          <w:t>)</w:t>
        </w:r>
      </w:ins>
    </w:p>
    <w:p w:rsidR="00737AD2" w:rsidRDefault="007003A1">
      <w:pPr>
        <w:pStyle w:val="BodyText"/>
        <w:spacing w:before="45"/>
      </w:pPr>
      <w:r>
        <w:t>SequoiaDB是一种面向文档型的非关系型数据库，使用</w:t>
      </w:r>
      <w:hyperlink w:anchor="_bookmark2" w:history="1">
        <w:r>
          <w:rPr>
            <w:color w:val="0000FF"/>
          </w:rPr>
          <w:t>JSON</w:t>
        </w:r>
      </w:hyperlink>
      <w:r>
        <w:rPr>
          <w:color w:val="000000"/>
        </w:rPr>
        <w:t>数据模型。</w:t>
      </w:r>
    </w:p>
    <w:p w:rsidR="00737AD2" w:rsidRDefault="00737AD2">
      <w:pPr>
        <w:spacing w:before="10" w:line="110" w:lineRule="exact"/>
        <w:rPr>
          <w:sz w:val="11"/>
          <w:szCs w:val="11"/>
        </w:rPr>
      </w:pPr>
    </w:p>
    <w:p w:rsidR="00737AD2" w:rsidRDefault="007003A1">
      <w:pPr>
        <w:pStyle w:val="BodyText"/>
        <w:tabs>
          <w:tab w:val="left" w:pos="1217"/>
        </w:tabs>
        <w:spacing w:line="171" w:lineRule="auto"/>
        <w:ind w:left="1217" w:right="196"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如果需要匹配嵌套对象中的元素，可以使用“.”（ASCII码0x2E）将所有的父元素名与子元素名连接。例如</w:t>
      </w:r>
      <w:r>
        <w:rPr>
          <w:position w:val="1"/>
        </w:rPr>
        <w:t xml:space="preserve"> </w:t>
      </w:r>
      <w:r>
        <w:t>下列对象：</w:t>
      </w:r>
    </w:p>
    <w:p w:rsidR="00737AD2" w:rsidRDefault="00EC10B3">
      <w:pPr>
        <w:pStyle w:val="BodyText"/>
        <w:spacing w:before="96" w:line="172" w:lineRule="auto"/>
        <w:ind w:left="1317" w:right="783" w:hanging="100"/>
        <w:rPr>
          <w:rFonts w:ascii="仿宋" w:eastAsia="仿宋" w:hAnsi="仿宋" w:cs="仿宋"/>
        </w:rPr>
      </w:pPr>
      <w:r w:rsidRPr="00EC10B3">
        <w:pict>
          <v:group id="_x0000_s2918" style="position:absolute;left:0;text-align:left;margin-left:95.85pt;margin-top:5.5pt;width:459.45pt;height:21.2pt;z-index:-25485;mso-position-horizontal-relative:page" coordorigin="1917,110" coordsize="9189,424">
            <v:shape id="_x0000_s2919" style="position:absolute;left:1917;top:110;width:9189;height:424" coordorigin="1917,110" coordsize="9189,424" path="m1917,110r9189,l11106,534r-9189,l1917,110xe" fillcolor="#efefef" stroked="f">
              <v:path arrowok="t"/>
            </v:shape>
            <w10:wrap anchorx="page"/>
          </v:group>
        </w:pict>
      </w:r>
      <w:r w:rsidR="007003A1">
        <w:rPr>
          <w:rFonts w:ascii="仿宋" w:eastAsia="仿宋" w:hAnsi="仿宋" w:cs="仿宋"/>
        </w:rPr>
        <w:t>{ name:"tom",address:{ street:{ street1:"1024 Wall Street",street2:"University Drive"},zipcode: 100000 } }</w:t>
      </w:r>
    </w:p>
    <w:p w:rsidR="00737AD2" w:rsidRDefault="007003A1">
      <w:pPr>
        <w:pStyle w:val="BodyText"/>
        <w:spacing w:before="57"/>
        <w:ind w:left="1217"/>
      </w:pPr>
      <w:r>
        <w:t>如果需要匹配所有存在address元素中的street元素里面的street1元素，则可以使用：</w:t>
      </w:r>
    </w:p>
    <w:p w:rsidR="00737AD2" w:rsidRDefault="00EC10B3">
      <w:pPr>
        <w:pStyle w:val="BodyText"/>
        <w:spacing w:before="6"/>
        <w:ind w:left="1217"/>
        <w:rPr>
          <w:rFonts w:ascii="仿宋" w:eastAsia="仿宋" w:hAnsi="仿宋" w:cs="仿宋"/>
        </w:rPr>
      </w:pPr>
      <w:r w:rsidRPr="00EC10B3">
        <w:pict>
          <v:group id="_x0000_s2916" style="position:absolute;left:0;text-align:left;margin-left:95.85pt;margin-top:4.75pt;width:459.45pt;height:10.6pt;z-index:-25484;mso-position-horizontal-relative:page" coordorigin="1917,95" coordsize="9189,212">
            <v:shape id="_x0000_s2917"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xml:space="preserve">{ "address.street.street1":{ </w:t>
      </w:r>
      <w:hyperlink w:anchor="_bookmark271" w:history="1">
        <w:r w:rsidR="007003A1">
          <w:rPr>
            <w:rFonts w:ascii="仿宋" w:eastAsia="仿宋" w:hAnsi="仿宋" w:cs="仿宋"/>
            <w:color w:val="0000FF"/>
          </w:rPr>
          <w:t xml:space="preserve">$exists </w:t>
        </w:r>
      </w:hyperlink>
      <w:r w:rsidR="007003A1">
        <w:rPr>
          <w:rFonts w:ascii="仿宋" w:eastAsia="仿宋" w:hAnsi="仿宋" w:cs="仿宋"/>
          <w:color w:val="000000"/>
        </w:rPr>
        <w:t>: 1 } }</w:t>
      </w:r>
    </w:p>
    <w:p w:rsidR="00737AD2" w:rsidRDefault="007003A1">
      <w:pPr>
        <w:pStyle w:val="BodyText"/>
        <w:tabs>
          <w:tab w:val="left" w:pos="1217"/>
        </w:tabs>
        <w:spacing w:line="171" w:lineRule="auto"/>
        <w:ind w:left="1217" w:right="311" w:hanging="284"/>
      </w:pPr>
      <w:r>
        <w:rPr>
          <w:rFonts w:ascii="Times New Roman" w:eastAsia="Times New Roman" w:hAnsi="Times New Roman" w:cs="Times New Roman"/>
          <w:w w:val="90"/>
        </w:rPr>
        <w:t>•</w:t>
      </w:r>
      <w:r>
        <w:rPr>
          <w:rFonts w:ascii="Times New Roman" w:eastAsia="Times New Roman" w:hAnsi="Times New Roman" w:cs="Times New Roman"/>
          <w:w w:val="90"/>
        </w:rPr>
        <w:tab/>
      </w:r>
      <w:r>
        <w:rPr>
          <w:w w:val="90"/>
          <w:position w:val="1"/>
        </w:rPr>
        <w:t xml:space="preserve">如果对象中存在数组，对数组中每一个元素的引用使用“0”， </w:t>
      </w:r>
      <w:r>
        <w:rPr>
          <w:spacing w:val="17"/>
          <w:w w:val="90"/>
          <w:position w:val="1"/>
        </w:rPr>
        <w:t xml:space="preserve"> </w:t>
      </w:r>
      <w:r>
        <w:rPr>
          <w:w w:val="90"/>
          <w:position w:val="1"/>
        </w:rPr>
        <w:t xml:space="preserve">“1”， </w:t>
      </w:r>
      <w:r>
        <w:rPr>
          <w:spacing w:val="17"/>
          <w:w w:val="90"/>
          <w:position w:val="1"/>
        </w:rPr>
        <w:t xml:space="preserve"> </w:t>
      </w:r>
      <w:r>
        <w:rPr>
          <w:w w:val="90"/>
          <w:position w:val="1"/>
        </w:rPr>
        <w:t>“2”……等标记第一个，第二个，第三</w:t>
      </w:r>
      <w:r>
        <w:rPr>
          <w:position w:val="1"/>
        </w:rPr>
        <w:t xml:space="preserve"> </w:t>
      </w:r>
      <w:r>
        <w:rPr>
          <w:w w:val="90"/>
        </w:rPr>
        <w:t>个……元素。例如包含数组的对象：</w:t>
      </w:r>
    </w:p>
    <w:p w:rsidR="00737AD2" w:rsidRDefault="00EC10B3">
      <w:pPr>
        <w:pStyle w:val="BodyText"/>
        <w:spacing w:before="21"/>
        <w:ind w:left="1217"/>
        <w:rPr>
          <w:rFonts w:ascii="仿宋" w:eastAsia="仿宋" w:hAnsi="仿宋" w:cs="仿宋"/>
        </w:rPr>
      </w:pPr>
      <w:r w:rsidRPr="00EC10B3">
        <w:pict>
          <v:group id="_x0000_s2914" style="position:absolute;left:0;text-align:left;margin-left:95.85pt;margin-top:5.5pt;width:459.45pt;height:10.6pt;z-index:-25483;mso-position-horizontal-relative:page" coordorigin="1917,110" coordsize="9189,212">
            <v:shape id="_x0000_s291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 name: "tom", phone: [ "13175824", 1528345] }</w:t>
      </w:r>
    </w:p>
    <w:p w:rsidR="00737AD2" w:rsidRDefault="007003A1">
      <w:pPr>
        <w:pStyle w:val="BodyText"/>
        <w:spacing w:before="49"/>
        <w:ind w:left="1217"/>
      </w:pPr>
      <w:r>
        <w:t>可以使用下列匹配条件进行数组中元素匹配：</w:t>
      </w:r>
    </w:p>
    <w:p w:rsidR="00737AD2" w:rsidRDefault="00EC10B3">
      <w:pPr>
        <w:pStyle w:val="BodyText"/>
        <w:spacing w:before="6"/>
        <w:ind w:left="1217"/>
        <w:rPr>
          <w:rFonts w:ascii="仿宋" w:eastAsia="仿宋" w:hAnsi="仿宋" w:cs="仿宋"/>
        </w:rPr>
      </w:pPr>
      <w:r w:rsidRPr="00EC10B3">
        <w:pict>
          <v:group id="_x0000_s2912" style="position:absolute;left:0;text-align:left;margin-left:95.85pt;margin-top:4.75pt;width:459.45pt;height:10.6pt;z-index:-25482;mso-position-horizontal-relative:page" coordorigin="1917,95" coordsize="9189,212">
            <v:shape id="_x0000_s2913"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"phone.0 ":"13175824" }</w:t>
      </w:r>
    </w:p>
    <w:p w:rsidR="00737AD2" w:rsidRDefault="00737AD2">
      <w:pPr>
        <w:spacing w:before="9" w:line="180" w:lineRule="exact"/>
        <w:rPr>
          <w:sz w:val="18"/>
          <w:szCs w:val="18"/>
        </w:rPr>
      </w:pPr>
    </w:p>
    <w:p w:rsidR="00737AD2" w:rsidRDefault="007003A1">
      <w:pPr>
        <w:pStyle w:val="BodyText"/>
      </w:pPr>
      <w:r>
        <w:t>数据库操作方法</w:t>
      </w:r>
    </w:p>
    <w:p w:rsidR="00737AD2" w:rsidRDefault="00737AD2">
      <w:pPr>
        <w:spacing w:before="5" w:line="120" w:lineRule="exact"/>
        <w:rPr>
          <w:sz w:val="12"/>
          <w:szCs w:val="12"/>
        </w:rPr>
      </w:pPr>
    </w:p>
    <w:tbl>
      <w:tblPr>
        <w:tblW w:w="0" w:type="auto"/>
        <w:tblInd w:w="923" w:type="dxa"/>
        <w:tblLayout w:type="fixed"/>
        <w:tblCellMar>
          <w:left w:w="0" w:type="dxa"/>
          <w:right w:w="0" w:type="dxa"/>
        </w:tblCellMar>
        <w:tblLook w:val="01E0"/>
      </w:tblPr>
      <w:tblGrid>
        <w:gridCol w:w="2391"/>
        <w:gridCol w:w="3924"/>
        <w:gridCol w:w="3157"/>
      </w:tblGrid>
      <w:tr w:rsidR="00737AD2">
        <w:trPr>
          <w:trHeight w:hRule="exact" w:val="305"/>
        </w:trPr>
        <w:tc>
          <w:tcPr>
            <w:tcW w:w="239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16"/>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72" w:history="1">
              <w:r w:rsidR="007003A1">
                <w:rPr>
                  <w:rFonts w:ascii="微软雅黑" w:eastAsia="微软雅黑" w:hAnsi="微软雅黑" w:cs="微软雅黑"/>
                  <w:color w:val="0000FF"/>
                  <w:w w:val="95"/>
                  <w:sz w:val="14"/>
                  <w:szCs w:val="14"/>
                </w:rPr>
                <w:t>db.createCS()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创建集合空间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db.createCS("foo")</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77" w:history="1">
              <w:r w:rsidR="007003A1">
                <w:rPr>
                  <w:rFonts w:ascii="微软雅黑" w:eastAsia="微软雅黑" w:hAnsi="微软雅黑" w:cs="微软雅黑"/>
                  <w:color w:val="0000FF"/>
                  <w:w w:val="90"/>
                  <w:sz w:val="14"/>
                  <w:szCs w:val="14"/>
                </w:rPr>
                <w:t>db.dropCS()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删除集合空间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db.dropCS("foo")</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4" w:history="1">
              <w:r w:rsidR="007003A1">
                <w:rPr>
                  <w:rFonts w:ascii="微软雅黑" w:eastAsia="微软雅黑" w:hAnsi="微软雅黑" w:cs="微软雅黑"/>
                  <w:color w:val="0000FF"/>
                  <w:w w:val="90"/>
                  <w:sz w:val="14"/>
                  <w:szCs w:val="14"/>
                </w:rPr>
                <w:t>db.getCS()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获得某个集合空间的引用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db.getCS("foo")</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75" w:history="1">
              <w:r w:rsidR="007003A1">
                <w:rPr>
                  <w:rFonts w:ascii="微软雅黑" w:eastAsia="微软雅黑" w:hAnsi="微软雅黑" w:cs="微软雅黑"/>
                  <w:color w:val="0000FF"/>
                  <w:w w:val="95"/>
                  <w:sz w:val="14"/>
                  <w:szCs w:val="14"/>
                </w:rPr>
                <w:t>db.createRG()</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创建一个分区组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db.createRG("rg")</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9" w:history="1">
              <w:r w:rsidR="007003A1">
                <w:rPr>
                  <w:rFonts w:ascii="微软雅黑" w:eastAsia="微软雅黑" w:hAnsi="微软雅黑" w:cs="微软雅黑"/>
                  <w:color w:val="0000FF"/>
                  <w:w w:val="95"/>
                  <w:sz w:val="14"/>
                  <w:szCs w:val="14"/>
                </w:rPr>
                <w:t>db.removeRG()</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删除一个分区组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db.removeRG("rg")</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6" w:history="1">
              <w:r w:rsidR="007003A1">
                <w:rPr>
                  <w:rFonts w:ascii="微软雅黑" w:eastAsia="微软雅黑" w:hAnsi="微软雅黑" w:cs="微软雅黑"/>
                  <w:color w:val="0000FF"/>
                  <w:w w:val="90"/>
                  <w:sz w:val="14"/>
                  <w:szCs w:val="14"/>
                </w:rPr>
                <w:t>db.getRG()</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获得一个分区组的引用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db.getRG("rg")</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9" w:history="1">
              <w:r w:rsidR="007003A1">
                <w:rPr>
                  <w:rFonts w:ascii="微软雅黑" w:eastAsia="微软雅黑" w:hAnsi="微软雅黑" w:cs="微软雅黑"/>
                  <w:color w:val="0000FF"/>
                  <w:w w:val="95"/>
                  <w:sz w:val="14"/>
                  <w:szCs w:val="14"/>
                </w:rPr>
                <w:t>db.list()</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枚举列表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2" w:history="1">
              <w:r w:rsidR="007003A1">
                <w:rPr>
                  <w:rFonts w:ascii="微软雅黑" w:eastAsia="微软雅黑" w:hAnsi="微软雅黑" w:cs="微软雅黑"/>
                  <w:color w:val="0000FF"/>
                  <w:w w:val="95"/>
                  <w:sz w:val="14"/>
                  <w:szCs w:val="14"/>
                </w:rPr>
                <w:t>db.listCollectionSpaces()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枚举集合空间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db.listCollectionSpaces()</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1" w:history="1">
              <w:r w:rsidR="007003A1">
                <w:rPr>
                  <w:rFonts w:ascii="微软雅黑" w:eastAsia="微软雅黑" w:hAnsi="微软雅黑" w:cs="微软雅黑"/>
                  <w:color w:val="0000FF"/>
                  <w:w w:val="95"/>
                  <w:sz w:val="14"/>
                  <w:szCs w:val="14"/>
                </w:rPr>
                <w:t>db.listCollections()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枚举集合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db.listCollections()</w:t>
            </w:r>
          </w:p>
        </w:tc>
      </w:tr>
      <w:tr w:rsidR="00737AD2">
        <w:trPr>
          <w:trHeight w:hRule="exact" w:val="590"/>
        </w:trPr>
        <w:tc>
          <w:tcPr>
            <w:tcW w:w="2391" w:type="dxa"/>
            <w:tcBorders>
              <w:top w:val="single" w:sz="8" w:space="0" w:color="000000"/>
              <w:left w:val="nil"/>
              <w:bottom w:val="single" w:sz="8" w:space="0" w:color="000000"/>
              <w:right w:val="nil"/>
            </w:tcBorders>
          </w:tcPr>
          <w:p w:rsidR="00737AD2" w:rsidRDefault="00EC10B3">
            <w:pPr>
              <w:pStyle w:val="TableParagraph"/>
              <w:spacing w:line="208" w:lineRule="exact"/>
              <w:ind w:left="50"/>
              <w:rPr>
                <w:rFonts w:ascii="微软雅黑" w:eastAsia="微软雅黑" w:hAnsi="微软雅黑" w:cs="微软雅黑"/>
                <w:sz w:val="14"/>
                <w:szCs w:val="14"/>
              </w:rPr>
            </w:pPr>
            <w:hyperlink w:anchor="_bookmark195" w:history="1">
              <w:r w:rsidR="007003A1">
                <w:rPr>
                  <w:rFonts w:ascii="微软雅黑" w:eastAsia="微软雅黑" w:hAnsi="微软雅黑" w:cs="微软雅黑"/>
                  <w:color w:val="0000FF"/>
                  <w:w w:val="95"/>
                  <w:sz w:val="14"/>
                  <w:szCs w:val="14"/>
                </w:rPr>
                <w:t>db.listReplicaGroups()</w:t>
              </w:r>
            </w:hyperlink>
          </w:p>
          <w:p w:rsidR="00737AD2" w:rsidRDefault="00EC10B3">
            <w:pPr>
              <w:pStyle w:val="TableParagraph"/>
              <w:spacing w:before="61"/>
              <w:ind w:left="50"/>
              <w:rPr>
                <w:rFonts w:ascii="微软雅黑" w:eastAsia="微软雅黑" w:hAnsi="微软雅黑" w:cs="微软雅黑"/>
                <w:sz w:val="14"/>
                <w:szCs w:val="14"/>
              </w:rPr>
            </w:pPr>
            <w:hyperlink w:anchor="_bookmark202" w:history="1">
              <w:r w:rsidR="007003A1">
                <w:rPr>
                  <w:rFonts w:ascii="微软雅黑" w:eastAsia="微软雅黑" w:hAnsi="微软雅黑" w:cs="微软雅黑"/>
                  <w:color w:val="0000FF"/>
                  <w:w w:val="95"/>
                  <w:sz w:val="14"/>
                  <w:szCs w:val="14"/>
                </w:rPr>
                <w:t>db.snapshot()</w:t>
              </w:r>
            </w:hyperlink>
          </w:p>
        </w:tc>
        <w:tc>
          <w:tcPr>
            <w:tcW w:w="3924" w:type="dxa"/>
            <w:tcBorders>
              <w:top w:val="single" w:sz="8" w:space="0" w:color="000000"/>
              <w:left w:val="nil"/>
              <w:bottom w:val="single" w:sz="8" w:space="0" w:color="000000"/>
              <w:right w:val="nil"/>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枚举分区组</w:t>
            </w:r>
          </w:p>
          <w:p w:rsidR="00737AD2" w:rsidRDefault="007003A1">
            <w:pPr>
              <w:pStyle w:val="TableParagraph"/>
              <w:spacing w:before="61"/>
              <w:ind w:left="816"/>
              <w:rPr>
                <w:rFonts w:ascii="微软雅黑" w:eastAsia="微软雅黑" w:hAnsi="微软雅黑" w:cs="微软雅黑"/>
                <w:sz w:val="14"/>
                <w:szCs w:val="14"/>
              </w:rPr>
            </w:pPr>
            <w:r>
              <w:rPr>
                <w:rFonts w:ascii="微软雅黑" w:eastAsia="微软雅黑" w:hAnsi="微软雅黑" w:cs="微软雅黑"/>
                <w:sz w:val="14"/>
                <w:szCs w:val="14"/>
              </w:rPr>
              <w:t>枚举快照</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db.listReplicaGroups()</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5"/>
                <w:sz w:val="14"/>
                <w:szCs w:val="14"/>
              </w:rPr>
              <w:t>db.snapshot(0)</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0" w:history="1">
              <w:r w:rsidR="007003A1">
                <w:rPr>
                  <w:rFonts w:ascii="微软雅黑" w:eastAsia="微软雅黑" w:hAnsi="微软雅黑" w:cs="微软雅黑"/>
                  <w:color w:val="0000FF"/>
                  <w:w w:val="95"/>
                  <w:sz w:val="14"/>
                  <w:szCs w:val="14"/>
                </w:rPr>
                <w:t>db.resetSnapshot()</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重置快照</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db.resetSnapshot(0)</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3" w:history="1">
              <w:r w:rsidR="007003A1">
                <w:rPr>
                  <w:rFonts w:ascii="微软雅黑" w:eastAsia="微软雅黑" w:hAnsi="微软雅黑" w:cs="微软雅黑"/>
                  <w:color w:val="0000FF"/>
                  <w:w w:val="95"/>
                  <w:sz w:val="14"/>
                  <w:szCs w:val="14"/>
                </w:rPr>
                <w:t>db.startRG()</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启动分区组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db.startRG("rgName")</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176" w:history="1">
              <w:r w:rsidR="007003A1">
                <w:rPr>
                  <w:rFonts w:ascii="微软雅黑" w:eastAsia="微软雅黑" w:hAnsi="微软雅黑" w:cs="微软雅黑"/>
                  <w:color w:val="0000FF"/>
                  <w:w w:val="95"/>
                  <w:sz w:val="14"/>
                  <w:szCs w:val="14"/>
                </w:rPr>
                <w:t>db.createUsr()</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创建数据库用户</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db.createUsr("root","admin")</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179" w:history="1">
              <w:r w:rsidR="007003A1">
                <w:rPr>
                  <w:rFonts w:ascii="微软雅黑" w:eastAsia="微软雅黑" w:hAnsi="微软雅黑" w:cs="微软雅黑"/>
                  <w:color w:val="0000FF"/>
                  <w:w w:val="95"/>
                  <w:sz w:val="14"/>
                  <w:szCs w:val="14"/>
                </w:rPr>
                <w:t>db.dropUsr()</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删除数据库用户</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db.dropUsr("root","admin")</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4" w:history="1">
              <w:r w:rsidR="007003A1">
                <w:rPr>
                  <w:rFonts w:ascii="微软雅黑" w:eastAsia="微软雅黑" w:hAnsi="微软雅黑" w:cs="微软雅黑"/>
                  <w:color w:val="0000FF"/>
                  <w:w w:val="95"/>
                  <w:sz w:val="14"/>
                  <w:szCs w:val="14"/>
                </w:rPr>
                <w:t>db.transBegin()</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开启事务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db.transBegin()</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5" w:history="1">
              <w:r w:rsidR="007003A1">
                <w:rPr>
                  <w:rFonts w:ascii="微软雅黑" w:eastAsia="微软雅黑" w:hAnsi="微软雅黑" w:cs="微软雅黑"/>
                  <w:color w:val="0000FF"/>
                  <w:w w:val="95"/>
                  <w:sz w:val="14"/>
                  <w:szCs w:val="14"/>
                </w:rPr>
                <w:t>db.transCommit()</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提交事务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db.transCommit()</w:t>
            </w:r>
          </w:p>
        </w:tc>
      </w:tr>
      <w:tr w:rsidR="00737AD2">
        <w:trPr>
          <w:trHeight w:hRule="exact" w:val="305"/>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6" w:history="1">
              <w:r w:rsidR="007003A1">
                <w:rPr>
                  <w:rFonts w:ascii="微软雅黑" w:eastAsia="微软雅黑" w:hAnsi="微软雅黑" w:cs="微软雅黑"/>
                  <w:color w:val="0000FF"/>
                  <w:w w:val="95"/>
                  <w:sz w:val="14"/>
                  <w:szCs w:val="14"/>
                </w:rPr>
                <w:t>db.transRollback()</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16"/>
              <w:rPr>
                <w:rFonts w:ascii="微软雅黑" w:eastAsia="微软雅黑" w:hAnsi="微软雅黑" w:cs="微软雅黑"/>
                <w:sz w:val="14"/>
                <w:szCs w:val="14"/>
              </w:rPr>
            </w:pPr>
            <w:r>
              <w:rPr>
                <w:rFonts w:ascii="微软雅黑" w:eastAsia="微软雅黑" w:hAnsi="微软雅黑" w:cs="微软雅黑"/>
                <w:sz w:val="14"/>
                <w:szCs w:val="14"/>
              </w:rPr>
              <w:t>事务回滚</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db.transRollback()</w:t>
            </w:r>
          </w:p>
        </w:tc>
      </w:tr>
      <w:tr w:rsidR="00737AD2">
        <w:trPr>
          <w:trHeight w:hRule="exact" w:val="545"/>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174" w:history="1">
              <w:r w:rsidR="007003A1">
                <w:rPr>
                  <w:rFonts w:ascii="微软雅黑" w:eastAsia="微软雅黑" w:hAnsi="微软雅黑" w:cs="微软雅黑"/>
                  <w:color w:val="0000FF"/>
                  <w:w w:val="95"/>
                  <w:sz w:val="14"/>
                  <w:szCs w:val="14"/>
                </w:rPr>
                <w:t>db.createProcedure()</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16"/>
              <w:rPr>
                <w:rFonts w:ascii="微软雅黑" w:eastAsia="微软雅黑" w:hAnsi="微软雅黑" w:cs="微软雅黑"/>
                <w:sz w:val="14"/>
                <w:szCs w:val="14"/>
              </w:rPr>
            </w:pPr>
            <w:r>
              <w:rPr>
                <w:rFonts w:ascii="微软雅黑" w:eastAsia="微软雅黑" w:hAnsi="微软雅黑" w:cs="微软雅黑"/>
                <w:sz w:val="14"/>
                <w:szCs w:val="14"/>
              </w:rPr>
              <w:t>创建存储过程函数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db.createProcedure(function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sum(i,j){return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+j;})</w:t>
            </w:r>
          </w:p>
        </w:tc>
      </w:tr>
      <w:tr w:rsidR="00737AD2">
        <w:trPr>
          <w:trHeight w:hRule="exact" w:val="300"/>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8" w:history="1">
              <w:r w:rsidR="007003A1">
                <w:rPr>
                  <w:rFonts w:ascii="微软雅黑" w:eastAsia="微软雅黑" w:hAnsi="微软雅黑" w:cs="微软雅黑"/>
                  <w:color w:val="0000FF"/>
                  <w:w w:val="95"/>
                  <w:sz w:val="14"/>
                  <w:szCs w:val="14"/>
                </w:rPr>
                <w:t>db.removeProcedure()</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删除已存在的存储过程函数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db.removeProcedure("sum")</w:t>
            </w:r>
          </w:p>
        </w:tc>
      </w:tr>
      <w:tr w:rsidR="00737AD2">
        <w:trPr>
          <w:trHeight w:hRule="exact" w:val="295"/>
        </w:trPr>
        <w:tc>
          <w:tcPr>
            <w:tcW w:w="239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4" w:history="1">
              <w:r w:rsidR="007003A1">
                <w:rPr>
                  <w:rFonts w:ascii="微软雅黑" w:eastAsia="微软雅黑" w:hAnsi="微软雅黑" w:cs="微软雅黑"/>
                  <w:color w:val="0000FF"/>
                  <w:w w:val="95"/>
                  <w:sz w:val="14"/>
                  <w:szCs w:val="14"/>
                </w:rPr>
                <w:t>db.listProcedures()</w:t>
              </w:r>
            </w:hyperlink>
          </w:p>
        </w:tc>
        <w:tc>
          <w:tcPr>
            <w:tcW w:w="392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6"/>
              <w:rPr>
                <w:rFonts w:ascii="微软雅黑" w:eastAsia="微软雅黑" w:hAnsi="微软雅黑" w:cs="微软雅黑"/>
                <w:sz w:val="14"/>
                <w:szCs w:val="14"/>
              </w:rPr>
            </w:pPr>
            <w:r>
              <w:rPr>
                <w:rFonts w:ascii="微软雅黑" w:eastAsia="微软雅黑" w:hAnsi="微软雅黑" w:cs="微软雅黑"/>
                <w:sz w:val="14"/>
                <w:szCs w:val="14"/>
              </w:rPr>
              <w:t>枚举存储过程函数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db.listProcedures()</w:t>
            </w:r>
          </w:p>
        </w:tc>
      </w:tr>
    </w:tbl>
    <w:p w:rsidR="00737AD2" w:rsidRDefault="00737AD2">
      <w:pPr>
        <w:spacing w:line="208" w:lineRule="exact"/>
        <w:rPr>
          <w:rFonts w:ascii="微软雅黑" w:eastAsia="微软雅黑" w:hAnsi="微软雅黑" w:cs="微软雅黑"/>
          <w:sz w:val="14"/>
          <w:szCs w:val="14"/>
        </w:rPr>
        <w:sectPr w:rsidR="00737AD2">
          <w:headerReference w:type="even" r:id="rId62"/>
          <w:headerReference w:type="default" r:id="rId63"/>
          <w:pgSz w:w="12240" w:h="15840"/>
          <w:pgMar w:top="900" w:right="1020" w:bottom="280" w:left="700" w:header="713" w:footer="0" w:gutter="0"/>
          <w:pgNumType w:start="146"/>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2241"/>
        <w:gridCol w:w="4074"/>
        <w:gridCol w:w="3157"/>
      </w:tblGrid>
      <w:tr w:rsidR="00737AD2">
        <w:trPr>
          <w:trHeight w:hRule="exact" w:val="305"/>
        </w:trPr>
        <w:tc>
          <w:tcPr>
            <w:tcW w:w="224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966"/>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0" w:history="1">
              <w:r w:rsidR="007003A1">
                <w:rPr>
                  <w:rFonts w:ascii="微软雅黑" w:eastAsia="微软雅黑" w:hAnsi="微软雅黑" w:cs="微软雅黑"/>
                  <w:color w:val="0000FF"/>
                  <w:w w:val="95"/>
                  <w:sz w:val="14"/>
                  <w:szCs w:val="14"/>
                </w:rPr>
                <w:t>db.eval()</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调用存储过程函数或直接使用javaScript语句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db.eval('db.foo.bar')</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1" w:history="1">
              <w:r w:rsidR="007003A1">
                <w:rPr>
                  <w:rFonts w:ascii="微软雅黑" w:eastAsia="微软雅黑" w:hAnsi="微软雅黑" w:cs="微软雅黑"/>
                  <w:color w:val="0000FF"/>
                  <w:w w:val="95"/>
                  <w:sz w:val="14"/>
                  <w:szCs w:val="14"/>
                </w:rPr>
                <w:t>db.exec()</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w w:val="95"/>
                <w:sz w:val="14"/>
                <w:szCs w:val="14"/>
              </w:rPr>
              <w:t>执行SQL</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Select语句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foo.bar")</w:t>
            </w:r>
          </w:p>
        </w:tc>
      </w:tr>
      <w:tr w:rsidR="00737AD2">
        <w:trPr>
          <w:trHeight w:hRule="exact" w:val="54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2" w:history="1">
              <w:r w:rsidR="007003A1">
                <w:rPr>
                  <w:rFonts w:ascii="微软雅黑" w:eastAsia="微软雅黑" w:hAnsi="微软雅黑" w:cs="微软雅黑"/>
                  <w:color w:val="0000FF"/>
                  <w:w w:val="95"/>
                  <w:sz w:val="14"/>
                  <w:szCs w:val="14"/>
                </w:rPr>
                <w:t>db.execUpdate()</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扫行SQL其它语句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db.execUpdate("insert</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foo.bar(name,age)</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values('test',20)")</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69" w:history="1">
              <w:r w:rsidR="007003A1">
                <w:rPr>
                  <w:rFonts w:ascii="微软雅黑" w:eastAsia="微软雅黑" w:hAnsi="微软雅黑" w:cs="微软雅黑"/>
                  <w:color w:val="0000FF"/>
                  <w:w w:val="95"/>
                  <w:sz w:val="14"/>
                  <w:szCs w:val="14"/>
                </w:rPr>
                <w:t>db.backupOffline()</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离线备份</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db.backupOffline({Name:"backuptest"})</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0" w:history="1">
              <w:r w:rsidR="007003A1">
                <w:rPr>
                  <w:rFonts w:ascii="微软雅黑" w:eastAsia="微软雅黑" w:hAnsi="微软雅黑" w:cs="微软雅黑"/>
                  <w:color w:val="0000FF"/>
                  <w:w w:val="95"/>
                  <w:sz w:val="14"/>
                  <w:szCs w:val="14"/>
                </w:rPr>
                <w:t>db.listBackup()</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查看备份</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db.listBackup()</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7" w:history="1">
              <w:r w:rsidR="007003A1">
                <w:rPr>
                  <w:rFonts w:ascii="微软雅黑" w:eastAsia="微软雅黑" w:hAnsi="微软雅黑" w:cs="微软雅黑"/>
                  <w:color w:val="0000FF"/>
                  <w:w w:val="95"/>
                  <w:sz w:val="14"/>
                  <w:szCs w:val="14"/>
                </w:rPr>
                <w:t>db.removeBackup()</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删除备份</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db.removeBackup()</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96" w:history="1">
              <w:r w:rsidR="007003A1">
                <w:rPr>
                  <w:rFonts w:ascii="微软雅黑" w:eastAsia="微软雅黑" w:hAnsi="微软雅黑" w:cs="微软雅黑"/>
                  <w:color w:val="0000FF"/>
                  <w:w w:val="95"/>
                  <w:sz w:val="14"/>
                  <w:szCs w:val="14"/>
                </w:rPr>
                <w:t>db.listTasks()</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查看后台任务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db.listTasks()</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07" w:history="1">
              <w:r w:rsidR="007003A1">
                <w:rPr>
                  <w:rFonts w:ascii="微软雅黑" w:eastAsia="微软雅黑" w:hAnsi="微软雅黑" w:cs="微软雅黑"/>
                  <w:color w:val="0000FF"/>
                  <w:w w:val="95"/>
                  <w:sz w:val="14"/>
                  <w:szCs w:val="14"/>
                </w:rPr>
                <w:t>db.waitTasks()</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同步等待后台任务结束或取消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db.waitTasks(taskid)</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70" w:history="1">
              <w:r w:rsidR="007003A1">
                <w:rPr>
                  <w:rFonts w:ascii="微软雅黑" w:eastAsia="微软雅黑" w:hAnsi="微软雅黑" w:cs="微软雅黑"/>
                  <w:color w:val="0000FF"/>
                  <w:w w:val="95"/>
                  <w:sz w:val="14"/>
                  <w:szCs w:val="14"/>
                </w:rPr>
                <w:t>db.cancelTask()</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取消后台任务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db.cancelTask(taskid)</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83" w:history="1">
              <w:r w:rsidR="007003A1">
                <w:rPr>
                  <w:rFonts w:ascii="微软雅黑" w:eastAsia="微软雅黑" w:hAnsi="微软雅黑" w:cs="微软雅黑"/>
                  <w:color w:val="0000FF"/>
                  <w:w w:val="95"/>
                  <w:sz w:val="14"/>
                  <w:szCs w:val="14"/>
                </w:rPr>
                <w:t>db.flushConfigure()</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刷盘配置</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db.flushConfigure({Global:true})</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01" w:history="1">
              <w:r w:rsidR="007003A1">
                <w:rPr>
                  <w:rFonts w:ascii="微软雅黑" w:eastAsia="微软雅黑" w:hAnsi="微软雅黑" w:cs="微软雅黑"/>
                  <w:color w:val="0000FF"/>
                  <w:w w:val="95"/>
                  <w:sz w:val="14"/>
                  <w:szCs w:val="14"/>
                </w:rPr>
                <w:t>db.setSessionAttr()</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设置当前会话/连接属性</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db.setSessionAttr({PreferedInstance:"M"})</w:t>
            </w:r>
          </w:p>
        </w:tc>
      </w:tr>
      <w:tr w:rsidR="00737AD2">
        <w:trPr>
          <w:trHeight w:hRule="exact" w:val="54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173" w:history="1">
              <w:r w:rsidR="007003A1">
                <w:rPr>
                  <w:rFonts w:ascii="微软雅黑" w:eastAsia="微软雅黑" w:hAnsi="微软雅黑" w:cs="微软雅黑"/>
                  <w:color w:val="0000FF"/>
                  <w:w w:val="95"/>
                  <w:sz w:val="14"/>
                  <w:szCs w:val="14"/>
                </w:rPr>
                <w:t>db.createDomain()</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创建一个域</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db.createDomain('mydomain',</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['datagroup1','datagroup2'])</w:t>
            </w:r>
          </w:p>
        </w:tc>
      </w:tr>
      <w:tr w:rsidR="00737AD2">
        <w:trPr>
          <w:trHeight w:hRule="exact" w:val="590"/>
        </w:trPr>
        <w:tc>
          <w:tcPr>
            <w:tcW w:w="2241" w:type="dxa"/>
            <w:tcBorders>
              <w:top w:val="single" w:sz="8" w:space="0" w:color="000000"/>
              <w:left w:val="nil"/>
              <w:bottom w:val="single" w:sz="8" w:space="0" w:color="000000"/>
              <w:right w:val="nil"/>
            </w:tcBorders>
          </w:tcPr>
          <w:p w:rsidR="00737AD2" w:rsidRDefault="00EC10B3">
            <w:pPr>
              <w:pStyle w:val="TableParagraph"/>
              <w:spacing w:line="208" w:lineRule="exact"/>
              <w:ind w:left="50"/>
              <w:rPr>
                <w:rFonts w:ascii="微软雅黑" w:eastAsia="微软雅黑" w:hAnsi="微软雅黑" w:cs="微软雅黑"/>
                <w:sz w:val="14"/>
                <w:szCs w:val="14"/>
              </w:rPr>
            </w:pPr>
            <w:hyperlink w:anchor="_bookmark193" w:history="1">
              <w:r w:rsidR="007003A1">
                <w:rPr>
                  <w:rFonts w:ascii="微软雅黑" w:eastAsia="微软雅黑" w:hAnsi="微软雅黑" w:cs="微软雅黑"/>
                  <w:color w:val="0000FF"/>
                  <w:w w:val="95"/>
                  <w:sz w:val="14"/>
                  <w:szCs w:val="14"/>
                </w:rPr>
                <w:t>db.listDomains()</w:t>
              </w:r>
            </w:hyperlink>
          </w:p>
          <w:p w:rsidR="00737AD2" w:rsidRDefault="00EC10B3">
            <w:pPr>
              <w:pStyle w:val="TableParagraph"/>
              <w:spacing w:before="61"/>
              <w:ind w:left="50"/>
              <w:rPr>
                <w:rFonts w:ascii="微软雅黑" w:eastAsia="微软雅黑" w:hAnsi="微软雅黑" w:cs="微软雅黑"/>
                <w:sz w:val="14"/>
                <w:szCs w:val="14"/>
              </w:rPr>
            </w:pPr>
            <w:hyperlink w:anchor="_bookmark178" w:history="1">
              <w:r w:rsidR="007003A1">
                <w:rPr>
                  <w:rFonts w:ascii="微软雅黑" w:eastAsia="微软雅黑" w:hAnsi="微软雅黑" w:cs="微软雅黑"/>
                  <w:color w:val="0000FF"/>
                  <w:w w:val="95"/>
                  <w:sz w:val="14"/>
                  <w:szCs w:val="14"/>
                </w:rPr>
                <w:t>db.dropDomain()</w:t>
              </w:r>
            </w:hyperlink>
          </w:p>
        </w:tc>
        <w:tc>
          <w:tcPr>
            <w:tcW w:w="4074" w:type="dxa"/>
            <w:tcBorders>
              <w:top w:val="single" w:sz="8" w:space="0" w:color="000000"/>
              <w:left w:val="nil"/>
              <w:bottom w:val="single" w:sz="8" w:space="0" w:color="000000"/>
              <w:right w:val="nil"/>
            </w:tcBorders>
          </w:tcPr>
          <w:p w:rsidR="00737AD2" w:rsidRDefault="007003A1">
            <w:pPr>
              <w:pStyle w:val="TableParagraph"/>
              <w:spacing w:line="208" w:lineRule="exact"/>
              <w:ind w:left="966"/>
              <w:rPr>
                <w:rFonts w:ascii="微软雅黑" w:eastAsia="微软雅黑" w:hAnsi="微软雅黑" w:cs="微软雅黑"/>
                <w:sz w:val="14"/>
                <w:szCs w:val="14"/>
              </w:rPr>
            </w:pPr>
            <w:r>
              <w:rPr>
                <w:rFonts w:ascii="微软雅黑" w:eastAsia="微软雅黑" w:hAnsi="微软雅黑" w:cs="微软雅黑"/>
                <w:sz w:val="14"/>
                <w:szCs w:val="14"/>
              </w:rPr>
              <w:t>枚举域</w:t>
            </w:r>
          </w:p>
          <w:p w:rsidR="00737AD2" w:rsidRDefault="007003A1">
            <w:pPr>
              <w:pStyle w:val="TableParagraph"/>
              <w:spacing w:before="61"/>
              <w:ind w:left="966"/>
              <w:rPr>
                <w:rFonts w:ascii="微软雅黑" w:eastAsia="微软雅黑" w:hAnsi="微软雅黑" w:cs="微软雅黑"/>
                <w:sz w:val="14"/>
                <w:szCs w:val="14"/>
              </w:rPr>
            </w:pPr>
            <w:r>
              <w:rPr>
                <w:rFonts w:ascii="微软雅黑" w:eastAsia="微软雅黑" w:hAnsi="微软雅黑" w:cs="微软雅黑"/>
                <w:sz w:val="14"/>
                <w:szCs w:val="14"/>
              </w:rPr>
              <w:t>删除指定域</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db.listDomains()</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5"/>
                <w:sz w:val="14"/>
                <w:szCs w:val="14"/>
              </w:rPr>
              <w:t>db.dropDomain('mydomain')</w:t>
            </w:r>
          </w:p>
        </w:tc>
      </w:tr>
      <w:tr w:rsidR="00737AD2">
        <w:trPr>
          <w:trHeight w:hRule="exact" w:val="300"/>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185" w:history="1">
              <w:r w:rsidR="007003A1">
                <w:rPr>
                  <w:rFonts w:ascii="微软雅黑" w:eastAsia="微软雅黑" w:hAnsi="微软雅黑" w:cs="微软雅黑"/>
                  <w:color w:val="0000FF"/>
                  <w:w w:val="90"/>
                  <w:sz w:val="14"/>
                  <w:szCs w:val="14"/>
                </w:rPr>
                <w:t>db.getDomain()</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66"/>
              <w:rPr>
                <w:rFonts w:ascii="微软雅黑" w:eastAsia="微软雅黑" w:hAnsi="微软雅黑" w:cs="微软雅黑"/>
                <w:sz w:val="14"/>
                <w:szCs w:val="14"/>
              </w:rPr>
            </w:pPr>
            <w:r>
              <w:rPr>
                <w:rFonts w:ascii="微软雅黑" w:eastAsia="微软雅黑" w:hAnsi="微软雅黑" w:cs="微软雅黑"/>
                <w:sz w:val="14"/>
                <w:szCs w:val="14"/>
              </w:rPr>
              <w:t>获取指定域</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var</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domain</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db.getDomain('mydomain')</w:t>
            </w:r>
          </w:p>
        </w:tc>
      </w:tr>
      <w:tr w:rsidR="00737AD2">
        <w:trPr>
          <w:trHeight w:hRule="exact" w:val="305"/>
        </w:trPr>
        <w:tc>
          <w:tcPr>
            <w:tcW w:w="2241"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1" w:history="1">
              <w:r w:rsidR="007003A1">
                <w:rPr>
                  <w:rFonts w:ascii="微软雅黑" w:eastAsia="微软雅黑" w:hAnsi="微软雅黑" w:cs="微软雅黑"/>
                  <w:color w:val="0000FF"/>
                  <w:w w:val="95"/>
                  <w:sz w:val="14"/>
                  <w:szCs w:val="14"/>
                </w:rPr>
                <w:t>domain.alter()</w:t>
              </w:r>
            </w:hyperlink>
          </w:p>
        </w:tc>
        <w:tc>
          <w:tcPr>
            <w:tcW w:w="407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966"/>
              <w:rPr>
                <w:rFonts w:ascii="微软雅黑" w:eastAsia="微软雅黑" w:hAnsi="微软雅黑" w:cs="微软雅黑"/>
                <w:sz w:val="14"/>
                <w:szCs w:val="14"/>
              </w:rPr>
            </w:pPr>
            <w:r>
              <w:rPr>
                <w:rFonts w:ascii="微软雅黑" w:eastAsia="微软雅黑" w:hAnsi="微软雅黑" w:cs="微软雅黑"/>
                <w:sz w:val="14"/>
                <w:szCs w:val="14"/>
              </w:rPr>
              <w:t>修改域的属性</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domain.alter({Groups:['data1','data3']})</w:t>
            </w:r>
          </w:p>
        </w:tc>
      </w:tr>
    </w:tbl>
    <w:p w:rsidR="00737AD2" w:rsidRDefault="00737AD2">
      <w:pPr>
        <w:spacing w:before="3" w:line="200" w:lineRule="exact"/>
        <w:rPr>
          <w:sz w:val="20"/>
          <w:szCs w:val="20"/>
        </w:rPr>
      </w:pPr>
    </w:p>
    <w:p w:rsidR="00737AD2" w:rsidRDefault="007003A1">
      <w:pPr>
        <w:pStyle w:val="BodyText"/>
        <w:spacing w:line="312" w:lineRule="exact"/>
        <w:ind w:left="113"/>
      </w:pPr>
      <w:r>
        <w:t>集合空间方法</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2545"/>
        <w:gridCol w:w="3770"/>
        <w:gridCol w:w="3157"/>
      </w:tblGrid>
      <w:tr w:rsidR="00737AD2">
        <w:trPr>
          <w:trHeight w:hRule="exact" w:val="295"/>
        </w:trPr>
        <w:tc>
          <w:tcPr>
            <w:tcW w:w="254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377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662"/>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54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8" w:history="1">
              <w:r w:rsidR="007003A1">
                <w:rPr>
                  <w:rFonts w:ascii="微软雅黑" w:eastAsia="微软雅黑" w:hAnsi="微软雅黑" w:cs="微软雅黑"/>
                  <w:color w:val="0000FF"/>
                  <w:w w:val="95"/>
                  <w:sz w:val="14"/>
                  <w:szCs w:val="14"/>
                </w:rPr>
                <w:t>db.collectionspace.createCL()</w:t>
              </w:r>
            </w:hyperlink>
          </w:p>
        </w:tc>
        <w:tc>
          <w:tcPr>
            <w:tcW w:w="377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62"/>
              <w:rPr>
                <w:rFonts w:ascii="微软雅黑" w:eastAsia="微软雅黑" w:hAnsi="微软雅黑" w:cs="微软雅黑"/>
                <w:sz w:val="14"/>
                <w:szCs w:val="14"/>
              </w:rPr>
            </w:pPr>
            <w:r>
              <w:rPr>
                <w:rFonts w:ascii="微软雅黑" w:eastAsia="微软雅黑" w:hAnsi="微软雅黑" w:cs="微软雅黑"/>
                <w:sz w:val="14"/>
                <w:szCs w:val="14"/>
              </w:rPr>
              <w:t>创建集合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db.foo.createCL("bar")</w:t>
            </w:r>
          </w:p>
        </w:tc>
      </w:tr>
      <w:tr w:rsidR="00737AD2">
        <w:trPr>
          <w:trHeight w:hRule="exact" w:val="300"/>
        </w:trPr>
        <w:tc>
          <w:tcPr>
            <w:tcW w:w="254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9" w:history="1">
              <w:r w:rsidR="007003A1">
                <w:rPr>
                  <w:rFonts w:ascii="微软雅黑" w:eastAsia="微软雅黑" w:hAnsi="微软雅黑" w:cs="微软雅黑"/>
                  <w:color w:val="0000FF"/>
                  <w:w w:val="95"/>
                  <w:sz w:val="14"/>
                  <w:szCs w:val="14"/>
                </w:rPr>
                <w:t>db.collectionspace.dropCL()</w:t>
              </w:r>
            </w:hyperlink>
          </w:p>
        </w:tc>
        <w:tc>
          <w:tcPr>
            <w:tcW w:w="377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62"/>
              <w:rPr>
                <w:rFonts w:ascii="微软雅黑" w:eastAsia="微软雅黑" w:hAnsi="微软雅黑" w:cs="微软雅黑"/>
                <w:sz w:val="14"/>
                <w:szCs w:val="14"/>
              </w:rPr>
            </w:pPr>
            <w:r>
              <w:rPr>
                <w:rFonts w:ascii="微软雅黑" w:eastAsia="微软雅黑" w:hAnsi="微软雅黑" w:cs="微软雅黑"/>
                <w:sz w:val="14"/>
                <w:szCs w:val="14"/>
              </w:rPr>
              <w:t>删除集合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db.foo.dropCL("bar")</w:t>
            </w:r>
          </w:p>
        </w:tc>
      </w:tr>
      <w:tr w:rsidR="00737AD2">
        <w:trPr>
          <w:trHeight w:hRule="exact" w:val="305"/>
        </w:trPr>
        <w:tc>
          <w:tcPr>
            <w:tcW w:w="254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10" w:history="1">
              <w:r w:rsidR="007003A1">
                <w:rPr>
                  <w:rFonts w:ascii="微软雅黑" w:eastAsia="微软雅黑" w:hAnsi="微软雅黑" w:cs="微软雅黑"/>
                  <w:color w:val="0000FF"/>
                  <w:w w:val="95"/>
                  <w:sz w:val="14"/>
                  <w:szCs w:val="14"/>
                </w:rPr>
                <w:t>db.collectionspace.getCL()</w:t>
              </w:r>
            </w:hyperlink>
          </w:p>
        </w:tc>
        <w:tc>
          <w:tcPr>
            <w:tcW w:w="377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62"/>
              <w:rPr>
                <w:rFonts w:ascii="微软雅黑" w:eastAsia="微软雅黑" w:hAnsi="微软雅黑" w:cs="微软雅黑"/>
                <w:sz w:val="14"/>
                <w:szCs w:val="14"/>
              </w:rPr>
            </w:pPr>
            <w:r>
              <w:rPr>
                <w:rFonts w:ascii="微软雅黑" w:eastAsia="微软雅黑" w:hAnsi="微软雅黑" w:cs="微软雅黑"/>
                <w:sz w:val="14"/>
                <w:szCs w:val="14"/>
              </w:rPr>
              <w:t>获取集合的引用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db.foo.getCL("bar")</w:t>
            </w:r>
          </w:p>
        </w:tc>
      </w:tr>
    </w:tbl>
    <w:p w:rsidR="00737AD2" w:rsidRDefault="00737AD2">
      <w:pPr>
        <w:spacing w:before="3" w:line="200" w:lineRule="exact"/>
        <w:rPr>
          <w:sz w:val="20"/>
          <w:szCs w:val="20"/>
        </w:rPr>
      </w:pPr>
    </w:p>
    <w:p w:rsidR="00737AD2" w:rsidRDefault="007003A1">
      <w:pPr>
        <w:pStyle w:val="BodyText"/>
        <w:spacing w:line="312" w:lineRule="exact"/>
        <w:ind w:left="113"/>
      </w:pPr>
      <w:r>
        <w:t>集合方法</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2968"/>
        <w:gridCol w:w="3347"/>
        <w:gridCol w:w="3157"/>
      </w:tblGrid>
      <w:tr w:rsidR="00737AD2">
        <w:trPr>
          <w:trHeight w:hRule="exact" w:val="295"/>
        </w:trPr>
        <w:tc>
          <w:tcPr>
            <w:tcW w:w="296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23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12" w:history="1">
              <w:r w:rsidR="007003A1">
                <w:rPr>
                  <w:rFonts w:ascii="微软雅黑" w:eastAsia="微软雅黑" w:hAnsi="微软雅黑" w:cs="微软雅黑"/>
                  <w:color w:val="0000FF"/>
                  <w:w w:val="95"/>
                  <w:sz w:val="14"/>
                  <w:szCs w:val="14"/>
                </w:rPr>
                <w:t>db.collectionspace.collection.alter()</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239"/>
              <w:rPr>
                <w:rFonts w:ascii="微软雅黑" w:eastAsia="微软雅黑" w:hAnsi="微软雅黑" w:cs="微软雅黑"/>
                <w:sz w:val="14"/>
                <w:szCs w:val="14"/>
              </w:rPr>
            </w:pPr>
            <w:r>
              <w:rPr>
                <w:rFonts w:ascii="微软雅黑" w:eastAsia="微软雅黑" w:hAnsi="微软雅黑" w:cs="微软雅黑"/>
                <w:sz w:val="14"/>
                <w:szCs w:val="14"/>
              </w:rPr>
              <w:t>修改集合的属性</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db.foo.bar.alter({ShardingKey:</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{a:1},ShardingType:"hash"})</w:t>
            </w:r>
          </w:p>
        </w:tc>
      </w:tr>
      <w:tr w:rsidR="00737AD2">
        <w:trPr>
          <w:trHeight w:hRule="exact" w:val="54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20" w:history="1">
              <w:r w:rsidR="007003A1">
                <w:rPr>
                  <w:rFonts w:ascii="微软雅黑" w:eastAsia="微软雅黑" w:hAnsi="微软雅黑" w:cs="微软雅黑"/>
                  <w:color w:val="0000FF"/>
                  <w:w w:val="95"/>
                  <w:sz w:val="14"/>
                  <w:szCs w:val="14"/>
                </w:rPr>
                <w:t>db.collectionspace.collection.insert()</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239"/>
              <w:rPr>
                <w:rFonts w:ascii="微软雅黑" w:eastAsia="微软雅黑" w:hAnsi="微软雅黑" w:cs="微软雅黑"/>
                <w:sz w:val="14"/>
                <w:szCs w:val="14"/>
              </w:rPr>
            </w:pPr>
            <w:r>
              <w:rPr>
                <w:rFonts w:ascii="微软雅黑" w:eastAsia="微软雅黑" w:hAnsi="微软雅黑" w:cs="微软雅黑"/>
                <w:sz w:val="14"/>
                <w:szCs w:val="14"/>
              </w:rPr>
              <w:t>向集合中插入记录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db.foo.bar.insert({name:"Tom",age:20,phone:</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[123,345]})</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14" w:history="1">
              <w:r w:rsidR="007003A1">
                <w:rPr>
                  <w:rFonts w:ascii="微软雅黑" w:eastAsia="微软雅黑" w:hAnsi="微软雅黑" w:cs="微软雅黑"/>
                  <w:color w:val="0000FF"/>
                  <w:w w:val="95"/>
                  <w:sz w:val="14"/>
                  <w:szCs w:val="14"/>
                </w:rPr>
                <w:t>db.collectionspace.collection.count()</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239"/>
              <w:rPr>
                <w:rFonts w:ascii="微软雅黑" w:eastAsia="微软雅黑" w:hAnsi="微软雅黑" w:cs="微软雅黑"/>
                <w:sz w:val="14"/>
                <w:szCs w:val="14"/>
              </w:rPr>
            </w:pPr>
            <w:r>
              <w:rPr>
                <w:rFonts w:ascii="微软雅黑" w:eastAsia="微软雅黑" w:hAnsi="微软雅黑" w:cs="微软雅黑"/>
                <w:sz w:val="14"/>
                <w:szCs w:val="14"/>
              </w:rPr>
              <w:t>统计集合记录数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db.foo.bar.count({age:{$gt:20}})</w:t>
            </w:r>
          </w:p>
        </w:tc>
      </w:tr>
      <w:tr w:rsidR="00737AD2">
        <w:trPr>
          <w:trHeight w:hRule="exact" w:val="305"/>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18" w:history="1">
              <w:r w:rsidR="007003A1">
                <w:rPr>
                  <w:rFonts w:ascii="微软雅黑" w:eastAsia="微软雅黑" w:hAnsi="微软雅黑" w:cs="微软雅黑"/>
                  <w:color w:val="0000FF"/>
                  <w:w w:val="95"/>
                  <w:sz w:val="14"/>
                  <w:szCs w:val="14"/>
                </w:rPr>
                <w:t>db.collectionspace.collection.find()</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239"/>
              <w:rPr>
                <w:rFonts w:ascii="微软雅黑" w:eastAsia="微软雅黑" w:hAnsi="微软雅黑" w:cs="微软雅黑"/>
                <w:sz w:val="14"/>
                <w:szCs w:val="14"/>
              </w:rPr>
            </w:pPr>
            <w:r>
              <w:rPr>
                <w:rFonts w:ascii="微软雅黑" w:eastAsia="微软雅黑" w:hAnsi="微软雅黑" w:cs="微软雅黑"/>
                <w:sz w:val="14"/>
                <w:szCs w:val="14"/>
              </w:rPr>
              <w:t>查询记录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w:t>
            </w:r>
          </w:p>
        </w:tc>
      </w:tr>
      <w:tr w:rsidR="00737AD2">
        <w:trPr>
          <w:trHeight w:hRule="exact" w:val="545"/>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211" w:history="1">
              <w:r w:rsidR="007003A1">
                <w:rPr>
                  <w:rFonts w:ascii="微软雅黑" w:eastAsia="微软雅黑" w:hAnsi="微软雅黑" w:cs="微软雅黑"/>
                  <w:color w:val="0000FF"/>
                  <w:w w:val="95"/>
                  <w:sz w:val="14"/>
                  <w:szCs w:val="14"/>
                </w:rPr>
                <w:t>db.collectionspace.collection.aggregate()</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239"/>
              <w:rPr>
                <w:rFonts w:ascii="微软雅黑" w:eastAsia="微软雅黑" w:hAnsi="微软雅黑" w:cs="微软雅黑"/>
                <w:sz w:val="14"/>
                <w:szCs w:val="14"/>
              </w:rPr>
            </w:pPr>
            <w:r>
              <w:rPr>
                <w:rFonts w:ascii="微软雅黑" w:eastAsia="微软雅黑" w:hAnsi="微软雅黑" w:cs="微软雅黑"/>
                <w:sz w:val="14"/>
                <w:szCs w:val="14"/>
              </w:rPr>
              <w:t>聚集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db.foo.bar.aggregate({$project:{name:1,age:1}},</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{$group:{_id:"$sex"}})</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2" w:history="1">
              <w:r w:rsidR="007003A1">
                <w:rPr>
                  <w:rFonts w:ascii="微软雅黑" w:eastAsia="微软雅黑" w:hAnsi="微软雅黑" w:cs="微软雅黑"/>
                  <w:color w:val="0000FF"/>
                  <w:w w:val="95"/>
                  <w:sz w:val="14"/>
                  <w:szCs w:val="14"/>
                </w:rPr>
                <w:t>db.collectionspace.collection.remove()</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删除记录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db.foo.bar.remove()</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5" w:history="1">
              <w:r w:rsidR="007003A1">
                <w:rPr>
                  <w:rFonts w:ascii="微软雅黑" w:eastAsia="微软雅黑" w:hAnsi="微软雅黑" w:cs="微软雅黑"/>
                  <w:color w:val="0000FF"/>
                  <w:w w:val="95"/>
                  <w:sz w:val="14"/>
                  <w:szCs w:val="14"/>
                </w:rPr>
                <w:t>db.collectionspace.collection.createIndex()</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创建索引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db.foo.bar.createIndex("myIndex",{age:-1},false)</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7" w:history="1">
              <w:r w:rsidR="007003A1">
                <w:rPr>
                  <w:rFonts w:ascii="微软雅黑" w:eastAsia="微软雅黑" w:hAnsi="微软雅黑" w:cs="微软雅黑"/>
                  <w:color w:val="0000FF"/>
                  <w:w w:val="95"/>
                  <w:sz w:val="14"/>
                  <w:szCs w:val="14"/>
                </w:rPr>
                <w:t>db.collectionspace.collection.dropIndex()</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删除索引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db.foo.bar.dropIndex("myIndex")</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9" w:history="1">
              <w:r w:rsidR="007003A1">
                <w:rPr>
                  <w:rFonts w:ascii="微软雅黑" w:eastAsia="微软雅黑" w:hAnsi="微软雅黑" w:cs="微软雅黑"/>
                  <w:color w:val="0000FF"/>
                  <w:w w:val="95"/>
                  <w:sz w:val="14"/>
                  <w:szCs w:val="14"/>
                </w:rPr>
                <w:t>db.collectionspace.collection.getIndex()</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获取索引引用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db.foo.bar.getIndex("myIndex")</w:t>
            </w:r>
          </w:p>
        </w:tc>
      </w:tr>
      <w:tr w:rsidR="00737AD2">
        <w:trPr>
          <w:trHeight w:hRule="exact" w:val="30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1" w:history="1">
              <w:r w:rsidR="007003A1">
                <w:rPr>
                  <w:rFonts w:ascii="微软雅黑" w:eastAsia="微软雅黑" w:hAnsi="微软雅黑" w:cs="微软雅黑"/>
                  <w:color w:val="0000FF"/>
                  <w:w w:val="95"/>
                  <w:sz w:val="14"/>
                  <w:szCs w:val="14"/>
                </w:rPr>
                <w:t>db.collectionspace.collection.listIndexes()</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枚举索引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db.foo.bar.listIndexes()</w:t>
            </w:r>
          </w:p>
        </w:tc>
      </w:tr>
      <w:tr w:rsidR="00737AD2">
        <w:trPr>
          <w:trHeight w:hRule="exact" w:val="54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5" w:history="1">
              <w:r w:rsidR="007003A1">
                <w:rPr>
                  <w:rFonts w:ascii="微软雅黑" w:eastAsia="微软雅黑" w:hAnsi="微软雅黑" w:cs="微软雅黑"/>
                  <w:color w:val="0000FF"/>
                  <w:w w:val="95"/>
                  <w:sz w:val="14"/>
                  <w:szCs w:val="14"/>
                </w:rPr>
                <w:t>db.collectionspace.collection.update()</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更新记录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db.foo.bar.update({$set:{age:25}},{age:{$lte:20}},</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{"":"myIndex"})</w:t>
            </w:r>
          </w:p>
        </w:tc>
      </w:tr>
      <w:tr w:rsidR="00737AD2">
        <w:trPr>
          <w:trHeight w:hRule="exact" w:val="540"/>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6" w:history="1">
              <w:r w:rsidR="007003A1">
                <w:rPr>
                  <w:rFonts w:ascii="微软雅黑" w:eastAsia="微软雅黑" w:hAnsi="微软雅黑" w:cs="微软雅黑"/>
                  <w:color w:val="0000FF"/>
                  <w:w w:val="95"/>
                  <w:sz w:val="14"/>
                  <w:szCs w:val="14"/>
                </w:rPr>
                <w:t>db.collectionspace.collection.upsert()</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更新记录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db.foo.bar.update({$set:{age:25}},{a:1},</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{"":"myIndex"})</w:t>
            </w:r>
          </w:p>
        </w:tc>
      </w:tr>
      <w:tr w:rsidR="00737AD2">
        <w:trPr>
          <w:trHeight w:hRule="exact" w:val="295"/>
        </w:trPr>
        <w:tc>
          <w:tcPr>
            <w:tcW w:w="296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3" w:history="1">
              <w:r w:rsidR="007003A1">
                <w:rPr>
                  <w:rFonts w:ascii="微软雅黑" w:eastAsia="微软雅黑" w:hAnsi="微软雅黑" w:cs="微软雅黑"/>
                  <w:color w:val="0000FF"/>
                  <w:w w:val="95"/>
                  <w:sz w:val="14"/>
                  <w:szCs w:val="14"/>
                </w:rPr>
                <w:t>db.collectionspace.collection.split()</w:t>
              </w:r>
            </w:hyperlink>
          </w:p>
        </w:tc>
        <w:tc>
          <w:tcPr>
            <w:tcW w:w="334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39"/>
              <w:rPr>
                <w:rFonts w:ascii="微软雅黑" w:eastAsia="微软雅黑" w:hAnsi="微软雅黑" w:cs="微软雅黑"/>
                <w:sz w:val="14"/>
                <w:szCs w:val="14"/>
              </w:rPr>
            </w:pPr>
            <w:r>
              <w:rPr>
                <w:rFonts w:ascii="微软雅黑" w:eastAsia="微软雅黑" w:hAnsi="微软雅黑" w:cs="微软雅黑"/>
                <w:sz w:val="14"/>
                <w:szCs w:val="14"/>
              </w:rPr>
              <w:t>集合分区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db.foo.bar.split("sourceRG","targetRG",{age:20})</w:t>
            </w:r>
          </w:p>
        </w:tc>
      </w:tr>
    </w:tbl>
    <w:p w:rsidR="00737AD2" w:rsidRDefault="00737AD2">
      <w:pPr>
        <w:spacing w:line="208" w:lineRule="exact"/>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2908"/>
        <w:gridCol w:w="3407"/>
        <w:gridCol w:w="3157"/>
      </w:tblGrid>
      <w:tr w:rsidR="00737AD2">
        <w:trPr>
          <w:trHeight w:hRule="exact" w:val="305"/>
        </w:trPr>
        <w:tc>
          <w:tcPr>
            <w:tcW w:w="290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3407"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29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290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4" w:history="1">
              <w:r w:rsidR="007003A1">
                <w:rPr>
                  <w:rFonts w:ascii="微软雅黑" w:eastAsia="微软雅黑" w:hAnsi="微软雅黑" w:cs="微软雅黑"/>
                  <w:color w:val="0000FF"/>
                  <w:w w:val="95"/>
                  <w:sz w:val="14"/>
                  <w:szCs w:val="14"/>
                </w:rPr>
                <w:t>db.collectionspace.collection.splitAsync()</w:t>
              </w:r>
            </w:hyperlink>
          </w:p>
        </w:tc>
        <w:tc>
          <w:tcPr>
            <w:tcW w:w="340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99"/>
              <w:rPr>
                <w:rFonts w:ascii="微软雅黑" w:eastAsia="微软雅黑" w:hAnsi="微软雅黑" w:cs="微软雅黑"/>
                <w:sz w:val="14"/>
                <w:szCs w:val="14"/>
              </w:rPr>
            </w:pPr>
            <w:r>
              <w:rPr>
                <w:rFonts w:ascii="微软雅黑" w:eastAsia="微软雅黑" w:hAnsi="微软雅黑" w:cs="微软雅黑"/>
                <w:sz w:val="14"/>
                <w:szCs w:val="14"/>
              </w:rPr>
              <w:t>异步分区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db.foo.bar.splitAsync('sourceRG',  </w:t>
            </w:r>
            <w:r>
              <w:rPr>
                <w:rFonts w:ascii="微软雅黑" w:eastAsia="微软雅黑" w:hAnsi="微软雅黑" w:cs="微软雅黑"/>
                <w:spacing w:val="26"/>
                <w:w w:val="90"/>
                <w:sz w:val="14"/>
                <w:szCs w:val="14"/>
              </w:rPr>
              <w:t xml:space="preserve"> </w:t>
            </w:r>
            <w:r>
              <w:rPr>
                <w:rFonts w:ascii="微软雅黑" w:eastAsia="微软雅黑" w:hAnsi="微软雅黑" w:cs="微软雅黑"/>
                <w:w w:val="90"/>
                <w:sz w:val="14"/>
                <w:szCs w:val="14"/>
              </w:rPr>
              <w:t>'targetRG',</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{id:1000})</w:t>
            </w:r>
          </w:p>
        </w:tc>
      </w:tr>
      <w:tr w:rsidR="00737AD2">
        <w:trPr>
          <w:trHeight w:hRule="exact" w:val="540"/>
        </w:trPr>
        <w:tc>
          <w:tcPr>
            <w:tcW w:w="290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3" w:history="1">
              <w:r w:rsidR="007003A1">
                <w:rPr>
                  <w:rFonts w:ascii="微软雅黑" w:eastAsia="微软雅黑" w:hAnsi="微软雅黑" w:cs="微软雅黑"/>
                  <w:color w:val="0000FF"/>
                  <w:w w:val="95"/>
                  <w:sz w:val="14"/>
                  <w:szCs w:val="14"/>
                </w:rPr>
                <w:t>db.collectionspace.collection.attachCL()</w:t>
              </w:r>
            </w:hyperlink>
          </w:p>
        </w:tc>
        <w:tc>
          <w:tcPr>
            <w:tcW w:w="340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9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在主分区集合下挂载子分区集合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db.foo.year.attachCL("foo2.January",{LowBound:</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{date:"20130101"},UpBound:{date:"20130131"}}</w:t>
            </w:r>
          </w:p>
        </w:tc>
      </w:tr>
      <w:tr w:rsidR="00737AD2">
        <w:trPr>
          <w:trHeight w:hRule="exact" w:val="295"/>
        </w:trPr>
        <w:tc>
          <w:tcPr>
            <w:tcW w:w="290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6" w:history="1">
              <w:r w:rsidR="007003A1">
                <w:rPr>
                  <w:rFonts w:ascii="微软雅黑" w:eastAsia="微软雅黑" w:hAnsi="微软雅黑" w:cs="微软雅黑"/>
                  <w:color w:val="0000FF"/>
                  <w:w w:val="95"/>
                  <w:sz w:val="14"/>
                  <w:szCs w:val="14"/>
                </w:rPr>
                <w:t>db.collectionspace.collection.detachCL()</w:t>
              </w:r>
            </w:hyperlink>
          </w:p>
        </w:tc>
        <w:tc>
          <w:tcPr>
            <w:tcW w:w="3407"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9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从主分区集合中分离出子分区集合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db.foo.year.detachCL("foo2.January"}</w:t>
            </w:r>
          </w:p>
        </w:tc>
      </w:tr>
    </w:tbl>
    <w:p w:rsidR="00737AD2" w:rsidRDefault="00737AD2">
      <w:pPr>
        <w:spacing w:before="3" w:line="200" w:lineRule="exact"/>
        <w:rPr>
          <w:sz w:val="20"/>
          <w:szCs w:val="20"/>
        </w:rPr>
      </w:pPr>
    </w:p>
    <w:p w:rsidR="00737AD2" w:rsidRDefault="007003A1">
      <w:pPr>
        <w:pStyle w:val="BodyText"/>
        <w:spacing w:line="312" w:lineRule="exact"/>
      </w:pPr>
      <w:r>
        <w:t>集群方法</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163"/>
        <w:gridCol w:w="4152"/>
        <w:gridCol w:w="3157"/>
      </w:tblGrid>
      <w:tr w:rsidR="00737AD2">
        <w:trPr>
          <w:trHeight w:hRule="exact" w:val="305"/>
        </w:trPr>
        <w:tc>
          <w:tcPr>
            <w:tcW w:w="216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44"/>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43" w:history="1">
              <w:r w:rsidR="007003A1">
                <w:rPr>
                  <w:rFonts w:ascii="微软雅黑" w:eastAsia="微软雅黑" w:hAnsi="微软雅黑" w:cs="微软雅黑"/>
                  <w:color w:val="0000FF"/>
                  <w:w w:val="95"/>
                  <w:sz w:val="14"/>
                  <w:szCs w:val="14"/>
                </w:rPr>
                <w:t>rg.start()</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4"/>
              <w:rPr>
                <w:rFonts w:ascii="微软雅黑" w:eastAsia="微软雅黑" w:hAnsi="微软雅黑" w:cs="微软雅黑"/>
                <w:sz w:val="14"/>
                <w:szCs w:val="14"/>
              </w:rPr>
            </w:pPr>
            <w:r>
              <w:rPr>
                <w:rFonts w:ascii="微软雅黑" w:eastAsia="微软雅黑" w:hAnsi="微软雅黑" w:cs="微软雅黑"/>
                <w:sz w:val="14"/>
                <w:szCs w:val="14"/>
              </w:rPr>
              <w:t>启动分区组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rg.start()</w:t>
            </w:r>
          </w:p>
        </w:tc>
      </w:tr>
      <w:tr w:rsidR="00737AD2">
        <w:trPr>
          <w:trHeight w:hRule="exact" w:val="300"/>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8" w:history="1">
              <w:r w:rsidR="007003A1">
                <w:rPr>
                  <w:rFonts w:ascii="微软雅黑" w:eastAsia="微软雅黑" w:hAnsi="微软雅黑" w:cs="微软雅黑"/>
                  <w:color w:val="0000FF"/>
                  <w:w w:val="90"/>
                  <w:sz w:val="14"/>
                  <w:szCs w:val="14"/>
                </w:rPr>
                <w:t>rg.getDetail()</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4"/>
              <w:rPr>
                <w:rFonts w:ascii="微软雅黑" w:eastAsia="微软雅黑" w:hAnsi="微软雅黑" w:cs="微软雅黑"/>
                <w:sz w:val="14"/>
                <w:szCs w:val="14"/>
              </w:rPr>
            </w:pPr>
            <w:r>
              <w:rPr>
                <w:rFonts w:ascii="微软雅黑" w:eastAsia="微软雅黑" w:hAnsi="微软雅黑" w:cs="微软雅黑"/>
                <w:sz w:val="14"/>
                <w:szCs w:val="14"/>
              </w:rPr>
              <w:t>查看分区组信息</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rg.getDetail()</w:t>
            </w:r>
          </w:p>
        </w:tc>
      </w:tr>
      <w:tr w:rsidR="00737AD2">
        <w:trPr>
          <w:trHeight w:hRule="exact" w:val="540"/>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7" w:history="1">
              <w:r w:rsidR="007003A1">
                <w:rPr>
                  <w:rFonts w:ascii="微软雅黑" w:eastAsia="微软雅黑" w:hAnsi="微软雅黑" w:cs="微软雅黑"/>
                  <w:color w:val="0000FF"/>
                  <w:w w:val="95"/>
                  <w:sz w:val="14"/>
                  <w:szCs w:val="14"/>
                </w:rPr>
                <w:t>rg.createNode()</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4"/>
              <w:rPr>
                <w:rFonts w:ascii="微软雅黑" w:eastAsia="微软雅黑" w:hAnsi="微软雅黑" w:cs="微软雅黑"/>
                <w:sz w:val="14"/>
                <w:szCs w:val="14"/>
              </w:rPr>
            </w:pPr>
            <w:r>
              <w:rPr>
                <w:rFonts w:ascii="微软雅黑" w:eastAsia="微软雅黑" w:hAnsi="微软雅黑" w:cs="微软雅黑"/>
                <w:sz w:val="14"/>
                <w:szCs w:val="14"/>
              </w:rPr>
              <w:t>创建节点</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rg.createNode(&lt;host&gt;,&lt;service&gt;,&lt;dbpath&gt;,</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85"/>
                <w:sz w:val="14"/>
                <w:szCs w:val="14"/>
              </w:rPr>
              <w:t>[&lt;config&gt;])</w:t>
            </w:r>
          </w:p>
        </w:tc>
      </w:tr>
      <w:tr w:rsidR="00737AD2">
        <w:trPr>
          <w:trHeight w:hRule="exact" w:val="300"/>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42" w:history="1">
              <w:r w:rsidR="007003A1">
                <w:rPr>
                  <w:rFonts w:ascii="微软雅黑" w:eastAsia="微软雅黑" w:hAnsi="微软雅黑" w:cs="微软雅黑"/>
                  <w:color w:val="0000FF"/>
                  <w:w w:val="95"/>
                  <w:sz w:val="14"/>
                  <w:szCs w:val="14"/>
                </w:rPr>
                <w:t>rg.removeNode()</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4"/>
              <w:rPr>
                <w:rFonts w:ascii="微软雅黑" w:eastAsia="微软雅黑" w:hAnsi="微软雅黑" w:cs="微软雅黑"/>
                <w:sz w:val="14"/>
                <w:szCs w:val="14"/>
              </w:rPr>
            </w:pPr>
            <w:r>
              <w:rPr>
                <w:rFonts w:ascii="微软雅黑" w:eastAsia="微软雅黑" w:hAnsi="微软雅黑" w:cs="微软雅黑"/>
                <w:sz w:val="14"/>
                <w:szCs w:val="14"/>
              </w:rPr>
              <w:t>删除节点</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rg.removeNode(&lt;host&gt;,&lt;service&gt;,[&lt;config&gt;])</w:t>
            </w:r>
          </w:p>
        </w:tc>
      </w:tr>
      <w:tr w:rsidR="00737AD2">
        <w:trPr>
          <w:trHeight w:hRule="exact" w:val="300"/>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9" w:history="1">
              <w:r w:rsidR="007003A1">
                <w:rPr>
                  <w:rFonts w:ascii="微软雅黑" w:eastAsia="微软雅黑" w:hAnsi="微软雅黑" w:cs="微软雅黑"/>
                  <w:color w:val="0000FF"/>
                  <w:w w:val="90"/>
                  <w:sz w:val="14"/>
                  <w:szCs w:val="14"/>
                </w:rPr>
                <w:t>rg.getMaster()</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44"/>
              <w:rPr>
                <w:rFonts w:ascii="微软雅黑" w:eastAsia="微软雅黑" w:hAnsi="微软雅黑" w:cs="微软雅黑"/>
                <w:sz w:val="14"/>
                <w:szCs w:val="14"/>
              </w:rPr>
            </w:pPr>
            <w:r>
              <w:rPr>
                <w:rFonts w:ascii="微软雅黑" w:eastAsia="微软雅黑" w:hAnsi="微软雅黑" w:cs="微软雅黑"/>
                <w:sz w:val="14"/>
                <w:szCs w:val="14"/>
              </w:rPr>
              <w:t>查看主节点信息</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rg.getMaster()</w:t>
            </w:r>
          </w:p>
        </w:tc>
      </w:tr>
      <w:tr w:rsidR="00737AD2">
        <w:trPr>
          <w:trHeight w:hRule="exact" w:val="590"/>
        </w:trPr>
        <w:tc>
          <w:tcPr>
            <w:tcW w:w="2163" w:type="dxa"/>
            <w:tcBorders>
              <w:top w:val="single" w:sz="8" w:space="0" w:color="000000"/>
              <w:left w:val="nil"/>
              <w:bottom w:val="single" w:sz="8" w:space="0" w:color="000000"/>
              <w:right w:val="nil"/>
            </w:tcBorders>
          </w:tcPr>
          <w:p w:rsidR="00737AD2" w:rsidRDefault="00EC10B3">
            <w:pPr>
              <w:pStyle w:val="TableParagraph"/>
              <w:spacing w:line="208" w:lineRule="exact"/>
              <w:ind w:left="50"/>
              <w:rPr>
                <w:rFonts w:ascii="微软雅黑" w:eastAsia="微软雅黑" w:hAnsi="微软雅黑" w:cs="微软雅黑"/>
                <w:sz w:val="14"/>
                <w:szCs w:val="14"/>
              </w:rPr>
            </w:pPr>
            <w:hyperlink w:anchor="_bookmark241" w:history="1">
              <w:r w:rsidR="007003A1">
                <w:rPr>
                  <w:rFonts w:ascii="微软雅黑" w:eastAsia="微软雅黑" w:hAnsi="微软雅黑" w:cs="微软雅黑"/>
                  <w:color w:val="0000FF"/>
                  <w:w w:val="90"/>
                  <w:sz w:val="14"/>
                  <w:szCs w:val="14"/>
                </w:rPr>
                <w:t>rg.getSlave()</w:t>
              </w:r>
            </w:hyperlink>
          </w:p>
          <w:p w:rsidR="00737AD2" w:rsidRDefault="00EC10B3">
            <w:pPr>
              <w:pStyle w:val="TableParagraph"/>
              <w:spacing w:before="61"/>
              <w:ind w:left="50"/>
              <w:rPr>
                <w:rFonts w:ascii="微软雅黑" w:eastAsia="微软雅黑" w:hAnsi="微软雅黑" w:cs="微软雅黑"/>
                <w:sz w:val="14"/>
                <w:szCs w:val="14"/>
              </w:rPr>
            </w:pPr>
            <w:hyperlink w:anchor="_bookmark240" w:history="1">
              <w:r w:rsidR="007003A1">
                <w:rPr>
                  <w:rFonts w:ascii="微软雅黑" w:eastAsia="微软雅黑" w:hAnsi="微软雅黑" w:cs="微软雅黑"/>
                  <w:color w:val="0000FF"/>
                  <w:w w:val="90"/>
                  <w:sz w:val="14"/>
                  <w:szCs w:val="14"/>
                </w:rPr>
                <w:t>rg.getNode()</w:t>
              </w:r>
            </w:hyperlink>
          </w:p>
        </w:tc>
        <w:tc>
          <w:tcPr>
            <w:tcW w:w="4152" w:type="dxa"/>
            <w:tcBorders>
              <w:top w:val="single" w:sz="8" w:space="0" w:color="000000"/>
              <w:left w:val="nil"/>
              <w:bottom w:val="single" w:sz="8" w:space="0" w:color="000000"/>
              <w:right w:val="nil"/>
            </w:tcBorders>
          </w:tcPr>
          <w:p w:rsidR="00737AD2" w:rsidRDefault="007003A1">
            <w:pPr>
              <w:pStyle w:val="TableParagraph"/>
              <w:spacing w:line="208" w:lineRule="exact"/>
              <w:ind w:left="104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查看从节点信息</w:t>
            </w:r>
          </w:p>
          <w:p w:rsidR="00737AD2" w:rsidRDefault="007003A1">
            <w:pPr>
              <w:pStyle w:val="TableParagraph"/>
              <w:spacing w:before="61"/>
              <w:ind w:left="104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查看所有节点信息</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rg.getSlave()</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rg.getNode()</w:t>
            </w:r>
          </w:p>
        </w:tc>
      </w:tr>
      <w:tr w:rsidR="00737AD2">
        <w:trPr>
          <w:trHeight w:hRule="exact" w:val="305"/>
        </w:trPr>
        <w:tc>
          <w:tcPr>
            <w:tcW w:w="2163"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4" w:history="1">
              <w:r w:rsidR="007003A1">
                <w:rPr>
                  <w:rFonts w:ascii="微软雅黑" w:eastAsia="微软雅黑" w:hAnsi="微软雅黑" w:cs="微软雅黑"/>
                  <w:color w:val="0000FF"/>
                  <w:w w:val="90"/>
                  <w:sz w:val="14"/>
                  <w:szCs w:val="14"/>
                </w:rPr>
                <w:t>rg.stop()</w:t>
              </w:r>
            </w:hyperlink>
          </w:p>
        </w:tc>
        <w:tc>
          <w:tcPr>
            <w:tcW w:w="415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44"/>
              <w:rPr>
                <w:rFonts w:ascii="微软雅黑" w:eastAsia="微软雅黑" w:hAnsi="微软雅黑" w:cs="微软雅黑"/>
                <w:sz w:val="14"/>
                <w:szCs w:val="14"/>
              </w:rPr>
            </w:pPr>
            <w:r>
              <w:rPr>
                <w:rFonts w:ascii="微软雅黑" w:eastAsia="微软雅黑" w:hAnsi="微软雅黑" w:cs="微软雅黑"/>
                <w:sz w:val="14"/>
                <w:szCs w:val="14"/>
              </w:rPr>
              <w:t>停止分区组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rg.stop()</w:t>
            </w:r>
          </w:p>
        </w:tc>
      </w:tr>
    </w:tbl>
    <w:p w:rsidR="00737AD2" w:rsidRDefault="00737AD2">
      <w:pPr>
        <w:spacing w:before="3" w:line="200" w:lineRule="exact"/>
        <w:rPr>
          <w:sz w:val="20"/>
          <w:szCs w:val="20"/>
        </w:rPr>
      </w:pPr>
    </w:p>
    <w:p w:rsidR="00737AD2" w:rsidRDefault="007003A1">
      <w:pPr>
        <w:pStyle w:val="BodyText"/>
        <w:spacing w:line="312" w:lineRule="exact"/>
      </w:pPr>
      <w:r>
        <w:t>节点方法</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359"/>
        <w:gridCol w:w="3956"/>
        <w:gridCol w:w="3157"/>
      </w:tblGrid>
      <w:tr w:rsidR="00737AD2">
        <w:trPr>
          <w:trHeight w:hRule="exact" w:val="295"/>
        </w:trPr>
        <w:tc>
          <w:tcPr>
            <w:tcW w:w="235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48"/>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9" w:history="1">
              <w:r w:rsidR="007003A1">
                <w:rPr>
                  <w:rFonts w:ascii="微软雅黑" w:eastAsia="微软雅黑" w:hAnsi="微软雅黑" w:cs="微软雅黑"/>
                  <w:color w:val="0000FF"/>
                  <w:w w:val="95"/>
                  <w:sz w:val="14"/>
                  <w:szCs w:val="14"/>
                </w:rPr>
                <w:t>node.start()</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rPr>
            </w:pPr>
            <w:r>
              <w:rPr>
                <w:rFonts w:ascii="微软雅黑" w:eastAsia="微软雅黑" w:hAnsi="微软雅黑" w:cs="微软雅黑"/>
                <w:sz w:val="14"/>
                <w:szCs w:val="14"/>
              </w:rPr>
              <w:t>启动节点</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node.start()</w:t>
            </w:r>
          </w:p>
        </w:tc>
      </w:tr>
      <w:tr w:rsidR="00737AD2">
        <w:trPr>
          <w:trHeight w:hRule="exact" w:val="300"/>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5" w:history="1">
              <w:r w:rsidR="007003A1">
                <w:rPr>
                  <w:rFonts w:ascii="微软雅黑" w:eastAsia="微软雅黑" w:hAnsi="微软雅黑" w:cs="微软雅黑"/>
                  <w:color w:val="0000FF"/>
                  <w:w w:val="95"/>
                  <w:sz w:val="14"/>
                  <w:szCs w:val="14"/>
                </w:rPr>
                <w:t>node.connect()</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返回连接节点的主机名和端口号</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node.connect()</w:t>
            </w:r>
          </w:p>
        </w:tc>
      </w:tr>
      <w:tr w:rsidR="00737AD2">
        <w:trPr>
          <w:trHeight w:hRule="exact" w:val="300"/>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6" w:history="1">
              <w:r w:rsidR="007003A1">
                <w:rPr>
                  <w:rFonts w:ascii="微软雅黑" w:eastAsia="微软雅黑" w:hAnsi="微软雅黑" w:cs="微软雅黑"/>
                  <w:color w:val="0000FF"/>
                  <w:w w:val="90"/>
                  <w:sz w:val="14"/>
                  <w:szCs w:val="14"/>
                </w:rPr>
                <w:t>node.getHostName()</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rPr>
            </w:pPr>
            <w:r>
              <w:rPr>
                <w:rFonts w:ascii="微软雅黑" w:eastAsia="微软雅黑" w:hAnsi="微软雅黑" w:cs="微软雅黑"/>
                <w:sz w:val="14"/>
                <w:szCs w:val="14"/>
              </w:rPr>
              <w:t>获取节点的主机名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node.getHostName()</w:t>
            </w:r>
          </w:p>
        </w:tc>
      </w:tr>
      <w:tr w:rsidR="00737AD2">
        <w:trPr>
          <w:trHeight w:hRule="exact" w:val="300"/>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8" w:history="1">
              <w:r w:rsidR="007003A1">
                <w:rPr>
                  <w:rFonts w:ascii="微软雅黑" w:eastAsia="微软雅黑" w:hAnsi="微软雅黑" w:cs="微软雅黑"/>
                  <w:color w:val="0000FF"/>
                  <w:w w:val="95"/>
                  <w:sz w:val="14"/>
                  <w:szCs w:val="14"/>
                </w:rPr>
                <w:t>node.getServiceName()</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获得节点的服务器名称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node.getServiceName()</w:t>
            </w:r>
          </w:p>
        </w:tc>
      </w:tr>
      <w:tr w:rsidR="00737AD2">
        <w:trPr>
          <w:trHeight w:hRule="exact" w:val="300"/>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47" w:history="1">
              <w:r w:rsidR="007003A1">
                <w:rPr>
                  <w:rFonts w:ascii="微软雅黑" w:eastAsia="微软雅黑" w:hAnsi="微软雅黑" w:cs="微软雅黑"/>
                  <w:color w:val="0000FF"/>
                  <w:w w:val="90"/>
                  <w:sz w:val="14"/>
                  <w:szCs w:val="14"/>
                </w:rPr>
                <w:t>node.getNodeDetail()</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rPr>
            </w:pPr>
            <w:r>
              <w:rPr>
                <w:rFonts w:ascii="微软雅黑" w:eastAsia="微软雅黑" w:hAnsi="微软雅黑" w:cs="微软雅黑"/>
                <w:sz w:val="14"/>
                <w:szCs w:val="14"/>
              </w:rPr>
              <w:t>获得节点信息</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node.getNodeDetail()</w:t>
            </w:r>
          </w:p>
        </w:tc>
      </w:tr>
      <w:tr w:rsidR="00737AD2">
        <w:trPr>
          <w:trHeight w:hRule="exact" w:val="305"/>
        </w:trPr>
        <w:tc>
          <w:tcPr>
            <w:tcW w:w="2359"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0" w:history="1">
              <w:r w:rsidR="007003A1">
                <w:rPr>
                  <w:rFonts w:ascii="微软雅黑" w:eastAsia="微软雅黑" w:hAnsi="微软雅黑" w:cs="微软雅黑"/>
                  <w:color w:val="0000FF"/>
                  <w:w w:val="95"/>
                  <w:sz w:val="14"/>
                  <w:szCs w:val="14"/>
                </w:rPr>
                <w:t>node.stop()</w:t>
              </w:r>
            </w:hyperlink>
          </w:p>
        </w:tc>
        <w:tc>
          <w:tcPr>
            <w:tcW w:w="395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48"/>
              <w:rPr>
                <w:rFonts w:ascii="微软雅黑" w:eastAsia="微软雅黑" w:hAnsi="微软雅黑" w:cs="微软雅黑"/>
                <w:sz w:val="14"/>
                <w:szCs w:val="14"/>
              </w:rPr>
            </w:pPr>
            <w:r>
              <w:rPr>
                <w:rFonts w:ascii="微软雅黑" w:eastAsia="微软雅黑" w:hAnsi="微软雅黑" w:cs="微软雅黑"/>
                <w:sz w:val="14"/>
                <w:szCs w:val="14"/>
              </w:rPr>
              <w:t>停止节点</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node.stop()</w:t>
            </w:r>
          </w:p>
        </w:tc>
      </w:tr>
    </w:tbl>
    <w:p w:rsidR="00737AD2" w:rsidRDefault="00737AD2">
      <w:pPr>
        <w:spacing w:before="3" w:line="200" w:lineRule="exact"/>
        <w:rPr>
          <w:sz w:val="20"/>
          <w:szCs w:val="20"/>
        </w:rPr>
      </w:pPr>
    </w:p>
    <w:p w:rsidR="00737AD2" w:rsidRDefault="007003A1">
      <w:pPr>
        <w:pStyle w:val="BodyText"/>
        <w:spacing w:line="312" w:lineRule="exact"/>
      </w:pPr>
      <w:r>
        <w:rPr>
          <w:w w:val="95"/>
        </w:rPr>
        <w:t>Cursor方法</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125"/>
        <w:gridCol w:w="4190"/>
        <w:gridCol w:w="3157"/>
      </w:tblGrid>
      <w:tr w:rsidR="00737AD2">
        <w:trPr>
          <w:trHeight w:hRule="exact" w:val="295"/>
        </w:trPr>
        <w:tc>
          <w:tcPr>
            <w:tcW w:w="21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方法名</w:t>
            </w:r>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35" w:history="1">
              <w:r w:rsidR="007003A1">
                <w:rPr>
                  <w:rFonts w:ascii="微软雅黑" w:eastAsia="微软雅黑" w:hAnsi="微软雅黑" w:cs="微软雅黑"/>
                  <w:color w:val="0000FF"/>
                  <w:w w:val="95"/>
                  <w:sz w:val="14"/>
                  <w:szCs w:val="14"/>
                </w:rPr>
                <w:t>cursor.sort()</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对结果集按指定字段排序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db.foo.bar.find().sort({age:1})</w:t>
            </w:r>
          </w:p>
        </w:tc>
      </w:tr>
      <w:tr w:rsidR="00737AD2">
        <w:trPr>
          <w:trHeight w:hRule="exact" w:val="300"/>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30" w:history="1">
              <w:r w:rsidR="007003A1">
                <w:rPr>
                  <w:rFonts w:ascii="微软雅黑" w:eastAsia="微软雅黑" w:hAnsi="微软雅黑" w:cs="微软雅黑"/>
                  <w:color w:val="0000FF"/>
                  <w:w w:val="95"/>
                  <w:sz w:val="14"/>
                  <w:szCs w:val="14"/>
                </w:rPr>
                <w:t>cursor.hint()</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按指定的索引遍历结果集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db.foo.bar.find().hint({"":"Index"})</w:t>
            </w:r>
          </w:p>
        </w:tc>
      </w:tr>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31" w:history="1">
              <w:r w:rsidR="007003A1">
                <w:rPr>
                  <w:rFonts w:ascii="微软雅黑" w:eastAsia="微软雅黑" w:hAnsi="微软雅黑" w:cs="微软雅黑"/>
                  <w:color w:val="0000FF"/>
                  <w:w w:val="95"/>
                  <w:sz w:val="14"/>
                  <w:szCs w:val="14"/>
                </w:rPr>
                <w:t>cursor.limit()</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指定结果集返回记录的条数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db.foo.bar.find().limit(10)</w:t>
            </w:r>
          </w:p>
        </w:tc>
      </w:tr>
      <w:tr w:rsidR="00737AD2">
        <w:trPr>
          <w:trHeight w:hRule="exact" w:val="305"/>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234" w:history="1">
              <w:r w:rsidR="007003A1">
                <w:rPr>
                  <w:rFonts w:ascii="微软雅黑" w:eastAsia="微软雅黑" w:hAnsi="微软雅黑" w:cs="微软雅黑"/>
                  <w:color w:val="0000FF"/>
                  <w:w w:val="95"/>
                  <w:sz w:val="14"/>
                  <w:szCs w:val="14"/>
                </w:rPr>
                <w:t>cursor.skip()</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指定结果集从哪条记录开始返回</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db.foo.bar.find().skip(10)</w:t>
            </w:r>
          </w:p>
        </w:tc>
      </w:tr>
      <w:tr w:rsidR="00737AD2">
        <w:trPr>
          <w:trHeight w:hRule="exact" w:val="300"/>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8" w:history="1">
              <w:r w:rsidR="007003A1">
                <w:rPr>
                  <w:rFonts w:ascii="微软雅黑" w:eastAsia="微软雅黑" w:hAnsi="微软雅黑" w:cs="微软雅黑"/>
                  <w:color w:val="0000FF"/>
                  <w:w w:val="95"/>
                  <w:sz w:val="14"/>
                  <w:szCs w:val="14"/>
                </w:rPr>
                <w:t>cursor.current()</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返回当前游标指向的记录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db.foo.bar.find().current()</w:t>
            </w:r>
          </w:p>
        </w:tc>
      </w:tr>
      <w:tr w:rsidR="00737AD2">
        <w:trPr>
          <w:trHeight w:hRule="exact" w:val="300"/>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2" w:history="1">
              <w:r w:rsidR="007003A1">
                <w:rPr>
                  <w:rFonts w:ascii="微软雅黑" w:eastAsia="微软雅黑" w:hAnsi="微软雅黑" w:cs="微软雅黑"/>
                  <w:color w:val="0000FF"/>
                  <w:w w:val="95"/>
                  <w:sz w:val="14"/>
                  <w:szCs w:val="14"/>
                </w:rPr>
                <w:t>cursor.next()</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返回当前游标的下一条记录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db.foo.bar.find().next()</w:t>
            </w:r>
          </w:p>
        </w:tc>
      </w:tr>
      <w:tr w:rsidR="00737AD2">
        <w:trPr>
          <w:trHeight w:hRule="exact" w:val="300"/>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3" w:history="1">
              <w:r w:rsidR="007003A1">
                <w:rPr>
                  <w:rFonts w:ascii="微软雅黑" w:eastAsia="微软雅黑" w:hAnsi="微软雅黑" w:cs="微软雅黑"/>
                  <w:color w:val="0000FF"/>
                  <w:w w:val="95"/>
                  <w:sz w:val="14"/>
                  <w:szCs w:val="14"/>
                </w:rPr>
                <w:t>cursor.size()</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返回当前游标到最终游标的距离</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db.foo.bar.find().size()</w:t>
            </w:r>
          </w:p>
        </w:tc>
      </w:tr>
      <w:tr w:rsidR="00737AD2">
        <w:trPr>
          <w:trHeight w:hRule="exact" w:val="295"/>
        </w:trPr>
        <w:tc>
          <w:tcPr>
            <w:tcW w:w="21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36" w:history="1">
              <w:r w:rsidR="007003A1">
                <w:rPr>
                  <w:rFonts w:ascii="微软雅黑" w:eastAsia="微软雅黑" w:hAnsi="微软雅黑" w:cs="微软雅黑"/>
                  <w:color w:val="0000FF"/>
                  <w:w w:val="95"/>
                  <w:sz w:val="14"/>
                  <w:szCs w:val="14"/>
                </w:rPr>
                <w:t>cursor.toArray()</w:t>
              </w:r>
            </w:hyperlink>
          </w:p>
        </w:tc>
        <w:tc>
          <w:tcPr>
            <w:tcW w:w="41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82"/>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以数组的形式返回结果集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db.foo.bar.find.toArray()</w:t>
            </w:r>
          </w:p>
        </w:tc>
      </w:tr>
    </w:tbl>
    <w:p w:rsidR="00737AD2" w:rsidRDefault="00737AD2">
      <w:pPr>
        <w:spacing w:before="5" w:line="140" w:lineRule="exact"/>
        <w:rPr>
          <w:sz w:val="14"/>
          <w:szCs w:val="14"/>
        </w:rPr>
      </w:pPr>
    </w:p>
    <w:p w:rsidR="00737AD2" w:rsidRDefault="007003A1">
      <w:pPr>
        <w:pStyle w:val="Heading3"/>
        <w:spacing w:line="354" w:lineRule="exact"/>
        <w:ind w:left="433"/>
      </w:pPr>
      <w:bookmarkStart w:id="505" w:name="db.backupOffline()"/>
      <w:bookmarkStart w:id="506" w:name="_bookmark169"/>
      <w:bookmarkEnd w:id="505"/>
      <w:bookmarkEnd w:id="506"/>
      <w:r>
        <w:rPr>
          <w:w w:val="95"/>
        </w:rPr>
        <w:t>db.backupOffline()</w:t>
      </w:r>
    </w:p>
    <w:p w:rsidR="00737AD2" w:rsidRDefault="00737AD2">
      <w:pPr>
        <w:spacing w:before="2" w:line="200" w:lineRule="exact"/>
        <w:rPr>
          <w:sz w:val="20"/>
          <w:szCs w:val="20"/>
        </w:rPr>
      </w:pPr>
    </w:p>
    <w:p w:rsidR="00737AD2" w:rsidRDefault="007003A1">
      <w:pPr>
        <w:pStyle w:val="BodyText"/>
        <w:spacing w:line="253" w:lineRule="auto"/>
        <w:ind w:right="7364"/>
      </w:pPr>
      <w:r>
        <w:rPr>
          <w:w w:val="90"/>
        </w:rPr>
        <w:t>backupOffline([options])</w:t>
      </w:r>
      <w:r>
        <w:rPr>
          <w:w w:val="93"/>
        </w:rPr>
        <w:t xml:space="preserve"> </w:t>
      </w:r>
      <w:r>
        <w:rPr>
          <w:w w:val="95"/>
        </w:rPr>
        <w:t>备份数据库。</w:t>
      </w:r>
    </w:p>
    <w:p w:rsidR="00737AD2" w:rsidRDefault="00737AD2">
      <w:pPr>
        <w:spacing w:line="253" w:lineRule="auto"/>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设定备份名，指定复制组，备份方式</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等参数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rPr>
          <w:w w:val="95"/>
        </w:rPr>
        <w:t>Options格式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2080"/>
        <w:gridCol w:w="4235"/>
        <w:gridCol w:w="3157"/>
      </w:tblGrid>
      <w:tr w:rsidR="00737AD2">
        <w:trPr>
          <w:trHeight w:hRule="exact" w:val="305"/>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235" w:type="dxa"/>
            <w:tcBorders>
              <w:top w:val="nil"/>
              <w:left w:val="nil"/>
              <w:bottom w:val="nil"/>
              <w:right w:val="single" w:sz="8" w:space="0" w:color="000000"/>
            </w:tcBorders>
          </w:tcPr>
          <w:p w:rsidR="00737AD2" w:rsidRDefault="007003A1">
            <w:pPr>
              <w:pStyle w:val="TableParagraph"/>
              <w:spacing w:line="223" w:lineRule="exact"/>
              <w:ind w:left="1127"/>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w:t>
            </w:r>
          </w:p>
        </w:tc>
        <w:tc>
          <w:tcPr>
            <w:tcW w:w="4235" w:type="dxa"/>
            <w:tcBorders>
              <w:top w:val="nil"/>
              <w:left w:val="nil"/>
              <w:bottom w:val="nil"/>
              <w:right w:val="single" w:sz="8" w:space="0" w:color="000000"/>
            </w:tcBorders>
          </w:tcPr>
          <w:p w:rsidR="00737AD2" w:rsidRDefault="007003A1">
            <w:pPr>
              <w:pStyle w:val="TableParagraph"/>
              <w:spacing w:line="21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指定备份的复制组ID，缺省为所有复制组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GroupID:1000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GroupID:[1000,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1001]</w:t>
            </w:r>
          </w:p>
        </w:tc>
      </w:tr>
      <w:tr w:rsidR="00737AD2">
        <w:trPr>
          <w:trHeight w:hRule="exact" w:val="54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235" w:type="dxa"/>
            <w:tcBorders>
              <w:top w:val="nil"/>
              <w:left w:val="nil"/>
              <w:bottom w:val="nil"/>
              <w:right w:val="single" w:sz="8" w:space="0" w:color="000000"/>
            </w:tcBorders>
          </w:tcPr>
          <w:p w:rsidR="00737AD2" w:rsidRDefault="007003A1">
            <w:pPr>
              <w:pStyle w:val="TableParagraph"/>
              <w:spacing w:line="21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指定备份的复制组名，缺省为所有复制组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GroupName:"data1"</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GroupName:["data1",</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"data2"]</w:t>
            </w:r>
          </w:p>
        </w:tc>
      </w:tr>
      <w:tr w:rsidR="00737AD2">
        <w:trPr>
          <w:trHeight w:hRule="exact" w:val="54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235" w:type="dxa"/>
            <w:tcBorders>
              <w:top w:val="nil"/>
              <w:left w:val="nil"/>
              <w:bottom w:val="nil"/>
              <w:right w:val="single" w:sz="8" w:space="0" w:color="000000"/>
            </w:tcBorders>
          </w:tcPr>
          <w:p w:rsidR="00737AD2" w:rsidRDefault="007003A1">
            <w:pPr>
              <w:pStyle w:val="TableParagraph"/>
              <w:spacing w:line="218" w:lineRule="exact"/>
              <w:ind w:left="1127"/>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备份名称，缺省为“YYYY-MM-DD-HH:mm:SS”时间</w:t>
            </w:r>
          </w:p>
          <w:p w:rsidR="00737AD2" w:rsidRDefault="007003A1">
            <w:pPr>
              <w:pStyle w:val="TableParagraph"/>
              <w:spacing w:before="1"/>
              <w:ind w:left="1127"/>
              <w:rPr>
                <w:rFonts w:ascii="微软雅黑" w:eastAsia="微软雅黑" w:hAnsi="微软雅黑" w:cs="微软雅黑"/>
                <w:sz w:val="14"/>
                <w:szCs w:val="14"/>
              </w:rPr>
            </w:pPr>
            <w:r>
              <w:rPr>
                <w:rFonts w:ascii="微软雅黑" w:eastAsia="微软雅黑" w:hAnsi="微软雅黑" w:cs="微软雅黑"/>
                <w:sz w:val="14"/>
                <w:szCs w:val="14"/>
              </w:rPr>
              <w:t>格式的备份名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Name:"backup-2014-1-1"</w:t>
            </w:r>
          </w:p>
        </w:tc>
      </w:tr>
      <w:tr w:rsidR="00737AD2">
        <w:trPr>
          <w:trHeight w:hRule="exact" w:val="78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Path</w:t>
            </w:r>
          </w:p>
        </w:tc>
        <w:tc>
          <w:tcPr>
            <w:tcW w:w="4235" w:type="dxa"/>
            <w:tcBorders>
              <w:top w:val="nil"/>
              <w:left w:val="nil"/>
              <w:bottom w:val="nil"/>
              <w:right w:val="single" w:sz="8" w:space="0" w:color="000000"/>
            </w:tcBorders>
          </w:tcPr>
          <w:p w:rsidR="00737AD2" w:rsidRDefault="007003A1">
            <w:pPr>
              <w:pStyle w:val="TableParagraph"/>
              <w:spacing w:line="218" w:lineRule="exact"/>
              <w:ind w:left="1127"/>
              <w:rPr>
                <w:rFonts w:ascii="微软雅黑" w:eastAsia="微软雅黑" w:hAnsi="微软雅黑" w:cs="微软雅黑"/>
                <w:sz w:val="14"/>
                <w:szCs w:val="14"/>
              </w:rPr>
            </w:pPr>
            <w:r>
              <w:rPr>
                <w:rFonts w:ascii="微软雅黑" w:eastAsia="微软雅黑" w:hAnsi="微软雅黑" w:cs="微软雅黑"/>
                <w:sz w:val="14"/>
                <w:szCs w:val="14"/>
                <w:lang w:eastAsia="zh-CN"/>
              </w:rPr>
              <w:t>备份路径，缺省为配置参数指定的备份路径。</w:t>
            </w:r>
            <w:r>
              <w:rPr>
                <w:rFonts w:ascii="微软雅黑" w:eastAsia="微软雅黑" w:hAnsi="微软雅黑" w:cs="微软雅黑"/>
                <w:sz w:val="14"/>
                <w:szCs w:val="14"/>
              </w:rPr>
              <w:t>该</w:t>
            </w:r>
          </w:p>
          <w:p w:rsidR="00737AD2" w:rsidRDefault="007003A1">
            <w:pPr>
              <w:pStyle w:val="TableParagraph"/>
              <w:spacing w:before="1" w:line="241" w:lineRule="auto"/>
              <w:ind w:left="1127" w:right="110"/>
              <w:rPr>
                <w:rFonts w:ascii="微软雅黑" w:eastAsia="微软雅黑" w:hAnsi="微软雅黑" w:cs="微软雅黑"/>
                <w:sz w:val="14"/>
                <w:szCs w:val="14"/>
              </w:rPr>
            </w:pPr>
            <w:r>
              <w:rPr>
                <w:rFonts w:ascii="微软雅黑" w:eastAsia="微软雅黑" w:hAnsi="微软雅黑" w:cs="微软雅黑"/>
                <w:w w:val="95"/>
                <w:sz w:val="14"/>
                <w:szCs w:val="14"/>
              </w:rPr>
              <w:t>路径支持通配符（%g/%G:</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%h/%H:</w:t>
            </w:r>
            <w:r>
              <w:rPr>
                <w:rFonts w:ascii="微软雅黑" w:eastAsia="微软雅黑" w:hAnsi="微软雅黑" w:cs="微软雅黑"/>
                <w:w w:val="93"/>
                <w:sz w:val="14"/>
                <w:szCs w:val="14"/>
              </w:rPr>
              <w:t xml:space="preserve"> </w:t>
            </w:r>
            <w:r>
              <w:rPr>
                <w:rFonts w:ascii="微软雅黑" w:eastAsia="微软雅黑" w:hAnsi="微软雅黑" w:cs="微软雅黑"/>
                <w:w w:val="95"/>
                <w:sz w:val="14"/>
                <w:szCs w:val="14"/>
              </w:rPr>
              <w:t>host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%s/%S:service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Path:"/opt/sequoiadb/backup/%g"</w:t>
            </w:r>
          </w:p>
        </w:tc>
      </w:tr>
      <w:tr w:rsidR="00737AD2">
        <w:trPr>
          <w:trHeight w:hRule="exact" w:val="260"/>
        </w:trPr>
        <w:tc>
          <w:tcPr>
            <w:tcW w:w="2080"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w:t>
            </w:r>
          </w:p>
        </w:tc>
        <w:tc>
          <w:tcPr>
            <w:tcW w:w="4235" w:type="dxa"/>
            <w:tcBorders>
              <w:top w:val="nil"/>
              <w:left w:val="nil"/>
              <w:bottom w:val="nil"/>
              <w:right w:val="single" w:sz="8" w:space="0" w:color="000000"/>
            </w:tcBorders>
          </w:tcPr>
          <w:p w:rsidR="00737AD2" w:rsidRDefault="007003A1">
            <w:pPr>
              <w:pStyle w:val="TableParagraph"/>
              <w:spacing w:line="21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上述Path参数所配置的路径是否为配置参数指定</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IsSubDir:false</w:t>
            </w:r>
          </w:p>
        </w:tc>
      </w:tr>
      <w:tr w:rsidR="00737AD2">
        <w:trPr>
          <w:trHeight w:hRule="exact" w:val="270"/>
        </w:trPr>
        <w:tc>
          <w:tcPr>
            <w:tcW w:w="2080" w:type="dxa"/>
            <w:tcBorders>
              <w:top w:val="nil"/>
              <w:left w:val="single" w:sz="8" w:space="0" w:color="000000"/>
              <w:bottom w:val="nil"/>
              <w:right w:val="nil"/>
            </w:tcBorders>
          </w:tcPr>
          <w:p w:rsidR="00737AD2" w:rsidRDefault="00737AD2"/>
        </w:tc>
        <w:tc>
          <w:tcPr>
            <w:tcW w:w="4235" w:type="dxa"/>
            <w:tcBorders>
              <w:top w:val="nil"/>
              <w:left w:val="nil"/>
              <w:bottom w:val="nil"/>
              <w:right w:val="single" w:sz="8" w:space="0" w:color="000000"/>
            </w:tcBorders>
          </w:tcPr>
          <w:p w:rsidR="00737AD2" w:rsidRDefault="007003A1">
            <w:pPr>
              <w:pStyle w:val="TableParagraph"/>
              <w:spacing w:line="19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的备份路径的子目录，缺省为false</w:t>
            </w:r>
          </w:p>
        </w:tc>
        <w:tc>
          <w:tcPr>
            <w:tcW w:w="3157" w:type="dxa"/>
            <w:tcBorders>
              <w:top w:val="nil"/>
              <w:left w:val="single" w:sz="8" w:space="0" w:color="000000"/>
              <w:bottom w:val="nil"/>
              <w:right w:val="single" w:sz="8" w:space="0" w:color="000000"/>
            </w:tcBorders>
          </w:tcPr>
          <w:p w:rsidR="00737AD2" w:rsidRDefault="00737AD2">
            <w:pPr>
              <w:rPr>
                <w:lang w:eastAsia="zh-CN"/>
              </w:rPr>
            </w:pPr>
          </w:p>
        </w:tc>
      </w:tr>
      <w:tr w:rsidR="00737AD2">
        <w:trPr>
          <w:trHeight w:hRule="exact" w:val="270"/>
        </w:trPr>
        <w:tc>
          <w:tcPr>
            <w:tcW w:w="2080" w:type="dxa"/>
            <w:vMerge w:val="restart"/>
            <w:tcBorders>
              <w:top w:val="nil"/>
              <w:left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w:t>
            </w:r>
          </w:p>
        </w:tc>
        <w:tc>
          <w:tcPr>
            <w:tcW w:w="4235" w:type="dxa"/>
            <w:tcBorders>
              <w:top w:val="nil"/>
              <w:left w:val="nil"/>
              <w:bottom w:val="nil"/>
              <w:right w:val="single" w:sz="8" w:space="0" w:color="000000"/>
            </w:tcBorders>
          </w:tcPr>
          <w:p w:rsidR="00737AD2" w:rsidRDefault="007003A1">
            <w:pPr>
              <w:pStyle w:val="TableParagraph"/>
              <w:spacing w:line="228" w:lineRule="exact"/>
              <w:ind w:left="1127"/>
              <w:rPr>
                <w:rFonts w:ascii="微软雅黑" w:eastAsia="微软雅黑" w:hAnsi="微软雅黑" w:cs="微软雅黑"/>
                <w:sz w:val="14"/>
                <w:szCs w:val="14"/>
              </w:rPr>
            </w:pPr>
            <w:r>
              <w:rPr>
                <w:rFonts w:ascii="微软雅黑" w:eastAsia="微软雅黑" w:hAnsi="微软雅黑" w:cs="微软雅黑"/>
                <w:w w:val="95"/>
                <w:sz w:val="14"/>
                <w:szCs w:val="14"/>
              </w:rPr>
              <w:t>备份前缀名，支持通配符（%g,%G,%h,%H,%s,</w:t>
            </w:r>
          </w:p>
        </w:tc>
        <w:tc>
          <w:tcPr>
            <w:tcW w:w="3157" w:type="dxa"/>
            <w:vMerge w:val="restart"/>
            <w:tcBorders>
              <w:top w:val="nil"/>
              <w:left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Prefix:"%g_bk_"</w:t>
            </w:r>
          </w:p>
        </w:tc>
      </w:tr>
      <w:tr w:rsidR="00737AD2">
        <w:trPr>
          <w:trHeight w:hRule="exact" w:val="270"/>
        </w:trPr>
        <w:tc>
          <w:tcPr>
            <w:tcW w:w="2080" w:type="dxa"/>
            <w:vMerge/>
            <w:tcBorders>
              <w:left w:val="single" w:sz="8" w:space="0" w:color="000000"/>
              <w:bottom w:val="single" w:sz="8" w:space="0" w:color="000000"/>
              <w:right w:val="nil"/>
            </w:tcBorders>
          </w:tcPr>
          <w:p w:rsidR="00737AD2" w:rsidRDefault="00737AD2"/>
        </w:tc>
        <w:tc>
          <w:tcPr>
            <w:tcW w:w="4235" w:type="dxa"/>
            <w:tcBorders>
              <w:top w:val="nil"/>
              <w:left w:val="nil"/>
              <w:bottom w:val="nil"/>
              <w:right w:val="single" w:sz="8" w:space="0" w:color="000000"/>
            </w:tcBorders>
          </w:tcPr>
          <w:p w:rsidR="00737AD2" w:rsidRDefault="007003A1">
            <w:pPr>
              <w:pStyle w:val="TableParagraph"/>
              <w:spacing w:line="198" w:lineRule="exact"/>
              <w:ind w:left="1127"/>
              <w:rPr>
                <w:rFonts w:ascii="微软雅黑" w:eastAsia="微软雅黑" w:hAnsi="微软雅黑" w:cs="微软雅黑"/>
                <w:sz w:val="14"/>
                <w:szCs w:val="14"/>
              </w:rPr>
            </w:pPr>
            <w:r>
              <w:rPr>
                <w:rFonts w:ascii="微软雅黑" w:eastAsia="微软雅黑" w:hAnsi="微软雅黑" w:cs="微软雅黑"/>
                <w:sz w:val="14"/>
                <w:szCs w:val="14"/>
              </w:rPr>
              <w:t>%S），缺省为空</w:t>
            </w:r>
          </w:p>
        </w:tc>
        <w:tc>
          <w:tcPr>
            <w:tcW w:w="3157" w:type="dxa"/>
            <w:vMerge/>
            <w:tcBorders>
              <w:left w:val="single" w:sz="8" w:space="0" w:color="000000"/>
              <w:bottom w:val="single" w:sz="8" w:space="0" w:color="000000"/>
              <w:right w:val="single" w:sz="8" w:space="0" w:color="000000"/>
            </w:tcBorders>
          </w:tcPr>
          <w:p w:rsidR="00737AD2" w:rsidRDefault="00737AD2"/>
        </w:tc>
      </w:tr>
      <w:tr w:rsidR="00737AD2">
        <w:trPr>
          <w:trHeight w:hRule="exact" w:val="78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EnableDataDir</w:t>
            </w:r>
          </w:p>
        </w:tc>
        <w:tc>
          <w:tcPr>
            <w:tcW w:w="4235" w:type="dxa"/>
            <w:tcBorders>
              <w:top w:val="nil"/>
              <w:left w:val="nil"/>
              <w:bottom w:val="nil"/>
              <w:right w:val="single" w:sz="8" w:space="0" w:color="000000"/>
            </w:tcBorders>
          </w:tcPr>
          <w:p w:rsidR="00737AD2" w:rsidRDefault="007003A1">
            <w:pPr>
              <w:pStyle w:val="TableParagraph"/>
              <w:spacing w:line="22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是否开启日期子目录功能，如果开启则会自动根</w:t>
            </w:r>
          </w:p>
          <w:p w:rsidR="00737AD2" w:rsidRDefault="007003A1">
            <w:pPr>
              <w:pStyle w:val="TableParagraph"/>
              <w:spacing w:before="1" w:line="241" w:lineRule="auto"/>
              <w:ind w:left="1127" w:right="215"/>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据当前日期创建“YYYY-MM-DD”的子目录，缺省</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为false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EnableDataDir:false</w:t>
            </w:r>
          </w:p>
        </w:tc>
      </w:tr>
      <w:tr w:rsidR="00737AD2">
        <w:trPr>
          <w:trHeight w:hRule="exact" w:val="30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Description</w:t>
            </w:r>
          </w:p>
        </w:tc>
        <w:tc>
          <w:tcPr>
            <w:tcW w:w="4235" w:type="dxa"/>
            <w:tcBorders>
              <w:top w:val="nil"/>
              <w:left w:val="nil"/>
              <w:bottom w:val="nil"/>
              <w:right w:val="single" w:sz="8" w:space="0" w:color="000000"/>
            </w:tcBorders>
          </w:tcPr>
          <w:p w:rsidR="00737AD2" w:rsidRDefault="007003A1">
            <w:pPr>
              <w:pStyle w:val="TableParagraph"/>
              <w:spacing w:line="228" w:lineRule="exact"/>
              <w:ind w:left="1127"/>
              <w:rPr>
                <w:rFonts w:ascii="微软雅黑" w:eastAsia="微软雅黑" w:hAnsi="微软雅黑" w:cs="微软雅黑"/>
                <w:sz w:val="14"/>
                <w:szCs w:val="14"/>
              </w:rPr>
            </w:pPr>
            <w:r>
              <w:rPr>
                <w:rFonts w:ascii="微软雅黑" w:eastAsia="微软雅黑" w:hAnsi="微软雅黑" w:cs="微软雅黑"/>
                <w:sz w:val="14"/>
                <w:szCs w:val="14"/>
              </w:rPr>
              <w:t>备份描述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Description:"First </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backup"</w:t>
            </w:r>
          </w:p>
        </w:tc>
      </w:tr>
      <w:tr w:rsidR="00737AD2">
        <w:trPr>
          <w:trHeight w:hRule="exact" w:val="300"/>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EnsureInc</w:t>
            </w:r>
          </w:p>
        </w:tc>
        <w:tc>
          <w:tcPr>
            <w:tcW w:w="4235" w:type="dxa"/>
            <w:tcBorders>
              <w:top w:val="nil"/>
              <w:left w:val="nil"/>
              <w:bottom w:val="nil"/>
              <w:right w:val="single" w:sz="8" w:space="0" w:color="000000"/>
            </w:tcBorders>
          </w:tcPr>
          <w:p w:rsidR="00737AD2" w:rsidRDefault="007003A1">
            <w:pPr>
              <w:pStyle w:val="TableParagraph"/>
              <w:spacing w:line="22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是否开启增量备份，缺省为false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EnsureInc:false</w:t>
            </w:r>
          </w:p>
        </w:tc>
      </w:tr>
      <w:tr w:rsidR="00737AD2">
        <w:trPr>
          <w:trHeight w:hRule="exact" w:val="305"/>
        </w:trPr>
        <w:tc>
          <w:tcPr>
            <w:tcW w:w="208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OverWrite</w:t>
            </w:r>
          </w:p>
        </w:tc>
        <w:tc>
          <w:tcPr>
            <w:tcW w:w="4235" w:type="dxa"/>
            <w:tcBorders>
              <w:top w:val="nil"/>
              <w:left w:val="nil"/>
              <w:bottom w:val="nil"/>
              <w:right w:val="single" w:sz="8" w:space="0" w:color="000000"/>
            </w:tcBorders>
          </w:tcPr>
          <w:p w:rsidR="00737AD2" w:rsidRDefault="007003A1">
            <w:pPr>
              <w:pStyle w:val="TableParagraph"/>
              <w:spacing w:line="228" w:lineRule="exact"/>
              <w:ind w:left="112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存在同名备份是否覆盖，缺省为false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OverWrite:false</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对整个数据库进行全量备份</w:t>
      </w:r>
    </w:p>
    <w:p w:rsidR="00737AD2" w:rsidRDefault="00EC10B3">
      <w:pPr>
        <w:pStyle w:val="BodyText"/>
        <w:spacing w:before="50"/>
        <w:ind w:left="897"/>
        <w:rPr>
          <w:rFonts w:ascii="仿宋" w:eastAsia="仿宋" w:hAnsi="仿宋" w:cs="仿宋"/>
        </w:rPr>
      </w:pPr>
      <w:r w:rsidRPr="00EC10B3">
        <w:pict>
          <v:group id="_x0000_s2910" style="position:absolute;left:0;text-align:left;margin-left:95.85pt;margin-top:6.95pt;width:459.45pt;height:10.6pt;z-index:-25481;mso-position-horizontal-relative:page" coordorigin="1917,139" coordsize="9189,212">
            <v:shape id="_x0000_s291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db.backupOffline({Name:"FullBackup1"})</w:t>
      </w:r>
    </w:p>
    <w:p w:rsidR="00737AD2" w:rsidRDefault="00737AD2">
      <w:pPr>
        <w:spacing w:before="6" w:line="100" w:lineRule="exact"/>
        <w:rPr>
          <w:sz w:val="10"/>
          <w:szCs w:val="10"/>
        </w:rPr>
      </w:pPr>
    </w:p>
    <w:p w:rsidR="00737AD2" w:rsidRDefault="007003A1">
      <w:pPr>
        <w:pStyle w:val="Heading3"/>
        <w:ind w:left="79" w:right="8741"/>
        <w:jc w:val="center"/>
      </w:pPr>
      <w:bookmarkStart w:id="507" w:name="db.cancelTask()"/>
      <w:bookmarkStart w:id="508" w:name="_bookmark170"/>
      <w:bookmarkEnd w:id="507"/>
      <w:bookmarkEnd w:id="508"/>
      <w:r>
        <w:rPr>
          <w:w w:val="95"/>
        </w:rPr>
        <w:t>db.cancelTask()</w:t>
      </w:r>
    </w:p>
    <w:p w:rsidR="00737AD2" w:rsidRDefault="00737AD2">
      <w:pPr>
        <w:spacing w:before="2" w:line="200" w:lineRule="exact"/>
        <w:rPr>
          <w:sz w:val="20"/>
          <w:szCs w:val="20"/>
        </w:rPr>
      </w:pPr>
    </w:p>
    <w:p w:rsidR="00737AD2" w:rsidRDefault="007003A1">
      <w:pPr>
        <w:pStyle w:val="BodyText"/>
        <w:spacing w:line="253" w:lineRule="auto"/>
        <w:ind w:left="613" w:right="6638"/>
      </w:pPr>
      <w:r>
        <w:rPr>
          <w:w w:val="90"/>
        </w:rPr>
        <w:t>db.cancelTask(&lt;id&gt;,[isAsync])</w:t>
      </w:r>
      <w:r>
        <w:rPr>
          <w:w w:val="91"/>
        </w:rPr>
        <w:t xml:space="preserve"> </w:t>
      </w:r>
      <w:r>
        <w:rPr>
          <w:w w:val="95"/>
        </w:rPr>
        <w:t>取消任务</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66"/>
        <w:gridCol w:w="3270"/>
        <w:gridCol w:w="2363"/>
        <w:gridCol w:w="2373"/>
      </w:tblGrid>
      <w:tr w:rsidR="00737AD2">
        <w:trPr>
          <w:trHeight w:hRule="exact" w:val="305"/>
        </w:trPr>
        <w:tc>
          <w:tcPr>
            <w:tcW w:w="146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70" w:type="dxa"/>
            <w:tcBorders>
              <w:top w:val="nil"/>
              <w:left w:val="nil"/>
              <w:bottom w:val="nil"/>
              <w:right w:val="single" w:sz="8" w:space="0" w:color="000000"/>
            </w:tcBorders>
          </w:tcPr>
          <w:p w:rsidR="00737AD2" w:rsidRDefault="007003A1">
            <w:pPr>
              <w:pStyle w:val="TableParagraph"/>
              <w:spacing w:line="223" w:lineRule="exact"/>
              <w:ind w:left="952"/>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id</w:t>
            </w:r>
          </w:p>
        </w:tc>
        <w:tc>
          <w:tcPr>
            <w:tcW w:w="3270" w:type="dxa"/>
            <w:tcBorders>
              <w:top w:val="nil"/>
              <w:left w:val="nil"/>
              <w:bottom w:val="nil"/>
              <w:right w:val="single" w:sz="8" w:space="0" w:color="000000"/>
            </w:tcBorders>
          </w:tcPr>
          <w:p w:rsidR="00737AD2" w:rsidRDefault="007003A1">
            <w:pPr>
              <w:pStyle w:val="TableParagraph"/>
              <w:spacing w:line="218" w:lineRule="exact"/>
              <w:ind w:left="952"/>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任务ID</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95"/>
        </w:trPr>
        <w:tc>
          <w:tcPr>
            <w:tcW w:w="146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isAsync</w:t>
            </w:r>
          </w:p>
        </w:tc>
        <w:tc>
          <w:tcPr>
            <w:tcW w:w="3270" w:type="dxa"/>
            <w:tcBorders>
              <w:top w:val="nil"/>
              <w:left w:val="nil"/>
              <w:bottom w:val="nil"/>
              <w:right w:val="single" w:sz="8" w:space="0" w:color="000000"/>
            </w:tcBorders>
          </w:tcPr>
          <w:p w:rsidR="00737AD2" w:rsidRDefault="007003A1">
            <w:pPr>
              <w:pStyle w:val="TableParagraph"/>
              <w:spacing w:line="218" w:lineRule="exact"/>
              <w:ind w:left="952"/>
              <w:rPr>
                <w:rFonts w:ascii="微软雅黑" w:eastAsia="微软雅黑" w:hAnsi="微软雅黑" w:cs="微软雅黑"/>
                <w:sz w:val="14"/>
                <w:szCs w:val="14"/>
              </w:rPr>
            </w:pPr>
            <w:r>
              <w:rPr>
                <w:rFonts w:ascii="微软雅黑" w:eastAsia="微软雅黑" w:hAnsi="微软雅黑" w:cs="微软雅黑"/>
                <w:sz w:val="14"/>
                <w:szCs w:val="14"/>
              </w:rPr>
              <w:t>布尔</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是否异步</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停止切分任务</w:t>
      </w:r>
    </w:p>
    <w:p w:rsidR="00737AD2" w:rsidRDefault="00737AD2">
      <w:pPr>
        <w:spacing w:before="5" w:line="120" w:lineRule="exact"/>
        <w:rPr>
          <w:sz w:val="12"/>
          <w:szCs w:val="12"/>
        </w:rPr>
      </w:pPr>
    </w:p>
    <w:p w:rsidR="00737AD2" w:rsidRDefault="00EC10B3">
      <w:pPr>
        <w:pStyle w:val="BodyText"/>
        <w:spacing w:line="172" w:lineRule="auto"/>
        <w:ind w:left="897" w:right="2663"/>
        <w:rPr>
          <w:rFonts w:ascii="仿宋" w:eastAsia="仿宋" w:hAnsi="仿宋" w:cs="仿宋"/>
        </w:rPr>
      </w:pPr>
      <w:r w:rsidRPr="00EC10B3">
        <w:pict>
          <v:group id="_x0000_s2908" style="position:absolute;left:0;text-align:left;margin-left:95.85pt;margin-top:.7pt;width:459.45pt;height:21.2pt;z-index:-25480;mso-position-horizontal-relative:page" coordorigin="1917,14" coordsize="9189,424">
            <v:shape id="_x0000_s2909" style="position:absolute;left:1917;top:14;width:9189;height:424" coordorigin="1917,14" coordsize="9189,424" path="m1917,14r9189,l11106,438r-9189,l1917,14xe" fillcolor="#efefef" stroked="f">
              <v:path arrowok="t"/>
            </v:shape>
            <w10:wrap anchorx="page"/>
          </v:group>
        </w:pict>
      </w:r>
      <w:r w:rsidR="007003A1">
        <w:rPr>
          <w:rFonts w:ascii="仿宋" w:eastAsia="仿宋" w:hAnsi="仿宋" w:cs="仿宋"/>
        </w:rPr>
        <w:t>var taskid1 = db.test.test.splitAsync("db1", "db2", 50); db.cancelTask( taskid1, true )</w:t>
      </w:r>
    </w:p>
    <w:p w:rsidR="00737AD2" w:rsidRDefault="00737AD2">
      <w:pPr>
        <w:spacing w:line="172" w:lineRule="auto"/>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0" w:right="7702"/>
        <w:jc w:val="center"/>
      </w:pPr>
      <w:bookmarkStart w:id="509" w:name="db.createCataRG()"/>
      <w:bookmarkStart w:id="510" w:name="_bookmark171"/>
      <w:bookmarkEnd w:id="509"/>
      <w:bookmarkEnd w:id="510"/>
      <w:r>
        <w:rPr>
          <w:w w:val="95"/>
        </w:rPr>
        <w:t>db.createCataRG()</w:t>
      </w:r>
    </w:p>
    <w:p w:rsidR="00737AD2" w:rsidRDefault="00737AD2">
      <w:pPr>
        <w:spacing w:before="2" w:line="200" w:lineRule="exact"/>
        <w:rPr>
          <w:sz w:val="20"/>
          <w:szCs w:val="20"/>
        </w:rPr>
      </w:pPr>
    </w:p>
    <w:p w:rsidR="00737AD2" w:rsidRDefault="007003A1">
      <w:pPr>
        <w:pStyle w:val="BodyText"/>
        <w:spacing w:line="253" w:lineRule="auto"/>
        <w:ind w:right="783"/>
      </w:pPr>
      <w:r>
        <w:rPr>
          <w:w w:val="90"/>
        </w:rPr>
        <w:t xml:space="preserve">db.createCataRG(&lt;host&gt;,&lt;service&gt;,&lt;dbpath&gt;,[config]) </w:t>
      </w:r>
      <w:r>
        <w:rPr>
          <w:w w:val="95"/>
        </w:rPr>
        <w:t>新建一个编目分区组，同时创建并启动一个编目节点。</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180" w:lineRule="exact"/>
        <w:rPr>
          <w:sz w:val="18"/>
          <w:szCs w:val="18"/>
        </w:rPr>
      </w:pPr>
    </w:p>
    <w:tbl>
      <w:tblPr>
        <w:tblW w:w="0" w:type="auto"/>
        <w:tblInd w:w="923" w:type="dxa"/>
        <w:tblLayout w:type="fixed"/>
        <w:tblCellMar>
          <w:left w:w="0" w:type="dxa"/>
          <w:right w:w="0" w:type="dxa"/>
        </w:tblCellMar>
        <w:tblLook w:val="01E0"/>
      </w:tblPr>
      <w:tblGrid>
        <w:gridCol w:w="1459"/>
        <w:gridCol w:w="3277"/>
        <w:gridCol w:w="2363"/>
        <w:gridCol w:w="2373"/>
      </w:tblGrid>
      <w:tr w:rsidR="00737AD2">
        <w:trPr>
          <w:trHeight w:hRule="exact" w:val="295"/>
        </w:trPr>
        <w:tc>
          <w:tcPr>
            <w:tcW w:w="145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77" w:type="dxa"/>
            <w:tcBorders>
              <w:top w:val="nil"/>
              <w:left w:val="nil"/>
              <w:bottom w:val="nil"/>
              <w:right w:val="single" w:sz="8" w:space="0" w:color="000000"/>
            </w:tcBorders>
          </w:tcPr>
          <w:p w:rsidR="00737AD2" w:rsidRDefault="007003A1">
            <w:pPr>
              <w:pStyle w:val="TableParagraph"/>
              <w:spacing w:line="223" w:lineRule="exact"/>
              <w:ind w:left="959"/>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5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w:t>
            </w:r>
          </w:p>
        </w:tc>
        <w:tc>
          <w:tcPr>
            <w:tcW w:w="3277" w:type="dxa"/>
            <w:tcBorders>
              <w:top w:val="nil"/>
              <w:left w:val="nil"/>
              <w:bottom w:val="nil"/>
              <w:right w:val="single" w:sz="8" w:space="0" w:color="000000"/>
            </w:tcBorders>
          </w:tcPr>
          <w:p w:rsidR="00737AD2" w:rsidRDefault="007003A1">
            <w:pPr>
              <w:pStyle w:val="TableParagraph"/>
              <w:spacing w:line="228" w:lineRule="exact"/>
              <w:ind w:left="959"/>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指定编目节点的主机名。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260"/>
        </w:trPr>
        <w:tc>
          <w:tcPr>
            <w:tcW w:w="145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w:t>
            </w:r>
          </w:p>
        </w:tc>
        <w:tc>
          <w:tcPr>
            <w:tcW w:w="3277" w:type="dxa"/>
            <w:tcBorders>
              <w:top w:val="nil"/>
              <w:left w:val="nil"/>
              <w:bottom w:val="nil"/>
              <w:right w:val="single" w:sz="8" w:space="0" w:color="000000"/>
            </w:tcBorders>
          </w:tcPr>
          <w:p w:rsidR="00737AD2" w:rsidRDefault="007003A1">
            <w:pPr>
              <w:pStyle w:val="TableParagraph"/>
              <w:spacing w:line="228" w:lineRule="exact"/>
              <w:ind w:left="959"/>
              <w:rPr>
                <w:rFonts w:ascii="微软雅黑" w:eastAsia="微软雅黑" w:hAnsi="微软雅黑" w:cs="微软雅黑"/>
                <w:sz w:val="14"/>
                <w:szCs w:val="14"/>
              </w:rPr>
            </w:pPr>
            <w:r>
              <w:rPr>
                <w:rFonts w:ascii="微软雅黑" w:eastAsia="微软雅黑" w:hAnsi="微软雅黑" w:cs="微软雅黑"/>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ight="203"/>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指定编目节点的服务端口，请确保</w:t>
            </w:r>
          </w:p>
          <w:p w:rsidR="00737AD2" w:rsidRDefault="007003A1">
            <w:pPr>
              <w:pStyle w:val="TableParagraph"/>
              <w:spacing w:before="1" w:line="241" w:lineRule="auto"/>
              <w:ind w:left="40" w:right="98"/>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 xml:space="preserve">该端口号，以及往后延续的3个端口 </w:t>
            </w:r>
            <w:r>
              <w:rPr>
                <w:rFonts w:ascii="微软雅黑" w:eastAsia="微软雅黑" w:hAnsi="微软雅黑" w:cs="微软雅黑"/>
                <w:w w:val="95"/>
                <w:sz w:val="14"/>
                <w:szCs w:val="14"/>
                <w:lang w:eastAsia="zh-CN"/>
              </w:rPr>
              <w:t>号未被占用；如设置为11800，请确</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保11800/11801/11802/11803端口</w:t>
            </w:r>
          </w:p>
          <w:p w:rsidR="00737AD2" w:rsidRDefault="007003A1">
            <w:pPr>
              <w:pStyle w:val="TableParagraph"/>
              <w:ind w:left="40" w:right="1463"/>
              <w:jc w:val="both"/>
              <w:rPr>
                <w:rFonts w:ascii="微软雅黑" w:eastAsia="微软雅黑" w:hAnsi="微软雅黑" w:cs="微软雅黑"/>
                <w:sz w:val="14"/>
                <w:szCs w:val="14"/>
              </w:rPr>
            </w:pPr>
            <w:r>
              <w:rPr>
                <w:rFonts w:ascii="微软雅黑" w:eastAsia="微软雅黑" w:hAnsi="微软雅黑" w:cs="微软雅黑"/>
                <w:sz w:val="14"/>
                <w:szCs w:val="14"/>
              </w:rPr>
              <w:t>都未被占用。</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025"/>
        </w:trPr>
        <w:tc>
          <w:tcPr>
            <w:tcW w:w="1459"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dbpath</w:t>
            </w:r>
          </w:p>
        </w:tc>
        <w:tc>
          <w:tcPr>
            <w:tcW w:w="3277" w:type="dxa"/>
            <w:tcBorders>
              <w:top w:val="nil"/>
              <w:left w:val="nil"/>
              <w:bottom w:val="nil"/>
              <w:right w:val="single" w:sz="8" w:space="0" w:color="000000"/>
            </w:tcBorders>
          </w:tcPr>
          <w:p w:rsidR="00737AD2" w:rsidRDefault="007003A1">
            <w:pPr>
              <w:pStyle w:val="TableParagraph"/>
              <w:spacing w:line="228" w:lineRule="exact"/>
              <w:ind w:left="959"/>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数据文件路径，用于存放编目数据</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文件，需确保数据管理员（安装时创 建，默认为sdbadmin）用户有写权 限。</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020"/>
        </w:trPr>
        <w:tc>
          <w:tcPr>
            <w:tcW w:w="145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config</w:t>
            </w:r>
          </w:p>
        </w:tc>
        <w:tc>
          <w:tcPr>
            <w:tcW w:w="3277" w:type="dxa"/>
            <w:tcBorders>
              <w:top w:val="nil"/>
              <w:left w:val="nil"/>
              <w:bottom w:val="nil"/>
              <w:right w:val="single" w:sz="8" w:space="0" w:color="000000"/>
            </w:tcBorders>
          </w:tcPr>
          <w:p w:rsidR="00737AD2" w:rsidRDefault="007003A1">
            <w:pPr>
              <w:pStyle w:val="TableParagraph"/>
              <w:spacing w:line="223" w:lineRule="exact"/>
              <w:ind w:left="959"/>
              <w:rPr>
                <w:rFonts w:ascii="微软雅黑" w:eastAsia="微软雅黑" w:hAnsi="微软雅黑" w:cs="微软雅黑"/>
                <w:sz w:val="14"/>
                <w:szCs w:val="14"/>
              </w:rPr>
            </w:pPr>
            <w:r>
              <w:rPr>
                <w:rFonts w:ascii="微软雅黑" w:eastAsia="微软雅黑" w:hAnsi="微软雅黑" w:cs="微软雅黑"/>
                <w:w w:val="95"/>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ight="63"/>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参数为可选参数，用于配置更多细节</w:t>
            </w:r>
          </w:p>
          <w:p w:rsidR="00737AD2" w:rsidRDefault="007003A1">
            <w:pPr>
              <w:pStyle w:val="TableParagraph"/>
              <w:spacing w:before="1" w:line="241" w:lineRule="auto"/>
              <w:ind w:left="40" w:right="63"/>
              <w:jc w:val="both"/>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参数，格式必须为json格式，参数参</w:t>
            </w:r>
            <w:r>
              <w:rPr>
                <w:rFonts w:ascii="微软雅黑" w:eastAsia="微软雅黑" w:hAnsi="微软雅黑" w:cs="微软雅黑"/>
                <w:sz w:val="14"/>
                <w:szCs w:val="14"/>
                <w:lang w:eastAsia="zh-CN"/>
              </w:rPr>
              <w:t xml:space="preserve"> 见数据库配置一节；如需要配置日志 大小参数{logfilesz:64}。</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203"/>
      </w:pPr>
      <w:r>
        <w:rPr>
          <w:w w:val="95"/>
        </w:rPr>
        <w:t>createCataRG()方法的定义格式有host、service、dbpath、config四个参数，host、dbpath为字符串类</w:t>
      </w:r>
      <w:r>
        <w:t xml:space="preserve"> </w:t>
      </w:r>
      <w:r>
        <w:rPr>
          <w:w w:val="95"/>
        </w:rPr>
        <w:t>型，service为整数型，config为json对象，格式如下：</w:t>
      </w:r>
    </w:p>
    <w:p w:rsidR="00737AD2" w:rsidRDefault="00EC10B3">
      <w:pPr>
        <w:pStyle w:val="BodyText"/>
        <w:spacing w:before="62"/>
        <w:rPr>
          <w:rFonts w:ascii="仿宋" w:eastAsia="仿宋" w:hAnsi="仿宋" w:cs="仿宋"/>
          <w:lang w:eastAsia="zh-CN"/>
        </w:rPr>
      </w:pPr>
      <w:r w:rsidRPr="00EC10B3">
        <w:pict>
          <v:group id="_x0000_s2906" style="position:absolute;left:0;text-align:left;margin-left:81.7pt;margin-top:7.55pt;width:473.6pt;height:10.6pt;z-index:-25479;mso-position-horizontal-relative:page" coordorigin="1634,151" coordsize="9472,212">
            <v:shape id="_x0000_s2907" style="position:absolute;left:1634;top:151;width:9472;height:212" coordorigin="1634,151" coordsize="9472,212" path="m1634,151r9472,l11106,363r-9472,l1634,151xe" fillcolor="#efefef" stroked="f">
              <v:path arrowok="t"/>
            </v:shape>
            <w10:wrap anchorx="page"/>
          </v:group>
        </w:pict>
      </w:r>
      <w:r w:rsidR="007003A1">
        <w:rPr>
          <w:rFonts w:ascii="仿宋" w:eastAsia="仿宋" w:hAnsi="仿宋" w:cs="仿宋"/>
          <w:lang w:eastAsia="zh-CN"/>
        </w:rPr>
        <w:t>{"&lt;主机名&gt;",&lt;端口号&gt;,"&lt;数据文件路径&gt;",[数据库配置参数对象]}</w:t>
      </w:r>
    </w:p>
    <w:p w:rsidR="00737AD2" w:rsidRDefault="00921398">
      <w:pPr>
        <w:pStyle w:val="BodyText"/>
        <w:spacing w:before="49" w:line="563" w:lineRule="exact"/>
        <w:rPr>
          <w:lang w:eastAsia="zh-CN"/>
        </w:rPr>
      </w:pPr>
      <w:r>
        <w:pict>
          <v:shape id="_x0000_i1097"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请确保数据文件存放路径的权限，如果SequoiaDB采用的默认安装，那么给路径赋予sdbadmin权</w:t>
      </w:r>
    </w:p>
    <w:p w:rsidR="00737AD2" w:rsidRDefault="007003A1">
      <w:pPr>
        <w:pStyle w:val="BodyText"/>
        <w:spacing w:line="243" w:lineRule="exact"/>
        <w:ind w:left="1857"/>
      </w:pPr>
      <w:r>
        <w:t>限。</w:t>
      </w:r>
    </w:p>
    <w:p w:rsidR="00737AD2" w:rsidRDefault="00737AD2">
      <w:pPr>
        <w:spacing w:before="9" w:line="190" w:lineRule="exact"/>
        <w:rPr>
          <w:sz w:val="19"/>
          <w:szCs w:val="19"/>
        </w:rPr>
      </w:pPr>
    </w:p>
    <w:p w:rsidR="00737AD2" w:rsidRDefault="007003A1">
      <w:pPr>
        <w:pStyle w:val="BodyText"/>
      </w:pPr>
      <w:r>
        <w:t>示例</w:t>
      </w:r>
    </w:p>
    <w:p w:rsidR="00737AD2" w:rsidRDefault="00737AD2">
      <w:pPr>
        <w:spacing w:before="10" w:line="110" w:lineRule="exact"/>
        <w:rPr>
          <w:sz w:val="11"/>
          <w:szCs w:val="11"/>
        </w:rPr>
      </w:pPr>
    </w:p>
    <w:p w:rsidR="00737AD2" w:rsidRDefault="007003A1">
      <w:pPr>
        <w:pStyle w:val="BodyText"/>
        <w:tabs>
          <w:tab w:val="left" w:pos="1217"/>
        </w:tabs>
        <w:spacing w:line="171" w:lineRule="auto"/>
        <w:ind w:left="1217" w:right="307"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在名为：sdbserver1的主机上创建一个编目节点组，服务端口为：11800，数据文件存放路径为：/opt/</w:t>
      </w:r>
      <w:r>
        <w:rPr>
          <w:w w:val="92"/>
          <w:position w:val="1"/>
        </w:rPr>
        <w:t xml:space="preserve"> </w:t>
      </w:r>
      <w:r>
        <w:rPr>
          <w:w w:val="95"/>
        </w:rPr>
        <w:t>sequoiadb/database/cata/11800</w:t>
      </w:r>
    </w:p>
    <w:p w:rsidR="00737AD2" w:rsidRDefault="00EC10B3">
      <w:pPr>
        <w:pStyle w:val="BodyText"/>
        <w:spacing w:before="21"/>
        <w:ind w:left="1217"/>
        <w:rPr>
          <w:rFonts w:ascii="仿宋" w:eastAsia="仿宋" w:hAnsi="仿宋" w:cs="仿宋"/>
        </w:rPr>
      </w:pPr>
      <w:r w:rsidRPr="00EC10B3">
        <w:pict>
          <v:group id="_x0000_s2903" style="position:absolute;left:0;text-align:left;margin-left:95.85pt;margin-top:5.5pt;width:459.45pt;height:10.6pt;z-index:-25478;mso-position-horizontal-relative:page" coordorigin="1917,110" coordsize="9189,212">
            <v:shape id="_x0000_s2904"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db.createCataRG("sdbserver1", 11800, "/opt/sequoiadb/database/cata/11800")</w:t>
      </w:r>
    </w:p>
    <w:p w:rsidR="00737AD2" w:rsidRDefault="00737AD2">
      <w:pPr>
        <w:spacing w:before="6" w:line="100" w:lineRule="exact"/>
        <w:rPr>
          <w:sz w:val="10"/>
          <w:szCs w:val="10"/>
        </w:rPr>
      </w:pPr>
    </w:p>
    <w:p w:rsidR="00737AD2" w:rsidRDefault="007003A1">
      <w:pPr>
        <w:pStyle w:val="Heading3"/>
        <w:ind w:left="0" w:right="8221"/>
        <w:jc w:val="center"/>
      </w:pPr>
      <w:bookmarkStart w:id="511" w:name="db.createCS()"/>
      <w:bookmarkStart w:id="512" w:name="_bookmark172"/>
      <w:bookmarkEnd w:id="511"/>
      <w:bookmarkEnd w:id="512"/>
      <w:r>
        <w:rPr>
          <w:w w:val="95"/>
        </w:rPr>
        <w:t>db.createCS()</w:t>
      </w:r>
    </w:p>
    <w:p w:rsidR="00737AD2" w:rsidRDefault="00737AD2">
      <w:pPr>
        <w:spacing w:before="2" w:line="200" w:lineRule="exact"/>
        <w:rPr>
          <w:sz w:val="20"/>
          <w:szCs w:val="20"/>
        </w:rPr>
      </w:pPr>
    </w:p>
    <w:p w:rsidR="00737AD2" w:rsidRDefault="007003A1">
      <w:pPr>
        <w:pStyle w:val="BodyText"/>
        <w:spacing w:line="253" w:lineRule="auto"/>
        <w:ind w:right="6700"/>
      </w:pPr>
      <w:r>
        <w:rPr>
          <w:w w:val="90"/>
        </w:rPr>
        <w:t>db.createCS(&lt;name&gt;,[options])</w:t>
      </w:r>
      <w:r>
        <w:rPr>
          <w:w w:val="91"/>
        </w:rPr>
        <w:t xml:space="preserve"> </w:t>
      </w:r>
      <w:r>
        <w:rPr>
          <w:w w:val="95"/>
        </w:rPr>
        <w:t>在数据库对象中创建集合空间。</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71"/>
        <w:gridCol w:w="3266"/>
        <w:gridCol w:w="2363"/>
        <w:gridCol w:w="2373"/>
      </w:tblGrid>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集合空间名。同一个数据库对象</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中，集合空间名必须唯一。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集合空间可选属性。</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line="208"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rPr>
          <w:w w:val="95"/>
        </w:rPr>
        <w:t>options格式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903"/>
        <w:gridCol w:w="4412"/>
        <w:gridCol w:w="3157"/>
      </w:tblGrid>
      <w:tr w:rsidR="00737AD2">
        <w:trPr>
          <w:trHeight w:hRule="exact" w:val="305"/>
        </w:trPr>
        <w:tc>
          <w:tcPr>
            <w:tcW w:w="190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12" w:type="dxa"/>
            <w:tcBorders>
              <w:top w:val="nil"/>
              <w:left w:val="nil"/>
              <w:bottom w:val="nil"/>
              <w:right w:val="single" w:sz="8" w:space="0" w:color="000000"/>
            </w:tcBorders>
          </w:tcPr>
          <w:p w:rsidR="00737AD2" w:rsidRDefault="007003A1">
            <w:pPr>
              <w:pStyle w:val="TableParagraph"/>
              <w:spacing w:line="223" w:lineRule="exact"/>
              <w:ind w:left="1304"/>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0"/>
        </w:trPr>
        <w:tc>
          <w:tcPr>
            <w:tcW w:w="19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w:t>
            </w:r>
          </w:p>
        </w:tc>
        <w:tc>
          <w:tcPr>
            <w:tcW w:w="4412" w:type="dxa"/>
            <w:tcBorders>
              <w:top w:val="nil"/>
              <w:left w:val="nil"/>
              <w:bottom w:val="nil"/>
              <w:right w:val="single" w:sz="8" w:space="0" w:color="000000"/>
            </w:tcBorders>
          </w:tcPr>
          <w:p w:rsidR="00737AD2" w:rsidRDefault="007003A1">
            <w:pPr>
              <w:pStyle w:val="TableParagraph"/>
              <w:spacing w:line="218" w:lineRule="exact"/>
              <w:ind w:left="130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数据页大小。默认为65536B。</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PageSize:&lt;int32&gt;</w:t>
            </w:r>
          </w:p>
        </w:tc>
      </w:tr>
      <w:tr w:rsidR="00737AD2">
        <w:trPr>
          <w:trHeight w:hRule="exact" w:val="295"/>
        </w:trPr>
        <w:tc>
          <w:tcPr>
            <w:tcW w:w="19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Domain</w:t>
            </w:r>
          </w:p>
        </w:tc>
        <w:tc>
          <w:tcPr>
            <w:tcW w:w="4412" w:type="dxa"/>
            <w:tcBorders>
              <w:top w:val="nil"/>
              <w:left w:val="nil"/>
              <w:bottom w:val="nil"/>
              <w:right w:val="single" w:sz="8" w:space="0" w:color="000000"/>
            </w:tcBorders>
          </w:tcPr>
          <w:p w:rsidR="00737AD2" w:rsidRDefault="007003A1">
            <w:pPr>
              <w:pStyle w:val="TableParagraph"/>
              <w:spacing w:line="218" w:lineRule="exact"/>
              <w:ind w:left="1304"/>
              <w:rPr>
                <w:rFonts w:ascii="微软雅黑" w:eastAsia="微软雅黑" w:hAnsi="微软雅黑" w:cs="微软雅黑"/>
                <w:sz w:val="14"/>
                <w:szCs w:val="14"/>
              </w:rPr>
            </w:pPr>
            <w:r>
              <w:rPr>
                <w:rFonts w:ascii="微软雅黑" w:eastAsia="微软雅黑" w:hAnsi="微软雅黑" w:cs="微软雅黑"/>
                <w:sz w:val="14"/>
                <w:szCs w:val="14"/>
              </w:rPr>
              <w:t>所属域</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Domain:&lt;string&gt;</w:t>
            </w:r>
          </w:p>
        </w:tc>
      </w:tr>
    </w:tbl>
    <w:p w:rsidR="00737AD2" w:rsidRDefault="00921398">
      <w:pPr>
        <w:pStyle w:val="BodyText"/>
        <w:spacing w:line="556" w:lineRule="exact"/>
        <w:ind w:left="613"/>
      </w:pPr>
      <w:r>
        <w:pict>
          <v:shape id="_x0000_i1098"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name字段的值不能是空串、含点（.）或者美元符号（$）。且长度不超过127B。</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同一个数据库对象集合空间名必须唯一。</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在创建集合空间时用户可以指定数据页大小，指定后不可更改。如果不指定默认为65536B。</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pageSize只能选填0，4096，8192，16384，32768，65536之一，0即为默认值65536。</w:t>
      </w:r>
    </w:p>
    <w:p w:rsidR="00737AD2" w:rsidRDefault="007003A1">
      <w:pPr>
        <w:pStyle w:val="BodyText"/>
        <w:tabs>
          <w:tab w:val="left" w:pos="1537"/>
        </w:tabs>
        <w:spacing w:line="293"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所属域必须已经存在，且不能为SYSDOMAIN。</w:t>
      </w:r>
    </w:p>
    <w:p w:rsidR="00737AD2" w:rsidRDefault="007003A1">
      <w:pPr>
        <w:pStyle w:val="BodyText"/>
        <w:tabs>
          <w:tab w:val="left" w:pos="1537"/>
        </w:tabs>
        <w:spacing w:line="293"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为兼容较早版本接口，db.createCS(&lt;name&gt;,[PageSize])同样可以工作。</w:t>
      </w:r>
    </w:p>
    <w:p w:rsidR="00737AD2" w:rsidRDefault="00737AD2">
      <w:pPr>
        <w:spacing w:before="14" w:line="240" w:lineRule="exact"/>
        <w:rPr>
          <w:sz w:val="24"/>
          <w:szCs w:val="24"/>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创建名为foo的集合空间，不指定数据页大小，即数据页大小为默认值65536B</w:t>
      </w:r>
    </w:p>
    <w:p w:rsidR="00737AD2" w:rsidRDefault="00EC10B3">
      <w:pPr>
        <w:pStyle w:val="BodyText"/>
        <w:spacing w:before="50"/>
        <w:ind w:left="897"/>
        <w:rPr>
          <w:rFonts w:ascii="仿宋" w:eastAsia="仿宋" w:hAnsi="仿宋" w:cs="仿宋"/>
        </w:rPr>
      </w:pPr>
      <w:r w:rsidRPr="00EC10B3">
        <w:pict>
          <v:group id="_x0000_s2900" style="position:absolute;left:0;text-align:left;margin-left:95.85pt;margin-top:6.95pt;width:459.45pt;height:10.6pt;z-index:-25477;mso-position-horizontal-relative:page" coordorigin="1917,139" coordsize="9189,212">
            <v:shape id="_x0000_s290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db.createCS("foo")</w:t>
      </w:r>
    </w:p>
    <w:p w:rsidR="00737AD2" w:rsidRDefault="007003A1">
      <w:pPr>
        <w:pStyle w:val="BodyText"/>
        <w:tabs>
          <w:tab w:val="left" w:pos="897"/>
        </w:tabs>
        <w:spacing w:line="257"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创建名为foo的集合空间，指定数据页大小为4096B，所属域为“mydomain”</w:t>
      </w:r>
    </w:p>
    <w:p w:rsidR="00737AD2" w:rsidRDefault="00EC10B3">
      <w:pPr>
        <w:pStyle w:val="BodyText"/>
        <w:spacing w:before="50"/>
        <w:ind w:left="897"/>
        <w:rPr>
          <w:rFonts w:ascii="仿宋" w:eastAsia="仿宋" w:hAnsi="仿宋" w:cs="仿宋"/>
        </w:rPr>
      </w:pPr>
      <w:r w:rsidRPr="00EC10B3">
        <w:pict>
          <v:group id="_x0000_s2898" style="position:absolute;left:0;text-align:left;margin-left:95.85pt;margin-top:6.95pt;width:459.45pt;height:10.6pt;z-index:-25476;mso-position-horizontal-relative:page" coordorigin="1917,139" coordsize="9189,212">
            <v:shape id="_x0000_s289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db.createCS("foo",{PageSize:4096,Domain:"mydomain"})</w:t>
      </w:r>
    </w:p>
    <w:p w:rsidR="00737AD2" w:rsidRDefault="00737AD2">
      <w:pPr>
        <w:spacing w:before="6" w:line="100" w:lineRule="exact"/>
        <w:rPr>
          <w:sz w:val="10"/>
          <w:szCs w:val="10"/>
        </w:rPr>
      </w:pPr>
    </w:p>
    <w:p w:rsidR="00737AD2" w:rsidRDefault="007003A1">
      <w:pPr>
        <w:pStyle w:val="Heading3"/>
      </w:pPr>
      <w:bookmarkStart w:id="513" w:name="db.createDomain()"/>
      <w:bookmarkStart w:id="514" w:name="_bookmark173"/>
      <w:bookmarkEnd w:id="513"/>
      <w:bookmarkEnd w:id="514"/>
      <w:r>
        <w:rPr>
          <w:w w:val="95"/>
        </w:rPr>
        <w:t>db.createDomain()</w:t>
      </w:r>
    </w:p>
    <w:p w:rsidR="00737AD2" w:rsidRDefault="00737AD2">
      <w:pPr>
        <w:spacing w:before="2" w:line="200" w:lineRule="exact"/>
        <w:rPr>
          <w:sz w:val="20"/>
          <w:szCs w:val="20"/>
        </w:rPr>
      </w:pPr>
    </w:p>
    <w:p w:rsidR="00737AD2" w:rsidRDefault="007003A1">
      <w:pPr>
        <w:pStyle w:val="BodyText"/>
        <w:spacing w:line="253" w:lineRule="auto"/>
        <w:ind w:left="613" w:right="1370"/>
      </w:pPr>
      <w:r>
        <w:rPr>
          <w:w w:val="95"/>
        </w:rPr>
        <w:t>db.createDomain(&lt;name&gt;,&lt;groups&gt;,[options])</w:t>
      </w:r>
      <w:r>
        <w:rPr>
          <w:w w:val="91"/>
        </w:rPr>
        <w:t xml:space="preserve"> </w:t>
      </w:r>
      <w:r>
        <w:rPr>
          <w:w w:val="95"/>
        </w:rPr>
        <w:t xml:space="preserve">创建一个域。域中可以包含若干个复制组（Replica   </w:t>
      </w:r>
      <w:r>
        <w:rPr>
          <w:spacing w:val="8"/>
          <w:w w:val="95"/>
        </w:rPr>
        <w:t xml:space="preserve"> </w:t>
      </w:r>
      <w:r>
        <w:rPr>
          <w:w w:val="95"/>
        </w:rPr>
        <w:t>Group）。</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域名，全局唯一。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groups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Json数组</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域包含的复制组。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54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在创建域时可以通过options设置其</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他属性。</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t>目前通过options可设置域的属性有：</w:t>
      </w:r>
    </w:p>
    <w:p w:rsidR="00737AD2" w:rsidRDefault="00737AD2">
      <w:pPr>
        <w:spacing w:before="5" w:line="60" w:lineRule="exact"/>
        <w:rPr>
          <w:sz w:val="6"/>
          <w:szCs w:val="6"/>
        </w:rPr>
      </w:pPr>
    </w:p>
    <w:tbl>
      <w:tblPr>
        <w:tblW w:w="0" w:type="auto"/>
        <w:tblInd w:w="603" w:type="dxa"/>
        <w:tblLayout w:type="fixed"/>
        <w:tblCellMar>
          <w:left w:w="0" w:type="dxa"/>
          <w:right w:w="0" w:type="dxa"/>
        </w:tblCellMar>
        <w:tblLook w:val="01E0"/>
      </w:tblPr>
      <w:tblGrid>
        <w:gridCol w:w="1914"/>
        <w:gridCol w:w="4401"/>
        <w:gridCol w:w="3157"/>
      </w:tblGrid>
      <w:tr w:rsidR="00737AD2">
        <w:trPr>
          <w:trHeight w:hRule="exact" w:val="305"/>
        </w:trPr>
        <w:tc>
          <w:tcPr>
            <w:tcW w:w="191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01" w:type="dxa"/>
            <w:tcBorders>
              <w:top w:val="nil"/>
              <w:left w:val="nil"/>
              <w:bottom w:val="nil"/>
              <w:right w:val="single" w:sz="8" w:space="0" w:color="000000"/>
            </w:tcBorders>
          </w:tcPr>
          <w:p w:rsidR="00737AD2" w:rsidRDefault="007003A1">
            <w:pPr>
              <w:pStyle w:val="TableParagraph"/>
              <w:spacing w:line="223" w:lineRule="exact"/>
              <w:ind w:left="1293"/>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295"/>
        </w:trPr>
        <w:tc>
          <w:tcPr>
            <w:tcW w:w="191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AutoSplit</w:t>
            </w:r>
          </w:p>
        </w:tc>
        <w:tc>
          <w:tcPr>
            <w:tcW w:w="4401" w:type="dxa"/>
            <w:tcBorders>
              <w:top w:val="nil"/>
              <w:left w:val="nil"/>
              <w:bottom w:val="nil"/>
              <w:right w:val="single" w:sz="8" w:space="0" w:color="000000"/>
            </w:tcBorders>
          </w:tcPr>
          <w:p w:rsidR="00737AD2" w:rsidRDefault="007003A1">
            <w:pPr>
              <w:pStyle w:val="TableParagraph"/>
              <w:spacing w:line="218" w:lineRule="exact"/>
              <w:ind w:left="1293"/>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自动切分散列分区集合。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AutoSplit:true|false</w:t>
            </w:r>
          </w:p>
        </w:tc>
      </w:tr>
    </w:tbl>
    <w:p w:rsidR="00737AD2" w:rsidRDefault="00921398">
      <w:pPr>
        <w:pStyle w:val="BodyText"/>
        <w:spacing w:line="556" w:lineRule="exact"/>
        <w:ind w:left="613"/>
      </w:pPr>
      <w:r>
        <w:pict>
          <v:shape id="_x0000_i1099"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AutoSplit只作用于散列分区集合。</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不能在空域（不包含复制组）创建集合空间。</w:t>
      </w:r>
    </w:p>
    <w:p w:rsidR="00737AD2" w:rsidRDefault="00737AD2">
      <w:pPr>
        <w:spacing w:before="14" w:line="240" w:lineRule="exact"/>
        <w:rPr>
          <w:sz w:val="24"/>
          <w:szCs w:val="24"/>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创建一个域，包含两个复制组。</w:t>
      </w:r>
    </w:p>
    <w:p w:rsidR="00737AD2" w:rsidRDefault="00EC10B3">
      <w:pPr>
        <w:pStyle w:val="BodyText"/>
        <w:spacing w:before="50"/>
        <w:ind w:left="897"/>
        <w:rPr>
          <w:rFonts w:ascii="仿宋" w:eastAsia="仿宋" w:hAnsi="仿宋" w:cs="仿宋"/>
        </w:rPr>
      </w:pPr>
      <w:r w:rsidRPr="00EC10B3">
        <w:pict>
          <v:group id="_x0000_s2895" style="position:absolute;left:0;text-align:left;margin-left:95.85pt;margin-top:6.95pt;width:459.45pt;height:10.6pt;z-index:-25475;mso-position-horizontal-relative:page" coordorigin="1917,139" coordsize="9189,212">
            <v:shape id="_x0000_s2896"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db.createDomain('mydomain',['datagroup1','datagroup2'])</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创建一个域，包含两个复制组，并且指定自动切分。</w:t>
      </w:r>
    </w:p>
    <w:p w:rsidR="00737AD2" w:rsidRDefault="00EC10B3">
      <w:pPr>
        <w:pStyle w:val="BodyText"/>
        <w:spacing w:before="50"/>
        <w:ind w:left="897"/>
        <w:rPr>
          <w:rFonts w:ascii="仿宋" w:eastAsia="仿宋" w:hAnsi="仿宋" w:cs="仿宋"/>
        </w:rPr>
      </w:pPr>
      <w:r w:rsidRPr="00EC10B3">
        <w:pict>
          <v:group id="_x0000_s2893" style="position:absolute;left:0;text-align:left;margin-left:95.85pt;margin-top:6.95pt;width:459.45pt;height:10.6pt;z-index:-25474;mso-position-horizontal-relative:page" coordorigin="1917,139" coordsize="9189,212">
            <v:shape id="_x0000_s2894"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db.createDomain('mydomain',['datagroup1','datagroup2'],{AutoSplit:true})</w:t>
      </w:r>
    </w:p>
    <w:p w:rsidR="00737AD2" w:rsidRDefault="00737AD2">
      <w:pPr>
        <w:rPr>
          <w:rFonts w:ascii="仿宋" w:eastAsia="仿宋" w:hAnsi="仿宋" w:cs="仿宋"/>
        </w:rPr>
        <w:sectPr w:rsidR="00737AD2">
          <w:headerReference w:type="even" r:id="rId64"/>
          <w:headerReference w:type="default" r:id="rId65"/>
          <w:pgSz w:w="12240" w:h="15840"/>
          <w:pgMar w:top="900" w:right="680" w:bottom="280" w:left="1020" w:header="713" w:footer="0" w:gutter="0"/>
          <w:pgNumType w:start="151"/>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96"/>
      </w:pPr>
      <w:bookmarkStart w:id="515" w:name="db.createProcedure()"/>
      <w:bookmarkStart w:id="516" w:name="_bookmark174"/>
      <w:bookmarkEnd w:id="515"/>
      <w:bookmarkEnd w:id="516"/>
      <w:r>
        <w:rPr>
          <w:w w:val="95"/>
        </w:rPr>
        <w:t>db.createProcedure()</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db.createProcedure(&lt;code&gt;)</w:t>
      </w:r>
      <w:r>
        <w:rPr>
          <w:w w:val="92"/>
        </w:rPr>
        <w:t xml:space="preserve"> </w:t>
      </w:r>
      <w:r>
        <w:rPr>
          <w:w w:val="95"/>
        </w:rPr>
        <w:t>在数据库对象中创建存储过程。</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code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sz w:val="14"/>
                <w:szCs w:val="14"/>
              </w:rPr>
              <w:t>自定义函数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标准函数定义，不是字符串类型，在</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输入参数时不能使用引号。</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pPr>
      <w:r>
        <w:t>createProcedure()方法的定义格式包含code参数，参数值为标准函数定义。</w:t>
      </w:r>
    </w:p>
    <w:p w:rsidR="00737AD2" w:rsidRDefault="00EC10B3">
      <w:pPr>
        <w:pStyle w:val="BodyText"/>
        <w:spacing w:before="46"/>
        <w:rPr>
          <w:rFonts w:ascii="仿宋" w:eastAsia="仿宋" w:hAnsi="仿宋" w:cs="仿宋"/>
        </w:rPr>
      </w:pPr>
      <w:r w:rsidRPr="00EC10B3">
        <w:pict>
          <v:group id="_x0000_s2891" style="position:absolute;left:0;text-align:left;margin-left:81.7pt;margin-top:6.75pt;width:473.6pt;height:10.6pt;z-index:-25473;mso-position-horizontal-relative:page" coordorigin="1634,135" coordsize="9472,212">
            <v:shape id="_x0000_s2892"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createProcedure(&lt;code&gt;)</w:t>
      </w:r>
    </w:p>
    <w:p w:rsidR="00737AD2" w:rsidRDefault="007003A1">
      <w:pPr>
        <w:pStyle w:val="BodyText"/>
        <w:spacing w:before="49"/>
      </w:pPr>
      <w:r>
        <w:t>说明：</w:t>
      </w:r>
    </w:p>
    <w:p w:rsidR="00737AD2" w:rsidRDefault="00737AD2">
      <w:pPr>
        <w:spacing w:before="10" w:line="110" w:lineRule="exact"/>
        <w:rPr>
          <w:sz w:val="11"/>
          <w:szCs w:val="11"/>
        </w:rPr>
      </w:pPr>
    </w:p>
    <w:p w:rsidR="00737AD2" w:rsidRDefault="007003A1">
      <w:pPr>
        <w:pStyle w:val="BodyText"/>
        <w:numPr>
          <w:ilvl w:val="1"/>
          <w:numId w:val="7"/>
        </w:numPr>
        <w:tabs>
          <w:tab w:val="left" w:pos="1217"/>
        </w:tabs>
        <w:spacing w:line="171" w:lineRule="auto"/>
        <w:ind w:left="1217" w:right="913"/>
      </w:pPr>
      <w:r>
        <w:rPr>
          <w:w w:val="95"/>
          <w:position w:val="1"/>
        </w:rPr>
        <w:t xml:space="preserve">推荐直接使用存储过程中已初始化全局的db，如：db.createProcedure( </w:t>
      </w:r>
      <w:r>
        <w:rPr>
          <w:spacing w:val="12"/>
          <w:w w:val="95"/>
          <w:position w:val="1"/>
        </w:rPr>
        <w:t xml:space="preserve"> </w:t>
      </w:r>
      <w:r>
        <w:rPr>
          <w:w w:val="95"/>
          <w:position w:val="1"/>
        </w:rPr>
        <w:t xml:space="preserve">function </w:t>
      </w:r>
      <w:r>
        <w:rPr>
          <w:spacing w:val="13"/>
          <w:w w:val="95"/>
          <w:position w:val="1"/>
        </w:rPr>
        <w:t xml:space="preserve"> </w:t>
      </w:r>
      <w:r>
        <w:rPr>
          <w:w w:val="95"/>
          <w:position w:val="1"/>
        </w:rPr>
        <w:t>getAll(){return</w:t>
      </w:r>
      <w:r>
        <w:rPr>
          <w:w w:val="93"/>
          <w:position w:val="1"/>
        </w:rPr>
        <w:t xml:space="preserve"> </w:t>
      </w:r>
      <w:r>
        <w:rPr>
          <w:w w:val="95"/>
        </w:rPr>
        <w:t xml:space="preserve">db.foo.bar.find();} </w:t>
      </w:r>
      <w:r>
        <w:rPr>
          <w:spacing w:val="42"/>
          <w:w w:val="95"/>
        </w:rPr>
        <w:t xml:space="preserve"> </w:t>
      </w:r>
      <w:r>
        <w:rPr>
          <w:w w:val="95"/>
        </w:rPr>
        <w:t xml:space="preserve">) </w:t>
      </w:r>
      <w:r>
        <w:rPr>
          <w:spacing w:val="42"/>
          <w:w w:val="95"/>
        </w:rPr>
        <w:t xml:space="preserve"> </w:t>
      </w:r>
      <w:r>
        <w:rPr>
          <w:w w:val="95"/>
        </w:rPr>
        <w:t>。但如果需要鉴权，则全局db失效。需要自己初始化db。</w:t>
      </w:r>
    </w:p>
    <w:p w:rsidR="00737AD2" w:rsidRDefault="007003A1">
      <w:pPr>
        <w:pStyle w:val="BodyText"/>
        <w:tabs>
          <w:tab w:val="left" w:pos="1217"/>
        </w:tabs>
        <w:spacing w:before="27" w:line="169" w:lineRule="auto"/>
        <w:ind w:left="1217" w:right="231"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自己初始化db的形式为var</w:t>
      </w:r>
      <w:r>
        <w:rPr>
          <w:spacing w:val="34"/>
          <w:w w:val="95"/>
          <w:position w:val="1"/>
        </w:rPr>
        <w:t xml:space="preserve"> </w:t>
      </w:r>
      <w:r>
        <w:rPr>
          <w:w w:val="95"/>
          <w:position w:val="1"/>
        </w:rPr>
        <w:t>db=new</w:t>
      </w:r>
      <w:r>
        <w:rPr>
          <w:spacing w:val="34"/>
          <w:w w:val="95"/>
          <w:position w:val="1"/>
        </w:rPr>
        <w:t xml:space="preserve"> </w:t>
      </w:r>
      <w:r>
        <w:rPr>
          <w:w w:val="95"/>
          <w:position w:val="1"/>
        </w:rPr>
        <w:t>Sdb()。如果需要加入用户名和密码，为var</w:t>
      </w:r>
      <w:r>
        <w:rPr>
          <w:spacing w:val="34"/>
          <w:w w:val="95"/>
          <w:position w:val="1"/>
        </w:rPr>
        <w:t xml:space="preserve"> </w:t>
      </w:r>
      <w:r>
        <w:rPr>
          <w:w w:val="95"/>
          <w:position w:val="1"/>
        </w:rPr>
        <w:t>db=new</w:t>
      </w:r>
      <w:r>
        <w:rPr>
          <w:w w:val="89"/>
          <w:position w:val="1"/>
        </w:rPr>
        <w:t xml:space="preserve"> </w:t>
      </w:r>
      <w:r>
        <w:rPr>
          <w:w w:val="95"/>
        </w:rPr>
        <w:t xml:space="preserve">Sdb('usrname','passwd')     </w:t>
      </w:r>
      <w:r>
        <w:rPr>
          <w:spacing w:val="11"/>
          <w:w w:val="95"/>
        </w:rPr>
        <w:t xml:space="preserve"> </w:t>
      </w:r>
      <w:r>
        <w:rPr>
          <w:w w:val="95"/>
        </w:rPr>
        <w:t>。这里需要注意的时，存储过程只能运行在已连接上的db，不提供远程连接其</w:t>
      </w:r>
      <w:r>
        <w:t xml:space="preserve"> </w:t>
      </w:r>
      <w:r>
        <w:rPr>
          <w:w w:val="95"/>
        </w:rPr>
        <w:t>他db的方法。在不需要鉴权的情况下，即使如var</w:t>
      </w:r>
      <w:r>
        <w:rPr>
          <w:spacing w:val="19"/>
          <w:w w:val="95"/>
        </w:rPr>
        <w:t xml:space="preserve"> </w:t>
      </w:r>
      <w:r>
        <w:rPr>
          <w:w w:val="95"/>
        </w:rPr>
        <w:t>db</w:t>
      </w:r>
      <w:r>
        <w:rPr>
          <w:spacing w:val="20"/>
          <w:w w:val="95"/>
        </w:rPr>
        <w:t xml:space="preserve"> </w:t>
      </w:r>
      <w:r>
        <w:rPr>
          <w:w w:val="95"/>
        </w:rPr>
        <w:t>=</w:t>
      </w:r>
      <w:r>
        <w:rPr>
          <w:spacing w:val="20"/>
          <w:w w:val="95"/>
        </w:rPr>
        <w:t xml:space="preserve"> </w:t>
      </w:r>
      <w:r>
        <w:rPr>
          <w:w w:val="95"/>
        </w:rPr>
        <w:t>new</w:t>
      </w:r>
      <w:r>
        <w:rPr>
          <w:spacing w:val="20"/>
          <w:w w:val="95"/>
        </w:rPr>
        <w:t xml:space="preserve"> </w:t>
      </w:r>
      <w:r>
        <w:rPr>
          <w:w w:val="95"/>
        </w:rPr>
        <w:t>Sdb('hostname',</w:t>
      </w:r>
      <w:r>
        <w:rPr>
          <w:spacing w:val="19"/>
          <w:w w:val="95"/>
        </w:rPr>
        <w:t xml:space="preserve"> </w:t>
      </w:r>
      <w:r>
        <w:rPr>
          <w:w w:val="95"/>
        </w:rPr>
        <w:t>'servicename')</w:t>
      </w:r>
      <w:r>
        <w:rPr>
          <w:spacing w:val="20"/>
          <w:w w:val="95"/>
        </w:rPr>
        <w:t xml:space="preserve"> </w:t>
      </w:r>
      <w:r>
        <w:rPr>
          <w:w w:val="95"/>
        </w:rPr>
        <w:t>语句正常执</w:t>
      </w:r>
      <w:r>
        <w:t xml:space="preserve"> </w:t>
      </w:r>
      <w:r>
        <w:rPr>
          <w:w w:val="95"/>
        </w:rPr>
        <w:t>行。得到的db仍然是本地db。</w:t>
      </w:r>
    </w:p>
    <w:p w:rsidR="00737AD2" w:rsidRDefault="007003A1">
      <w:pPr>
        <w:pStyle w:val="BodyText"/>
        <w:tabs>
          <w:tab w:val="left" w:pos="1217"/>
        </w:tabs>
        <w:spacing w:line="28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db角色必须为协调节点。standalone模式不提供存储过程功能。</w:t>
      </w:r>
    </w:p>
    <w:p w:rsidR="00737AD2" w:rsidRDefault="00737AD2">
      <w:pPr>
        <w:spacing w:before="5" w:line="220" w:lineRule="exact"/>
      </w:pPr>
    </w:p>
    <w:p w:rsidR="00737AD2" w:rsidRDefault="007003A1">
      <w:pPr>
        <w:pStyle w:val="BodyText"/>
        <w:rPr>
          <w:lang w:eastAsia="zh-CN"/>
        </w:rPr>
      </w:pPr>
      <w:r>
        <w:rPr>
          <w:lang w:eastAsia="zh-CN"/>
        </w:rPr>
        <w:t>函数定义</w:t>
      </w:r>
    </w:p>
    <w:p w:rsidR="00737AD2" w:rsidRDefault="007003A1">
      <w:pPr>
        <w:pStyle w:val="BodyText"/>
        <w:tabs>
          <w:tab w:val="left" w:pos="1217"/>
        </w:tabs>
        <w:spacing w:before="34" w:line="255" w:lineRule="auto"/>
        <w:ind w:left="1217" w:right="3699" w:hanging="284"/>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函数定义 </w:t>
      </w:r>
      <w:r>
        <w:rPr>
          <w:w w:val="95"/>
          <w:lang w:eastAsia="zh-CN"/>
        </w:rPr>
        <w:t>1.函数必须包含函数名。</w:t>
      </w:r>
      <w:r>
        <w:rPr>
          <w:w w:val="95"/>
        </w:rPr>
        <w:t xml:space="preserve">不能使用如：function(x,y){return  </w:t>
      </w:r>
      <w:r>
        <w:rPr>
          <w:spacing w:val="31"/>
          <w:w w:val="95"/>
        </w:rPr>
        <w:t xml:space="preserve"> </w:t>
      </w:r>
      <w:r>
        <w:rPr>
          <w:w w:val="95"/>
        </w:rPr>
        <w:t>x+y;}</w:t>
      </w:r>
    </w:p>
    <w:p w:rsidR="00737AD2" w:rsidRDefault="007003A1">
      <w:pPr>
        <w:pStyle w:val="BodyText"/>
        <w:spacing w:before="1"/>
        <w:ind w:left="1217"/>
        <w:rPr>
          <w:lang w:eastAsia="zh-CN"/>
        </w:rPr>
      </w:pPr>
      <w:r>
        <w:rPr>
          <w:lang w:eastAsia="zh-CN"/>
        </w:rPr>
        <w:t>2.在函数定义时可以调用其他函数甚至是不存在的函数。但需要保证运行时所有函数已存在。</w:t>
      </w:r>
    </w:p>
    <w:p w:rsidR="00737AD2" w:rsidRDefault="007003A1">
      <w:pPr>
        <w:pStyle w:val="BodyText"/>
        <w:spacing w:before="18"/>
        <w:ind w:left="1217"/>
        <w:rPr>
          <w:lang w:eastAsia="zh-CN"/>
        </w:rPr>
      </w:pPr>
      <w:r>
        <w:rPr>
          <w:lang w:eastAsia="zh-CN"/>
        </w:rPr>
        <w:t>3.函数名全局唯一。不提供重载。</w:t>
      </w:r>
    </w:p>
    <w:p w:rsidR="00737AD2" w:rsidRDefault="007003A1">
      <w:pPr>
        <w:pStyle w:val="BodyText"/>
        <w:spacing w:before="18"/>
        <w:ind w:left="1217"/>
        <w:rPr>
          <w:lang w:eastAsia="zh-CN"/>
        </w:rPr>
      </w:pPr>
      <w:r>
        <w:rPr>
          <w:lang w:eastAsia="zh-CN"/>
        </w:rPr>
        <w:t>4.每个函数均在全系统可用。随意删除一个存储过程可能导致他人运行失败。</w:t>
      </w:r>
    </w:p>
    <w:p w:rsidR="00737AD2" w:rsidRDefault="007003A1">
      <w:pPr>
        <w:pStyle w:val="BodyText"/>
        <w:tabs>
          <w:tab w:val="left" w:pos="1217"/>
        </w:tabs>
        <w:spacing w:line="26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函数参数</w:t>
      </w:r>
    </w:p>
    <w:p w:rsidR="00737AD2" w:rsidRDefault="007003A1">
      <w:pPr>
        <w:pStyle w:val="BodyText"/>
        <w:spacing w:before="22"/>
        <w:ind w:left="1217"/>
        <w:rPr>
          <w:lang w:eastAsia="zh-CN"/>
        </w:rPr>
      </w:pPr>
      <w:r>
        <w:rPr>
          <w:w w:val="90"/>
          <w:lang w:eastAsia="zh-CN"/>
        </w:rPr>
        <w:t>native</w:t>
      </w:r>
      <w:r>
        <w:rPr>
          <w:spacing w:val="4"/>
          <w:w w:val="90"/>
          <w:lang w:eastAsia="zh-CN"/>
        </w:rPr>
        <w:t xml:space="preserve"> </w:t>
      </w:r>
      <w:r>
        <w:rPr>
          <w:w w:val="90"/>
          <w:lang w:eastAsia="zh-CN"/>
        </w:rPr>
        <w:t>type</w:t>
      </w:r>
      <w:r>
        <w:rPr>
          <w:spacing w:val="4"/>
          <w:w w:val="90"/>
          <w:lang w:eastAsia="zh-CN"/>
        </w:rPr>
        <w:t xml:space="preserve"> </w:t>
      </w:r>
      <w:r>
        <w:rPr>
          <w:w w:val="90"/>
          <w:lang w:eastAsia="zh-CN"/>
        </w:rPr>
        <w:t>of</w:t>
      </w:r>
      <w:r>
        <w:rPr>
          <w:spacing w:val="4"/>
          <w:w w:val="90"/>
          <w:lang w:eastAsia="zh-CN"/>
        </w:rPr>
        <w:t xml:space="preserve"> </w:t>
      </w:r>
      <w:r>
        <w:rPr>
          <w:w w:val="90"/>
          <w:lang w:eastAsia="zh-CN"/>
        </w:rPr>
        <w:t>JS</w:t>
      </w:r>
    </w:p>
    <w:p w:rsidR="00737AD2" w:rsidRDefault="007003A1">
      <w:pPr>
        <w:pStyle w:val="BodyText"/>
        <w:tabs>
          <w:tab w:val="left" w:pos="1217"/>
        </w:tabs>
        <w:spacing w:line="26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函数输出</w:t>
      </w:r>
    </w:p>
    <w:p w:rsidR="00737AD2" w:rsidRDefault="00737AD2">
      <w:pPr>
        <w:spacing w:before="8" w:line="100" w:lineRule="exact"/>
        <w:rPr>
          <w:sz w:val="10"/>
          <w:szCs w:val="10"/>
          <w:lang w:eastAsia="zh-CN"/>
        </w:rPr>
      </w:pPr>
    </w:p>
    <w:p w:rsidR="00737AD2" w:rsidRDefault="007003A1">
      <w:pPr>
        <w:pStyle w:val="BodyText"/>
        <w:spacing w:line="168" w:lineRule="auto"/>
        <w:ind w:left="1217" w:right="133"/>
        <w:rPr>
          <w:lang w:eastAsia="zh-CN"/>
        </w:rPr>
      </w:pPr>
      <w:r>
        <w:rPr>
          <w:lang w:eastAsia="zh-CN"/>
        </w:rPr>
        <w:t>函数中所有标准输出，标准错误会被屏蔽。同时不建议在函数定义或执行时加入输出语句。大量的输出 可能会导致存储过程运行失败</w:t>
      </w:r>
    </w:p>
    <w:p w:rsidR="00737AD2" w:rsidRDefault="007003A1">
      <w:pPr>
        <w:pStyle w:val="BodyText"/>
        <w:tabs>
          <w:tab w:val="left" w:pos="1217"/>
        </w:tabs>
        <w:spacing w:line="282"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函数返回值</w:t>
      </w:r>
    </w:p>
    <w:p w:rsidR="00737AD2" w:rsidRDefault="007003A1">
      <w:pPr>
        <w:pStyle w:val="BodyText"/>
        <w:spacing w:before="22" w:line="379" w:lineRule="auto"/>
        <w:ind w:right="1553" w:firstLine="283"/>
      </w:pPr>
      <w:r>
        <w:rPr>
          <w:w w:val="95"/>
          <w:lang w:eastAsia="zh-CN"/>
        </w:rPr>
        <w:t>函数返回值可以是除db以外任意类型数据。</w:t>
      </w:r>
      <w:r>
        <w:rPr>
          <w:w w:val="95"/>
        </w:rPr>
        <w:t xml:space="preserve">如：function </w:t>
      </w:r>
      <w:r>
        <w:rPr>
          <w:spacing w:val="22"/>
          <w:w w:val="95"/>
        </w:rPr>
        <w:t xml:space="preserve"> </w:t>
      </w:r>
      <w:r>
        <w:rPr>
          <w:w w:val="95"/>
        </w:rPr>
        <w:t xml:space="preserve">getCL(){return </w:t>
      </w:r>
      <w:r>
        <w:rPr>
          <w:spacing w:val="23"/>
          <w:w w:val="95"/>
        </w:rPr>
        <w:t xml:space="preserve"> </w:t>
      </w:r>
      <w:r>
        <w:rPr>
          <w:w w:val="95"/>
        </w:rPr>
        <w:t>db.foo.bar;}</w:t>
      </w:r>
      <w:r>
        <w:rPr>
          <w:w w:val="96"/>
        </w:rPr>
        <w:t xml:space="preserve"> </w:t>
      </w:r>
      <w:r>
        <w:rPr>
          <w:w w:val="95"/>
        </w:rPr>
        <w:t>示例</w:t>
      </w:r>
    </w:p>
    <w:p w:rsidR="00737AD2" w:rsidRDefault="007003A1">
      <w:pPr>
        <w:pStyle w:val="BodyText"/>
        <w:numPr>
          <w:ilvl w:val="1"/>
          <w:numId w:val="7"/>
        </w:numPr>
        <w:tabs>
          <w:tab w:val="left" w:pos="1217"/>
        </w:tabs>
        <w:spacing w:line="223" w:lineRule="exact"/>
        <w:ind w:left="1217"/>
      </w:pPr>
      <w:r>
        <w:rPr>
          <w:position w:val="1"/>
        </w:rPr>
        <w:t>创建sum函数</w:t>
      </w:r>
    </w:p>
    <w:p w:rsidR="00737AD2" w:rsidRDefault="00EC10B3">
      <w:pPr>
        <w:pStyle w:val="BodyText"/>
        <w:spacing w:before="10"/>
        <w:ind w:left="1217"/>
        <w:rPr>
          <w:rFonts w:ascii="仿宋" w:eastAsia="仿宋" w:hAnsi="仿宋" w:cs="仿宋"/>
        </w:rPr>
      </w:pPr>
      <w:r w:rsidRPr="00EC10B3">
        <w:pict>
          <v:group id="_x0000_s2889" style="position:absolute;left:0;text-align:left;margin-left:95.85pt;margin-top:4.95pt;width:459.45pt;height:10.6pt;z-index:-25472;mso-position-horizontal-relative:page" coordorigin="1917,99" coordsize="9189,212">
            <v:shape id="_x0000_s289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db.createProcedure(function sum(x,y){return x+y;})</w:t>
      </w:r>
    </w:p>
    <w:p w:rsidR="00737AD2" w:rsidRDefault="007003A1">
      <w:pPr>
        <w:pStyle w:val="BodyText"/>
        <w:spacing w:before="49"/>
        <w:ind w:left="1217"/>
      </w:pPr>
      <w:r>
        <w:t>创建之后可以使用</w:t>
      </w:r>
      <w:hyperlink w:anchor="_bookmark194" w:history="1">
        <w:r>
          <w:rPr>
            <w:color w:val="0000FF"/>
          </w:rPr>
          <w:t>db.listProcedures()</w:t>
        </w:r>
      </w:hyperlink>
      <w:r>
        <w:rPr>
          <w:color w:val="000000"/>
        </w:rPr>
        <w:t>查看函数信息。</w:t>
      </w:r>
    </w:p>
    <w:p w:rsidR="00737AD2" w:rsidRDefault="00737AD2">
      <w:pPr>
        <w:sectPr w:rsidR="00737AD2">
          <w:pgSz w:w="12240" w:h="15840"/>
          <w:pgMar w:top="900" w:right="1020" w:bottom="280" w:left="70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pPr>
      <w:bookmarkStart w:id="517" w:name="db.createRG()"/>
      <w:bookmarkStart w:id="518" w:name="_bookmark175"/>
      <w:bookmarkEnd w:id="517"/>
      <w:bookmarkEnd w:id="518"/>
      <w:r>
        <w:rPr>
          <w:w w:val="95"/>
        </w:rPr>
        <w:t>db.createRG()</w:t>
      </w:r>
    </w:p>
    <w:p w:rsidR="00737AD2" w:rsidRDefault="00737AD2">
      <w:pPr>
        <w:spacing w:before="2" w:line="200" w:lineRule="exact"/>
        <w:rPr>
          <w:sz w:val="20"/>
          <w:szCs w:val="20"/>
        </w:rPr>
      </w:pPr>
    </w:p>
    <w:p w:rsidR="00737AD2" w:rsidRDefault="007003A1">
      <w:pPr>
        <w:pStyle w:val="BodyText"/>
        <w:spacing w:line="253" w:lineRule="auto"/>
        <w:ind w:left="613" w:right="2663"/>
      </w:pPr>
      <w:r>
        <w:rPr>
          <w:w w:val="95"/>
        </w:rPr>
        <w:t>db.createRG(&lt;name&gt;)</w:t>
      </w:r>
      <w:r>
        <w:rPr>
          <w:w w:val="91"/>
        </w:rPr>
        <w:t xml:space="preserve"> </w:t>
      </w:r>
      <w:r>
        <w:rPr>
          <w:w w:val="95"/>
        </w:rPr>
        <w:t>新建一个分区组。创建后系统自动为分区组分配一个GroupId。</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分区组名，同一个数据库对象中，分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区组名唯一。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rPr>
          <w:w w:val="95"/>
        </w:rPr>
        <w:t xml:space="preserve">createRG()   </w:t>
      </w:r>
      <w:r>
        <w:rPr>
          <w:spacing w:val="34"/>
          <w:w w:val="95"/>
        </w:rPr>
        <w:t xml:space="preserve"> </w:t>
      </w:r>
      <w:r>
        <w:rPr>
          <w:w w:val="95"/>
        </w:rPr>
        <w:t>方法的定义格式只有name字段，name的值是字符串型，必填。</w:t>
      </w:r>
    </w:p>
    <w:p w:rsidR="00737AD2" w:rsidRDefault="00EC10B3">
      <w:pPr>
        <w:pStyle w:val="BodyText"/>
        <w:spacing w:before="46"/>
        <w:ind w:left="613"/>
        <w:rPr>
          <w:rFonts w:ascii="仿宋" w:eastAsia="仿宋" w:hAnsi="仿宋" w:cs="仿宋"/>
        </w:rPr>
      </w:pPr>
      <w:r w:rsidRPr="00EC10B3">
        <w:pict>
          <v:group id="_x0000_s2887" style="position:absolute;left:0;text-align:left;margin-left:81.7pt;margin-top:6.75pt;width:473.6pt;height:10.6pt;z-index:-25471;mso-position-horizontal-relative:page" coordorigin="1634,135" coordsize="9472,212">
            <v:shape id="_x0000_s2888"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(&lt;"分区组名"&gt;)</w:t>
      </w:r>
    </w:p>
    <w:p w:rsidR="00737AD2" w:rsidRDefault="00921398">
      <w:pPr>
        <w:pStyle w:val="BodyText"/>
        <w:spacing w:before="49" w:line="563" w:lineRule="exact"/>
        <w:ind w:left="613"/>
      </w:pPr>
      <w:r>
        <w:pict>
          <v:shape id="_x0000_i1100"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分区组名不能是空串、含点（.）或者美元符号（$），并且长度不能超过127B。</w:t>
      </w:r>
    </w:p>
    <w:p w:rsidR="00737AD2" w:rsidRDefault="00737AD2">
      <w:pPr>
        <w:spacing w:before="5" w:line="220" w:lineRule="exact"/>
        <w:rPr>
          <w:lang w:eastAsia="zh-CN"/>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w w:val="90"/>
        </w:rPr>
        <w:t>•</w:t>
      </w:r>
      <w:r>
        <w:rPr>
          <w:rFonts w:ascii="Times New Roman" w:eastAsia="Times New Roman" w:hAnsi="Times New Roman" w:cs="Times New Roman"/>
          <w:w w:val="90"/>
        </w:rPr>
        <w:tab/>
      </w:r>
      <w:r>
        <w:rPr>
          <w:w w:val="90"/>
          <w:position w:val="1"/>
        </w:rPr>
        <w:t>新建名为“group”的分区组</w:t>
      </w:r>
    </w:p>
    <w:p w:rsidR="00737AD2" w:rsidRDefault="00EC10B3">
      <w:pPr>
        <w:pStyle w:val="BodyText"/>
        <w:spacing w:before="50"/>
        <w:ind w:left="477" w:right="7222"/>
        <w:jc w:val="center"/>
        <w:rPr>
          <w:rFonts w:ascii="仿宋" w:eastAsia="仿宋" w:hAnsi="仿宋" w:cs="仿宋"/>
        </w:rPr>
      </w:pPr>
      <w:r w:rsidRPr="00EC10B3">
        <w:pict>
          <v:group id="_x0000_s2884" style="position:absolute;left:0;text-align:left;margin-left:95.85pt;margin-top:6.95pt;width:459.45pt;height:10.6pt;z-index:-25470;mso-position-horizontal-relative:page" coordorigin="1917,139" coordsize="9189,212">
            <v:shape id="_x0000_s288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db.createRG("group")</w:t>
      </w:r>
    </w:p>
    <w:p w:rsidR="00737AD2" w:rsidRDefault="00737AD2">
      <w:pPr>
        <w:spacing w:before="6" w:line="100" w:lineRule="exact"/>
        <w:rPr>
          <w:sz w:val="10"/>
          <w:szCs w:val="10"/>
        </w:rPr>
      </w:pPr>
    </w:p>
    <w:p w:rsidR="00737AD2" w:rsidRDefault="007003A1">
      <w:pPr>
        <w:pStyle w:val="Heading3"/>
        <w:ind w:left="94" w:right="8873"/>
        <w:jc w:val="center"/>
      </w:pPr>
      <w:bookmarkStart w:id="519" w:name="db.createUsr()"/>
      <w:bookmarkStart w:id="520" w:name="_bookmark176"/>
      <w:bookmarkEnd w:id="519"/>
      <w:bookmarkEnd w:id="520"/>
      <w:r>
        <w:rPr>
          <w:w w:val="95"/>
        </w:rPr>
        <w:t>db.createUsr()</w:t>
      </w:r>
    </w:p>
    <w:p w:rsidR="00737AD2" w:rsidRDefault="00737AD2">
      <w:pPr>
        <w:spacing w:before="2" w:line="200" w:lineRule="exact"/>
        <w:rPr>
          <w:sz w:val="20"/>
          <w:szCs w:val="20"/>
        </w:rPr>
      </w:pPr>
    </w:p>
    <w:p w:rsidR="00737AD2" w:rsidRDefault="007003A1">
      <w:pPr>
        <w:pStyle w:val="BodyText"/>
        <w:spacing w:line="253" w:lineRule="auto"/>
        <w:ind w:left="613" w:right="1370"/>
      </w:pPr>
      <w:r>
        <w:rPr>
          <w:w w:val="95"/>
        </w:rPr>
        <w:t>db.createUsr(&lt;name&gt;,&lt;password&gt;)</w:t>
      </w:r>
      <w:r>
        <w:rPr>
          <w:w w:val="91"/>
        </w:rPr>
        <w:t xml:space="preserve"> </w:t>
      </w:r>
      <w:r>
        <w:rPr>
          <w:w w:val="95"/>
        </w:rPr>
        <w:t>为数据库创建用户名和密码。防止非法用户对数据库进行非法操作。</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537"/>
        <w:gridCol w:w="3199"/>
        <w:gridCol w:w="2363"/>
        <w:gridCol w:w="2373"/>
      </w:tblGrid>
      <w:tr w:rsidR="00737AD2">
        <w:trPr>
          <w:trHeight w:hRule="exact" w:val="305"/>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199" w:type="dxa"/>
            <w:tcBorders>
              <w:top w:val="nil"/>
              <w:left w:val="nil"/>
              <w:bottom w:val="nil"/>
              <w:right w:val="single" w:sz="8" w:space="0" w:color="000000"/>
            </w:tcBorders>
          </w:tcPr>
          <w:p w:rsidR="00737AD2" w:rsidRDefault="007003A1">
            <w:pPr>
              <w:pStyle w:val="TableParagraph"/>
              <w:spacing w:line="223" w:lineRule="exact"/>
              <w:ind w:left="881"/>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199" w:type="dxa"/>
            <w:tcBorders>
              <w:top w:val="nil"/>
              <w:left w:val="nil"/>
              <w:bottom w:val="nil"/>
              <w:right w:val="single" w:sz="8" w:space="0" w:color="000000"/>
            </w:tcBorders>
          </w:tcPr>
          <w:p w:rsidR="00737AD2" w:rsidRDefault="007003A1">
            <w:pPr>
              <w:pStyle w:val="TableParagraph"/>
              <w:spacing w:line="218" w:lineRule="exact"/>
              <w:ind w:left="881"/>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95"/>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password</w:t>
            </w:r>
          </w:p>
        </w:tc>
        <w:tc>
          <w:tcPr>
            <w:tcW w:w="3199" w:type="dxa"/>
            <w:tcBorders>
              <w:top w:val="nil"/>
              <w:left w:val="nil"/>
              <w:bottom w:val="nil"/>
              <w:right w:val="single" w:sz="8" w:space="0" w:color="000000"/>
            </w:tcBorders>
          </w:tcPr>
          <w:p w:rsidR="00737AD2" w:rsidRDefault="007003A1">
            <w:pPr>
              <w:pStyle w:val="TableParagraph"/>
              <w:spacing w:line="218" w:lineRule="exact"/>
              <w:ind w:left="881"/>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密码</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rPr>
          <w:lang w:eastAsia="zh-CN"/>
        </w:rPr>
      </w:pPr>
      <w:r>
        <w:rPr>
          <w:w w:val="95"/>
          <w:lang w:eastAsia="zh-CN"/>
        </w:rPr>
        <w:t xml:space="preserve">createUsr()     </w:t>
      </w:r>
      <w:r>
        <w:rPr>
          <w:spacing w:val="25"/>
          <w:w w:val="95"/>
          <w:lang w:eastAsia="zh-CN"/>
        </w:rPr>
        <w:t xml:space="preserve"> </w:t>
      </w:r>
      <w:r>
        <w:rPr>
          <w:w w:val="95"/>
          <w:lang w:eastAsia="zh-CN"/>
        </w:rPr>
        <w:t>方法的定义格式name和password两个参数，两个参数都是字符串类型，且可以为空串。</w:t>
      </w:r>
    </w:p>
    <w:p w:rsidR="00737AD2" w:rsidRDefault="00EC10B3">
      <w:pPr>
        <w:pStyle w:val="BodyText"/>
        <w:spacing w:before="46"/>
        <w:ind w:left="613"/>
        <w:rPr>
          <w:rFonts w:ascii="仿宋" w:eastAsia="仿宋" w:hAnsi="仿宋" w:cs="仿宋"/>
          <w:lang w:eastAsia="zh-CN"/>
        </w:rPr>
      </w:pPr>
      <w:r w:rsidRPr="00EC10B3">
        <w:pict>
          <v:group id="_x0000_s2882" style="position:absolute;left:0;text-align:left;margin-left:81.7pt;margin-top:6.75pt;width:473.6pt;height:10.6pt;z-index:-25469;mso-position-horizontal-relative:page" coordorigin="1634,135" coordsize="9472,212">
            <v:shape id="_x0000_s288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("&lt;用户名&gt;","&lt;密码&gt;")</w:t>
      </w:r>
    </w:p>
    <w:p w:rsidR="00737AD2" w:rsidRDefault="00737AD2">
      <w:pPr>
        <w:spacing w:before="2" w:line="150" w:lineRule="exact"/>
        <w:rPr>
          <w:sz w:val="15"/>
          <w:szCs w:val="15"/>
          <w:lang w:eastAsia="zh-CN"/>
        </w:rPr>
      </w:pPr>
    </w:p>
    <w:p w:rsidR="00737AD2" w:rsidRDefault="00921398">
      <w:pPr>
        <w:pStyle w:val="BodyText"/>
        <w:spacing w:line="154" w:lineRule="auto"/>
        <w:ind w:left="1253" w:right="468" w:hanging="640"/>
        <w:rPr>
          <w:lang w:eastAsia="zh-CN"/>
        </w:rPr>
      </w:pPr>
      <w:r>
        <w:pict>
          <v:shape id="_x0000_i1101"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当为数据库设置了用户名和密码时，那么只能使用正确的用户名和密码才能登录数据库进行相关操 作。此时登录数据库的命令如下格式：</w:t>
      </w:r>
    </w:p>
    <w:p w:rsidR="00737AD2" w:rsidRDefault="00EC10B3">
      <w:pPr>
        <w:pStyle w:val="BodyText"/>
        <w:spacing w:before="25"/>
        <w:ind w:left="1253"/>
        <w:rPr>
          <w:rFonts w:ascii="仿宋" w:eastAsia="仿宋" w:hAnsi="仿宋" w:cs="仿宋"/>
        </w:rPr>
      </w:pPr>
      <w:r w:rsidRPr="00EC10B3">
        <w:pict>
          <v:group id="_x0000_s2879" style="position:absolute;left:0;text-align:left;margin-left:113.7pt;margin-top:5.7pt;width:441.6pt;height:10.6pt;z-index:-25468;mso-position-horizontal-relative:page" coordorigin="2274,114" coordsize="8832,212">
            <v:shape id="_x0000_s2880" style="position:absolute;left:2274;top:114;width:8832;height:212" coordorigin="2274,114" coordsize="8832,212" path="m2274,114r8832,l11106,326r-8832,l2274,114xe" fillcolor="#efefef" stroked="f">
              <v:path arrowok="t"/>
            </v:shape>
            <w10:wrap anchorx="page"/>
          </v:group>
        </w:pict>
      </w:r>
      <w:r w:rsidR="007003A1">
        <w:rPr>
          <w:rFonts w:ascii="仿宋" w:eastAsia="仿宋" w:hAnsi="仿宋" w:cs="仿宋"/>
        </w:rPr>
        <w:t>db = new Sdb("&lt;hostname&gt;","&lt;port&gt;","&lt;name&gt;","&lt;password&gt;")</w:t>
      </w:r>
    </w:p>
    <w:p w:rsidR="00737AD2" w:rsidRDefault="00737AD2">
      <w:pPr>
        <w:spacing w:before="9" w:line="180" w:lineRule="exact"/>
        <w:rPr>
          <w:sz w:val="18"/>
          <w:szCs w:val="18"/>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为数据库创建用户名为root，密码为admin的命令如下：</w:t>
      </w:r>
    </w:p>
    <w:p w:rsidR="00737AD2" w:rsidRDefault="00EC10B3">
      <w:pPr>
        <w:pStyle w:val="BodyText"/>
        <w:spacing w:before="50"/>
        <w:ind w:left="897"/>
        <w:rPr>
          <w:rFonts w:ascii="仿宋" w:eastAsia="仿宋" w:hAnsi="仿宋" w:cs="仿宋"/>
        </w:rPr>
      </w:pPr>
      <w:r w:rsidRPr="00EC10B3">
        <w:pict>
          <v:group id="_x0000_s2877" style="position:absolute;left:0;text-align:left;margin-left:95.85pt;margin-top:6.95pt;width:459.45pt;height:10.6pt;z-index:-25467;mso-position-horizontal-relative:page" coordorigin="1917,139" coordsize="9189,212">
            <v:shape id="_x0000_s287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db.createUsr("root","admin")</w:t>
      </w:r>
    </w:p>
    <w:p w:rsidR="00737AD2" w:rsidRDefault="00737AD2">
      <w:pPr>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33"/>
      </w:pPr>
      <w:bookmarkStart w:id="521" w:name="db.dropCS()"/>
      <w:bookmarkStart w:id="522" w:name="_bookmark177"/>
      <w:bookmarkEnd w:id="521"/>
      <w:bookmarkEnd w:id="522"/>
      <w:r>
        <w:rPr>
          <w:w w:val="90"/>
        </w:rPr>
        <w:t>db.dropCS()</w:t>
      </w:r>
    </w:p>
    <w:p w:rsidR="00737AD2" w:rsidRDefault="00737AD2">
      <w:pPr>
        <w:spacing w:before="2" w:line="200" w:lineRule="exact"/>
        <w:rPr>
          <w:sz w:val="20"/>
          <w:szCs w:val="20"/>
        </w:rPr>
      </w:pPr>
    </w:p>
    <w:p w:rsidR="00737AD2" w:rsidRDefault="007003A1">
      <w:pPr>
        <w:pStyle w:val="BodyText"/>
        <w:spacing w:line="253" w:lineRule="auto"/>
        <w:ind w:right="5202"/>
        <w:rPr>
          <w:lang w:eastAsia="zh-CN"/>
        </w:rPr>
      </w:pPr>
      <w:r>
        <w:rPr>
          <w:w w:val="95"/>
          <w:lang w:eastAsia="zh-CN"/>
        </w:rPr>
        <w:t>db.dropCS(&lt;name&gt;)</w:t>
      </w:r>
      <w:r>
        <w:rPr>
          <w:w w:val="90"/>
          <w:lang w:eastAsia="zh-CN"/>
        </w:rPr>
        <w:t xml:space="preserve"> </w:t>
      </w:r>
      <w:r>
        <w:rPr>
          <w:w w:val="95"/>
          <w:lang w:eastAsia="zh-CN"/>
        </w:rPr>
        <w:t>在数据库对象中删除指定的集合空间。</w:t>
      </w:r>
    </w:p>
    <w:p w:rsidR="00737AD2" w:rsidRDefault="00737AD2">
      <w:pPr>
        <w:spacing w:before="4" w:line="180" w:lineRule="exact"/>
        <w:rPr>
          <w:sz w:val="18"/>
          <w:szCs w:val="18"/>
          <w:lang w:eastAsia="zh-CN"/>
        </w:rPr>
      </w:pPr>
    </w:p>
    <w:p w:rsidR="00737AD2" w:rsidRDefault="007003A1">
      <w:pPr>
        <w:pStyle w:val="BodyText"/>
        <w:rPr>
          <w:lang w:eastAsia="zh-CN"/>
        </w:rPr>
      </w:pPr>
      <w:r>
        <w:rPr>
          <w:lang w:eastAsia="zh-CN"/>
        </w:rPr>
        <w:t>参数描述</w:t>
      </w:r>
    </w:p>
    <w:p w:rsidR="00737AD2" w:rsidRDefault="00737AD2">
      <w:pPr>
        <w:spacing w:before="5" w:line="20" w:lineRule="exact"/>
        <w:rPr>
          <w:sz w:val="4"/>
          <w:szCs w:val="4"/>
          <w:lang w:eastAsia="zh-CN"/>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集合空间名。同一个数据库对象中集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合空间名唯一。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rPr>
          <w:lang w:eastAsia="zh-CN"/>
        </w:rPr>
      </w:pPr>
      <w:r>
        <w:rPr>
          <w:w w:val="95"/>
          <w:lang w:eastAsia="zh-CN"/>
        </w:rPr>
        <w:t>删除集合空间的定义格式只有name字段，name的值为string类型，指定的集合空间名必须要在数据库对象</w:t>
      </w:r>
      <w:r>
        <w:rPr>
          <w:lang w:eastAsia="zh-CN"/>
        </w:rPr>
        <w:t xml:space="preserve"> 中存在，否则操作异常。</w:t>
      </w:r>
    </w:p>
    <w:p w:rsidR="00737AD2" w:rsidRDefault="00EC10B3">
      <w:pPr>
        <w:pStyle w:val="BodyText"/>
        <w:spacing w:before="62"/>
        <w:rPr>
          <w:rFonts w:ascii="仿宋" w:eastAsia="仿宋" w:hAnsi="仿宋" w:cs="仿宋"/>
          <w:lang w:eastAsia="zh-CN"/>
        </w:rPr>
      </w:pPr>
      <w:r w:rsidRPr="00EC10B3">
        <w:pict>
          <v:group id="_x0000_s2875" style="position:absolute;left:0;text-align:left;margin-left:81.7pt;margin-top:7.55pt;width:473.6pt;height:10.6pt;z-index:-25466;mso-position-horizontal-relative:page" coordorigin="1634,151" coordsize="9472,212">
            <v:shape id="_x0000_s2876" style="position:absolute;left:1634;top:151;width:9472;height:212" coordorigin="1634,151" coordsize="9472,212" path="m1634,151r9472,l11106,363r-9472,l1634,151xe" fillcolor="#efefef" stroked="f">
              <v:path arrowok="t"/>
            </v:shape>
            <w10:wrap anchorx="page"/>
          </v:group>
        </w:pict>
      </w:r>
      <w:r w:rsidR="007003A1">
        <w:rPr>
          <w:rFonts w:ascii="仿宋" w:eastAsia="仿宋" w:hAnsi="仿宋" w:cs="仿宋"/>
          <w:lang w:eastAsia="zh-CN"/>
        </w:rPr>
        <w:t>("&lt;集合空间名&gt;")</w:t>
      </w:r>
    </w:p>
    <w:p w:rsidR="00737AD2" w:rsidRDefault="00921398">
      <w:pPr>
        <w:pStyle w:val="BodyText"/>
        <w:spacing w:before="49" w:line="563" w:lineRule="exact"/>
        <w:rPr>
          <w:lang w:eastAsia="zh-CN"/>
        </w:rPr>
      </w:pPr>
      <w:r>
        <w:pict>
          <v:shape id="_x0000_i1102"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737AD2" w:rsidRDefault="007003A1">
      <w:pPr>
        <w:pStyle w:val="BodyText"/>
        <w:tabs>
          <w:tab w:val="left" w:pos="1857"/>
        </w:tabs>
        <w:spacing w:line="293"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集合空间在数据库对象中存在。</w:t>
      </w:r>
    </w:p>
    <w:p w:rsidR="00737AD2" w:rsidRDefault="00737AD2">
      <w:pPr>
        <w:spacing w:before="5" w:line="220" w:lineRule="exact"/>
        <w:rPr>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删除名为foo的集合空间，假定foo已存在</w:t>
      </w:r>
    </w:p>
    <w:p w:rsidR="00737AD2" w:rsidRDefault="00EC10B3">
      <w:pPr>
        <w:pStyle w:val="BodyText"/>
        <w:spacing w:before="50"/>
        <w:ind w:left="1217"/>
        <w:rPr>
          <w:rFonts w:ascii="仿宋" w:eastAsia="仿宋" w:hAnsi="仿宋" w:cs="仿宋"/>
        </w:rPr>
      </w:pPr>
      <w:r w:rsidRPr="00EC10B3">
        <w:pict>
          <v:group id="_x0000_s2872" style="position:absolute;left:0;text-align:left;margin-left:95.85pt;margin-top:6.95pt;width:459.45pt;height:10.6pt;z-index:-25465;mso-position-horizontal-relative:page" coordorigin="1917,139" coordsize="9189,212">
            <v:shape id="_x0000_s287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db.dropCS("foo")</w:t>
      </w:r>
    </w:p>
    <w:p w:rsidR="00737AD2" w:rsidRDefault="00737AD2">
      <w:pPr>
        <w:spacing w:before="6" w:line="100" w:lineRule="exact"/>
        <w:rPr>
          <w:sz w:val="10"/>
          <w:szCs w:val="10"/>
        </w:rPr>
      </w:pPr>
    </w:p>
    <w:p w:rsidR="00737AD2" w:rsidRDefault="007003A1">
      <w:pPr>
        <w:pStyle w:val="Heading3"/>
        <w:ind w:left="0" w:right="7800"/>
        <w:jc w:val="center"/>
      </w:pPr>
      <w:bookmarkStart w:id="523" w:name="db.dropDomain()"/>
      <w:bookmarkStart w:id="524" w:name="_bookmark178"/>
      <w:bookmarkEnd w:id="523"/>
      <w:bookmarkEnd w:id="524"/>
      <w:r>
        <w:rPr>
          <w:w w:val="95"/>
        </w:rPr>
        <w:t>db.dropDomain()</w:t>
      </w:r>
    </w:p>
    <w:p w:rsidR="00737AD2" w:rsidRDefault="00737AD2">
      <w:pPr>
        <w:spacing w:before="2" w:line="200" w:lineRule="exact"/>
        <w:rPr>
          <w:sz w:val="20"/>
          <w:szCs w:val="20"/>
        </w:rPr>
      </w:pPr>
    </w:p>
    <w:p w:rsidR="00737AD2" w:rsidRDefault="007003A1">
      <w:pPr>
        <w:pStyle w:val="BodyText"/>
        <w:spacing w:line="253" w:lineRule="auto"/>
        <w:ind w:right="6743"/>
      </w:pPr>
      <w:r>
        <w:rPr>
          <w:w w:val="90"/>
        </w:rPr>
        <w:t>db.dropDomain(&lt;name&gt;)</w:t>
      </w:r>
      <w:r>
        <w:rPr>
          <w:w w:val="91"/>
        </w:rPr>
        <w:t xml:space="preserve"> </w:t>
      </w:r>
      <w:r>
        <w:rPr>
          <w:w w:val="95"/>
        </w:rPr>
        <w:t>删除指定域。</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域名。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pPr>
      <w:r>
        <w:rPr>
          <w:w w:val="95"/>
        </w:rPr>
        <w:t xml:space="preserve">dropDomain()     </w:t>
      </w:r>
      <w:r>
        <w:rPr>
          <w:spacing w:val="7"/>
          <w:w w:val="95"/>
        </w:rPr>
        <w:t xml:space="preserve"> </w:t>
      </w:r>
      <w:r>
        <w:rPr>
          <w:w w:val="95"/>
        </w:rPr>
        <w:t>方法的定义格式必须指定name参数，并且name的值在系统中存在，否则操作异常。</w:t>
      </w:r>
    </w:p>
    <w:p w:rsidR="00737AD2" w:rsidRDefault="00EC10B3">
      <w:pPr>
        <w:pStyle w:val="BodyText"/>
        <w:spacing w:before="6"/>
        <w:rPr>
          <w:rFonts w:ascii="仿宋" w:eastAsia="仿宋" w:hAnsi="仿宋" w:cs="仿宋"/>
        </w:rPr>
      </w:pPr>
      <w:r w:rsidRPr="00EC10B3">
        <w:pict>
          <v:group id="_x0000_s2870" style="position:absolute;left:0;text-align:left;margin-left:81.7pt;margin-top:4.75pt;width:473.6pt;height:10.6pt;z-index:-25464;mso-position-horizontal-relative:page" coordorigin="1634,95" coordsize="9472,212">
            <v:shape id="_x0000_s2871"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{"name":"&lt;域名&gt;"}</w:t>
      </w:r>
    </w:p>
    <w:p w:rsidR="00737AD2" w:rsidRDefault="00921398">
      <w:pPr>
        <w:pStyle w:val="BodyText"/>
        <w:spacing w:before="49" w:line="563" w:lineRule="exact"/>
      </w:pPr>
      <w:r>
        <w:pict>
          <v:shape id="_x0000_i1103"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删除域前必须保证域中不存在任何数据。</w:t>
      </w:r>
    </w:p>
    <w:p w:rsidR="00737AD2" w:rsidRDefault="007003A1">
      <w:pPr>
        <w:pStyle w:val="BodyText"/>
        <w:tabs>
          <w:tab w:val="left" w:pos="283"/>
        </w:tabs>
        <w:spacing w:line="293" w:lineRule="exact"/>
        <w:ind w:left="0" w:right="548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不能删除系统域。</w:t>
      </w:r>
    </w:p>
    <w:p w:rsidR="00737AD2" w:rsidRDefault="00737AD2">
      <w:pPr>
        <w:spacing w:before="5" w:line="220" w:lineRule="exact"/>
        <w:rPr>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删除一个之前创建的域。</w:t>
      </w:r>
    </w:p>
    <w:p w:rsidR="00737AD2" w:rsidRDefault="00EC10B3">
      <w:pPr>
        <w:pStyle w:val="BodyText"/>
        <w:spacing w:before="50"/>
        <w:ind w:left="1197" w:right="6782"/>
        <w:jc w:val="center"/>
        <w:rPr>
          <w:rFonts w:ascii="仿宋" w:eastAsia="仿宋" w:hAnsi="仿宋" w:cs="仿宋"/>
        </w:rPr>
      </w:pPr>
      <w:r w:rsidRPr="00EC10B3">
        <w:pict>
          <v:group id="_x0000_s2867" style="position:absolute;left:0;text-align:left;margin-left:95.85pt;margin-top:6.95pt;width:459.45pt;height:10.6pt;z-index:-25463;mso-position-horizontal-relative:page" coordorigin="1917,139" coordsize="9189,212">
            <v:shape id="_x0000_s286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db.dropDomain('mydomain')</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删除一个包含集合空间的域，返回错误：</w:t>
      </w:r>
    </w:p>
    <w:p w:rsidR="00737AD2" w:rsidRDefault="00EC10B3">
      <w:pPr>
        <w:pStyle w:val="BodyText"/>
        <w:spacing w:before="50"/>
        <w:ind w:left="1097" w:right="6782"/>
        <w:jc w:val="center"/>
        <w:rPr>
          <w:rFonts w:ascii="仿宋" w:eastAsia="仿宋" w:hAnsi="仿宋" w:cs="仿宋"/>
        </w:rPr>
      </w:pPr>
      <w:r w:rsidRPr="00EC10B3">
        <w:pict>
          <v:group id="_x0000_s2865" style="position:absolute;left:0;text-align:left;margin-left:95.85pt;margin-top:6.95pt;width:459.45pt;height:10.6pt;z-index:-25462;mso-position-horizontal-relative:page" coordorigin="1917,139" coordsize="9189,212">
            <v:shape id="_x0000_s2866"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&gt; db.dropDomain('hello')</w:t>
      </w:r>
    </w:p>
    <w:p w:rsidR="00737AD2" w:rsidRDefault="00737AD2">
      <w:pPr>
        <w:jc w:val="center"/>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80" w:line="172" w:lineRule="auto"/>
        <w:ind w:left="897" w:right="5863"/>
        <w:rPr>
          <w:rFonts w:ascii="仿宋" w:eastAsia="仿宋" w:hAnsi="仿宋" w:cs="仿宋"/>
        </w:rPr>
      </w:pPr>
      <w:r w:rsidRPr="00EC10B3">
        <w:pict>
          <v:group id="_x0000_s2863" style="position:absolute;left:0;text-align:left;margin-left:95.85pt;margin-top:4.7pt;width:459.45pt;height:42.4pt;z-index:-25461;mso-position-horizontal-relative:page" coordorigin="1917,94" coordsize="9189,848">
            <v:shape id="_x0000_s2864" style="position:absolute;left:1917;top:94;width:9189;height:848" coordorigin="1917,94" coordsize="9189,848" path="m1917,94r9189,l11106,942r-9189,l1917,94xe" fillcolor="#efefef" stroked="f">
              <v:path arrowok="t"/>
            </v:shape>
            <w10:wrap anchorx="page"/>
          </v:group>
        </w:pict>
      </w:r>
      <w:r w:rsidR="007003A1">
        <w:rPr>
          <w:rFonts w:ascii="仿宋" w:eastAsia="仿宋" w:hAnsi="仿宋" w:cs="仿宋"/>
        </w:rPr>
        <w:t>(nofile):0 uncaught exception: -256 Takes 0.1865s.</w:t>
      </w:r>
    </w:p>
    <w:p w:rsidR="00737AD2" w:rsidRDefault="007003A1">
      <w:pPr>
        <w:pStyle w:val="BodyText"/>
        <w:spacing w:line="220" w:lineRule="exact"/>
        <w:ind w:left="897"/>
        <w:rPr>
          <w:rFonts w:ascii="仿宋" w:eastAsia="仿宋" w:hAnsi="仿宋" w:cs="仿宋"/>
        </w:rPr>
      </w:pPr>
      <w:r>
        <w:rPr>
          <w:rFonts w:ascii="仿宋" w:eastAsia="仿宋" w:hAnsi="仿宋" w:cs="仿宋"/>
        </w:rPr>
        <w:t>&gt; getErr(-256)</w:t>
      </w:r>
    </w:p>
    <w:p w:rsidR="00737AD2" w:rsidRDefault="007003A1">
      <w:pPr>
        <w:pStyle w:val="BodyText"/>
        <w:spacing w:line="212" w:lineRule="exact"/>
        <w:ind w:left="897"/>
        <w:rPr>
          <w:rFonts w:ascii="仿宋" w:eastAsia="仿宋" w:hAnsi="仿宋" w:cs="仿宋"/>
        </w:rPr>
      </w:pPr>
      <w:r>
        <w:rPr>
          <w:rFonts w:ascii="仿宋" w:eastAsia="仿宋" w:hAnsi="仿宋" w:cs="仿宋"/>
        </w:rPr>
        <w:t>Domain is not empty</w:t>
      </w:r>
    </w:p>
    <w:p w:rsidR="00737AD2" w:rsidRDefault="00737AD2">
      <w:pPr>
        <w:spacing w:before="6" w:line="100" w:lineRule="exact"/>
        <w:rPr>
          <w:sz w:val="10"/>
          <w:szCs w:val="10"/>
        </w:rPr>
      </w:pPr>
    </w:p>
    <w:p w:rsidR="00737AD2" w:rsidRDefault="007003A1">
      <w:pPr>
        <w:pStyle w:val="Heading3"/>
      </w:pPr>
      <w:bookmarkStart w:id="525" w:name="db.dropUsr()"/>
      <w:bookmarkStart w:id="526" w:name="_bookmark179"/>
      <w:bookmarkEnd w:id="525"/>
      <w:bookmarkEnd w:id="526"/>
      <w:r>
        <w:rPr>
          <w:w w:val="95"/>
        </w:rPr>
        <w:t>db.dropUsr()</w:t>
      </w:r>
    </w:p>
    <w:p w:rsidR="00737AD2" w:rsidRDefault="00737AD2">
      <w:pPr>
        <w:spacing w:before="2" w:line="200" w:lineRule="exact"/>
        <w:rPr>
          <w:sz w:val="20"/>
          <w:szCs w:val="20"/>
        </w:rPr>
      </w:pPr>
    </w:p>
    <w:p w:rsidR="00737AD2" w:rsidRDefault="007003A1">
      <w:pPr>
        <w:pStyle w:val="BodyText"/>
        <w:spacing w:line="253" w:lineRule="auto"/>
        <w:ind w:left="613" w:right="5441"/>
      </w:pPr>
      <w:r>
        <w:rPr>
          <w:w w:val="90"/>
        </w:rPr>
        <w:t>db.dropUsr(&lt;name&gt;,&lt;password&gt;)</w:t>
      </w:r>
      <w:r>
        <w:rPr>
          <w:w w:val="91"/>
        </w:rPr>
        <w:t xml:space="preserve"> </w:t>
      </w:r>
      <w:r>
        <w:rPr>
          <w:w w:val="95"/>
        </w:rPr>
        <w:t>删除数据库已有的用户名和密码。</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537"/>
        <w:gridCol w:w="3199"/>
        <w:gridCol w:w="2363"/>
        <w:gridCol w:w="2373"/>
      </w:tblGrid>
      <w:tr w:rsidR="00737AD2">
        <w:trPr>
          <w:trHeight w:hRule="exact" w:val="305"/>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199" w:type="dxa"/>
            <w:tcBorders>
              <w:top w:val="nil"/>
              <w:left w:val="nil"/>
              <w:bottom w:val="nil"/>
              <w:right w:val="single" w:sz="8" w:space="0" w:color="000000"/>
            </w:tcBorders>
          </w:tcPr>
          <w:p w:rsidR="00737AD2" w:rsidRDefault="007003A1">
            <w:pPr>
              <w:pStyle w:val="TableParagraph"/>
              <w:spacing w:line="223" w:lineRule="exact"/>
              <w:ind w:left="881"/>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199" w:type="dxa"/>
            <w:tcBorders>
              <w:top w:val="nil"/>
              <w:left w:val="nil"/>
              <w:bottom w:val="nil"/>
              <w:right w:val="single" w:sz="8" w:space="0" w:color="000000"/>
            </w:tcBorders>
          </w:tcPr>
          <w:p w:rsidR="00737AD2" w:rsidRDefault="007003A1">
            <w:pPr>
              <w:pStyle w:val="TableParagraph"/>
              <w:spacing w:line="218" w:lineRule="exact"/>
              <w:ind w:left="881"/>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用户名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95"/>
        </w:trPr>
        <w:tc>
          <w:tcPr>
            <w:tcW w:w="1537"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password</w:t>
            </w:r>
          </w:p>
        </w:tc>
        <w:tc>
          <w:tcPr>
            <w:tcW w:w="3199" w:type="dxa"/>
            <w:tcBorders>
              <w:top w:val="nil"/>
              <w:left w:val="nil"/>
              <w:bottom w:val="nil"/>
              <w:right w:val="single" w:sz="8" w:space="0" w:color="000000"/>
            </w:tcBorders>
          </w:tcPr>
          <w:p w:rsidR="00737AD2" w:rsidRDefault="007003A1">
            <w:pPr>
              <w:pStyle w:val="TableParagraph"/>
              <w:spacing w:line="218" w:lineRule="exact"/>
              <w:ind w:left="881"/>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密码</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rPr>
          <w:lang w:eastAsia="zh-CN"/>
        </w:rPr>
      </w:pPr>
      <w:r>
        <w:rPr>
          <w:w w:val="95"/>
          <w:lang w:eastAsia="zh-CN"/>
        </w:rPr>
        <w:t xml:space="preserve">dropUsr()    </w:t>
      </w:r>
      <w:r>
        <w:rPr>
          <w:spacing w:val="2"/>
          <w:w w:val="95"/>
          <w:lang w:eastAsia="zh-CN"/>
        </w:rPr>
        <w:t xml:space="preserve"> </w:t>
      </w:r>
      <w:r>
        <w:rPr>
          <w:w w:val="95"/>
          <w:lang w:eastAsia="zh-CN"/>
        </w:rPr>
        <w:t>方法的定义格式name和password两个参数，两个参数都是字符串类型。</w:t>
      </w:r>
    </w:p>
    <w:p w:rsidR="00737AD2" w:rsidRDefault="00EC10B3">
      <w:pPr>
        <w:pStyle w:val="BodyText"/>
        <w:spacing w:before="46"/>
        <w:ind w:left="613"/>
        <w:rPr>
          <w:rFonts w:ascii="仿宋" w:eastAsia="仿宋" w:hAnsi="仿宋" w:cs="仿宋"/>
          <w:lang w:eastAsia="zh-CN"/>
        </w:rPr>
      </w:pPr>
      <w:r w:rsidRPr="00EC10B3">
        <w:pict>
          <v:group id="_x0000_s2861" style="position:absolute;left:0;text-align:left;margin-left:81.7pt;margin-top:6.75pt;width:473.6pt;height:10.6pt;z-index:-25460;mso-position-horizontal-relative:page" coordorigin="1634,135" coordsize="9472,212">
            <v:shape id="_x0000_s2862"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("&lt;用户名&gt;","&lt;密码&gt;")</w:t>
      </w:r>
    </w:p>
    <w:p w:rsidR="00737AD2" w:rsidRDefault="00737AD2">
      <w:pPr>
        <w:spacing w:before="9" w:line="180" w:lineRule="exact"/>
        <w:rPr>
          <w:sz w:val="18"/>
          <w:szCs w:val="18"/>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删除用户名为root，密码为admin的数据库权限。</w:t>
      </w:r>
    </w:p>
    <w:p w:rsidR="00737AD2" w:rsidRDefault="00EC10B3">
      <w:pPr>
        <w:pStyle w:val="BodyText"/>
        <w:spacing w:before="50"/>
        <w:ind w:left="897"/>
        <w:rPr>
          <w:rFonts w:ascii="仿宋" w:eastAsia="仿宋" w:hAnsi="仿宋" w:cs="仿宋"/>
        </w:rPr>
      </w:pPr>
      <w:r w:rsidRPr="00EC10B3">
        <w:pict>
          <v:group id="_x0000_s2859" style="position:absolute;left:0;text-align:left;margin-left:95.85pt;margin-top:6.95pt;width:459.45pt;height:10.6pt;z-index:-25459;mso-position-horizontal-relative:page" coordorigin="1917,139" coordsize="9189,212">
            <v:shape id="_x0000_s286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db.dropUsr("root","admin")</w:t>
      </w:r>
    </w:p>
    <w:p w:rsidR="00737AD2" w:rsidRDefault="00737AD2">
      <w:pPr>
        <w:spacing w:before="6" w:line="100" w:lineRule="exact"/>
        <w:rPr>
          <w:sz w:val="10"/>
          <w:szCs w:val="10"/>
        </w:rPr>
      </w:pPr>
    </w:p>
    <w:p w:rsidR="00737AD2" w:rsidRDefault="007003A1">
      <w:pPr>
        <w:pStyle w:val="Heading3"/>
      </w:pPr>
      <w:bookmarkStart w:id="527" w:name="db.eval()"/>
      <w:bookmarkStart w:id="528" w:name="_bookmark180"/>
      <w:bookmarkEnd w:id="527"/>
      <w:bookmarkEnd w:id="528"/>
      <w:r>
        <w:rPr>
          <w:w w:val="95"/>
        </w:rPr>
        <w:t>db.eval()</w:t>
      </w:r>
    </w:p>
    <w:p w:rsidR="00737AD2" w:rsidRDefault="00737AD2">
      <w:pPr>
        <w:spacing w:before="2" w:line="200" w:lineRule="exact"/>
        <w:rPr>
          <w:sz w:val="20"/>
          <w:szCs w:val="20"/>
        </w:rPr>
      </w:pPr>
    </w:p>
    <w:p w:rsidR="00737AD2" w:rsidRDefault="007003A1">
      <w:pPr>
        <w:pStyle w:val="BodyText"/>
        <w:ind w:left="613"/>
      </w:pPr>
      <w:r>
        <w:rPr>
          <w:w w:val="90"/>
        </w:rPr>
        <w:t>db.eval(&lt;code&gt;)</w:t>
      </w:r>
    </w:p>
    <w:p w:rsidR="00737AD2" w:rsidRDefault="00EC10B3">
      <w:pPr>
        <w:pStyle w:val="BodyText"/>
        <w:spacing w:before="18" w:line="379" w:lineRule="auto"/>
        <w:ind w:left="613" w:right="2224"/>
      </w:pPr>
      <w:r>
        <w:pict>
          <v:shape id="_x0000_s2858" type="#_x0000_t202" style="position:absolute;left:0;text-align:left;margin-left:81.2pt;margin-top:46.25pt;width:475.1pt;height:43pt;z-index:-25457;mso-position-horizontal-relative:page" filled="f" stroked="f">
            <v:textbox style="mso-next-textbox:#_x0000_s2858" inset="0,0,0,0">
              <w:txbxContent>
                <w:tbl>
                  <w:tblPr>
                    <w:tblW w:w="0" w:type="auto"/>
                    <w:tblLayout w:type="fixed"/>
                    <w:tblCellMar>
                      <w:left w:w="0" w:type="dxa"/>
                      <w:right w:w="0" w:type="dxa"/>
                    </w:tblCellMar>
                    <w:tblLook w:val="01E0"/>
                  </w:tblPr>
                  <w:tblGrid>
                    <w:gridCol w:w="1444"/>
                    <w:gridCol w:w="3292"/>
                    <w:gridCol w:w="2363"/>
                    <w:gridCol w:w="2373"/>
                  </w:tblGrid>
                  <w:tr w:rsidR="00921398">
                    <w:trPr>
                      <w:trHeight w:hRule="exact" w:val="305"/>
                    </w:trPr>
                    <w:tc>
                      <w:tcPr>
                        <w:tcW w:w="1444"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921398" w:rsidRDefault="00921398">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921398">
                    <w:trPr>
                      <w:trHeight w:hRule="exact" w:val="535"/>
                    </w:trPr>
                    <w:tc>
                      <w:tcPr>
                        <w:tcW w:w="1444"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code</w:t>
                        </w:r>
                      </w:p>
                    </w:tc>
                    <w:tc>
                      <w:tcPr>
                        <w:tcW w:w="3292" w:type="dxa"/>
                        <w:tcBorders>
                          <w:top w:val="nil"/>
                          <w:left w:val="nil"/>
                          <w:bottom w:val="nil"/>
                          <w:right w:val="single" w:sz="8" w:space="0" w:color="000000"/>
                        </w:tcBorders>
                      </w:tcPr>
                      <w:p w:rsidR="00921398" w:rsidRDefault="00921398">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236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JavaScript语句或者创建好的存储过</w:t>
                        </w:r>
                      </w:p>
                      <w:p w:rsidR="00921398" w:rsidRDefault="00921398">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程函数。</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921398" w:rsidRDefault="00921398"/>
              </w:txbxContent>
            </v:textbox>
            <w10:wrap anchorx="page"/>
          </v:shape>
        </w:pict>
      </w:r>
      <w:r w:rsidR="007003A1">
        <w:rPr>
          <w:w w:val="95"/>
        </w:rPr>
        <w:t xml:space="preserve">根据需要填入javaScript     </w:t>
      </w:r>
      <w:r w:rsidR="007003A1">
        <w:rPr>
          <w:spacing w:val="5"/>
          <w:w w:val="95"/>
        </w:rPr>
        <w:t xml:space="preserve"> </w:t>
      </w:r>
      <w:r w:rsidR="007003A1">
        <w:rPr>
          <w:w w:val="95"/>
        </w:rPr>
        <w:t>语句。同时可以在语句中调用已经创建好的存储过程。</w:t>
      </w:r>
      <w:r w:rsidR="007003A1">
        <w:t xml:space="preserve"> 参数描述</w:t>
      </w:r>
    </w:p>
    <w:p w:rsidR="00737AD2" w:rsidRDefault="00737AD2">
      <w:pPr>
        <w:spacing w:before="5" w:line="150" w:lineRule="exact"/>
        <w:rPr>
          <w:sz w:val="15"/>
          <w:szCs w:val="15"/>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003A1">
      <w:pPr>
        <w:pStyle w:val="BodyText"/>
        <w:spacing w:line="312" w:lineRule="exact"/>
        <w:ind w:left="613"/>
      </w:pPr>
      <w:r>
        <w:t>说明：</w:t>
      </w:r>
    </w:p>
    <w:p w:rsidR="00737AD2" w:rsidRDefault="00737AD2">
      <w:pPr>
        <w:spacing w:before="5" w:line="100" w:lineRule="exact"/>
        <w:rPr>
          <w:sz w:val="10"/>
          <w:szCs w:val="10"/>
        </w:rPr>
      </w:pPr>
    </w:p>
    <w:p w:rsidR="00737AD2" w:rsidRDefault="007003A1">
      <w:pPr>
        <w:pStyle w:val="BodyText"/>
        <w:numPr>
          <w:ilvl w:val="0"/>
          <w:numId w:val="6"/>
        </w:numPr>
        <w:tabs>
          <w:tab w:val="left" w:pos="723"/>
        </w:tabs>
        <w:spacing w:line="168" w:lineRule="auto"/>
        <w:ind w:left="613" w:right="601" w:firstLine="0"/>
      </w:pPr>
      <w:r>
        <w:rPr>
          <w:w w:val="95"/>
          <w:lang w:eastAsia="zh-CN"/>
        </w:rPr>
        <w:t>.执行成功则按照语句返回结果。可以将返回值直接赋值给另一个变量。</w:t>
      </w:r>
      <w:r>
        <w:rPr>
          <w:w w:val="95"/>
        </w:rPr>
        <w:t xml:space="preserve">如：var </w:t>
      </w:r>
      <w:r>
        <w:rPr>
          <w:spacing w:val="11"/>
          <w:w w:val="95"/>
        </w:rPr>
        <w:t xml:space="preserve"> </w:t>
      </w:r>
      <w:r>
        <w:rPr>
          <w:w w:val="95"/>
        </w:rPr>
        <w:t xml:space="preserve">a </w:t>
      </w:r>
      <w:r>
        <w:rPr>
          <w:spacing w:val="12"/>
          <w:w w:val="95"/>
        </w:rPr>
        <w:t xml:space="preserve"> </w:t>
      </w:r>
      <w:r>
        <w:rPr>
          <w:w w:val="95"/>
        </w:rPr>
        <w:t xml:space="preserve">= </w:t>
      </w:r>
      <w:r>
        <w:rPr>
          <w:spacing w:val="12"/>
          <w:w w:val="95"/>
        </w:rPr>
        <w:t xml:space="preserve"> </w:t>
      </w:r>
      <w:r>
        <w:rPr>
          <w:w w:val="95"/>
        </w:rPr>
        <w:t xml:space="preserve">db.eval(' </w:t>
      </w:r>
      <w:r>
        <w:rPr>
          <w:spacing w:val="12"/>
          <w:w w:val="95"/>
        </w:rPr>
        <w:t xml:space="preserve"> </w:t>
      </w:r>
      <w:r>
        <w:rPr>
          <w:w w:val="95"/>
        </w:rPr>
        <w:t xml:space="preserve">db.foo.bar'); </w:t>
      </w:r>
      <w:r>
        <w:t>a.find();</w:t>
      </w:r>
    </w:p>
    <w:p w:rsidR="00737AD2" w:rsidRDefault="00737AD2">
      <w:pPr>
        <w:spacing w:line="120" w:lineRule="exact"/>
        <w:rPr>
          <w:sz w:val="12"/>
          <w:szCs w:val="12"/>
        </w:rPr>
      </w:pPr>
    </w:p>
    <w:p w:rsidR="00737AD2" w:rsidRDefault="007003A1">
      <w:pPr>
        <w:pStyle w:val="BodyText"/>
        <w:numPr>
          <w:ilvl w:val="0"/>
          <w:numId w:val="6"/>
        </w:numPr>
        <w:tabs>
          <w:tab w:val="left" w:pos="723"/>
        </w:tabs>
        <w:spacing w:line="168" w:lineRule="auto"/>
        <w:ind w:left="613" w:right="1805" w:firstLine="0"/>
      </w:pPr>
      <w:r>
        <w:rPr>
          <w:lang w:eastAsia="zh-CN"/>
        </w:rPr>
        <w:t>.执行失败会返回错误码及错误信息。</w:t>
      </w:r>
      <w:r>
        <w:t>如：{</w:t>
      </w:r>
      <w:r>
        <w:rPr>
          <w:spacing w:val="-41"/>
        </w:rPr>
        <w:t xml:space="preserve"> </w:t>
      </w:r>
      <w:r>
        <w:t>"errmsg":</w:t>
      </w:r>
      <w:r>
        <w:rPr>
          <w:spacing w:val="-41"/>
        </w:rPr>
        <w:t xml:space="preserve"> </w:t>
      </w:r>
      <w:r>
        <w:t>"(nofile):1</w:t>
      </w:r>
      <w:r>
        <w:rPr>
          <w:spacing w:val="-41"/>
        </w:rPr>
        <w:t xml:space="preserve"> </w:t>
      </w:r>
      <w:r>
        <w:t>ReferenceError:</w:t>
      </w:r>
      <w:r>
        <w:rPr>
          <w:spacing w:val="-40"/>
        </w:rPr>
        <w:t xml:space="preserve"> </w:t>
      </w:r>
      <w:r>
        <w:t>sum</w:t>
      </w:r>
      <w:r>
        <w:rPr>
          <w:spacing w:val="-41"/>
        </w:rPr>
        <w:t xml:space="preserve"> </w:t>
      </w:r>
      <w:r>
        <w:t>is</w:t>
      </w:r>
      <w:r>
        <w:rPr>
          <w:spacing w:val="-41"/>
        </w:rPr>
        <w:t xml:space="preserve"> </w:t>
      </w:r>
      <w:r>
        <w:t>not</w:t>
      </w:r>
      <w:r>
        <w:rPr>
          <w:w w:val="92"/>
        </w:rPr>
        <w:t xml:space="preserve"> </w:t>
      </w:r>
      <w:r>
        <w:rPr>
          <w:w w:val="95"/>
        </w:rPr>
        <w:t>defined","retCode":</w:t>
      </w:r>
      <w:r>
        <w:rPr>
          <w:spacing w:val="-33"/>
          <w:w w:val="95"/>
        </w:rPr>
        <w:t xml:space="preserve"> </w:t>
      </w:r>
      <w:r>
        <w:rPr>
          <w:w w:val="95"/>
        </w:rPr>
        <w:t>-152</w:t>
      </w:r>
      <w:r>
        <w:rPr>
          <w:spacing w:val="-32"/>
          <w:w w:val="95"/>
        </w:rPr>
        <w:t xml:space="preserve"> </w:t>
      </w:r>
      <w:r>
        <w:rPr>
          <w:w w:val="95"/>
        </w:rPr>
        <w:t>}</w:t>
      </w:r>
    </w:p>
    <w:p w:rsidR="00737AD2" w:rsidRDefault="007003A1">
      <w:pPr>
        <w:pStyle w:val="BodyText"/>
        <w:spacing w:before="34"/>
        <w:ind w:left="613"/>
        <w:rPr>
          <w:lang w:eastAsia="zh-CN"/>
        </w:rPr>
      </w:pPr>
      <w:r>
        <w:rPr>
          <w:lang w:eastAsia="zh-CN"/>
        </w:rPr>
        <w:t>3.在函数执行结束前操作不会返回。中途退出则终止整个执行，但已经执行的代码不会被回滚。</w:t>
      </w:r>
    </w:p>
    <w:p w:rsidR="00737AD2" w:rsidRDefault="007003A1">
      <w:pPr>
        <w:pStyle w:val="BodyText"/>
        <w:spacing w:before="18" w:line="253" w:lineRule="auto"/>
        <w:ind w:left="613" w:right="1370"/>
      </w:pPr>
      <w:r>
        <w:rPr>
          <w:w w:val="95"/>
          <w:lang w:eastAsia="zh-CN"/>
        </w:rPr>
        <w:t>4.自定义返回值的长度有一定限制，参考SequoiaDB插入记录的最大长度。</w:t>
      </w:r>
      <w:r>
        <w:rPr>
          <w:lang w:eastAsia="zh-CN"/>
        </w:rPr>
        <w:t xml:space="preserve"> </w:t>
      </w:r>
      <w:r>
        <w:rPr>
          <w:w w:val="95"/>
        </w:rPr>
        <w:t>5.支持定义临时函数，如：db.eval('</w:t>
      </w:r>
      <w:r>
        <w:rPr>
          <w:spacing w:val="15"/>
          <w:w w:val="95"/>
        </w:rPr>
        <w:t xml:space="preserve"> </w:t>
      </w:r>
      <w:r>
        <w:rPr>
          <w:w w:val="95"/>
        </w:rPr>
        <w:t>function</w:t>
      </w:r>
      <w:r>
        <w:rPr>
          <w:spacing w:val="16"/>
          <w:w w:val="95"/>
        </w:rPr>
        <w:t xml:space="preserve"> </w:t>
      </w:r>
      <w:r>
        <w:rPr>
          <w:w w:val="95"/>
        </w:rPr>
        <w:t>sum(x,y){return</w:t>
      </w:r>
      <w:r>
        <w:rPr>
          <w:spacing w:val="16"/>
          <w:w w:val="95"/>
        </w:rPr>
        <w:t xml:space="preserve"> </w:t>
      </w:r>
      <w:r>
        <w:rPr>
          <w:w w:val="95"/>
        </w:rPr>
        <w:t>x+y;}</w:t>
      </w:r>
      <w:r>
        <w:rPr>
          <w:spacing w:val="15"/>
          <w:w w:val="95"/>
        </w:rPr>
        <w:t xml:space="preserve"> </w:t>
      </w:r>
      <w:r>
        <w:rPr>
          <w:w w:val="95"/>
        </w:rPr>
        <w:t>sum(1,2)')</w:t>
      </w:r>
      <w:r>
        <w:rPr>
          <w:w w:val="94"/>
        </w:rPr>
        <w:t xml:space="preserve"> </w:t>
      </w:r>
      <w:r>
        <w:rPr>
          <w:w w:val="95"/>
        </w:rPr>
        <w:t>6.全局db使用方式与</w:t>
      </w:r>
      <w:r>
        <w:rPr>
          <w:color w:val="0000FF"/>
          <w:w w:val="95"/>
        </w:rPr>
        <w:t>createProcedure</w:t>
      </w:r>
      <w:r>
        <w:rPr>
          <w:color w:val="000000"/>
          <w:w w:val="95"/>
        </w:rPr>
        <w:t>相同。</w:t>
      </w:r>
    </w:p>
    <w:p w:rsidR="00737AD2" w:rsidRDefault="00EC10B3">
      <w:pPr>
        <w:pStyle w:val="BodyText"/>
        <w:spacing w:before="4"/>
        <w:ind w:left="1253"/>
        <w:rPr>
          <w:lang w:eastAsia="zh-CN"/>
        </w:rPr>
      </w:pPr>
      <w:r>
        <w:pict>
          <v:shape id="_x0000_s2857" type="#_x0000_t75" style="position:absolute;left:0;text-align:left;margin-left:81.7pt;margin-top:7.05pt;width:24pt;height:24pt;z-index:-25458;mso-position-horizontal-relative:page">
            <v:imagedata r:id="rId21" o:title=""/>
            <w10:wrap anchorx="page"/>
          </v:shape>
        </w:pict>
      </w:r>
      <w:r w:rsidR="007003A1">
        <w:rPr>
          <w:lang w:eastAsia="zh-CN"/>
        </w:rPr>
        <w:t>注:</w:t>
      </w:r>
      <w:r w:rsidR="007003A1">
        <w:rPr>
          <w:spacing w:val="48"/>
          <w:lang w:eastAsia="zh-CN"/>
        </w:rPr>
        <w:t xml:space="preserve"> </w:t>
      </w:r>
      <w:r w:rsidR="007003A1">
        <w:rPr>
          <w:lang w:eastAsia="zh-CN"/>
        </w:rPr>
        <w:t>虽然语句中的所有输出都会被屏蔽，</w:t>
      </w:r>
      <w:r w:rsidR="007003A1">
        <w:rPr>
          <w:spacing w:val="-5"/>
          <w:lang w:eastAsia="zh-CN"/>
        </w:rPr>
        <w:t xml:space="preserve"> </w:t>
      </w:r>
      <w:r w:rsidR="007003A1">
        <w:rPr>
          <w:lang w:eastAsia="zh-CN"/>
        </w:rPr>
        <w:t>但还是建议不要加入任何打印语句。</w:t>
      </w:r>
    </w:p>
    <w:p w:rsidR="00737AD2" w:rsidRDefault="00737AD2">
      <w:pPr>
        <w:rPr>
          <w:lang w:eastAsia="zh-CN"/>
        </w:rPr>
        <w:sectPr w:rsidR="00737AD2">
          <w:pgSz w:w="12240" w:h="15840"/>
          <w:pgMar w:top="900" w:right="680" w:bottom="280" w:left="1020" w:header="713" w:footer="0" w:gutter="0"/>
          <w:cols w:space="720"/>
        </w:sectPr>
      </w:pPr>
    </w:p>
    <w:p w:rsidR="00737AD2" w:rsidRDefault="00EC10B3">
      <w:pPr>
        <w:spacing w:before="4" w:line="130" w:lineRule="exact"/>
        <w:rPr>
          <w:sz w:val="13"/>
          <w:szCs w:val="13"/>
          <w:lang w:eastAsia="zh-CN"/>
        </w:rPr>
      </w:pPr>
      <w:r w:rsidRPr="00EC10B3">
        <w:lastRenderedPageBreak/>
        <w:pict>
          <v:group id="_x0000_s2855" style="position:absolute;margin-left:95.85pt;margin-top:91.7pt;width:459.45pt;height:106pt;z-index:-25456;mso-position-horizontal-relative:page;mso-position-vertical-relative:page" coordorigin="1917,1834" coordsize="9189,2120">
            <v:shape id="_x0000_s2856" style="position:absolute;left:1917;top:1834;width:9189;height:2120" coordorigin="1917,1834" coordsize="9189,2120" path="m1917,1834r9189,l11106,3954r-9189,l1917,1834xe" fillcolor="#efefef" stroked="f">
              <v:path arrowok="t"/>
            </v:shape>
            <w10:wrap anchorx="page" anchory="page"/>
          </v:group>
        </w:pict>
      </w:r>
      <w:r w:rsidRPr="00EC10B3">
        <w:pict>
          <v:group id="_x0000_s2853" style="position:absolute;margin-left:95.85pt;margin-top:215.2pt;width:459.45pt;height:148.4pt;z-index:-25455;mso-position-horizontal-relative:page;mso-position-vertical-relative:page" coordorigin="1917,4304" coordsize="9189,2968">
            <v:shape id="_x0000_s2854" style="position:absolute;left:1917;top:4304;width:9189;height:2968" coordorigin="1917,4304" coordsize="9189,2968" path="m1917,4304r9189,l11106,7272r-9189,l1917,4304xe" fillcolor="#efefef" stroked="f">
              <v:path arrowok="t"/>
            </v:shape>
            <w10:wrap anchorx="page" anchory="page"/>
          </v:group>
        </w:pict>
      </w:r>
      <w:r w:rsidRPr="00EC10B3">
        <w:pict>
          <v:group id="_x0000_s2851" style="position:absolute;margin-left:95.85pt;margin-top:487pt;width:459.45pt;height:10.6pt;z-index:-25454;mso-position-horizontal-relative:page;mso-position-vertical-relative:page" coordorigin="1917,9740" coordsize="9189,212">
            <v:shape id="_x0000_s2852" style="position:absolute;left:1917;top:9740;width:9189;height:212" coordorigin="1917,9740" coordsize="9189,212" path="m1917,9740r9189,l11106,9952r-9189,l1917,9740xe" fillcolor="#efefef" stroked="f">
              <v:path arrowok="t"/>
            </v:shape>
            <w10:wrap anchorx="page" anchory="page"/>
          </v:group>
        </w:pict>
      </w:r>
      <w:r w:rsidRPr="00EC10B3">
        <w:pict>
          <v:group id="_x0000_s2849" style="position:absolute;margin-left:95.85pt;margin-top:621pt;width:459.45pt;height:10.6pt;z-index:-25453;mso-position-horizontal-relative:page;mso-position-vertical-relative:page" coordorigin="1917,12420" coordsize="9189,212">
            <v:shape id="_x0000_s2850" style="position:absolute;left:1917;top:12420;width:9189;height:212" coordorigin="1917,12420" coordsize="9189,212" path="m1917,12420r9189,l11106,12632r-9189,l1917,12420xe" fillcolor="#efefef" stroked="f">
              <v:path arrowok="t"/>
            </v:shape>
            <w10:wrap anchorx="page" anchory="page"/>
          </v:group>
        </w:pict>
      </w:r>
    </w:p>
    <w:p w:rsidR="00737AD2" w:rsidRDefault="007003A1">
      <w:pPr>
        <w:pStyle w:val="BodyText"/>
        <w:spacing w:line="312" w:lineRule="exac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在eval()方法中调用存储过程函数sum</w:t>
      </w:r>
    </w:p>
    <w:p w:rsidR="00737AD2" w:rsidRDefault="007003A1">
      <w:pPr>
        <w:pStyle w:val="BodyText"/>
        <w:spacing w:before="10"/>
        <w:ind w:left="1217"/>
        <w:rPr>
          <w:rFonts w:ascii="仿宋" w:eastAsia="仿宋" w:hAnsi="仿宋" w:cs="仿宋"/>
        </w:rPr>
      </w:pPr>
      <w:r>
        <w:rPr>
          <w:rFonts w:ascii="仿宋" w:eastAsia="仿宋" w:hAnsi="仿宋" w:cs="仿宋"/>
        </w:rPr>
        <w:t>//初始时sum()方法不存在，返回异常信息</w:t>
      </w:r>
    </w:p>
    <w:p w:rsidR="00737AD2" w:rsidRDefault="007003A1">
      <w:pPr>
        <w:pStyle w:val="BodyText"/>
        <w:spacing w:line="212" w:lineRule="exact"/>
        <w:ind w:left="1217"/>
        <w:rPr>
          <w:rFonts w:ascii="仿宋" w:eastAsia="仿宋" w:hAnsi="仿宋" w:cs="仿宋"/>
        </w:rPr>
      </w:pPr>
      <w:r>
        <w:rPr>
          <w:rFonts w:ascii="仿宋" w:eastAsia="仿宋" w:hAnsi="仿宋" w:cs="仿宋"/>
        </w:rPr>
        <w:t>&gt; var a = db.eval('sum(1,2)');</w:t>
      </w:r>
    </w:p>
    <w:p w:rsidR="00737AD2" w:rsidRDefault="007003A1">
      <w:pPr>
        <w:pStyle w:val="BodyText"/>
        <w:spacing w:line="212" w:lineRule="exact"/>
        <w:ind w:left="1217"/>
        <w:rPr>
          <w:rFonts w:ascii="仿宋" w:eastAsia="仿宋" w:hAnsi="仿宋" w:cs="仿宋"/>
        </w:rPr>
      </w:pPr>
      <w:r>
        <w:rPr>
          <w:rFonts w:ascii="仿宋" w:eastAsia="仿宋" w:hAnsi="仿宋" w:cs="仿宋"/>
        </w:rPr>
        <w:t>{ "errmsg": "(nofile):1 ReferenceError: getCL is not defined</w:t>
      </w:r>
    </w:p>
    <w:p w:rsidR="00737AD2" w:rsidRDefault="007003A1">
      <w:pPr>
        <w:pStyle w:val="BodyText"/>
        <w:spacing w:line="212" w:lineRule="exact"/>
        <w:ind w:left="1217"/>
        <w:rPr>
          <w:rFonts w:ascii="仿宋" w:eastAsia="仿宋" w:hAnsi="仿宋" w:cs="仿宋"/>
        </w:rPr>
      </w:pPr>
      <w:r>
        <w:rPr>
          <w:rFonts w:ascii="仿宋" w:eastAsia="仿宋" w:hAnsi="仿宋" w:cs="仿宋"/>
        </w:rPr>
        <w:t>", "retCode": -152 }</w:t>
      </w:r>
    </w:p>
    <w:p w:rsidR="00737AD2" w:rsidRDefault="007003A1">
      <w:pPr>
        <w:pStyle w:val="BodyText"/>
        <w:spacing w:line="212" w:lineRule="exact"/>
        <w:ind w:left="1217"/>
        <w:rPr>
          <w:rFonts w:ascii="仿宋" w:eastAsia="仿宋" w:hAnsi="仿宋" w:cs="仿宋"/>
        </w:rPr>
      </w:pPr>
      <w:r>
        <w:rPr>
          <w:rFonts w:ascii="仿宋" w:eastAsia="仿宋" w:hAnsi="仿宋" w:cs="仿宋"/>
        </w:rPr>
        <w:t>(nofile):0 uncaught exception: -152</w:t>
      </w:r>
    </w:p>
    <w:p w:rsidR="00737AD2" w:rsidRDefault="007003A1">
      <w:pPr>
        <w:pStyle w:val="BodyText"/>
        <w:spacing w:line="212" w:lineRule="exact"/>
        <w:ind w:left="1217"/>
        <w:rPr>
          <w:rFonts w:ascii="仿宋" w:eastAsia="仿宋" w:hAnsi="仿宋" w:cs="仿宋"/>
        </w:rPr>
      </w:pPr>
      <w:r>
        <w:rPr>
          <w:rFonts w:ascii="仿宋" w:eastAsia="仿宋" w:hAnsi="仿宋" w:cs="仿宋"/>
        </w:rPr>
        <w:t>//初始化sum()</w:t>
      </w:r>
    </w:p>
    <w:p w:rsidR="00737AD2" w:rsidRDefault="007003A1">
      <w:pPr>
        <w:pStyle w:val="BodyText"/>
        <w:spacing w:line="212" w:lineRule="exact"/>
        <w:ind w:left="1217"/>
        <w:rPr>
          <w:rFonts w:ascii="仿宋" w:eastAsia="仿宋" w:hAnsi="仿宋" w:cs="仿宋"/>
        </w:rPr>
      </w:pPr>
      <w:r>
        <w:rPr>
          <w:rFonts w:ascii="仿宋" w:eastAsia="仿宋" w:hAnsi="仿宋" w:cs="仿宋"/>
        </w:rPr>
        <w:t>&gt;db.createProcedure(function sum(x,y){return x+y;})</w:t>
      </w:r>
    </w:p>
    <w:p w:rsidR="00737AD2" w:rsidRDefault="007003A1">
      <w:pPr>
        <w:pStyle w:val="BodyText"/>
        <w:spacing w:line="212" w:lineRule="exact"/>
        <w:ind w:left="1217"/>
        <w:rPr>
          <w:rFonts w:ascii="仿宋" w:eastAsia="仿宋" w:hAnsi="仿宋" w:cs="仿宋"/>
        </w:rPr>
      </w:pPr>
      <w:r>
        <w:rPr>
          <w:rFonts w:ascii="仿宋" w:eastAsia="仿宋" w:hAnsi="仿宋" w:cs="仿宋"/>
        </w:rPr>
        <w:t>//调用sum()</w:t>
      </w:r>
    </w:p>
    <w:p w:rsidR="00737AD2" w:rsidRDefault="007003A1">
      <w:pPr>
        <w:pStyle w:val="BodyText"/>
        <w:spacing w:line="212" w:lineRule="exact"/>
        <w:ind w:left="1217"/>
        <w:rPr>
          <w:rFonts w:ascii="仿宋" w:eastAsia="仿宋" w:hAnsi="仿宋" w:cs="仿宋"/>
        </w:rPr>
      </w:pPr>
      <w:r>
        <w:rPr>
          <w:rFonts w:ascii="仿宋" w:eastAsia="仿宋" w:hAnsi="仿宋" w:cs="仿宋"/>
        </w:rPr>
        <w:t>&gt;db.eval('sum(1,2)')</w:t>
      </w:r>
    </w:p>
    <w:p w:rsidR="00737AD2" w:rsidRDefault="007003A1">
      <w:pPr>
        <w:pStyle w:val="BodyText"/>
        <w:spacing w:line="212" w:lineRule="exact"/>
        <w:ind w:left="1217"/>
        <w:rPr>
          <w:rFonts w:ascii="仿宋" w:eastAsia="仿宋" w:hAnsi="仿宋" w:cs="仿宋"/>
        </w:rPr>
      </w:pPr>
      <w:r>
        <w:rPr>
          <w:rFonts w:ascii="仿宋" w:eastAsia="仿宋" w:hAnsi="仿宋" w:cs="仿宋"/>
        </w:rPr>
        <w:t>3</w:t>
      </w:r>
    </w:p>
    <w:p w:rsidR="00737AD2" w:rsidRDefault="007003A1">
      <w:pPr>
        <w:pStyle w:val="BodyText"/>
        <w:numPr>
          <w:ilvl w:val="1"/>
          <w:numId w:val="6"/>
        </w:numPr>
        <w:tabs>
          <w:tab w:val="left" w:pos="1217"/>
        </w:tabs>
        <w:spacing w:line="257" w:lineRule="exact"/>
        <w:ind w:left="1217"/>
      </w:pPr>
      <w:r>
        <w:rPr>
          <w:w w:val="95"/>
          <w:position w:val="1"/>
        </w:rPr>
        <w:t>在eval()方法中填写javaScript语句</w:t>
      </w:r>
    </w:p>
    <w:p w:rsidR="00737AD2" w:rsidRDefault="007003A1">
      <w:pPr>
        <w:pStyle w:val="BodyText"/>
        <w:spacing w:before="10"/>
        <w:ind w:left="1217"/>
        <w:rPr>
          <w:rFonts w:ascii="仿宋" w:eastAsia="仿宋" w:hAnsi="仿宋" w:cs="仿宋"/>
        </w:rPr>
      </w:pPr>
      <w:r>
        <w:rPr>
          <w:rFonts w:ascii="仿宋" w:eastAsia="仿宋" w:hAnsi="仿宋" w:cs="仿宋"/>
        </w:rPr>
        <w:t>&gt;var rc = db.eval("db.foo.bar")</w:t>
      </w:r>
    </w:p>
    <w:p w:rsidR="00737AD2" w:rsidRDefault="007003A1">
      <w:pPr>
        <w:pStyle w:val="BodyText"/>
        <w:spacing w:line="212" w:lineRule="exact"/>
        <w:ind w:left="1217"/>
        <w:rPr>
          <w:rFonts w:ascii="仿宋" w:eastAsia="仿宋" w:hAnsi="仿宋" w:cs="仿宋"/>
        </w:rPr>
      </w:pPr>
      <w:r>
        <w:rPr>
          <w:rFonts w:ascii="仿宋" w:eastAsia="仿宋" w:hAnsi="仿宋" w:cs="仿宋"/>
        </w:rPr>
        <w:t>&gt;rc.find()</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"5248d3867159ae144a000000"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 1</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"5248d3897159ae144a000001"</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 2</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6" w:line="100" w:lineRule="exact"/>
        <w:rPr>
          <w:sz w:val="10"/>
          <w:szCs w:val="10"/>
        </w:rPr>
      </w:pPr>
    </w:p>
    <w:p w:rsidR="00737AD2" w:rsidRDefault="007003A1">
      <w:pPr>
        <w:pStyle w:val="Heading3"/>
        <w:ind w:left="433"/>
      </w:pPr>
      <w:bookmarkStart w:id="529" w:name="db.exec()"/>
      <w:bookmarkStart w:id="530" w:name="_bookmark181"/>
      <w:bookmarkEnd w:id="529"/>
      <w:bookmarkEnd w:id="530"/>
      <w:r>
        <w:rPr>
          <w:w w:val="95"/>
        </w:rPr>
        <w:t>db.exec()</w:t>
      </w:r>
    </w:p>
    <w:p w:rsidR="00737AD2" w:rsidRDefault="00737AD2">
      <w:pPr>
        <w:spacing w:before="2" w:line="200" w:lineRule="exact"/>
        <w:rPr>
          <w:sz w:val="20"/>
          <w:szCs w:val="20"/>
        </w:rPr>
      </w:pPr>
    </w:p>
    <w:p w:rsidR="00737AD2" w:rsidRDefault="007003A1">
      <w:pPr>
        <w:pStyle w:val="BodyText"/>
        <w:spacing w:line="253" w:lineRule="auto"/>
        <w:ind w:right="5319"/>
      </w:pPr>
      <w:r>
        <w:rPr>
          <w:w w:val="90"/>
        </w:rPr>
        <w:t>db.exec(&lt;select</w:t>
      </w:r>
      <w:r>
        <w:rPr>
          <w:spacing w:val="14"/>
          <w:w w:val="90"/>
        </w:rPr>
        <w:t xml:space="preserve"> </w:t>
      </w:r>
      <w:r>
        <w:rPr>
          <w:w w:val="90"/>
        </w:rPr>
        <w:t>sql&gt;)</w:t>
      </w:r>
      <w:r>
        <w:rPr>
          <w:w w:val="87"/>
        </w:rPr>
        <w:t xml:space="preserve"> </w:t>
      </w:r>
      <w:r>
        <w:rPr>
          <w:w w:val="90"/>
        </w:rPr>
        <w:t>执行SQL的select语句</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从集合my.my中查所age</w:t>
      </w:r>
      <w:r>
        <w:rPr>
          <w:spacing w:val="14"/>
          <w:w w:val="95"/>
          <w:position w:val="1"/>
        </w:rPr>
        <w:t xml:space="preserve"> </w:t>
      </w:r>
      <w:r>
        <w:rPr>
          <w:w w:val="95"/>
          <w:position w:val="1"/>
        </w:rPr>
        <w:t>=</w:t>
      </w:r>
      <w:r>
        <w:rPr>
          <w:spacing w:val="14"/>
          <w:w w:val="95"/>
          <w:position w:val="1"/>
        </w:rPr>
        <w:t xml:space="preserve"> </w:t>
      </w:r>
      <w:r>
        <w:rPr>
          <w:w w:val="95"/>
          <w:position w:val="1"/>
        </w:rPr>
        <w:t>20的记录</w:t>
      </w:r>
    </w:p>
    <w:p w:rsidR="00737AD2" w:rsidRDefault="007003A1">
      <w:pPr>
        <w:pStyle w:val="BodyText"/>
        <w:spacing w:before="50"/>
        <w:ind w:left="1217"/>
        <w:rPr>
          <w:rFonts w:ascii="仿宋" w:eastAsia="仿宋" w:hAnsi="仿宋" w:cs="仿宋"/>
        </w:rPr>
      </w:pPr>
      <w:r>
        <w:rPr>
          <w:rFonts w:ascii="仿宋" w:eastAsia="仿宋" w:hAnsi="仿宋" w:cs="仿宋"/>
        </w:rPr>
        <w:t>db.exec("select * from my.my where age = 20")</w:t>
      </w:r>
    </w:p>
    <w:p w:rsidR="00737AD2" w:rsidRDefault="00737AD2">
      <w:pPr>
        <w:spacing w:before="6" w:line="100" w:lineRule="exact"/>
        <w:rPr>
          <w:sz w:val="10"/>
          <w:szCs w:val="10"/>
        </w:rPr>
      </w:pPr>
    </w:p>
    <w:p w:rsidR="00737AD2" w:rsidRDefault="007003A1">
      <w:pPr>
        <w:pStyle w:val="Heading3"/>
        <w:ind w:left="433"/>
      </w:pPr>
      <w:bookmarkStart w:id="531" w:name="db.execUpdate()"/>
      <w:bookmarkStart w:id="532" w:name="_bookmark182"/>
      <w:bookmarkEnd w:id="531"/>
      <w:bookmarkEnd w:id="532"/>
      <w:r>
        <w:rPr>
          <w:w w:val="95"/>
        </w:rPr>
        <w:t>db.execUpdate()</w:t>
      </w:r>
    </w:p>
    <w:p w:rsidR="00737AD2" w:rsidRDefault="00737AD2">
      <w:pPr>
        <w:spacing w:before="2" w:line="200" w:lineRule="exact"/>
        <w:rPr>
          <w:sz w:val="20"/>
          <w:szCs w:val="20"/>
        </w:rPr>
      </w:pPr>
    </w:p>
    <w:p w:rsidR="00737AD2" w:rsidRDefault="007003A1">
      <w:pPr>
        <w:pStyle w:val="BodyText"/>
        <w:spacing w:line="253" w:lineRule="auto"/>
        <w:ind w:right="4991"/>
      </w:pPr>
      <w:r>
        <w:rPr>
          <w:w w:val="90"/>
        </w:rPr>
        <w:t>db.execUpdate(&lt;other</w:t>
      </w:r>
      <w:r>
        <w:rPr>
          <w:spacing w:val="27"/>
          <w:w w:val="90"/>
        </w:rPr>
        <w:t xml:space="preserve"> </w:t>
      </w:r>
      <w:r>
        <w:rPr>
          <w:w w:val="90"/>
        </w:rPr>
        <w:t>sql&gt;)</w:t>
      </w:r>
      <w:r>
        <w:rPr>
          <w:w w:val="87"/>
        </w:rPr>
        <w:t xml:space="preserve"> </w:t>
      </w:r>
      <w:r>
        <w:rPr>
          <w:w w:val="90"/>
        </w:rPr>
        <w:t>执行SQL的其它语句</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向集合my.my中插入新的记录</w:t>
      </w:r>
    </w:p>
    <w:p w:rsidR="00737AD2" w:rsidRDefault="007003A1">
      <w:pPr>
        <w:pStyle w:val="BodyText"/>
        <w:spacing w:before="50"/>
        <w:ind w:left="1217"/>
        <w:rPr>
          <w:rFonts w:ascii="仿宋" w:eastAsia="仿宋" w:hAnsi="仿宋" w:cs="仿宋"/>
        </w:rPr>
      </w:pPr>
      <w:r>
        <w:rPr>
          <w:rFonts w:ascii="仿宋" w:eastAsia="仿宋" w:hAnsi="仿宋" w:cs="仿宋"/>
        </w:rPr>
        <w:t>db.execUpdate("insert into my.my(name,age) values('zhangshang', 30) ")</w:t>
      </w:r>
    </w:p>
    <w:p w:rsidR="00737AD2" w:rsidRDefault="00737AD2">
      <w:pPr>
        <w:spacing w:before="6" w:line="100" w:lineRule="exact"/>
        <w:rPr>
          <w:sz w:val="10"/>
          <w:szCs w:val="10"/>
        </w:rPr>
      </w:pPr>
    </w:p>
    <w:p w:rsidR="00737AD2" w:rsidRDefault="007003A1">
      <w:pPr>
        <w:pStyle w:val="Heading3"/>
        <w:ind w:left="433"/>
      </w:pPr>
      <w:bookmarkStart w:id="533" w:name="db.flushConfigure()"/>
      <w:bookmarkStart w:id="534" w:name="_bookmark183"/>
      <w:bookmarkEnd w:id="533"/>
      <w:bookmarkEnd w:id="534"/>
      <w:r>
        <w:rPr>
          <w:w w:val="95"/>
        </w:rPr>
        <w:t>db.flushConfigure()</w:t>
      </w:r>
    </w:p>
    <w:p w:rsidR="00737AD2" w:rsidRDefault="00737AD2">
      <w:pPr>
        <w:spacing w:before="2" w:line="200" w:lineRule="exact"/>
        <w:rPr>
          <w:sz w:val="20"/>
          <w:szCs w:val="20"/>
        </w:rPr>
      </w:pPr>
    </w:p>
    <w:p w:rsidR="00737AD2" w:rsidRDefault="007003A1">
      <w:pPr>
        <w:pStyle w:val="BodyText"/>
        <w:spacing w:line="253" w:lineRule="auto"/>
        <w:ind w:right="6580"/>
      </w:pPr>
      <w:r>
        <w:rPr>
          <w:w w:val="90"/>
        </w:rPr>
        <w:t>db.flushConfigure(&lt;rule&gt;)</w:t>
      </w:r>
      <w:r>
        <w:rPr>
          <w:w w:val="91"/>
        </w:rPr>
        <w:t xml:space="preserve"> </w:t>
      </w:r>
      <w:r>
        <w:rPr>
          <w:w w:val="95"/>
        </w:rPr>
        <w:t>刷盘配置至配置文件</w:t>
      </w:r>
    </w:p>
    <w:p w:rsidR="00737AD2" w:rsidRDefault="00737AD2">
      <w:pPr>
        <w:spacing w:line="253" w:lineRule="auto"/>
        <w:sectPr w:rsidR="00737AD2">
          <w:pgSz w:w="12240" w:h="15840"/>
          <w:pgMar w:top="900" w:right="17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rule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刷盘规则</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rule格式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839"/>
        <w:gridCol w:w="4476"/>
        <w:gridCol w:w="3157"/>
      </w:tblGrid>
      <w:tr w:rsidR="00737AD2">
        <w:trPr>
          <w:trHeight w:hRule="exact" w:val="30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76" w:type="dxa"/>
            <w:tcBorders>
              <w:top w:val="nil"/>
              <w:left w:val="nil"/>
              <w:bottom w:val="nil"/>
              <w:right w:val="single" w:sz="8" w:space="0" w:color="000000"/>
            </w:tcBorders>
          </w:tcPr>
          <w:p w:rsidR="00737AD2" w:rsidRDefault="007003A1">
            <w:pPr>
              <w:pStyle w:val="TableParagraph"/>
              <w:spacing w:line="223" w:lineRule="exact"/>
              <w:ind w:left="1368"/>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535"/>
        </w:trPr>
        <w:tc>
          <w:tcPr>
            <w:tcW w:w="183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Global</w:t>
            </w:r>
          </w:p>
        </w:tc>
        <w:tc>
          <w:tcPr>
            <w:tcW w:w="4476" w:type="dxa"/>
            <w:tcBorders>
              <w:top w:val="nil"/>
              <w:left w:val="nil"/>
              <w:bottom w:val="nil"/>
              <w:right w:val="single" w:sz="8" w:space="0" w:color="000000"/>
            </w:tcBorders>
          </w:tcPr>
          <w:p w:rsidR="00737AD2" w:rsidRDefault="007003A1">
            <w:pPr>
              <w:pStyle w:val="TableParagraph"/>
              <w:spacing w:line="218" w:lineRule="exact"/>
              <w:ind w:left="136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true表示否刷盘全系统配置，false表示只刷盘本</w:t>
            </w:r>
          </w:p>
          <w:p w:rsidR="00737AD2" w:rsidRDefault="007003A1">
            <w:pPr>
              <w:pStyle w:val="TableParagraph"/>
              <w:spacing w:before="1"/>
              <w:ind w:left="136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节点配置</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Global:true</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刷盘数据库配置</w:t>
      </w:r>
    </w:p>
    <w:p w:rsidR="00737AD2" w:rsidRDefault="00EC10B3">
      <w:pPr>
        <w:pStyle w:val="BodyText"/>
        <w:spacing w:before="50"/>
        <w:ind w:left="897"/>
        <w:rPr>
          <w:rFonts w:ascii="仿宋" w:eastAsia="仿宋" w:hAnsi="仿宋" w:cs="仿宋"/>
        </w:rPr>
      </w:pPr>
      <w:r w:rsidRPr="00EC10B3">
        <w:pict>
          <v:group id="_x0000_s2847" style="position:absolute;left:0;text-align:left;margin-left:95.85pt;margin-top:6.95pt;width:459.45pt;height:10.6pt;z-index:-25452;mso-position-horizontal-relative:page" coordorigin="1917,139" coordsize="9189,212">
            <v:shape id="_x0000_s284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db.flushConfigure({Global:true})</w:t>
      </w:r>
    </w:p>
    <w:p w:rsidR="00737AD2" w:rsidRDefault="00737AD2">
      <w:pPr>
        <w:spacing w:before="6" w:line="100" w:lineRule="exact"/>
        <w:rPr>
          <w:sz w:val="10"/>
          <w:szCs w:val="10"/>
        </w:rPr>
      </w:pPr>
    </w:p>
    <w:p w:rsidR="00737AD2" w:rsidRDefault="007003A1">
      <w:pPr>
        <w:pStyle w:val="Heading3"/>
      </w:pPr>
      <w:bookmarkStart w:id="535" w:name="db.getCS()"/>
      <w:bookmarkStart w:id="536" w:name="_bookmark184"/>
      <w:bookmarkEnd w:id="535"/>
      <w:bookmarkEnd w:id="536"/>
      <w:r>
        <w:rPr>
          <w:w w:val="90"/>
        </w:rPr>
        <w:t>db.getCS()</w:t>
      </w:r>
    </w:p>
    <w:p w:rsidR="00737AD2" w:rsidRDefault="00737AD2">
      <w:pPr>
        <w:spacing w:before="2" w:line="200" w:lineRule="exact"/>
        <w:rPr>
          <w:sz w:val="20"/>
          <w:szCs w:val="20"/>
        </w:rPr>
      </w:pPr>
    </w:p>
    <w:p w:rsidR="00737AD2" w:rsidRDefault="007003A1">
      <w:pPr>
        <w:pStyle w:val="BodyText"/>
        <w:spacing w:line="253" w:lineRule="auto"/>
        <w:ind w:left="613" w:right="6681"/>
      </w:pPr>
      <w:r>
        <w:rPr>
          <w:w w:val="95"/>
        </w:rPr>
        <w:t>db.getCS(&lt;name&gt;)</w:t>
      </w:r>
      <w:r>
        <w:rPr>
          <w:w w:val="89"/>
        </w:rPr>
        <w:t xml:space="preserve"> </w:t>
      </w:r>
      <w:r>
        <w:rPr>
          <w:w w:val="95"/>
        </w:rPr>
        <w:t>返回指定集合空间对象的引用。</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集合空间名。同一个数据库对象中集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合空间名唯一。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rPr>
          <w:w w:val="95"/>
        </w:rPr>
        <w:t xml:space="preserve">getCS() </w:t>
      </w:r>
      <w:r>
        <w:rPr>
          <w:spacing w:val="17"/>
          <w:w w:val="95"/>
        </w:rPr>
        <w:t xml:space="preserve"> </w:t>
      </w:r>
      <w:r>
        <w:rPr>
          <w:w w:val="95"/>
        </w:rPr>
        <w:t xml:space="preserve">方法的定义格式只有name字段，name的值是字符串型 </w:t>
      </w:r>
      <w:r>
        <w:rPr>
          <w:spacing w:val="17"/>
          <w:w w:val="95"/>
        </w:rPr>
        <w:t xml:space="preserve"> </w:t>
      </w:r>
      <w:r>
        <w:rPr>
          <w:w w:val="95"/>
        </w:rPr>
        <w:t>。</w:t>
      </w:r>
    </w:p>
    <w:p w:rsidR="00737AD2" w:rsidRDefault="00EC10B3">
      <w:pPr>
        <w:pStyle w:val="BodyText"/>
        <w:spacing w:before="46"/>
        <w:ind w:left="613"/>
        <w:rPr>
          <w:rFonts w:ascii="仿宋" w:eastAsia="仿宋" w:hAnsi="仿宋" w:cs="仿宋"/>
        </w:rPr>
      </w:pPr>
      <w:r w:rsidRPr="00EC10B3">
        <w:pict>
          <v:group id="_x0000_s2845" style="position:absolute;left:0;text-align:left;margin-left:81.7pt;margin-top:6.75pt;width:473.6pt;height:10.6pt;z-index:-25451;mso-position-horizontal-relative:page" coordorigin="1634,135" coordsize="9472,212">
            <v:shape id="_x0000_s2846"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("&lt;集合空间名&gt;")</w:t>
      </w:r>
    </w:p>
    <w:p w:rsidR="00737AD2" w:rsidRDefault="00921398">
      <w:pPr>
        <w:pStyle w:val="BodyText"/>
        <w:spacing w:before="49" w:line="563" w:lineRule="exact"/>
        <w:ind w:left="613"/>
      </w:pPr>
      <w:r>
        <w:pict>
          <v:shape id="_x0000_i1104"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集合空间在数据库对象中存在</w:t>
      </w:r>
    </w:p>
    <w:p w:rsidR="00737AD2" w:rsidRDefault="00737AD2">
      <w:pPr>
        <w:spacing w:before="5" w:line="220" w:lineRule="exact"/>
        <w:rPr>
          <w:lang w:eastAsia="zh-CN"/>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返回集合空间foo的引用，假定foo已存在。</w:t>
      </w:r>
    </w:p>
    <w:p w:rsidR="00737AD2" w:rsidRDefault="00EC10B3">
      <w:pPr>
        <w:pStyle w:val="BodyText"/>
        <w:spacing w:before="10"/>
        <w:ind w:left="897"/>
        <w:rPr>
          <w:rFonts w:ascii="仿宋" w:eastAsia="仿宋" w:hAnsi="仿宋" w:cs="仿宋"/>
        </w:rPr>
      </w:pPr>
      <w:r w:rsidRPr="00EC10B3">
        <w:pict>
          <v:group id="_x0000_s2842" style="position:absolute;left:0;text-align:left;margin-left:95.85pt;margin-top:4.95pt;width:459.45pt;height:10.6pt;z-index:-25450;mso-position-horizontal-relative:page" coordorigin="1917,99" coordsize="9189,212">
            <v:shape id="_x0000_s284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db.getCS("foo")</w:t>
      </w:r>
    </w:p>
    <w:p w:rsidR="00737AD2" w:rsidRDefault="00737AD2">
      <w:pPr>
        <w:spacing w:before="6" w:line="100" w:lineRule="exact"/>
        <w:rPr>
          <w:sz w:val="10"/>
          <w:szCs w:val="10"/>
        </w:rPr>
      </w:pPr>
    </w:p>
    <w:p w:rsidR="00737AD2" w:rsidRDefault="00EC10B3">
      <w:pPr>
        <w:pStyle w:val="Heading3"/>
      </w:pPr>
      <w:r>
        <w:pict>
          <v:group id="_x0000_s2837" style="position:absolute;left:0;text-align:left;margin-left:81.2pt;margin-top:93.9pt;width:1pt;height:31pt;z-index:-25449;mso-position-horizontal-relative:page" coordorigin="1624,1878" coordsize="20,620">
            <v:group id="_x0000_s2840" style="position:absolute;left:1634;top:1888;width:2;height:300" coordorigin="1634,1888" coordsize="2,300">
              <v:shape id="_x0000_s2841" style="position:absolute;left:1634;top:1888;width:2;height:300" coordorigin="1634,1888" coordsize="0,300" path="m1634,1888r,300e" filled="f" strokeweight="1pt">
                <v:path arrowok="t"/>
              </v:shape>
            </v:group>
            <v:group id="_x0000_s2838" style="position:absolute;left:1634;top:2188;width:2;height:300" coordorigin="1634,2188" coordsize="2,300">
              <v:shape id="_x0000_s2839" style="position:absolute;left:1634;top:2188;width:2;height:300" coordorigin="1634,2188" coordsize="0,300" path="m1634,2188r,300e" filled="f" strokeweight="1pt">
                <v:path arrowok="t"/>
              </v:shape>
            </v:group>
            <w10:wrap anchorx="page"/>
          </v:group>
        </w:pict>
      </w:r>
      <w:bookmarkStart w:id="537" w:name="db.getDomain()"/>
      <w:bookmarkStart w:id="538" w:name="_bookmark185"/>
      <w:bookmarkEnd w:id="537"/>
      <w:bookmarkEnd w:id="538"/>
      <w:r w:rsidR="007003A1">
        <w:rPr>
          <w:w w:val="90"/>
        </w:rPr>
        <w:t>db.getDomain()</w:t>
      </w:r>
    </w:p>
    <w:p w:rsidR="00737AD2" w:rsidRDefault="00737AD2">
      <w:pPr>
        <w:spacing w:before="11" w:line="220" w:lineRule="exact"/>
      </w:pPr>
    </w:p>
    <w:tbl>
      <w:tblPr>
        <w:tblW w:w="0" w:type="auto"/>
        <w:tblInd w:w="573" w:type="dxa"/>
        <w:tblLayout w:type="fixed"/>
        <w:tblCellMar>
          <w:left w:w="0" w:type="dxa"/>
          <w:right w:w="0" w:type="dxa"/>
        </w:tblCellMar>
        <w:tblLook w:val="01E0"/>
      </w:tblPr>
      <w:tblGrid>
        <w:gridCol w:w="2310"/>
        <w:gridCol w:w="2466"/>
        <w:gridCol w:w="2363"/>
        <w:gridCol w:w="2373"/>
      </w:tblGrid>
      <w:tr w:rsidR="00737AD2">
        <w:trPr>
          <w:trHeight w:hRule="exact" w:val="830"/>
        </w:trPr>
        <w:tc>
          <w:tcPr>
            <w:tcW w:w="2310" w:type="dxa"/>
            <w:tcBorders>
              <w:top w:val="nil"/>
              <w:left w:val="nil"/>
              <w:bottom w:val="nil"/>
              <w:right w:val="nil"/>
            </w:tcBorders>
          </w:tcPr>
          <w:p w:rsidR="00737AD2" w:rsidRDefault="007003A1">
            <w:pPr>
              <w:pStyle w:val="TableParagraph"/>
              <w:spacing w:line="312" w:lineRule="exact"/>
              <w:ind w:left="40"/>
              <w:rPr>
                <w:rFonts w:ascii="微软雅黑" w:eastAsia="微软雅黑" w:hAnsi="微软雅黑" w:cs="微软雅黑"/>
                <w:sz w:val="20"/>
                <w:szCs w:val="20"/>
              </w:rPr>
            </w:pPr>
            <w:r>
              <w:rPr>
                <w:rFonts w:ascii="微软雅黑" w:eastAsia="微软雅黑" w:hAnsi="微软雅黑" w:cs="微软雅黑"/>
                <w:w w:val="90"/>
                <w:sz w:val="20"/>
                <w:szCs w:val="20"/>
              </w:rPr>
              <w:t>db.getDomain(&lt;name&gt;)</w:t>
            </w:r>
          </w:p>
          <w:p w:rsidR="00737AD2" w:rsidRDefault="007003A1">
            <w:pPr>
              <w:pStyle w:val="TableParagraph"/>
              <w:spacing w:before="18"/>
              <w:ind w:left="40"/>
              <w:rPr>
                <w:rFonts w:ascii="微软雅黑" w:eastAsia="微软雅黑" w:hAnsi="微软雅黑" w:cs="微软雅黑"/>
                <w:sz w:val="20"/>
                <w:szCs w:val="20"/>
              </w:rPr>
            </w:pPr>
            <w:r>
              <w:rPr>
                <w:rFonts w:ascii="微软雅黑" w:eastAsia="微软雅黑" w:hAnsi="微软雅黑" w:cs="微软雅黑"/>
                <w:sz w:val="20"/>
                <w:szCs w:val="20"/>
              </w:rPr>
              <w:t>获取指定域。</w:t>
            </w:r>
          </w:p>
        </w:tc>
        <w:tc>
          <w:tcPr>
            <w:tcW w:w="7202" w:type="dxa"/>
            <w:gridSpan w:val="3"/>
            <w:tcBorders>
              <w:top w:val="nil"/>
              <w:left w:val="nil"/>
              <w:bottom w:val="nil"/>
              <w:right w:val="nil"/>
            </w:tcBorders>
          </w:tcPr>
          <w:p w:rsidR="00737AD2" w:rsidRDefault="00737AD2"/>
        </w:tc>
      </w:tr>
      <w:tr w:rsidR="00737AD2">
        <w:trPr>
          <w:trHeight w:hRule="exact" w:val="427"/>
        </w:trPr>
        <w:tc>
          <w:tcPr>
            <w:tcW w:w="2310" w:type="dxa"/>
            <w:tcBorders>
              <w:top w:val="nil"/>
              <w:left w:val="nil"/>
              <w:bottom w:val="single" w:sz="8" w:space="0" w:color="000000"/>
              <w:right w:val="nil"/>
            </w:tcBorders>
          </w:tcPr>
          <w:p w:rsidR="00737AD2" w:rsidRDefault="007003A1">
            <w:pPr>
              <w:pStyle w:val="TableParagraph"/>
              <w:spacing w:before="40"/>
              <w:ind w:left="40"/>
              <w:rPr>
                <w:rFonts w:ascii="微软雅黑" w:eastAsia="微软雅黑" w:hAnsi="微软雅黑" w:cs="微软雅黑"/>
                <w:sz w:val="20"/>
                <w:szCs w:val="20"/>
              </w:rPr>
            </w:pPr>
            <w:r>
              <w:rPr>
                <w:rFonts w:ascii="微软雅黑" w:eastAsia="微软雅黑" w:hAnsi="微软雅黑" w:cs="微软雅黑"/>
                <w:sz w:val="20"/>
                <w:szCs w:val="20"/>
              </w:rPr>
              <w:t>参数描述</w:t>
            </w:r>
          </w:p>
        </w:tc>
        <w:tc>
          <w:tcPr>
            <w:tcW w:w="2466" w:type="dxa"/>
            <w:tcBorders>
              <w:top w:val="nil"/>
              <w:left w:val="nil"/>
              <w:bottom w:val="single" w:sz="8" w:space="0" w:color="000000"/>
              <w:right w:val="nil"/>
            </w:tcBorders>
          </w:tcPr>
          <w:p w:rsidR="00737AD2" w:rsidRDefault="00737AD2"/>
        </w:tc>
        <w:tc>
          <w:tcPr>
            <w:tcW w:w="2363" w:type="dxa"/>
            <w:tcBorders>
              <w:top w:val="nil"/>
              <w:left w:val="nil"/>
              <w:bottom w:val="single" w:sz="8" w:space="0" w:color="000000"/>
              <w:right w:val="nil"/>
            </w:tcBorders>
          </w:tcPr>
          <w:p w:rsidR="00737AD2" w:rsidRDefault="00737AD2"/>
        </w:tc>
        <w:tc>
          <w:tcPr>
            <w:tcW w:w="2373" w:type="dxa"/>
            <w:tcBorders>
              <w:top w:val="nil"/>
              <w:left w:val="nil"/>
              <w:bottom w:val="single" w:sz="8" w:space="0" w:color="000000"/>
              <w:right w:val="nil"/>
            </w:tcBorders>
          </w:tcPr>
          <w:p w:rsidR="00737AD2" w:rsidRDefault="00737AD2"/>
        </w:tc>
      </w:tr>
      <w:tr w:rsidR="00737AD2">
        <w:trPr>
          <w:trHeight w:hRule="exact" w:val="600"/>
        </w:trPr>
        <w:tc>
          <w:tcPr>
            <w:tcW w:w="2310" w:type="dxa"/>
            <w:tcBorders>
              <w:top w:val="single" w:sz="8" w:space="0" w:color="000000"/>
              <w:left w:val="nil"/>
              <w:bottom w:val="single" w:sz="8" w:space="0" w:color="000000"/>
              <w:right w:val="nil"/>
            </w:tcBorders>
          </w:tcPr>
          <w:p w:rsidR="00737AD2" w:rsidRDefault="007003A1">
            <w:pPr>
              <w:pStyle w:val="TableParagraph"/>
              <w:spacing w:line="213" w:lineRule="exact"/>
              <w:ind w:left="90"/>
              <w:rPr>
                <w:rFonts w:ascii="微软雅黑" w:eastAsia="微软雅黑" w:hAnsi="微软雅黑" w:cs="微软雅黑"/>
                <w:sz w:val="14"/>
                <w:szCs w:val="14"/>
              </w:rPr>
            </w:pPr>
            <w:r>
              <w:rPr>
                <w:rFonts w:ascii="微软雅黑" w:eastAsia="微软雅黑" w:hAnsi="微软雅黑" w:cs="微软雅黑"/>
                <w:sz w:val="14"/>
                <w:szCs w:val="14"/>
              </w:rPr>
              <w:t>参数名</w:t>
            </w:r>
          </w:p>
          <w:p w:rsidR="00737AD2" w:rsidRDefault="007003A1">
            <w:pPr>
              <w:pStyle w:val="TableParagraph"/>
              <w:spacing w:before="61"/>
              <w:ind w:left="9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2466" w:type="dxa"/>
            <w:tcBorders>
              <w:top w:val="single" w:sz="8" w:space="0" w:color="000000"/>
              <w:left w:val="nil"/>
              <w:bottom w:val="single" w:sz="8" w:space="0" w:color="000000"/>
              <w:right w:val="nil"/>
            </w:tcBorders>
          </w:tcPr>
          <w:p w:rsidR="00737AD2" w:rsidRDefault="007003A1">
            <w:pPr>
              <w:pStyle w:val="TableParagraph"/>
              <w:spacing w:line="213" w:lineRule="exact"/>
              <w:ind w:left="147"/>
              <w:rPr>
                <w:rFonts w:ascii="微软雅黑" w:eastAsia="微软雅黑" w:hAnsi="微软雅黑" w:cs="微软雅黑"/>
                <w:sz w:val="14"/>
                <w:szCs w:val="14"/>
              </w:rPr>
            </w:pPr>
            <w:r>
              <w:rPr>
                <w:rFonts w:ascii="微软雅黑" w:eastAsia="微软雅黑" w:hAnsi="微软雅黑" w:cs="微软雅黑"/>
                <w:sz w:val="14"/>
                <w:szCs w:val="14"/>
              </w:rPr>
              <w:t>参数类型</w:t>
            </w:r>
          </w:p>
          <w:p w:rsidR="00737AD2" w:rsidRDefault="007003A1">
            <w:pPr>
              <w:pStyle w:val="TableParagraph"/>
              <w:spacing w:before="61"/>
              <w:ind w:left="14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nil"/>
              <w:bottom w:val="single" w:sz="8" w:space="0" w:color="000000"/>
              <w:right w:val="nil"/>
            </w:tcBorders>
          </w:tcPr>
          <w:p w:rsidR="00737AD2" w:rsidRDefault="007003A1">
            <w:pPr>
              <w:pStyle w:val="TableParagraph"/>
              <w:spacing w:line="213" w:lineRule="exact"/>
              <w:ind w:left="50"/>
              <w:rPr>
                <w:rFonts w:ascii="微软雅黑" w:eastAsia="微软雅黑" w:hAnsi="微软雅黑" w:cs="微软雅黑"/>
                <w:sz w:val="14"/>
                <w:szCs w:val="14"/>
              </w:rPr>
            </w:pPr>
            <w:r>
              <w:rPr>
                <w:rFonts w:ascii="微软雅黑" w:eastAsia="微软雅黑" w:hAnsi="微软雅黑" w:cs="微软雅黑"/>
                <w:sz w:val="14"/>
                <w:szCs w:val="14"/>
              </w:rPr>
              <w:t>描述</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sz w:val="14"/>
                <w:szCs w:val="14"/>
              </w:rPr>
              <w:t>域名。</w:t>
            </w:r>
          </w:p>
        </w:tc>
        <w:tc>
          <w:tcPr>
            <w:tcW w:w="2373" w:type="dxa"/>
            <w:tcBorders>
              <w:top w:val="single" w:sz="8" w:space="0" w:color="000000"/>
              <w:left w:val="nil"/>
              <w:bottom w:val="single" w:sz="8" w:space="0" w:color="000000"/>
              <w:right w:val="nil"/>
            </w:tcBorders>
          </w:tcPr>
          <w:p w:rsidR="00737AD2" w:rsidRDefault="007003A1">
            <w:pPr>
              <w:pStyle w:val="TableParagraph"/>
              <w:spacing w:line="213" w:lineRule="exact"/>
              <w:ind w:left="55"/>
              <w:rPr>
                <w:rFonts w:ascii="微软雅黑" w:eastAsia="微软雅黑" w:hAnsi="微软雅黑" w:cs="微软雅黑"/>
                <w:sz w:val="14"/>
                <w:szCs w:val="14"/>
              </w:rPr>
            </w:pPr>
            <w:r>
              <w:rPr>
                <w:rFonts w:ascii="微软雅黑" w:eastAsia="微软雅黑" w:hAnsi="微软雅黑" w:cs="微软雅黑"/>
                <w:sz w:val="14"/>
                <w:szCs w:val="14"/>
              </w:rPr>
              <w:t>是否必填</w:t>
            </w:r>
          </w:p>
          <w:p w:rsidR="00737AD2" w:rsidRDefault="007003A1">
            <w:pPr>
              <w:pStyle w:val="TableParagraph"/>
              <w:spacing w:before="61"/>
              <w:ind w:left="5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003A1">
      <w:pPr>
        <w:pStyle w:val="BodyText"/>
        <w:spacing w:before="30"/>
      </w:pPr>
      <w:r>
        <w:lastRenderedPageBreak/>
        <w:t>getDomain()方法的定义格式必须指定name参数，并且name的值在系统中存在，否则操作异常。</w:t>
      </w:r>
    </w:p>
    <w:p w:rsidR="00737AD2" w:rsidRDefault="00EC10B3">
      <w:pPr>
        <w:pStyle w:val="BodyText"/>
        <w:spacing w:before="6"/>
        <w:rPr>
          <w:rFonts w:ascii="仿宋" w:eastAsia="仿宋" w:hAnsi="仿宋" w:cs="仿宋"/>
        </w:rPr>
      </w:pPr>
      <w:r w:rsidRPr="00EC10B3">
        <w:pict>
          <v:group id="_x0000_s2835" style="position:absolute;left:0;text-align:left;margin-left:81.7pt;margin-top:4.75pt;width:473.6pt;height:10.6pt;z-index:-25448;mso-position-horizontal-relative:page" coordorigin="1634,95" coordsize="9472,212">
            <v:shape id="_x0000_s2836"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{"name":"&lt;域名&gt;"}</w:t>
      </w:r>
    </w:p>
    <w:p w:rsidR="00737AD2" w:rsidRDefault="00921398">
      <w:pPr>
        <w:pStyle w:val="BodyText"/>
        <w:spacing w:before="49" w:line="563" w:lineRule="exact"/>
      </w:pPr>
      <w:r>
        <w:pict>
          <v:shape id="_x0000_i1105"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857"/>
        </w:tabs>
        <w:spacing w:line="155" w:lineRule="exact"/>
        <w:ind w:left="1573"/>
      </w:pPr>
      <w:r>
        <w:rPr>
          <w:rFonts w:ascii="Times New Roman" w:eastAsia="Times New Roman" w:hAnsi="Times New Roman" w:cs="Times New Roman"/>
        </w:rPr>
        <w:t>•</w:t>
      </w:r>
      <w:r>
        <w:rPr>
          <w:rFonts w:ascii="Times New Roman" w:eastAsia="Times New Roman" w:hAnsi="Times New Roman" w:cs="Times New Roman"/>
        </w:rPr>
        <w:tab/>
      </w:r>
      <w:r>
        <w:rPr>
          <w:position w:val="1"/>
        </w:rPr>
        <w:t>不能获取系统域。</w:t>
      </w:r>
    </w:p>
    <w:p w:rsidR="00737AD2" w:rsidRDefault="00737AD2">
      <w:pPr>
        <w:spacing w:before="5" w:line="220" w:lineRule="exact"/>
      </w:pPr>
    </w:p>
    <w:p w:rsidR="00737AD2" w:rsidRDefault="007003A1">
      <w:pPr>
        <w:pStyle w:val="BodyText"/>
      </w:pPr>
      <w: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获取一个之前创建的域。</w:t>
      </w:r>
    </w:p>
    <w:p w:rsidR="00737AD2" w:rsidRDefault="00EC10B3">
      <w:pPr>
        <w:pStyle w:val="BodyText"/>
        <w:spacing w:before="50"/>
        <w:ind w:left="1217"/>
        <w:rPr>
          <w:rFonts w:ascii="仿宋" w:eastAsia="仿宋" w:hAnsi="仿宋" w:cs="仿宋"/>
        </w:rPr>
      </w:pPr>
      <w:r w:rsidRPr="00EC10B3">
        <w:pict>
          <v:group id="_x0000_s2832" style="position:absolute;left:0;text-align:left;margin-left:95.85pt;margin-top:6.95pt;width:459.45pt;height:10.6pt;z-index:-25447;mso-position-horizontal-relative:page" coordorigin="1917,139" coordsize="9189,212">
            <v:shape id="_x0000_s283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var domain = db.getDomain('mydomain')</w:t>
      </w:r>
    </w:p>
    <w:p w:rsidR="00737AD2" w:rsidRDefault="00737AD2">
      <w:pPr>
        <w:spacing w:before="6" w:line="100" w:lineRule="exact"/>
        <w:rPr>
          <w:sz w:val="10"/>
          <w:szCs w:val="10"/>
        </w:rPr>
      </w:pPr>
    </w:p>
    <w:p w:rsidR="00737AD2" w:rsidRDefault="007003A1">
      <w:pPr>
        <w:pStyle w:val="Heading3"/>
        <w:ind w:left="433"/>
      </w:pPr>
      <w:bookmarkStart w:id="539" w:name="db.getRG()"/>
      <w:bookmarkStart w:id="540" w:name="_bookmark186"/>
      <w:bookmarkEnd w:id="539"/>
      <w:bookmarkEnd w:id="540"/>
      <w:r>
        <w:rPr>
          <w:w w:val="90"/>
        </w:rPr>
        <w:t>db.getRG()</w:t>
      </w:r>
    </w:p>
    <w:p w:rsidR="00737AD2" w:rsidRDefault="00737AD2">
      <w:pPr>
        <w:spacing w:before="2" w:line="200" w:lineRule="exact"/>
        <w:rPr>
          <w:sz w:val="20"/>
          <w:szCs w:val="20"/>
        </w:rPr>
      </w:pPr>
    </w:p>
    <w:p w:rsidR="00737AD2" w:rsidRDefault="007003A1">
      <w:pPr>
        <w:pStyle w:val="BodyText"/>
        <w:spacing w:line="253" w:lineRule="auto"/>
        <w:ind w:right="7364"/>
      </w:pPr>
      <w:r>
        <w:rPr>
          <w:w w:val="90"/>
        </w:rPr>
        <w:t xml:space="preserve">db.getRG(&lt;name&gt;|&lt;id&gt;) </w:t>
      </w:r>
      <w:r>
        <w:rPr>
          <w:w w:val="95"/>
        </w:rPr>
        <w:t>返回分区组的引用。</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分区组名。同一个数据库对象中，分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区组名唯一。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name和id任选</w:t>
            </w:r>
          </w:p>
        </w:tc>
      </w:tr>
      <w:tr w:rsidR="00737AD2">
        <w:trPr>
          <w:trHeight w:hRule="exact" w:val="53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id</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分区组id。创建分区组时系统自动分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name和id任选</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203"/>
        <w:rPr>
          <w:lang w:eastAsia="zh-CN"/>
        </w:rPr>
      </w:pPr>
      <w:r>
        <w:rPr>
          <w:w w:val="95"/>
          <w:lang w:eastAsia="zh-CN"/>
        </w:rPr>
        <w:t>getRG()方法定于格式包含name或id字段，name为字符串型，id为int型。指定的分区组名或id值要在数据库</w:t>
      </w:r>
      <w:r>
        <w:rPr>
          <w:lang w:eastAsia="zh-CN"/>
        </w:rPr>
        <w:t xml:space="preserve"> 对象中存在，否则出现操作异常。</w:t>
      </w:r>
    </w:p>
    <w:p w:rsidR="00737AD2" w:rsidRDefault="00EC10B3">
      <w:pPr>
        <w:pStyle w:val="BodyText"/>
        <w:spacing w:before="62"/>
        <w:rPr>
          <w:rFonts w:ascii="仿宋" w:eastAsia="仿宋" w:hAnsi="仿宋" w:cs="仿宋"/>
          <w:lang w:eastAsia="zh-CN"/>
        </w:rPr>
      </w:pPr>
      <w:r w:rsidRPr="00EC10B3">
        <w:pict>
          <v:group id="_x0000_s2830" style="position:absolute;left:0;text-align:left;margin-left:81.7pt;margin-top:7.55pt;width:473.6pt;height:10.6pt;z-index:-25446;mso-position-horizontal-relative:page" coordorigin="1634,151" coordsize="9472,212">
            <v:shape id="_x0000_s2831" style="position:absolute;left:1634;top:151;width:9472;height:212" coordorigin="1634,151" coordsize="9472,212" path="m1634,151r9472,l11106,363r-9472,l1634,151xe" fillcolor="#efefef" stroked="f">
              <v:path arrowok="t"/>
            </v:shape>
            <w10:wrap anchorx="page"/>
          </v:group>
        </w:pict>
      </w:r>
      <w:r w:rsidR="007003A1">
        <w:rPr>
          <w:rFonts w:ascii="仿宋" w:eastAsia="仿宋" w:hAnsi="仿宋" w:cs="仿宋"/>
          <w:lang w:eastAsia="zh-CN"/>
        </w:rPr>
        <w:t>("&lt;分区组名&gt;"|&lt;id&gt;)</w:t>
      </w:r>
    </w:p>
    <w:p w:rsidR="00737AD2" w:rsidRDefault="00921398">
      <w:pPr>
        <w:pStyle w:val="BodyText"/>
        <w:spacing w:before="49" w:line="563" w:lineRule="exact"/>
        <w:rPr>
          <w:lang w:eastAsia="zh-CN"/>
        </w:rPr>
      </w:pPr>
      <w:r>
        <w:pict>
          <v:shape id="_x0000_i1106"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737AD2" w:rsidRDefault="00737AD2">
      <w:pPr>
        <w:spacing w:before="5" w:line="220" w:lineRule="exact"/>
        <w:rPr>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指定name值，返回分区组rg1的引用</w:t>
      </w:r>
    </w:p>
    <w:p w:rsidR="00737AD2" w:rsidRDefault="00EC10B3">
      <w:pPr>
        <w:pStyle w:val="BodyText"/>
        <w:spacing w:before="50"/>
        <w:ind w:left="697" w:right="7282"/>
        <w:jc w:val="center"/>
        <w:rPr>
          <w:rFonts w:ascii="仿宋" w:eastAsia="仿宋" w:hAnsi="仿宋" w:cs="仿宋"/>
        </w:rPr>
      </w:pPr>
      <w:r w:rsidRPr="00EC10B3">
        <w:pict>
          <v:group id="_x0000_s2827" style="position:absolute;left:0;text-align:left;margin-left:95.85pt;margin-top:6.95pt;width:459.45pt;height:10.6pt;z-index:-25445;mso-position-horizontal-relative:page" coordorigin="1917,139" coordsize="9189,212">
            <v:shape id="_x0000_s282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db.getRG("rg1")</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指定id值，返回分区组rg1的引用</w:t>
      </w:r>
    </w:p>
    <w:p w:rsidR="00737AD2" w:rsidRDefault="00EC10B3">
      <w:pPr>
        <w:pStyle w:val="BodyText"/>
        <w:spacing w:before="50"/>
        <w:ind w:left="597" w:right="7282"/>
        <w:jc w:val="center"/>
        <w:rPr>
          <w:rFonts w:ascii="仿宋" w:eastAsia="仿宋" w:hAnsi="仿宋" w:cs="仿宋"/>
        </w:rPr>
      </w:pPr>
      <w:r w:rsidRPr="00EC10B3">
        <w:pict>
          <v:group id="_x0000_s2825" style="position:absolute;left:0;text-align:left;margin-left:95.85pt;margin-top:6.95pt;width:459.45pt;height:10.6pt;z-index:-25444;mso-position-horizontal-relative:page" coordorigin="1917,139" coordsize="9189,212">
            <v:shape id="_x0000_s2826"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db.getRG(1000)</w:t>
      </w:r>
    </w:p>
    <w:p w:rsidR="00737AD2" w:rsidRDefault="00737AD2">
      <w:pPr>
        <w:spacing w:before="6" w:line="100" w:lineRule="exact"/>
        <w:rPr>
          <w:sz w:val="10"/>
          <w:szCs w:val="10"/>
        </w:rPr>
      </w:pPr>
    </w:p>
    <w:p w:rsidR="00737AD2" w:rsidRDefault="007003A1">
      <w:pPr>
        <w:pStyle w:val="Heading3"/>
        <w:ind w:left="0" w:right="8196"/>
        <w:jc w:val="center"/>
      </w:pPr>
      <w:bookmarkStart w:id="541" w:name="db.interrupt()"/>
      <w:bookmarkStart w:id="542" w:name="_bookmark187"/>
      <w:bookmarkEnd w:id="541"/>
      <w:bookmarkEnd w:id="542"/>
      <w:r>
        <w:rPr>
          <w:w w:val="95"/>
        </w:rPr>
        <w:t>db.interrupt()</w:t>
      </w:r>
    </w:p>
    <w:p w:rsidR="00737AD2" w:rsidRDefault="00737AD2">
      <w:pPr>
        <w:spacing w:before="2" w:line="200" w:lineRule="exact"/>
        <w:rPr>
          <w:sz w:val="20"/>
          <w:szCs w:val="20"/>
        </w:rPr>
      </w:pPr>
    </w:p>
    <w:p w:rsidR="00737AD2" w:rsidRDefault="007003A1">
      <w:pPr>
        <w:pStyle w:val="BodyText"/>
        <w:spacing w:line="253" w:lineRule="auto"/>
        <w:ind w:right="6512"/>
      </w:pPr>
      <w:r>
        <w:rPr>
          <w:w w:val="90"/>
        </w:rPr>
        <w:t>db.invalidateCache([options])</w:t>
      </w:r>
      <w:r>
        <w:rPr>
          <w:w w:val="93"/>
        </w:rPr>
        <w:t xml:space="preserve"> </w:t>
      </w:r>
      <w:r>
        <w:rPr>
          <w:w w:val="95"/>
        </w:rPr>
        <w:t>db.interrupt(&lt;sessionID&gt;)</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538"/>
        <w:gridCol w:w="3198"/>
        <w:gridCol w:w="2363"/>
        <w:gridCol w:w="2373"/>
      </w:tblGrid>
      <w:tr w:rsidR="00737AD2">
        <w:trPr>
          <w:trHeight w:hRule="exact" w:val="305"/>
        </w:trPr>
        <w:tc>
          <w:tcPr>
            <w:tcW w:w="153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198" w:type="dxa"/>
            <w:tcBorders>
              <w:top w:val="nil"/>
              <w:left w:val="nil"/>
              <w:bottom w:val="nil"/>
              <w:right w:val="single" w:sz="8" w:space="0" w:color="000000"/>
            </w:tcBorders>
          </w:tcPr>
          <w:p w:rsidR="00737AD2" w:rsidRDefault="007003A1">
            <w:pPr>
              <w:pStyle w:val="TableParagraph"/>
              <w:spacing w:line="223" w:lineRule="exact"/>
              <w:ind w:left="880"/>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295"/>
        </w:trPr>
        <w:tc>
          <w:tcPr>
            <w:tcW w:w="1538"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sessionID</w:t>
            </w:r>
          </w:p>
        </w:tc>
        <w:tc>
          <w:tcPr>
            <w:tcW w:w="3198" w:type="dxa"/>
            <w:tcBorders>
              <w:top w:val="nil"/>
              <w:left w:val="nil"/>
              <w:bottom w:val="nil"/>
              <w:right w:val="single" w:sz="8" w:space="0" w:color="000000"/>
            </w:tcBorders>
          </w:tcPr>
          <w:p w:rsidR="00737AD2" w:rsidRDefault="007003A1">
            <w:pPr>
              <w:pStyle w:val="TableParagraph"/>
              <w:spacing w:line="218" w:lineRule="exact"/>
              <w:ind w:left="880"/>
              <w:rPr>
                <w:rFonts w:ascii="微软雅黑" w:eastAsia="微软雅黑" w:hAnsi="微软雅黑" w:cs="微软雅黑"/>
                <w:sz w:val="14"/>
                <w:szCs w:val="14"/>
              </w:rPr>
            </w:pPr>
            <w:r>
              <w:rPr>
                <w:rFonts w:ascii="微软雅黑" w:eastAsia="微软雅黑" w:hAnsi="微软雅黑" w:cs="微软雅黑"/>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会话编号。</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line="208" w:lineRule="exact"/>
        <w:rPr>
          <w:rFonts w:ascii="微软雅黑" w:eastAsia="微软雅黑" w:hAnsi="微软雅黑" w:cs="微软雅黑"/>
          <w:sz w:val="14"/>
          <w:szCs w:val="14"/>
        </w:rPr>
        <w:sectPr w:rsidR="00737AD2">
          <w:headerReference w:type="even" r:id="rId66"/>
          <w:headerReference w:type="default" r:id="rId67"/>
          <w:pgSz w:w="12240" w:h="15840"/>
          <w:pgMar w:top="1340" w:right="1020" w:bottom="280" w:left="700" w:header="713" w:footer="0" w:gutter="0"/>
          <w:pgNumType w:start="158"/>
          <w:cols w:space="720"/>
        </w:sectPr>
      </w:pPr>
    </w:p>
    <w:p w:rsidR="00737AD2" w:rsidRDefault="00737AD2">
      <w:pPr>
        <w:spacing w:before="4" w:line="130" w:lineRule="exact"/>
        <w:rPr>
          <w:sz w:val="13"/>
          <w:szCs w:val="13"/>
        </w:rPr>
      </w:pPr>
    </w:p>
    <w:p w:rsidR="00737AD2" w:rsidRDefault="00921398">
      <w:pPr>
        <w:pStyle w:val="BodyText"/>
        <w:spacing w:line="534" w:lineRule="exact"/>
        <w:ind w:left="613"/>
      </w:pPr>
      <w:r>
        <w:pict>
          <v:shape id="_x0000_i1107"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只有用户会话可以被终止。</w:t>
      </w:r>
    </w:p>
    <w:p w:rsidR="00737AD2" w:rsidRDefault="00737AD2">
      <w:pPr>
        <w:spacing w:before="14" w:line="240" w:lineRule="exact"/>
        <w:rPr>
          <w:sz w:val="24"/>
          <w:szCs w:val="24"/>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终止编号为100的会话。</w:t>
      </w:r>
    </w:p>
    <w:p w:rsidR="00737AD2" w:rsidRDefault="00EC10B3">
      <w:pPr>
        <w:pStyle w:val="BodyText"/>
        <w:spacing w:before="50"/>
        <w:ind w:left="897"/>
        <w:rPr>
          <w:rFonts w:ascii="仿宋" w:eastAsia="仿宋" w:hAnsi="仿宋" w:cs="仿宋"/>
        </w:rPr>
      </w:pPr>
      <w:r w:rsidRPr="00EC10B3">
        <w:pict>
          <v:group id="_x0000_s2822" style="position:absolute;left:0;text-align:left;margin-left:95.85pt;margin-top:6.95pt;width:459.45pt;height:10.6pt;z-index:-25443;mso-position-horizontal-relative:page" coordorigin="1917,139" coordsize="9189,212">
            <v:shape id="_x0000_s282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db.interruptSession(100)</w:t>
      </w:r>
    </w:p>
    <w:p w:rsidR="00737AD2" w:rsidRDefault="00737AD2">
      <w:pPr>
        <w:spacing w:before="6" w:line="100" w:lineRule="exact"/>
        <w:rPr>
          <w:sz w:val="10"/>
          <w:szCs w:val="10"/>
        </w:rPr>
      </w:pPr>
    </w:p>
    <w:p w:rsidR="00737AD2" w:rsidRDefault="007003A1">
      <w:pPr>
        <w:pStyle w:val="Heading3"/>
      </w:pPr>
      <w:bookmarkStart w:id="543" w:name="db.invalidateCache()"/>
      <w:bookmarkStart w:id="544" w:name="_bookmark188"/>
      <w:bookmarkEnd w:id="543"/>
      <w:bookmarkEnd w:id="544"/>
      <w:r>
        <w:rPr>
          <w:w w:val="95"/>
        </w:rPr>
        <w:t>db.invalidateCache()</w:t>
      </w:r>
    </w:p>
    <w:p w:rsidR="00737AD2" w:rsidRDefault="00737AD2">
      <w:pPr>
        <w:spacing w:before="2" w:line="200" w:lineRule="exact"/>
        <w:rPr>
          <w:sz w:val="20"/>
          <w:szCs w:val="20"/>
        </w:rPr>
      </w:pPr>
    </w:p>
    <w:p w:rsidR="00737AD2" w:rsidRDefault="007003A1">
      <w:pPr>
        <w:pStyle w:val="BodyText"/>
        <w:spacing w:line="253" w:lineRule="auto"/>
        <w:ind w:left="613" w:right="4963"/>
      </w:pPr>
      <w:r>
        <w:rPr>
          <w:w w:val="95"/>
        </w:rPr>
        <w:t>db.invalidateCache([options])</w:t>
      </w:r>
      <w:r>
        <w:rPr>
          <w:w w:val="93"/>
        </w:rPr>
        <w:t xml:space="preserve"> </w:t>
      </w:r>
      <w:r>
        <w:rPr>
          <w:w w:val="95"/>
        </w:rPr>
        <w:t>清除节点（数据节点/协调节点）的缓存。</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清除缓存的选项。</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t>目前通过options可设置域的属性有：</w:t>
      </w:r>
    </w:p>
    <w:p w:rsidR="00737AD2" w:rsidRDefault="00737AD2">
      <w:pPr>
        <w:spacing w:before="5" w:line="60" w:lineRule="exact"/>
        <w:rPr>
          <w:sz w:val="6"/>
          <w:szCs w:val="6"/>
        </w:rPr>
      </w:pPr>
    </w:p>
    <w:tbl>
      <w:tblPr>
        <w:tblW w:w="0" w:type="auto"/>
        <w:tblInd w:w="603" w:type="dxa"/>
        <w:tblLayout w:type="fixed"/>
        <w:tblCellMar>
          <w:left w:w="0" w:type="dxa"/>
          <w:right w:w="0" w:type="dxa"/>
        </w:tblCellMar>
        <w:tblLook w:val="01E0"/>
      </w:tblPr>
      <w:tblGrid>
        <w:gridCol w:w="1859"/>
        <w:gridCol w:w="4456"/>
        <w:gridCol w:w="3157"/>
      </w:tblGrid>
      <w:tr w:rsidR="00737AD2">
        <w:trPr>
          <w:trHeight w:hRule="exact" w:val="305"/>
        </w:trPr>
        <w:tc>
          <w:tcPr>
            <w:tcW w:w="185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56" w:type="dxa"/>
            <w:tcBorders>
              <w:top w:val="nil"/>
              <w:left w:val="nil"/>
              <w:bottom w:val="nil"/>
              <w:right w:val="single" w:sz="8" w:space="0" w:color="000000"/>
            </w:tcBorders>
          </w:tcPr>
          <w:p w:rsidR="00737AD2" w:rsidRDefault="007003A1">
            <w:pPr>
              <w:pStyle w:val="TableParagraph"/>
              <w:spacing w:line="223" w:lineRule="exact"/>
              <w:ind w:left="1348"/>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1255"/>
        </w:trPr>
        <w:tc>
          <w:tcPr>
            <w:tcW w:w="185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Groups</w:t>
            </w:r>
          </w:p>
        </w:tc>
        <w:tc>
          <w:tcPr>
            <w:tcW w:w="4456" w:type="dxa"/>
            <w:tcBorders>
              <w:top w:val="nil"/>
              <w:left w:val="nil"/>
              <w:bottom w:val="nil"/>
              <w:right w:val="single" w:sz="8" w:space="0" w:color="000000"/>
            </w:tcBorders>
          </w:tcPr>
          <w:p w:rsidR="00737AD2" w:rsidRDefault="007003A1">
            <w:pPr>
              <w:pStyle w:val="TableParagraph"/>
              <w:spacing w:line="218" w:lineRule="exact"/>
              <w:ind w:left="134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需要清除缓存的目标。</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Groups:null </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 xml:space="preserve">-- </w:t>
            </w:r>
            <w:r>
              <w:rPr>
                <w:rFonts w:ascii="微软雅黑" w:eastAsia="微软雅黑" w:hAnsi="微软雅黑" w:cs="微软雅黑"/>
                <w:spacing w:val="20"/>
                <w:w w:val="90"/>
                <w:sz w:val="14"/>
                <w:szCs w:val="14"/>
              </w:rPr>
              <w:t xml:space="preserve"> </w:t>
            </w:r>
            <w:r>
              <w:rPr>
                <w:rFonts w:ascii="微软雅黑" w:eastAsia="微软雅黑" w:hAnsi="微软雅黑" w:cs="微软雅黑"/>
                <w:w w:val="90"/>
                <w:sz w:val="14"/>
                <w:szCs w:val="14"/>
              </w:rPr>
              <w:t>当前协调节点；</w:t>
            </w:r>
          </w:p>
          <w:p w:rsidR="00737AD2" w:rsidRDefault="007003A1">
            <w:pPr>
              <w:pStyle w:val="TableParagraph"/>
              <w:spacing w:before="1" w:line="241" w:lineRule="auto"/>
              <w:ind w:left="40" w:right="79"/>
              <w:rPr>
                <w:rFonts w:ascii="微软雅黑" w:eastAsia="微软雅黑" w:hAnsi="微软雅黑" w:cs="微软雅黑"/>
                <w:sz w:val="14"/>
                <w:szCs w:val="14"/>
              </w:rPr>
            </w:pPr>
            <w:r>
              <w:rPr>
                <w:rFonts w:ascii="微软雅黑" w:eastAsia="微软雅黑" w:hAnsi="微软雅黑" w:cs="微软雅黑"/>
                <w:w w:val="95"/>
                <w:sz w:val="14"/>
                <w:szCs w:val="14"/>
              </w:rPr>
              <w:t>Groups:['data1','data2']</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当前协调节点和指定的</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两个数据组；</w:t>
            </w:r>
          </w:p>
          <w:p w:rsidR="00737AD2" w:rsidRDefault="007003A1">
            <w:pPr>
              <w:pStyle w:val="TableParagraph"/>
              <w:spacing w:line="241" w:lineRule="auto"/>
              <w:ind w:left="40" w:right="57"/>
              <w:rPr>
                <w:rFonts w:ascii="微软雅黑" w:eastAsia="微软雅黑" w:hAnsi="微软雅黑" w:cs="微软雅黑"/>
                <w:sz w:val="14"/>
                <w:szCs w:val="14"/>
              </w:rPr>
            </w:pPr>
            <w:r>
              <w:rPr>
                <w:rFonts w:ascii="微软雅黑" w:eastAsia="微软雅黑" w:hAnsi="微软雅黑" w:cs="微软雅黑"/>
                <w:w w:val="95"/>
                <w:sz w:val="14"/>
                <w:szCs w:val="14"/>
              </w:rPr>
              <w:t>Groups:'data1'</w:t>
            </w:r>
            <w:r>
              <w:rPr>
                <w:rFonts w:ascii="微软雅黑" w:eastAsia="微软雅黑" w:hAnsi="微软雅黑" w:cs="微软雅黑"/>
                <w:spacing w:val="27"/>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28"/>
                <w:w w:val="95"/>
                <w:sz w:val="14"/>
                <w:szCs w:val="14"/>
              </w:rPr>
              <w:t xml:space="preserve"> </w:t>
            </w:r>
            <w:r>
              <w:rPr>
                <w:rFonts w:ascii="微软雅黑" w:eastAsia="微软雅黑" w:hAnsi="微软雅黑" w:cs="微软雅黑"/>
                <w:w w:val="95"/>
                <w:sz w:val="14"/>
                <w:szCs w:val="14"/>
              </w:rPr>
              <w:t>当前协调节点和指定的一个数据</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组。</w:t>
            </w:r>
          </w:p>
        </w:tc>
      </w:tr>
    </w:tbl>
    <w:p w:rsidR="00737AD2" w:rsidRDefault="00921398">
      <w:pPr>
        <w:pStyle w:val="BodyText"/>
        <w:spacing w:line="556" w:lineRule="exact"/>
        <w:ind w:left="613"/>
      </w:pPr>
      <w:r>
        <w:pict>
          <v:shape id="_x0000_i1108"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当不指定Groups时，作用域为当前协调节点和所有数据节点。</w:t>
      </w:r>
    </w:p>
    <w:p w:rsidR="00737AD2" w:rsidRDefault="00737AD2">
      <w:pPr>
        <w:spacing w:before="14" w:line="240" w:lineRule="exact"/>
        <w:rPr>
          <w:sz w:val="24"/>
          <w:szCs w:val="24"/>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清除当前协调节点和数据组'data1'的缓存信息。</w:t>
      </w:r>
    </w:p>
    <w:p w:rsidR="00737AD2" w:rsidRDefault="00EC10B3">
      <w:pPr>
        <w:pStyle w:val="BodyText"/>
        <w:spacing w:before="50"/>
        <w:ind w:left="897"/>
        <w:rPr>
          <w:rFonts w:ascii="仿宋" w:eastAsia="仿宋" w:hAnsi="仿宋" w:cs="仿宋"/>
        </w:rPr>
      </w:pPr>
      <w:r w:rsidRPr="00EC10B3">
        <w:pict>
          <v:group id="_x0000_s2819" style="position:absolute;left:0;text-align:left;margin-left:95.85pt;margin-top:6.95pt;width:459.45pt;height:10.6pt;z-index:-25442;mso-position-horizontal-relative:page" coordorigin="1917,139" coordsize="9189,212">
            <v:shape id="_x0000_s282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db.invalidateCache({Groups:'data1'})</w:t>
      </w:r>
    </w:p>
    <w:p w:rsidR="00737AD2" w:rsidRDefault="00737AD2">
      <w:pPr>
        <w:spacing w:before="6" w:line="100" w:lineRule="exact"/>
        <w:rPr>
          <w:sz w:val="10"/>
          <w:szCs w:val="10"/>
        </w:rPr>
      </w:pPr>
    </w:p>
    <w:p w:rsidR="00737AD2" w:rsidRDefault="007003A1">
      <w:pPr>
        <w:pStyle w:val="Heading3"/>
      </w:pPr>
      <w:bookmarkStart w:id="545" w:name="db.list()"/>
      <w:bookmarkStart w:id="546" w:name="_bookmark189"/>
      <w:bookmarkEnd w:id="545"/>
      <w:bookmarkEnd w:id="546"/>
      <w:r>
        <w:rPr>
          <w:w w:val="95"/>
        </w:rPr>
        <w:t>db.list()</w:t>
      </w:r>
    </w:p>
    <w:p w:rsidR="00737AD2" w:rsidRDefault="00737AD2">
      <w:pPr>
        <w:spacing w:before="2" w:line="200" w:lineRule="exact"/>
        <w:rPr>
          <w:sz w:val="20"/>
          <w:szCs w:val="20"/>
        </w:rPr>
      </w:pPr>
    </w:p>
    <w:p w:rsidR="00737AD2" w:rsidRDefault="007003A1">
      <w:pPr>
        <w:pStyle w:val="BodyText"/>
        <w:spacing w:line="253" w:lineRule="auto"/>
        <w:ind w:left="613" w:right="268"/>
      </w:pPr>
      <w:r>
        <w:rPr>
          <w:w w:val="95"/>
        </w:rPr>
        <w:t>db.list(&lt;listType&gt;,[con],[sel],[sort])</w:t>
      </w:r>
      <w:r>
        <w:rPr>
          <w:w w:val="92"/>
        </w:rPr>
        <w:t xml:space="preserve"> </w:t>
      </w:r>
      <w:r>
        <w:rPr>
          <w:w w:val="95"/>
        </w:rPr>
        <w:t>枚举列表。列表是一种轻量级得到当前系统状态的命令。</w:t>
      </w:r>
      <w:hyperlink w:anchor="_bookmark59" w:history="1">
        <w:r>
          <w:rPr>
            <w:color w:val="0000FF"/>
            <w:w w:val="95"/>
          </w:rPr>
          <w:t>查看更多有关列表信息</w:t>
        </w:r>
      </w:hyperlink>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4"/>
        <w:gridCol w:w="3262"/>
        <w:gridCol w:w="2363"/>
        <w:gridCol w:w="2373"/>
      </w:tblGrid>
      <w:tr w:rsidR="00737AD2">
        <w:trPr>
          <w:trHeight w:hRule="exact" w:val="305"/>
        </w:trPr>
        <w:tc>
          <w:tcPr>
            <w:tcW w:w="147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2" w:type="dxa"/>
            <w:tcBorders>
              <w:top w:val="nil"/>
              <w:left w:val="nil"/>
              <w:bottom w:val="nil"/>
              <w:right w:val="single" w:sz="8" w:space="0" w:color="000000"/>
            </w:tcBorders>
          </w:tcPr>
          <w:p w:rsidR="00737AD2" w:rsidRDefault="007003A1">
            <w:pPr>
              <w:pStyle w:val="TableParagraph"/>
              <w:spacing w:line="223" w:lineRule="exact"/>
              <w:ind w:left="943"/>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7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listType</w:t>
            </w:r>
          </w:p>
        </w:tc>
        <w:tc>
          <w:tcPr>
            <w:tcW w:w="3262" w:type="dxa"/>
            <w:tcBorders>
              <w:top w:val="nil"/>
              <w:left w:val="nil"/>
              <w:bottom w:val="nil"/>
              <w:right w:val="single" w:sz="8" w:space="0" w:color="000000"/>
            </w:tcBorders>
          </w:tcPr>
          <w:p w:rsidR="00737AD2" w:rsidRDefault="007003A1">
            <w:pPr>
              <w:pStyle w:val="TableParagraph"/>
              <w:spacing w:line="218" w:lineRule="exact"/>
              <w:ind w:left="943"/>
              <w:rPr>
                <w:rFonts w:ascii="微软雅黑" w:eastAsia="微软雅黑" w:hAnsi="微软雅黑" w:cs="微软雅黑"/>
                <w:sz w:val="14"/>
                <w:szCs w:val="14"/>
              </w:rPr>
            </w:pPr>
            <w:r>
              <w:rPr>
                <w:rFonts w:ascii="微软雅黑" w:eastAsia="微软雅黑" w:hAnsi="微软雅黑" w:cs="微软雅黑"/>
                <w:sz w:val="14"/>
                <w:szCs w:val="14"/>
              </w:rPr>
              <w:t>枚举</w:t>
            </w:r>
          </w:p>
        </w:tc>
        <w:tc>
          <w:tcPr>
            <w:tcW w:w="2363"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59" w:history="1">
              <w:r w:rsidR="007003A1">
                <w:rPr>
                  <w:rFonts w:ascii="微软雅黑" w:eastAsia="微软雅黑" w:hAnsi="微软雅黑" w:cs="微软雅黑"/>
                  <w:color w:val="0000FF"/>
                  <w:sz w:val="14"/>
                  <w:szCs w:val="14"/>
                </w:rPr>
                <w:t>列表类型</w:t>
              </w:r>
            </w:hyperlink>
            <w:r w:rsidR="007003A1">
              <w:rPr>
                <w:rFonts w:ascii="微软雅黑" w:eastAsia="微软雅黑" w:hAnsi="微软雅黑" w:cs="微软雅黑"/>
                <w:color w:val="000000"/>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540"/>
        </w:trPr>
        <w:tc>
          <w:tcPr>
            <w:tcW w:w="147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w:t>
            </w:r>
          </w:p>
        </w:tc>
        <w:tc>
          <w:tcPr>
            <w:tcW w:w="3262" w:type="dxa"/>
            <w:tcBorders>
              <w:top w:val="nil"/>
              <w:left w:val="nil"/>
              <w:bottom w:val="nil"/>
              <w:right w:val="single" w:sz="8" w:space="0" w:color="000000"/>
            </w:tcBorders>
          </w:tcPr>
          <w:p w:rsidR="00737AD2" w:rsidRDefault="007003A1">
            <w:pPr>
              <w:pStyle w:val="TableParagraph"/>
              <w:spacing w:line="218" w:lineRule="exact"/>
              <w:ind w:left="943"/>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选择条件，只返回符合con字段值的</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记录，为null时，返回所有。</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540"/>
        </w:trPr>
        <w:tc>
          <w:tcPr>
            <w:tcW w:w="147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w:t>
            </w:r>
          </w:p>
        </w:tc>
        <w:tc>
          <w:tcPr>
            <w:tcW w:w="3262" w:type="dxa"/>
            <w:tcBorders>
              <w:top w:val="nil"/>
              <w:left w:val="nil"/>
              <w:bottom w:val="nil"/>
              <w:right w:val="single" w:sz="8" w:space="0" w:color="000000"/>
            </w:tcBorders>
          </w:tcPr>
          <w:p w:rsidR="00737AD2" w:rsidRDefault="007003A1">
            <w:pPr>
              <w:pStyle w:val="TableParagraph"/>
              <w:spacing w:line="218" w:lineRule="exact"/>
              <w:ind w:left="943"/>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选择返回字段名。为null时，返回所</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有的字段名。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535"/>
        </w:trPr>
        <w:tc>
          <w:tcPr>
            <w:tcW w:w="147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w:t>
            </w:r>
          </w:p>
        </w:tc>
        <w:tc>
          <w:tcPr>
            <w:tcW w:w="3262" w:type="dxa"/>
            <w:tcBorders>
              <w:top w:val="nil"/>
              <w:left w:val="nil"/>
              <w:bottom w:val="nil"/>
              <w:right w:val="single" w:sz="8" w:space="0" w:color="000000"/>
            </w:tcBorders>
          </w:tcPr>
          <w:p w:rsidR="00737AD2" w:rsidRDefault="007003A1">
            <w:pPr>
              <w:pStyle w:val="TableParagraph"/>
              <w:spacing w:line="218" w:lineRule="exact"/>
              <w:ind w:left="943"/>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对返回的记录按选定的字段排</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序。1为升序；-1为降序。</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line="208"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6" w:line="110" w:lineRule="exact"/>
        <w:rPr>
          <w:sz w:val="11"/>
          <w:szCs w:val="11"/>
        </w:rPr>
      </w:pPr>
    </w:p>
    <w:p w:rsidR="00737AD2" w:rsidRDefault="007003A1">
      <w:pPr>
        <w:pStyle w:val="BodyText"/>
        <w:spacing w:line="168" w:lineRule="auto"/>
        <w:ind w:right="15"/>
      </w:pPr>
      <w:r>
        <w:rPr>
          <w:w w:val="95"/>
        </w:rPr>
        <w:t>list()方法定义格式有listType、con、sel、sort四个参数，listType为枚举类型，其他全部为json对象，格式如</w:t>
      </w:r>
      <w:r>
        <w:t xml:space="preserve"> 下：</w:t>
      </w:r>
    </w:p>
    <w:p w:rsidR="00737AD2" w:rsidRDefault="00EC10B3">
      <w:pPr>
        <w:pStyle w:val="BodyText"/>
        <w:spacing w:before="97" w:line="172" w:lineRule="auto"/>
        <w:rPr>
          <w:rFonts w:ascii="仿宋" w:eastAsia="仿宋" w:hAnsi="仿宋" w:cs="仿宋"/>
        </w:rPr>
      </w:pPr>
      <w:r w:rsidRPr="00EC10B3">
        <w:pict>
          <v:group id="_x0000_s2817" style="position:absolute;left:0;text-align:left;margin-left:81.7pt;margin-top:5.55pt;width:473.6pt;height:31.8pt;z-index:-25441;mso-position-horizontal-relative:page" coordorigin="1634,111" coordsize="9472,636">
            <v:shape id="_x0000_s2818" style="position:absolute;left:1634;top:111;width:9472;height:636" coordorigin="1634,111" coordsize="9472,636" path="m1634,111r9472,l11106,747r-9472,l1634,111xe" fillcolor="#efefef" stroked="f">
              <v:path arrowok="t"/>
            </v:shape>
            <w10:wrap anchorx="page"/>
          </v:group>
        </w:pict>
      </w:r>
      <w:r w:rsidR="007003A1">
        <w:rPr>
          <w:rFonts w:ascii="仿宋" w:eastAsia="仿宋" w:hAnsi="仿宋" w:cs="仿宋"/>
        </w:rPr>
        <w:t>{"listType":"&lt;列表类型&gt;",["con":"{"字段名1":{"操作符1":"值1"},"字段名2":{"操作 符2":"值2"}...}"],</w:t>
      </w:r>
    </w:p>
    <w:p w:rsidR="00737AD2" w:rsidRDefault="007003A1">
      <w:pPr>
        <w:pStyle w:val="BodyText"/>
        <w:spacing w:line="220" w:lineRule="exact"/>
        <w:rPr>
          <w:rFonts w:ascii="仿宋" w:eastAsia="仿宋" w:hAnsi="仿宋" w:cs="仿宋"/>
        </w:rPr>
      </w:pPr>
      <w:r>
        <w:rPr>
          <w:rFonts w:ascii="仿宋" w:eastAsia="仿宋" w:hAnsi="仿宋" w:cs="仿宋"/>
        </w:rPr>
        <w:t>["sel":"{"字段名1":"","字段名2":"",...}"],["sort":"{"字段名1":-1|1,"字段名2":1|-1,...}"]}</w:t>
      </w:r>
    </w:p>
    <w:p w:rsidR="00737AD2" w:rsidRDefault="00921398">
      <w:pPr>
        <w:pStyle w:val="BodyText"/>
        <w:spacing w:before="49" w:line="563" w:lineRule="exact"/>
      </w:pPr>
      <w:r>
        <w:pict>
          <v:shape id="_x0000_i1109"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857"/>
        </w:tabs>
        <w:spacing w:line="155" w:lineRule="exact"/>
        <w:ind w:left="1573"/>
      </w:pPr>
      <w:r>
        <w:rPr>
          <w:rFonts w:ascii="Times New Roman" w:eastAsia="Times New Roman" w:hAnsi="Times New Roman" w:cs="Times New Roman"/>
        </w:rPr>
        <w:t>•</w:t>
      </w:r>
      <w:r>
        <w:rPr>
          <w:rFonts w:ascii="Times New Roman" w:eastAsia="Times New Roman" w:hAnsi="Times New Roman" w:cs="Times New Roman"/>
        </w:rPr>
        <w:tab/>
      </w:r>
      <w:r>
        <w:rPr>
          <w:position w:val="1"/>
        </w:rPr>
        <w:t>listType字段的值请参考</w:t>
      </w:r>
      <w:hyperlink w:anchor="_bookmark59" w:history="1">
        <w:r>
          <w:rPr>
            <w:color w:val="0000FF"/>
            <w:position w:val="1"/>
          </w:rPr>
          <w:t>列表类型</w:t>
        </w:r>
      </w:hyperlink>
    </w:p>
    <w:p w:rsidR="00737AD2" w:rsidRDefault="007003A1">
      <w:pPr>
        <w:pStyle w:val="BodyText"/>
        <w:tabs>
          <w:tab w:val="left" w:pos="1857"/>
        </w:tabs>
        <w:spacing w:before="37" w:line="170" w:lineRule="auto"/>
        <w:ind w:left="1857" w:right="199" w:hanging="284"/>
        <w:rPr>
          <w:lang w:eastAsia="zh-CN"/>
        </w:rPr>
      </w:pPr>
      <w:r>
        <w:rPr>
          <w:rFonts w:ascii="Times New Roman" w:eastAsia="Times New Roman" w:hAnsi="Times New Roman" w:cs="Times New Roman"/>
        </w:rPr>
        <w:t>•</w:t>
      </w:r>
      <w:r>
        <w:rPr>
          <w:rFonts w:ascii="Times New Roman" w:eastAsia="Times New Roman" w:hAnsi="Times New Roman" w:cs="Times New Roman"/>
        </w:rPr>
        <w:tab/>
      </w:r>
      <w:r>
        <w:rPr>
          <w:position w:val="1"/>
        </w:rPr>
        <w:t>sel参数是一个json结构，字段名的值一般指定为空串。</w:t>
      </w:r>
      <w:r>
        <w:rPr>
          <w:position w:val="1"/>
          <w:lang w:eastAsia="zh-CN"/>
        </w:rPr>
        <w:t xml:space="preserve">如果指定为如下结构：{"字段 </w:t>
      </w:r>
      <w:r>
        <w:rPr>
          <w:w w:val="95"/>
          <w:lang w:eastAsia="zh-CN"/>
        </w:rPr>
        <w:t>名1":"值1","字段名2":"值2",...}，对于记录中存在所选字段名的话，设定的值其实无效；对于记录</w:t>
      </w:r>
      <w:r>
        <w:rPr>
          <w:lang w:eastAsia="zh-CN"/>
        </w:rPr>
        <w:t xml:space="preserve"> 中不存在所选字段名的话，返回{"字段名1":"值1","字段名2":"值2",...}</w:t>
      </w:r>
    </w:p>
    <w:p w:rsidR="00737AD2" w:rsidRDefault="007003A1">
      <w:pPr>
        <w:pStyle w:val="BodyText"/>
        <w:tabs>
          <w:tab w:val="left" w:pos="1857"/>
        </w:tabs>
        <w:spacing w:line="282" w:lineRule="exact"/>
        <w:ind w:left="1573"/>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字段的值是数组的话，我们用"."操作符引用数组内的元素。</w:t>
      </w:r>
      <w:r>
        <w:rPr>
          <w:position w:val="1"/>
        </w:rPr>
        <w:t>并加上双引号("")</w:t>
      </w:r>
    </w:p>
    <w:p w:rsidR="00737AD2" w:rsidRDefault="00737AD2">
      <w:pPr>
        <w:spacing w:before="5" w:line="220" w:lineRule="exact"/>
      </w:pPr>
    </w:p>
    <w:p w:rsidR="00737AD2" w:rsidRDefault="007003A1">
      <w:pPr>
        <w:pStyle w:val="BodyText"/>
      </w:pPr>
      <w:r>
        <w:t>示例</w:t>
      </w:r>
    </w:p>
    <w:p w:rsidR="00737AD2" w:rsidRDefault="007003A1">
      <w:pPr>
        <w:pStyle w:val="BodyText"/>
        <w:numPr>
          <w:ilvl w:val="1"/>
          <w:numId w:val="6"/>
        </w:numPr>
        <w:tabs>
          <w:tab w:val="left" w:pos="1217"/>
        </w:tabs>
        <w:spacing w:before="34"/>
        <w:ind w:left="1217"/>
      </w:pPr>
      <w:r>
        <w:rPr>
          <w:w w:val="95"/>
          <w:position w:val="1"/>
        </w:rPr>
        <w:t>指定listType的值为SDB_LIST_CONTEXTS：</w:t>
      </w:r>
    </w:p>
    <w:p w:rsidR="00737AD2" w:rsidRDefault="00EC10B3">
      <w:pPr>
        <w:pStyle w:val="BodyText"/>
        <w:spacing w:before="10"/>
        <w:ind w:left="1217"/>
        <w:rPr>
          <w:rFonts w:ascii="仿宋" w:eastAsia="仿宋" w:hAnsi="仿宋" w:cs="仿宋"/>
        </w:rPr>
      </w:pPr>
      <w:r w:rsidRPr="00EC10B3">
        <w:pict>
          <v:group id="_x0000_s2814" style="position:absolute;left:0;text-align:left;margin-left:95.85pt;margin-top:4.95pt;width:459.45pt;height:10.6pt;z-index:-25440;mso-position-horizontal-relative:page" coordorigin="1917,99" coordsize="9189,212">
            <v:shape id="_x0000_s2815"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db.list(SDB_LIST_CONTEXTS)</w:t>
      </w:r>
    </w:p>
    <w:p w:rsidR="00737AD2" w:rsidRDefault="007003A1">
      <w:pPr>
        <w:pStyle w:val="BodyText"/>
        <w:spacing w:before="49"/>
        <w:ind w:left="1217"/>
      </w:pPr>
      <w:r>
        <w:t>返回：</w:t>
      </w:r>
    </w:p>
    <w:p w:rsidR="00737AD2" w:rsidRDefault="00EC10B3">
      <w:pPr>
        <w:pStyle w:val="BodyText"/>
        <w:spacing w:before="6"/>
        <w:ind w:left="1717"/>
        <w:rPr>
          <w:rFonts w:ascii="仿宋" w:eastAsia="仿宋" w:hAnsi="仿宋" w:cs="仿宋"/>
        </w:rPr>
      </w:pPr>
      <w:r w:rsidRPr="00EC10B3">
        <w:pict>
          <v:group id="_x0000_s2812" style="position:absolute;left:0;text-align:left;margin-left:95.85pt;margin-top:4.75pt;width:459.45pt;height:42.4pt;z-index:-25439;mso-position-horizontal-relative:page" coordorigin="1917,95" coordsize="9189,848">
            <v:shape id="_x0000_s2813" style="position:absolute;left:1917;top:95;width:9189;height:848" coordorigin="1917,95" coordsize="9189,848" path="m1917,95r9189,l11106,943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"SessionID": 4,</w:t>
      </w:r>
    </w:p>
    <w:p w:rsidR="00737AD2" w:rsidRDefault="007003A1">
      <w:pPr>
        <w:pStyle w:val="BodyText"/>
        <w:spacing w:line="212" w:lineRule="exact"/>
        <w:ind w:left="2017"/>
        <w:rPr>
          <w:rFonts w:ascii="仿宋" w:eastAsia="仿宋" w:hAnsi="仿宋" w:cs="仿宋"/>
        </w:rPr>
      </w:pPr>
      <w:r>
        <w:rPr>
          <w:rFonts w:ascii="仿宋" w:eastAsia="仿宋" w:hAnsi="仿宋" w:cs="仿宋"/>
        </w:rPr>
        <w:t>"Contexts": [ 0 ]</w:t>
      </w:r>
    </w:p>
    <w:p w:rsidR="00737AD2" w:rsidRDefault="007003A1">
      <w:pPr>
        <w:pStyle w:val="BodyText"/>
        <w:spacing w:line="212" w:lineRule="exact"/>
        <w:ind w:left="1817"/>
        <w:rPr>
          <w:rFonts w:ascii="仿宋" w:eastAsia="仿宋" w:hAnsi="仿宋" w:cs="仿宋"/>
        </w:rPr>
      </w:pPr>
      <w:r>
        <w:rPr>
          <w:rFonts w:ascii="仿宋" w:eastAsia="仿宋" w:hAnsi="仿宋" w:cs="仿宋"/>
        </w:rPr>
        <w:t>} ...</w:t>
      </w:r>
    </w:p>
    <w:p w:rsidR="00737AD2" w:rsidRDefault="007003A1">
      <w:pPr>
        <w:pStyle w:val="BodyText"/>
        <w:numPr>
          <w:ilvl w:val="1"/>
          <w:numId w:val="6"/>
        </w:numPr>
        <w:tabs>
          <w:tab w:val="left" w:pos="1217"/>
        </w:tabs>
        <w:spacing w:line="257" w:lineRule="exact"/>
        <w:ind w:left="1217"/>
      </w:pPr>
      <w:r>
        <w:rPr>
          <w:w w:val="95"/>
          <w:position w:val="1"/>
        </w:rPr>
        <w:t>指定listType的值为SDB_LIST_STORAGEUNITS：</w:t>
      </w:r>
    </w:p>
    <w:p w:rsidR="00737AD2" w:rsidRDefault="00EC10B3">
      <w:pPr>
        <w:pStyle w:val="BodyText"/>
        <w:spacing w:before="10"/>
        <w:ind w:left="1217"/>
        <w:rPr>
          <w:rFonts w:ascii="仿宋" w:eastAsia="仿宋" w:hAnsi="仿宋" w:cs="仿宋"/>
        </w:rPr>
      </w:pPr>
      <w:r w:rsidRPr="00EC10B3">
        <w:pict>
          <v:group id="_x0000_s2810" style="position:absolute;left:0;text-align:left;margin-left:95.85pt;margin-top:4.95pt;width:459.45pt;height:10.6pt;z-index:-25438;mso-position-horizontal-relative:page" coordorigin="1917,99" coordsize="9189,212">
            <v:shape id="_x0000_s281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db.list(SDB_LIST_STORAGEUNITS)</w:t>
      </w:r>
    </w:p>
    <w:p w:rsidR="00737AD2" w:rsidRDefault="007003A1">
      <w:pPr>
        <w:pStyle w:val="BodyText"/>
        <w:spacing w:before="49"/>
        <w:ind w:left="1217"/>
      </w:pPr>
      <w:r>
        <w:t>返回：</w:t>
      </w:r>
    </w:p>
    <w:p w:rsidR="00737AD2" w:rsidRDefault="00EC10B3">
      <w:pPr>
        <w:pStyle w:val="BodyText"/>
        <w:spacing w:before="6"/>
        <w:ind w:left="1617"/>
        <w:rPr>
          <w:rFonts w:ascii="仿宋" w:eastAsia="仿宋" w:hAnsi="仿宋" w:cs="仿宋"/>
        </w:rPr>
      </w:pPr>
      <w:r w:rsidRPr="00EC10B3">
        <w:pict>
          <v:group id="_x0000_s2805" style="position:absolute;left:0;text-align:left;margin-left:95.35pt;margin-top:4.25pt;width:460.45pt;height:119.1pt;z-index:-25437;mso-position-horizontal-relative:page" coordorigin="1907,85" coordsize="9209,2382">
            <v:group id="_x0000_s2808" style="position:absolute;left:1917;top:95;width:9189;height:2120" coordorigin="1917,95" coordsize="9189,2120">
              <v:shape id="_x0000_s2809" style="position:absolute;left:1917;top:95;width:9189;height:2120" coordorigin="1917,95" coordsize="9189,2120" path="m1917,95r9189,l11106,2215r-9189,l1917,95xe" fillcolor="#efefef" stroked="f">
                <v:path arrowok="t"/>
              </v:shape>
            </v:group>
            <v:group id="_x0000_s2806" style="position:absolute;left:1917;top:2245;width:9189;height:212" coordorigin="1917,2245" coordsize="9189,212">
              <v:shape id="_x0000_s2807" style="position:absolute;left:1917;top:2245;width:9189;height:212" coordorigin="1917,2245" coordsize="9189,212" path="m1917,2245r9189,l11106,2457r-9189,l1917,2245xe" fillcolor="#efefef" stroked="f">
                <v:path arrowok="t"/>
              </v:shape>
            </v:group>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"Name": "foo",</w:t>
      </w:r>
    </w:p>
    <w:p w:rsidR="00737AD2" w:rsidRDefault="007003A1">
      <w:pPr>
        <w:pStyle w:val="BodyText"/>
        <w:spacing w:line="212" w:lineRule="exact"/>
        <w:ind w:left="2017"/>
        <w:rPr>
          <w:rFonts w:ascii="仿宋" w:eastAsia="仿宋" w:hAnsi="仿宋" w:cs="仿宋"/>
        </w:rPr>
      </w:pPr>
      <w:r>
        <w:rPr>
          <w:rFonts w:ascii="仿宋" w:eastAsia="仿宋" w:hAnsi="仿宋" w:cs="仿宋"/>
        </w:rPr>
        <w:t>"ID": 4094,</w:t>
      </w:r>
    </w:p>
    <w:p w:rsidR="00737AD2" w:rsidRDefault="007003A1">
      <w:pPr>
        <w:pStyle w:val="BodyText"/>
        <w:spacing w:line="212" w:lineRule="exact"/>
        <w:ind w:left="2017"/>
        <w:rPr>
          <w:rFonts w:ascii="仿宋" w:eastAsia="仿宋" w:hAnsi="仿宋" w:cs="仿宋"/>
        </w:rPr>
      </w:pPr>
      <w:r>
        <w:rPr>
          <w:rFonts w:ascii="仿宋" w:eastAsia="仿宋" w:hAnsi="仿宋" w:cs="仿宋"/>
        </w:rPr>
        <w:t>"Logical ID": 1,</w:t>
      </w:r>
    </w:p>
    <w:p w:rsidR="00737AD2" w:rsidRDefault="007003A1">
      <w:pPr>
        <w:pStyle w:val="BodyText"/>
        <w:spacing w:line="212" w:lineRule="exact"/>
        <w:ind w:left="2017"/>
        <w:rPr>
          <w:rFonts w:ascii="仿宋" w:eastAsia="仿宋" w:hAnsi="仿宋" w:cs="仿宋"/>
        </w:rPr>
      </w:pPr>
      <w:r>
        <w:rPr>
          <w:rFonts w:ascii="仿宋" w:eastAsia="仿宋" w:hAnsi="仿宋" w:cs="仿宋"/>
        </w:rPr>
        <w:t>"PageSize": 4096,</w:t>
      </w:r>
    </w:p>
    <w:p w:rsidR="00737AD2" w:rsidRDefault="007003A1">
      <w:pPr>
        <w:pStyle w:val="BodyText"/>
        <w:spacing w:line="212" w:lineRule="exact"/>
        <w:ind w:left="2017"/>
        <w:rPr>
          <w:rFonts w:ascii="仿宋" w:eastAsia="仿宋" w:hAnsi="仿宋" w:cs="仿宋"/>
        </w:rPr>
      </w:pPr>
      <w:r>
        <w:rPr>
          <w:rFonts w:ascii="仿宋" w:eastAsia="仿宋" w:hAnsi="仿宋" w:cs="仿宋"/>
        </w:rPr>
        <w:t>"Sequence": 1,</w:t>
      </w:r>
    </w:p>
    <w:p w:rsidR="00737AD2" w:rsidRDefault="007003A1">
      <w:pPr>
        <w:pStyle w:val="BodyText"/>
        <w:spacing w:line="212" w:lineRule="exact"/>
        <w:ind w:left="2017"/>
        <w:rPr>
          <w:rFonts w:ascii="仿宋" w:eastAsia="仿宋" w:hAnsi="仿宋" w:cs="仿宋"/>
        </w:rPr>
      </w:pPr>
      <w:r>
        <w:rPr>
          <w:rFonts w:ascii="仿宋" w:eastAsia="仿宋" w:hAnsi="仿宋" w:cs="仿宋"/>
        </w:rPr>
        <w:t>"NumCollections": 1,</w:t>
      </w:r>
    </w:p>
    <w:p w:rsidR="00737AD2" w:rsidRDefault="007003A1">
      <w:pPr>
        <w:pStyle w:val="BodyText"/>
        <w:spacing w:line="212" w:lineRule="exact"/>
        <w:ind w:left="2017"/>
        <w:rPr>
          <w:rFonts w:ascii="仿宋" w:eastAsia="仿宋" w:hAnsi="仿宋" w:cs="仿宋"/>
        </w:rPr>
      </w:pPr>
      <w:r>
        <w:rPr>
          <w:rFonts w:ascii="仿宋" w:eastAsia="仿宋" w:hAnsi="仿宋" w:cs="仿宋"/>
        </w:rPr>
        <w:t>"CollectionHWM": 3,</w:t>
      </w:r>
    </w:p>
    <w:p w:rsidR="00737AD2" w:rsidRDefault="007003A1">
      <w:pPr>
        <w:pStyle w:val="BodyText"/>
        <w:spacing w:line="212" w:lineRule="exact"/>
        <w:ind w:left="2017"/>
        <w:rPr>
          <w:rFonts w:ascii="仿宋" w:eastAsia="仿宋" w:hAnsi="仿宋" w:cs="仿宋"/>
        </w:rPr>
      </w:pPr>
      <w:r>
        <w:rPr>
          <w:rFonts w:ascii="仿宋" w:eastAsia="仿宋" w:hAnsi="仿宋" w:cs="仿宋"/>
        </w:rPr>
        <w:t>"Size": 172032000</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003A1">
      <w:pPr>
        <w:pStyle w:val="BodyText"/>
        <w:numPr>
          <w:ilvl w:val="1"/>
          <w:numId w:val="6"/>
        </w:numPr>
        <w:tabs>
          <w:tab w:val="left" w:pos="1217"/>
        </w:tabs>
        <w:spacing w:line="257" w:lineRule="exact"/>
        <w:ind w:left="1217"/>
        <w:rPr>
          <w:rFonts w:ascii="仿宋" w:eastAsia="仿宋" w:hAnsi="仿宋" w:cs="仿宋"/>
        </w:rPr>
      </w:pPr>
      <w:r>
        <w:rPr>
          <w:rFonts w:ascii="仿宋" w:eastAsia="仿宋" w:hAnsi="仿宋" w:cs="仿宋"/>
        </w:rPr>
        <w:t>db.list(SDB_LIST_STORAGEUNITS,{"Logical ID":{$gt:1}},{Name:"space",ID:2},{Name：1})</w:t>
      </w:r>
    </w:p>
    <w:p w:rsidR="00737AD2" w:rsidRDefault="00737AD2">
      <w:pPr>
        <w:spacing w:before="10" w:line="110" w:lineRule="exact"/>
        <w:rPr>
          <w:sz w:val="11"/>
          <w:szCs w:val="11"/>
        </w:rPr>
      </w:pPr>
    </w:p>
    <w:p w:rsidR="00737AD2" w:rsidRDefault="007003A1">
      <w:pPr>
        <w:pStyle w:val="BodyText"/>
        <w:spacing w:line="168" w:lineRule="auto"/>
        <w:ind w:left="1217"/>
        <w:rPr>
          <w:lang w:eastAsia="zh-CN"/>
        </w:rPr>
      </w:pPr>
      <w:r>
        <w:rPr>
          <w:w w:val="95"/>
          <w:lang w:eastAsia="zh-CN"/>
        </w:rPr>
        <w:t xml:space="preserve">返回符合条件Logical     </w:t>
      </w:r>
      <w:r>
        <w:rPr>
          <w:spacing w:val="6"/>
          <w:w w:val="95"/>
          <w:lang w:eastAsia="zh-CN"/>
        </w:rPr>
        <w:t xml:space="preserve"> </w:t>
      </w:r>
      <w:r>
        <w:rPr>
          <w:w w:val="95"/>
          <w:lang w:eastAsia="zh-CN"/>
        </w:rPr>
        <w:t>ID大于1的记录，并且每条记录只返回Name和ID这两个字段，记录按Name字段的</w:t>
      </w:r>
      <w:r>
        <w:rPr>
          <w:lang w:eastAsia="zh-CN"/>
        </w:rPr>
        <w:t xml:space="preserve"> 值升序排序</w:t>
      </w:r>
    </w:p>
    <w:p w:rsidR="00737AD2" w:rsidRDefault="00EC10B3">
      <w:pPr>
        <w:pStyle w:val="BodyText"/>
        <w:spacing w:before="22"/>
        <w:ind w:left="1817"/>
        <w:rPr>
          <w:rFonts w:ascii="仿宋" w:eastAsia="仿宋" w:hAnsi="仿宋" w:cs="仿宋"/>
        </w:rPr>
      </w:pPr>
      <w:r w:rsidRPr="00EC10B3">
        <w:pict>
          <v:group id="_x0000_s2803" style="position:absolute;left:0;text-align:left;margin-left:95.85pt;margin-top:5.55pt;width:459.45pt;height:84.8pt;z-index:-25436;mso-position-horizontal-relative:page" coordorigin="1917,111" coordsize="9189,1696">
            <v:shape id="_x0000_s2804"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"ID": 4091,</w:t>
      </w:r>
    </w:p>
    <w:p w:rsidR="00737AD2" w:rsidRDefault="007003A1">
      <w:pPr>
        <w:pStyle w:val="BodyText"/>
        <w:spacing w:line="212" w:lineRule="exact"/>
        <w:ind w:left="2017"/>
        <w:rPr>
          <w:rFonts w:ascii="仿宋" w:eastAsia="仿宋" w:hAnsi="仿宋" w:cs="仿宋"/>
        </w:rPr>
      </w:pPr>
      <w:r>
        <w:rPr>
          <w:rFonts w:ascii="仿宋" w:eastAsia="仿宋" w:hAnsi="仿宋" w:cs="仿宋"/>
        </w:rPr>
        <w:t>"Name": "foo"</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"ID": 4093,</w:t>
      </w:r>
    </w:p>
    <w:p w:rsidR="00737AD2" w:rsidRDefault="007003A1">
      <w:pPr>
        <w:pStyle w:val="BodyText"/>
        <w:spacing w:line="212" w:lineRule="exact"/>
        <w:ind w:left="2017"/>
        <w:rPr>
          <w:rFonts w:ascii="仿宋" w:eastAsia="仿宋" w:hAnsi="仿宋" w:cs="仿宋"/>
        </w:rPr>
      </w:pPr>
      <w:r>
        <w:rPr>
          <w:rFonts w:ascii="仿宋" w:eastAsia="仿宋" w:hAnsi="仿宋" w:cs="仿宋"/>
        </w:rPr>
        <w:t>"Name": "name"</w:t>
      </w:r>
    </w:p>
    <w:p w:rsidR="00737AD2" w:rsidRDefault="007003A1">
      <w:pPr>
        <w:pStyle w:val="BodyText"/>
        <w:spacing w:line="212" w:lineRule="exact"/>
        <w:ind w:left="191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433"/>
      </w:pPr>
      <w:bookmarkStart w:id="547" w:name="db.listBackup()"/>
      <w:bookmarkStart w:id="548" w:name="_bookmark190"/>
      <w:bookmarkEnd w:id="547"/>
      <w:bookmarkEnd w:id="548"/>
      <w:r>
        <w:rPr>
          <w:w w:val="95"/>
        </w:rPr>
        <w:t>db.listBackup()</w:t>
      </w:r>
    </w:p>
    <w:p w:rsidR="00737AD2" w:rsidRDefault="00737AD2">
      <w:pPr>
        <w:spacing w:before="2" w:line="200" w:lineRule="exact"/>
        <w:rPr>
          <w:sz w:val="20"/>
          <w:szCs w:val="20"/>
        </w:rPr>
      </w:pPr>
    </w:p>
    <w:p w:rsidR="00737AD2" w:rsidRDefault="007003A1">
      <w:pPr>
        <w:pStyle w:val="BodyText"/>
        <w:spacing w:line="253" w:lineRule="auto"/>
        <w:ind w:right="4998"/>
      </w:pPr>
      <w:r>
        <w:rPr>
          <w:w w:val="95"/>
        </w:rPr>
        <w:t>db.listBackup([options],</w:t>
      </w:r>
      <w:r>
        <w:rPr>
          <w:spacing w:val="-27"/>
          <w:w w:val="95"/>
        </w:rPr>
        <w:t xml:space="preserve"> </w:t>
      </w:r>
      <w:r>
        <w:rPr>
          <w:w w:val="95"/>
        </w:rPr>
        <w:t>[cond],</w:t>
      </w:r>
      <w:r>
        <w:rPr>
          <w:spacing w:val="-26"/>
          <w:w w:val="95"/>
        </w:rPr>
        <w:t xml:space="preserve"> </w:t>
      </w:r>
      <w:r>
        <w:rPr>
          <w:w w:val="95"/>
        </w:rPr>
        <w:t>[sel])</w:t>
      </w:r>
      <w:r>
        <w:rPr>
          <w:w w:val="93"/>
        </w:rPr>
        <w:t xml:space="preserve"> </w:t>
      </w:r>
      <w:r>
        <w:rPr>
          <w:w w:val="95"/>
        </w:rPr>
        <w:t>查看数据库备份</w:t>
      </w:r>
    </w:p>
    <w:p w:rsidR="00737AD2" w:rsidRDefault="00737AD2">
      <w:pPr>
        <w:spacing w:line="253" w:lineRule="auto"/>
        <w:sectPr w:rsidR="00737AD2">
          <w:pgSz w:w="12240" w:h="15840"/>
          <w:pgMar w:top="1340" w:right="104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设定备份名，指定复制组，路径等</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参数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30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备份过滤条件</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查看备份选择输出的字段</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rPr>
          <w:w w:val="95"/>
        </w:rPr>
        <w:t>Options格式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2016"/>
        <w:gridCol w:w="4299"/>
        <w:gridCol w:w="3157"/>
      </w:tblGrid>
      <w:tr w:rsidR="00737AD2">
        <w:trPr>
          <w:trHeight w:hRule="exact" w:val="305"/>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299" w:type="dxa"/>
            <w:tcBorders>
              <w:top w:val="nil"/>
              <w:left w:val="nil"/>
              <w:bottom w:val="nil"/>
              <w:right w:val="single" w:sz="8" w:space="0" w:color="000000"/>
            </w:tcBorders>
          </w:tcPr>
          <w:p w:rsidR="00737AD2" w:rsidRDefault="007003A1">
            <w:pPr>
              <w:pStyle w:val="TableParagraph"/>
              <w:spacing w:line="223" w:lineRule="exact"/>
              <w:ind w:left="1191"/>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指定备份的复制组ID，缺省为所有复制组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GroupID:1000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GroupID:[1000,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1001]</w:t>
            </w:r>
          </w:p>
        </w:tc>
      </w:tr>
      <w:tr w:rsidR="00737AD2">
        <w:trPr>
          <w:trHeight w:hRule="exact" w:val="54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指定备份的复制组名，缺省为所有复制组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GroupName:"data1"</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GroupName:["data1",</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"data2"]</w:t>
            </w:r>
          </w:p>
        </w:tc>
      </w:tr>
      <w:tr w:rsidR="00737AD2">
        <w:trPr>
          <w:trHeight w:hRule="exact" w:val="30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备份名称，缺省查看所有备份</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Name:"backup-2014-1-1"</w:t>
            </w:r>
          </w:p>
        </w:tc>
      </w:tr>
      <w:tr w:rsidR="00737AD2">
        <w:trPr>
          <w:trHeight w:hRule="exact" w:val="260"/>
        </w:trPr>
        <w:tc>
          <w:tcPr>
            <w:tcW w:w="2016"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Path</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sz w:val="14"/>
                <w:szCs w:val="14"/>
                <w:lang w:eastAsia="zh-CN"/>
              </w:rPr>
              <w:t>备份路径，缺省为配置参数指定的备份路径。</w:t>
            </w:r>
            <w:r>
              <w:rPr>
                <w:rFonts w:ascii="微软雅黑" w:eastAsia="微软雅黑" w:hAnsi="微软雅黑" w:cs="微软雅黑"/>
                <w:sz w:val="14"/>
                <w:szCs w:val="14"/>
              </w:rPr>
              <w:t>该</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Path:"/opt/sequoiadb/backup/%g"</w:t>
            </w:r>
          </w:p>
        </w:tc>
      </w:tr>
      <w:tr w:rsidR="00737AD2">
        <w:trPr>
          <w:trHeight w:hRule="exact" w:val="240"/>
        </w:trPr>
        <w:tc>
          <w:tcPr>
            <w:tcW w:w="2016" w:type="dxa"/>
            <w:tcBorders>
              <w:top w:val="nil"/>
              <w:left w:val="single" w:sz="8" w:space="0" w:color="000000"/>
              <w:bottom w:val="nil"/>
              <w:right w:val="nil"/>
            </w:tcBorders>
          </w:tcPr>
          <w:p w:rsidR="00737AD2" w:rsidRDefault="00737AD2"/>
        </w:tc>
        <w:tc>
          <w:tcPr>
            <w:tcW w:w="4299" w:type="dxa"/>
            <w:tcBorders>
              <w:top w:val="nil"/>
              <w:left w:val="nil"/>
              <w:bottom w:val="nil"/>
              <w:right w:val="single" w:sz="8" w:space="0" w:color="000000"/>
            </w:tcBorders>
          </w:tcPr>
          <w:p w:rsidR="00737AD2" w:rsidRDefault="007003A1">
            <w:pPr>
              <w:pStyle w:val="TableParagraph"/>
              <w:spacing w:line="198" w:lineRule="exact"/>
              <w:ind w:left="1191"/>
              <w:rPr>
                <w:rFonts w:ascii="微软雅黑" w:eastAsia="微软雅黑" w:hAnsi="微软雅黑" w:cs="微软雅黑"/>
                <w:sz w:val="14"/>
                <w:szCs w:val="14"/>
              </w:rPr>
            </w:pPr>
            <w:r>
              <w:rPr>
                <w:rFonts w:ascii="微软雅黑" w:eastAsia="微软雅黑" w:hAnsi="微软雅黑" w:cs="微软雅黑"/>
                <w:w w:val="95"/>
                <w:sz w:val="14"/>
                <w:szCs w:val="14"/>
              </w:rPr>
              <w:t>路径支持通配符（%g/%G:</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%h/%H:</w:t>
            </w:r>
          </w:p>
        </w:tc>
        <w:tc>
          <w:tcPr>
            <w:tcW w:w="3157" w:type="dxa"/>
            <w:tcBorders>
              <w:top w:val="nil"/>
              <w:left w:val="single" w:sz="8" w:space="0" w:color="000000"/>
              <w:bottom w:val="nil"/>
              <w:right w:val="single" w:sz="8" w:space="0" w:color="000000"/>
            </w:tcBorders>
          </w:tcPr>
          <w:p w:rsidR="00737AD2" w:rsidRDefault="00737AD2"/>
        </w:tc>
      </w:tr>
      <w:tr w:rsidR="00737AD2">
        <w:trPr>
          <w:trHeight w:hRule="exact" w:val="270"/>
        </w:trPr>
        <w:tc>
          <w:tcPr>
            <w:tcW w:w="2016" w:type="dxa"/>
            <w:tcBorders>
              <w:top w:val="nil"/>
              <w:left w:val="single" w:sz="8" w:space="0" w:color="000000"/>
              <w:bottom w:val="nil"/>
              <w:right w:val="nil"/>
            </w:tcBorders>
          </w:tcPr>
          <w:p w:rsidR="00737AD2" w:rsidRDefault="00737AD2"/>
        </w:tc>
        <w:tc>
          <w:tcPr>
            <w:tcW w:w="4299" w:type="dxa"/>
            <w:tcBorders>
              <w:top w:val="nil"/>
              <w:left w:val="nil"/>
              <w:bottom w:val="nil"/>
              <w:right w:val="single" w:sz="8" w:space="0" w:color="000000"/>
            </w:tcBorders>
          </w:tcPr>
          <w:p w:rsidR="00737AD2" w:rsidRDefault="007003A1">
            <w:pPr>
              <w:pStyle w:val="TableParagraph"/>
              <w:spacing w:line="198" w:lineRule="exact"/>
              <w:ind w:left="1191"/>
              <w:rPr>
                <w:rFonts w:ascii="微软雅黑" w:eastAsia="微软雅黑" w:hAnsi="微软雅黑" w:cs="微软雅黑"/>
                <w:sz w:val="14"/>
                <w:szCs w:val="14"/>
              </w:rPr>
            </w:pPr>
            <w:r>
              <w:rPr>
                <w:rFonts w:ascii="微软雅黑" w:eastAsia="微软雅黑" w:hAnsi="微软雅黑" w:cs="微软雅黑"/>
                <w:w w:val="95"/>
                <w:sz w:val="14"/>
                <w:szCs w:val="14"/>
              </w:rPr>
              <w:t>host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%s/%S:service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p>
        </w:tc>
        <w:tc>
          <w:tcPr>
            <w:tcW w:w="3157" w:type="dxa"/>
            <w:tcBorders>
              <w:top w:val="nil"/>
              <w:left w:val="single" w:sz="8" w:space="0" w:color="000000"/>
              <w:bottom w:val="nil"/>
              <w:right w:val="single" w:sz="8" w:space="0" w:color="000000"/>
            </w:tcBorders>
          </w:tcPr>
          <w:p w:rsidR="00737AD2" w:rsidRDefault="00737AD2"/>
        </w:tc>
      </w:tr>
      <w:tr w:rsidR="00737AD2">
        <w:trPr>
          <w:trHeight w:hRule="exact" w:val="270"/>
        </w:trPr>
        <w:tc>
          <w:tcPr>
            <w:tcW w:w="2016" w:type="dxa"/>
            <w:vMerge w:val="restart"/>
            <w:tcBorders>
              <w:top w:val="nil"/>
              <w:left w:val="single" w:sz="8" w:space="0" w:color="000000"/>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w:t>
            </w:r>
          </w:p>
        </w:tc>
        <w:tc>
          <w:tcPr>
            <w:tcW w:w="4299" w:type="dxa"/>
            <w:tcBorders>
              <w:top w:val="nil"/>
              <w:left w:val="nil"/>
              <w:bottom w:val="nil"/>
              <w:right w:val="single" w:sz="8" w:space="0" w:color="000000"/>
            </w:tcBorders>
          </w:tcPr>
          <w:p w:rsidR="00737AD2" w:rsidRDefault="007003A1">
            <w:pPr>
              <w:pStyle w:val="TableParagraph"/>
              <w:spacing w:line="22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上述Path参数所配置的路径是否为配置参数指定</w:t>
            </w:r>
          </w:p>
        </w:tc>
        <w:tc>
          <w:tcPr>
            <w:tcW w:w="3157" w:type="dxa"/>
            <w:vMerge w:val="restart"/>
            <w:tcBorders>
              <w:top w:val="nil"/>
              <w:left w:val="single" w:sz="8" w:space="0" w:color="000000"/>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IsSubDir:false</w:t>
            </w:r>
          </w:p>
        </w:tc>
      </w:tr>
      <w:tr w:rsidR="00737AD2">
        <w:trPr>
          <w:trHeight w:hRule="exact" w:val="270"/>
        </w:trPr>
        <w:tc>
          <w:tcPr>
            <w:tcW w:w="2016" w:type="dxa"/>
            <w:vMerge/>
            <w:tcBorders>
              <w:left w:val="single" w:sz="8" w:space="0" w:color="000000"/>
              <w:bottom w:val="single" w:sz="8" w:space="0" w:color="000000"/>
              <w:right w:val="nil"/>
            </w:tcBorders>
          </w:tcPr>
          <w:p w:rsidR="00737AD2" w:rsidRDefault="00737AD2"/>
        </w:tc>
        <w:tc>
          <w:tcPr>
            <w:tcW w:w="4299" w:type="dxa"/>
            <w:tcBorders>
              <w:top w:val="nil"/>
              <w:left w:val="nil"/>
              <w:bottom w:val="nil"/>
              <w:right w:val="single" w:sz="8" w:space="0" w:color="000000"/>
            </w:tcBorders>
          </w:tcPr>
          <w:p w:rsidR="00737AD2" w:rsidRDefault="007003A1">
            <w:pPr>
              <w:pStyle w:val="TableParagraph"/>
              <w:spacing w:line="19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的备份路径的子目录，缺省为false</w:t>
            </w:r>
          </w:p>
        </w:tc>
        <w:tc>
          <w:tcPr>
            <w:tcW w:w="3157" w:type="dxa"/>
            <w:vMerge/>
            <w:tcBorders>
              <w:left w:val="single" w:sz="8" w:space="0" w:color="000000"/>
              <w:bottom w:val="single" w:sz="8" w:space="0" w:color="000000"/>
              <w:right w:val="single" w:sz="8" w:space="0" w:color="000000"/>
            </w:tcBorders>
          </w:tcPr>
          <w:p w:rsidR="00737AD2" w:rsidRDefault="00737AD2">
            <w:pPr>
              <w:rPr>
                <w:lang w:eastAsia="zh-CN"/>
              </w:rPr>
            </w:pPr>
          </w:p>
        </w:tc>
      </w:tr>
      <w:tr w:rsidR="00737AD2">
        <w:trPr>
          <w:trHeight w:hRule="exact" w:val="545"/>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w:t>
            </w:r>
          </w:p>
        </w:tc>
        <w:tc>
          <w:tcPr>
            <w:tcW w:w="4299" w:type="dxa"/>
            <w:tcBorders>
              <w:top w:val="nil"/>
              <w:left w:val="nil"/>
              <w:bottom w:val="nil"/>
              <w:right w:val="single" w:sz="8" w:space="0" w:color="000000"/>
            </w:tcBorders>
          </w:tcPr>
          <w:p w:rsidR="00737AD2" w:rsidRDefault="007003A1">
            <w:pPr>
              <w:pStyle w:val="TableParagraph"/>
              <w:spacing w:line="228" w:lineRule="exact"/>
              <w:ind w:left="1191"/>
              <w:rPr>
                <w:rFonts w:ascii="微软雅黑" w:eastAsia="微软雅黑" w:hAnsi="微软雅黑" w:cs="微软雅黑"/>
                <w:sz w:val="14"/>
                <w:szCs w:val="14"/>
              </w:rPr>
            </w:pPr>
            <w:r>
              <w:rPr>
                <w:rFonts w:ascii="微软雅黑" w:eastAsia="微软雅黑" w:hAnsi="微软雅黑" w:cs="微软雅黑"/>
                <w:w w:val="95"/>
                <w:sz w:val="14"/>
                <w:szCs w:val="14"/>
              </w:rPr>
              <w:t>备份前缀名，支持通配符（%g,%G,%h,%H,%s,</w:t>
            </w:r>
          </w:p>
          <w:p w:rsidR="00737AD2" w:rsidRDefault="007003A1">
            <w:pPr>
              <w:pStyle w:val="TableParagraph"/>
              <w:spacing w:before="1"/>
              <w:ind w:left="1191"/>
              <w:rPr>
                <w:rFonts w:ascii="微软雅黑" w:eastAsia="微软雅黑" w:hAnsi="微软雅黑" w:cs="微软雅黑"/>
                <w:sz w:val="14"/>
                <w:szCs w:val="14"/>
              </w:rPr>
            </w:pPr>
            <w:r>
              <w:rPr>
                <w:rFonts w:ascii="微软雅黑" w:eastAsia="微软雅黑" w:hAnsi="微软雅黑" w:cs="微软雅黑"/>
                <w:sz w:val="14"/>
                <w:szCs w:val="14"/>
              </w:rPr>
              <w:t>%S），缺省为空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Prefix:"%g_bk_"</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查看数据库所有备份信息</w:t>
      </w:r>
    </w:p>
    <w:p w:rsidR="00737AD2" w:rsidRDefault="00EC10B3">
      <w:pPr>
        <w:pStyle w:val="BodyText"/>
        <w:spacing w:before="50"/>
        <w:ind w:left="897"/>
        <w:rPr>
          <w:rFonts w:ascii="仿宋" w:eastAsia="仿宋" w:hAnsi="仿宋" w:cs="仿宋"/>
        </w:rPr>
      </w:pPr>
      <w:r w:rsidRPr="00EC10B3">
        <w:pict>
          <v:group id="_x0000_s2801" style="position:absolute;left:0;text-align:left;margin-left:95.85pt;margin-top:6.95pt;width:459.45pt;height:10.6pt;z-index:-25435;mso-position-horizontal-relative:page" coordorigin="1917,139" coordsize="9189,212">
            <v:shape id="_x0000_s280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db.listBackup()</w:t>
      </w:r>
    </w:p>
    <w:p w:rsidR="00737AD2" w:rsidRDefault="00737AD2">
      <w:pPr>
        <w:spacing w:before="6" w:line="100" w:lineRule="exact"/>
        <w:rPr>
          <w:sz w:val="10"/>
          <w:szCs w:val="10"/>
        </w:rPr>
      </w:pPr>
    </w:p>
    <w:p w:rsidR="00737AD2" w:rsidRDefault="007003A1">
      <w:pPr>
        <w:pStyle w:val="Heading3"/>
        <w:ind w:left="79" w:right="8411"/>
        <w:jc w:val="center"/>
      </w:pPr>
      <w:bookmarkStart w:id="549" w:name="db.listCollections()"/>
      <w:bookmarkStart w:id="550" w:name="_bookmark191"/>
      <w:bookmarkEnd w:id="549"/>
      <w:bookmarkEnd w:id="550"/>
      <w:r>
        <w:rPr>
          <w:w w:val="95"/>
        </w:rPr>
        <w:t>db.listCollections()</w:t>
      </w:r>
    </w:p>
    <w:p w:rsidR="00737AD2" w:rsidRDefault="00737AD2">
      <w:pPr>
        <w:spacing w:before="2" w:line="200" w:lineRule="exact"/>
        <w:rPr>
          <w:sz w:val="20"/>
          <w:szCs w:val="20"/>
        </w:rPr>
      </w:pPr>
    </w:p>
    <w:p w:rsidR="00737AD2" w:rsidRDefault="007003A1">
      <w:pPr>
        <w:pStyle w:val="BodyText"/>
        <w:spacing w:line="253" w:lineRule="auto"/>
        <w:ind w:left="613" w:right="2663"/>
      </w:pPr>
      <w:r>
        <w:rPr>
          <w:w w:val="95"/>
        </w:rPr>
        <w:t>db.listCollections()</w:t>
      </w:r>
      <w:r>
        <w:rPr>
          <w:w w:val="93"/>
        </w:rPr>
        <w:t xml:space="preserve"> </w:t>
      </w:r>
      <w:r>
        <w:rPr>
          <w:w w:val="95"/>
        </w:rPr>
        <w:t>枚举集合，执行此方法会将指定集合空间下的集合信息全部显示出来。</w:t>
      </w:r>
    </w:p>
    <w:p w:rsidR="00737AD2" w:rsidRDefault="00737AD2">
      <w:pPr>
        <w:spacing w:before="4" w:line="180" w:lineRule="exact"/>
        <w:rPr>
          <w:sz w:val="18"/>
          <w:szCs w:val="18"/>
        </w:rPr>
      </w:pPr>
    </w:p>
    <w:p w:rsidR="00737AD2" w:rsidRDefault="007003A1">
      <w:pPr>
        <w:pStyle w:val="BodyText"/>
        <w:ind w:left="613"/>
      </w:pPr>
      <w:r>
        <w:t>示例</w:t>
      </w:r>
    </w:p>
    <w:p w:rsidR="00737AD2" w:rsidRDefault="00EC10B3">
      <w:pPr>
        <w:pStyle w:val="BodyText"/>
        <w:numPr>
          <w:ilvl w:val="0"/>
          <w:numId w:val="7"/>
        </w:numPr>
        <w:tabs>
          <w:tab w:val="left" w:pos="897"/>
        </w:tabs>
        <w:spacing w:before="66"/>
        <w:ind w:left="897"/>
        <w:rPr>
          <w:rFonts w:ascii="仿宋" w:eastAsia="仿宋" w:hAnsi="仿宋" w:cs="仿宋"/>
        </w:rPr>
      </w:pPr>
      <w:r w:rsidRPr="00EC10B3">
        <w:pict>
          <v:group id="_x0000_s2799" style="position:absolute;left:0;text-align:left;margin-left:95.85pt;margin-top:7.75pt;width:459.45pt;height:10.6pt;z-index:-25434;mso-position-horizontal-relative:page" coordorigin="1917,155" coordsize="9189,212">
            <v:shape id="_x0000_s2800" style="position:absolute;left:1917;top:155;width:9189;height:212" coordorigin="1917,155" coordsize="9189,212" path="m1917,155r9189,l11106,367r-9189,l1917,155xe" fillcolor="#efefef" stroked="f">
              <v:path arrowok="t"/>
            </v:shape>
            <w10:wrap anchorx="page"/>
          </v:group>
        </w:pict>
      </w:r>
      <w:r w:rsidR="007003A1">
        <w:rPr>
          <w:rFonts w:ascii="仿宋" w:eastAsia="仿宋" w:hAnsi="仿宋" w:cs="仿宋"/>
        </w:rPr>
        <w:t>db.listCollections()</w:t>
      </w:r>
    </w:p>
    <w:p w:rsidR="00737AD2" w:rsidRDefault="007003A1">
      <w:pPr>
        <w:pStyle w:val="BodyText"/>
        <w:spacing w:before="34"/>
        <w:ind w:left="897"/>
      </w:pPr>
      <w:r>
        <w:t>返回：</w:t>
      </w:r>
    </w:p>
    <w:p w:rsidR="00737AD2" w:rsidRDefault="00EC10B3">
      <w:pPr>
        <w:pStyle w:val="BodyText"/>
        <w:spacing w:before="6"/>
        <w:ind w:left="1297"/>
        <w:rPr>
          <w:rFonts w:ascii="仿宋" w:eastAsia="仿宋" w:hAnsi="仿宋" w:cs="仿宋"/>
        </w:rPr>
      </w:pPr>
      <w:r w:rsidRPr="00EC10B3">
        <w:pict>
          <v:group id="_x0000_s2797" style="position:absolute;left:0;text-align:left;margin-left:95.85pt;margin-top:4.75pt;width:459.45pt;height:127.2pt;z-index:-25433;mso-position-horizontal-relative:page" coordorigin="1917,95" coordsize="9189,2544">
            <v:shape id="_x0000_s2798" style="position:absolute;left:1917;top:95;width:9189;height:2544" coordorigin="1917,95" coordsize="9189,2544" path="m1917,95r9189,l11106,2639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"Name": "foo.bar",</w:t>
      </w:r>
    </w:p>
    <w:p w:rsidR="00737AD2" w:rsidRDefault="007003A1">
      <w:pPr>
        <w:pStyle w:val="BodyText"/>
        <w:spacing w:line="212" w:lineRule="exact"/>
        <w:ind w:left="1697"/>
        <w:rPr>
          <w:rFonts w:ascii="仿宋" w:eastAsia="仿宋" w:hAnsi="仿宋" w:cs="仿宋"/>
        </w:rPr>
      </w:pPr>
      <w:r>
        <w:rPr>
          <w:rFonts w:ascii="仿宋" w:eastAsia="仿宋" w:hAnsi="仿宋" w:cs="仿宋"/>
        </w:rPr>
        <w:t>"Details": [</w:t>
      </w:r>
    </w:p>
    <w:p w:rsidR="00737AD2" w:rsidRDefault="007003A1">
      <w:pPr>
        <w:pStyle w:val="BodyText"/>
        <w:spacing w:line="212" w:lineRule="exact"/>
        <w:ind w:left="1897"/>
        <w:rPr>
          <w:rFonts w:ascii="仿宋" w:eastAsia="仿宋" w:hAnsi="仿宋" w:cs="仿宋"/>
        </w:rPr>
      </w:pPr>
      <w:r>
        <w:rPr>
          <w:rFonts w:ascii="仿宋" w:eastAsia="仿宋" w:hAnsi="仿宋" w:cs="仿宋"/>
        </w:rPr>
        <w:t>{</w:t>
      </w:r>
    </w:p>
    <w:p w:rsidR="00737AD2" w:rsidRDefault="007003A1">
      <w:pPr>
        <w:pStyle w:val="BodyText"/>
        <w:spacing w:line="212" w:lineRule="exact"/>
        <w:ind w:left="2097"/>
        <w:rPr>
          <w:rFonts w:ascii="仿宋" w:eastAsia="仿宋" w:hAnsi="仿宋" w:cs="仿宋"/>
        </w:rPr>
      </w:pPr>
      <w:r>
        <w:rPr>
          <w:rFonts w:ascii="仿宋" w:eastAsia="仿宋" w:hAnsi="仿宋" w:cs="仿宋"/>
        </w:rPr>
        <w:t>"ID": 0,</w:t>
      </w:r>
    </w:p>
    <w:p w:rsidR="00737AD2" w:rsidRDefault="007003A1">
      <w:pPr>
        <w:pStyle w:val="BodyText"/>
        <w:spacing w:line="212" w:lineRule="exact"/>
        <w:ind w:left="2097"/>
        <w:rPr>
          <w:rFonts w:ascii="仿宋" w:eastAsia="仿宋" w:hAnsi="仿宋" w:cs="仿宋"/>
        </w:rPr>
      </w:pPr>
      <w:r>
        <w:rPr>
          <w:rFonts w:ascii="仿宋" w:eastAsia="仿宋" w:hAnsi="仿宋" w:cs="仿宋"/>
        </w:rPr>
        <w:t>"Logical ID": 1,</w:t>
      </w:r>
    </w:p>
    <w:p w:rsidR="00737AD2" w:rsidRDefault="007003A1">
      <w:pPr>
        <w:pStyle w:val="BodyText"/>
        <w:spacing w:line="212" w:lineRule="exact"/>
        <w:ind w:left="2097"/>
        <w:rPr>
          <w:rFonts w:ascii="仿宋" w:eastAsia="仿宋" w:hAnsi="仿宋" w:cs="仿宋"/>
        </w:rPr>
      </w:pPr>
      <w:r>
        <w:rPr>
          <w:rFonts w:ascii="仿宋" w:eastAsia="仿宋" w:hAnsi="仿宋" w:cs="仿宋"/>
        </w:rPr>
        <w:t>"Sequence": 1,</w:t>
      </w:r>
    </w:p>
    <w:p w:rsidR="00737AD2" w:rsidRDefault="007003A1">
      <w:pPr>
        <w:pStyle w:val="BodyText"/>
        <w:spacing w:line="212" w:lineRule="exact"/>
        <w:ind w:left="2097"/>
        <w:rPr>
          <w:rFonts w:ascii="仿宋" w:eastAsia="仿宋" w:hAnsi="仿宋" w:cs="仿宋"/>
        </w:rPr>
      </w:pPr>
      <w:r>
        <w:rPr>
          <w:rFonts w:ascii="仿宋" w:eastAsia="仿宋" w:hAnsi="仿宋" w:cs="仿宋"/>
        </w:rPr>
        <w:t>"Indexes": 2,</w:t>
      </w:r>
    </w:p>
    <w:p w:rsidR="00737AD2" w:rsidRDefault="007003A1">
      <w:pPr>
        <w:pStyle w:val="BodyText"/>
        <w:spacing w:line="212" w:lineRule="exact"/>
        <w:ind w:left="2097"/>
        <w:rPr>
          <w:rFonts w:ascii="仿宋" w:eastAsia="仿宋" w:hAnsi="仿宋" w:cs="仿宋"/>
        </w:rPr>
      </w:pPr>
      <w:r>
        <w:rPr>
          <w:rFonts w:ascii="仿宋" w:eastAsia="仿宋" w:hAnsi="仿宋" w:cs="仿宋"/>
        </w:rPr>
        <w:t>"Status": "Normal"</w:t>
      </w:r>
    </w:p>
    <w:p w:rsidR="00737AD2" w:rsidRDefault="007003A1">
      <w:pPr>
        <w:pStyle w:val="BodyText"/>
        <w:spacing w:line="212" w:lineRule="exact"/>
        <w:ind w:left="19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33"/>
      </w:pPr>
      <w:bookmarkStart w:id="551" w:name="db.listCollectionSpaces()"/>
      <w:bookmarkStart w:id="552" w:name="_bookmark192"/>
      <w:bookmarkEnd w:id="551"/>
      <w:bookmarkEnd w:id="552"/>
      <w:r>
        <w:rPr>
          <w:w w:val="95"/>
        </w:rPr>
        <w:t>db.listCollectionSpaces()</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db.listCollectionSpaces()</w:t>
      </w:r>
      <w:r>
        <w:rPr>
          <w:w w:val="93"/>
        </w:rPr>
        <w:t xml:space="preserve"> </w:t>
      </w:r>
      <w:r>
        <w:rPr>
          <w:w w:val="95"/>
        </w:rPr>
        <w:t>枚举数据库中所有的集合空间。</w:t>
      </w:r>
    </w:p>
    <w:p w:rsidR="00737AD2" w:rsidRDefault="00737AD2">
      <w:pPr>
        <w:spacing w:before="4" w:line="180" w:lineRule="exact"/>
        <w:rPr>
          <w:sz w:val="18"/>
          <w:szCs w:val="18"/>
        </w:rPr>
      </w:pPr>
    </w:p>
    <w:p w:rsidR="00737AD2" w:rsidRDefault="007003A1">
      <w:pPr>
        <w:pStyle w:val="BodyText"/>
      </w:pPr>
      <w:r>
        <w:t>示例</w:t>
      </w:r>
    </w:p>
    <w:p w:rsidR="00737AD2" w:rsidRDefault="00EC10B3">
      <w:pPr>
        <w:pStyle w:val="BodyText"/>
        <w:numPr>
          <w:ilvl w:val="1"/>
          <w:numId w:val="7"/>
        </w:numPr>
        <w:tabs>
          <w:tab w:val="left" w:pos="1217"/>
        </w:tabs>
        <w:spacing w:before="66"/>
        <w:ind w:left="1217"/>
        <w:rPr>
          <w:rFonts w:ascii="仿宋" w:eastAsia="仿宋" w:hAnsi="仿宋" w:cs="仿宋"/>
        </w:rPr>
      </w:pPr>
      <w:r w:rsidRPr="00EC10B3">
        <w:pict>
          <v:group id="_x0000_s2795" style="position:absolute;left:0;text-align:left;margin-left:95.85pt;margin-top:7.75pt;width:459.45pt;height:10.6pt;z-index:-25432;mso-position-horizontal-relative:page" coordorigin="1917,155" coordsize="9189,212">
            <v:shape id="_x0000_s2796" style="position:absolute;left:1917;top:155;width:9189;height:212" coordorigin="1917,155" coordsize="9189,212" path="m1917,155r9189,l11106,367r-9189,l1917,155xe" fillcolor="#efefef" stroked="f">
              <v:path arrowok="t"/>
            </v:shape>
            <w10:wrap anchorx="page"/>
          </v:group>
        </w:pict>
      </w:r>
      <w:r w:rsidR="007003A1">
        <w:rPr>
          <w:rFonts w:ascii="仿宋" w:eastAsia="仿宋" w:hAnsi="仿宋" w:cs="仿宋"/>
        </w:rPr>
        <w:t>db.listCollectionSpaces()</w:t>
      </w:r>
    </w:p>
    <w:p w:rsidR="00737AD2" w:rsidRDefault="007003A1">
      <w:pPr>
        <w:pStyle w:val="BodyText"/>
        <w:spacing w:before="34"/>
        <w:ind w:left="1217"/>
      </w:pPr>
      <w:r>
        <w:t>返回：</w:t>
      </w:r>
    </w:p>
    <w:p w:rsidR="00737AD2" w:rsidRDefault="00EC10B3">
      <w:pPr>
        <w:pStyle w:val="BodyText"/>
        <w:spacing w:before="6"/>
        <w:ind w:left="1817"/>
        <w:rPr>
          <w:rFonts w:ascii="仿宋" w:eastAsia="仿宋" w:hAnsi="仿宋" w:cs="仿宋"/>
        </w:rPr>
      </w:pPr>
      <w:r w:rsidRPr="00EC10B3">
        <w:pict>
          <v:group id="_x0000_s2793" style="position:absolute;left:0;text-align:left;margin-left:95.85pt;margin-top:4.75pt;width:459.45pt;height:31.8pt;z-index:-25431;mso-position-horizontal-relative:page" coordorigin="1917,95" coordsize="9189,636">
            <v:shape id="_x0000_s2794"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"Name":"foo"</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385" w:right="8278"/>
        <w:jc w:val="center"/>
      </w:pPr>
      <w:bookmarkStart w:id="553" w:name="db.listDomains()"/>
      <w:bookmarkStart w:id="554" w:name="_bookmark193"/>
      <w:bookmarkEnd w:id="553"/>
      <w:bookmarkEnd w:id="554"/>
      <w:r>
        <w:rPr>
          <w:w w:val="95"/>
        </w:rPr>
        <w:t>db.listDomains()</w:t>
      </w:r>
    </w:p>
    <w:p w:rsidR="00737AD2" w:rsidRDefault="00737AD2">
      <w:pPr>
        <w:spacing w:before="2" w:line="200" w:lineRule="exact"/>
        <w:rPr>
          <w:sz w:val="20"/>
          <w:szCs w:val="20"/>
        </w:rPr>
      </w:pPr>
    </w:p>
    <w:p w:rsidR="00737AD2" w:rsidRDefault="007003A1">
      <w:pPr>
        <w:pStyle w:val="BodyText"/>
        <w:spacing w:line="253" w:lineRule="auto"/>
        <w:ind w:right="3671"/>
      </w:pPr>
      <w:r>
        <w:rPr>
          <w:w w:val="95"/>
        </w:rPr>
        <w:t>db.listDomains()</w:t>
      </w:r>
      <w:r>
        <w:rPr>
          <w:w w:val="94"/>
        </w:rPr>
        <w:t xml:space="preserve"> </w:t>
      </w:r>
      <w:r>
        <w:rPr>
          <w:w w:val="95"/>
        </w:rPr>
        <w:t>枚举域，执行此方法会显示系统中所有由用户创建的域。</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numPr>
          <w:ilvl w:val="1"/>
          <w:numId w:val="7"/>
        </w:numPr>
        <w:tabs>
          <w:tab w:val="left" w:pos="1217"/>
        </w:tabs>
        <w:spacing w:before="98" w:line="294" w:lineRule="exact"/>
        <w:ind w:left="1217" w:right="7836"/>
      </w:pPr>
      <w:r>
        <w:rPr>
          <w:w w:val="90"/>
          <w:position w:val="1"/>
        </w:rPr>
        <w:t>db.listDomains()</w:t>
      </w:r>
      <w:r>
        <w:rPr>
          <w:w w:val="94"/>
          <w:position w:val="1"/>
        </w:rPr>
        <w:t xml:space="preserve"> </w:t>
      </w:r>
      <w:r>
        <w:rPr>
          <w:w w:val="95"/>
        </w:rPr>
        <w:t>返回：</w:t>
      </w:r>
    </w:p>
    <w:p w:rsidR="00737AD2" w:rsidRDefault="00EC10B3">
      <w:pPr>
        <w:pStyle w:val="BodyText"/>
        <w:spacing w:before="40"/>
        <w:ind w:left="1197" w:right="9182"/>
        <w:jc w:val="center"/>
        <w:rPr>
          <w:rFonts w:ascii="仿宋" w:eastAsia="仿宋" w:hAnsi="仿宋" w:cs="仿宋"/>
        </w:rPr>
      </w:pPr>
      <w:r w:rsidRPr="00EC10B3">
        <w:pict>
          <v:group id="_x0000_s2791" style="position:absolute;left:0;text-align:left;margin-left:95.85pt;margin-top:6.45pt;width:459.45pt;height:169.6pt;z-index:-25430;mso-position-horizontal-relative:page" coordorigin="1917,129" coordsize="9189,3392">
            <v:shape id="_x0000_s2792" style="position:absolute;left:1917;top:129;width:9189;height:3392" coordorigin="1917,129" coordsize="9189,3392" path="m1917,129r9189,l11106,3521r-9189,l1917,129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"539ea19669d195f36432111a"</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"Name": "hello",</w:t>
      </w:r>
    </w:p>
    <w:p w:rsidR="00737AD2" w:rsidRDefault="007003A1">
      <w:pPr>
        <w:pStyle w:val="BodyText"/>
        <w:spacing w:line="212" w:lineRule="exact"/>
        <w:ind w:left="1417"/>
        <w:rPr>
          <w:rFonts w:ascii="仿宋" w:eastAsia="仿宋" w:hAnsi="仿宋" w:cs="仿宋"/>
        </w:rPr>
      </w:pPr>
      <w:r>
        <w:rPr>
          <w:rFonts w:ascii="仿宋" w:eastAsia="仿宋" w:hAnsi="仿宋" w:cs="仿宋"/>
        </w:rPr>
        <w:t>"Groups":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"GroupName": "data1",</w:t>
      </w:r>
    </w:p>
    <w:p w:rsidR="00737AD2" w:rsidRDefault="007003A1">
      <w:pPr>
        <w:pStyle w:val="BodyText"/>
        <w:spacing w:line="212" w:lineRule="exact"/>
        <w:ind w:left="1817"/>
        <w:rPr>
          <w:rFonts w:ascii="仿宋" w:eastAsia="仿宋" w:hAnsi="仿宋" w:cs="仿宋"/>
        </w:rPr>
      </w:pPr>
      <w:r>
        <w:rPr>
          <w:rFonts w:ascii="仿宋" w:eastAsia="仿宋" w:hAnsi="仿宋" w:cs="仿宋"/>
        </w:rPr>
        <w:t>"GroupID": 1000</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"GroupName": "data2",</w:t>
      </w:r>
    </w:p>
    <w:p w:rsidR="00737AD2" w:rsidRDefault="007003A1">
      <w:pPr>
        <w:pStyle w:val="BodyText"/>
        <w:spacing w:line="212" w:lineRule="exact"/>
        <w:ind w:left="1817"/>
        <w:rPr>
          <w:rFonts w:ascii="仿宋" w:eastAsia="仿宋" w:hAnsi="仿宋" w:cs="仿宋"/>
        </w:rPr>
      </w:pPr>
      <w:r>
        <w:rPr>
          <w:rFonts w:ascii="仿宋" w:eastAsia="仿宋" w:hAnsi="仿宋" w:cs="仿宋"/>
        </w:rPr>
        <w:t>"GroupID": 1001</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433"/>
      </w:pPr>
      <w:bookmarkStart w:id="555" w:name="db.listProcedures()"/>
      <w:bookmarkStart w:id="556" w:name="_bookmark194"/>
      <w:bookmarkEnd w:id="555"/>
      <w:bookmarkEnd w:id="556"/>
      <w:r>
        <w:rPr>
          <w:w w:val="95"/>
        </w:rPr>
        <w:t>db.listProcedures()</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db.listProcedures([cond])</w:t>
      </w:r>
      <w:r>
        <w:rPr>
          <w:w w:val="94"/>
        </w:rPr>
        <w:t xml:space="preserve"> </w:t>
      </w:r>
      <w:r>
        <w:rPr>
          <w:w w:val="95"/>
        </w:rPr>
        <w:t>枚举所有的存储过程函数。</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条件为空时，枚举所有的函数，不为</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空时，枚举符合条件函数。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003A1">
      <w:pPr>
        <w:pStyle w:val="BodyText"/>
        <w:spacing w:before="79" w:line="168" w:lineRule="auto"/>
        <w:ind w:right="203"/>
      </w:pPr>
      <w:r>
        <w:rPr>
          <w:w w:val="95"/>
        </w:rPr>
        <w:t>listProcedures()方法的定义，只有一个json对象类型的参数名cond，输入值时返回符合指定值的函数，否则</w:t>
      </w:r>
      <w:r>
        <w:t xml:space="preserve"> 的话返回所有的函数。</w:t>
      </w:r>
    </w:p>
    <w:p w:rsidR="00737AD2" w:rsidRDefault="00737AD2">
      <w:pPr>
        <w:spacing w:line="168" w:lineRule="auto"/>
        <w:sectPr w:rsidR="00737AD2">
          <w:headerReference w:type="even" r:id="rId68"/>
          <w:headerReference w:type="default" r:id="rId69"/>
          <w:pgSz w:w="12240" w:h="15840"/>
          <w:pgMar w:top="900" w:right="1020" w:bottom="280" w:left="700" w:header="713" w:footer="0" w:gutter="0"/>
          <w:pgNumType w:start="162"/>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返回所有的函数信息</w:t>
      </w:r>
    </w:p>
    <w:p w:rsidR="00737AD2" w:rsidRDefault="00EC10B3">
      <w:pPr>
        <w:pStyle w:val="BodyText"/>
        <w:spacing w:before="10"/>
        <w:ind w:left="897"/>
        <w:rPr>
          <w:rFonts w:ascii="仿宋" w:eastAsia="仿宋" w:hAnsi="仿宋" w:cs="仿宋"/>
        </w:rPr>
      </w:pPr>
      <w:r w:rsidRPr="00EC10B3">
        <w:pict>
          <v:group id="_x0000_s2789" style="position:absolute;left:0;text-align:left;margin-left:95.85pt;margin-top:4.95pt;width:459.45pt;height:106pt;z-index:-25429;mso-position-horizontal-relative:page" coordorigin="1917,99" coordsize="9189,2120">
            <v:shape id="_x0000_s2790" style="position:absolute;left:1917;top:99;width:9189;height:2120" coordorigin="1917,99" coordsize="9189,2120" path="m1917,99r9189,l11106,2219r-9189,l1917,99xe" fillcolor="#efefef" stroked="f">
              <v:path arrowok="t"/>
            </v:shape>
            <w10:wrap anchorx="page"/>
          </v:group>
        </w:pict>
      </w:r>
      <w:r w:rsidR="007003A1">
        <w:rPr>
          <w:rFonts w:ascii="仿宋" w:eastAsia="仿宋" w:hAnsi="仿宋" w:cs="仿宋"/>
        </w:rPr>
        <w:t>&gt;db.listProcedures()</w:t>
      </w:r>
    </w:p>
    <w:p w:rsidR="00737AD2" w:rsidRDefault="007003A1">
      <w:pPr>
        <w:pStyle w:val="BodyText"/>
        <w:spacing w:line="212" w:lineRule="exact"/>
        <w:ind w:left="897"/>
        <w:rPr>
          <w:rFonts w:ascii="仿宋" w:eastAsia="仿宋" w:hAnsi="仿宋" w:cs="仿宋"/>
        </w:rPr>
      </w:pPr>
      <w:r>
        <w:rPr>
          <w:rFonts w:ascii="仿宋" w:eastAsia="仿宋" w:hAnsi="仿宋" w:cs="仿宋"/>
        </w:rPr>
        <w:t>{ "_id" : { "$oid" : "52480389f5ce8d5817c4c353" }, "name" : "sum", "func" : "function</w:t>
      </w:r>
    </w:p>
    <w:p w:rsidR="00737AD2" w:rsidRDefault="007003A1">
      <w:pPr>
        <w:pStyle w:val="BodyText"/>
        <w:spacing w:line="212" w:lineRule="exact"/>
        <w:ind w:left="877" w:right="8322"/>
        <w:jc w:val="center"/>
        <w:rPr>
          <w:rFonts w:ascii="仿宋" w:eastAsia="仿宋" w:hAnsi="仿宋" w:cs="仿宋"/>
        </w:rPr>
      </w:pPr>
      <w:r>
        <w:rPr>
          <w:rFonts w:ascii="仿宋" w:eastAsia="仿宋" w:hAnsi="仿宋" w:cs="仿宋"/>
        </w:rPr>
        <w:t>sum(x, y) {</w:t>
      </w:r>
    </w:p>
    <w:p w:rsidR="00737AD2" w:rsidRDefault="007003A1">
      <w:pPr>
        <w:pStyle w:val="BodyText"/>
        <w:spacing w:line="212" w:lineRule="exact"/>
        <w:ind w:left="577" w:right="7222"/>
        <w:jc w:val="center"/>
        <w:rPr>
          <w:rFonts w:ascii="仿宋" w:eastAsia="仿宋" w:hAnsi="仿宋" w:cs="仿宋"/>
        </w:rPr>
      </w:pPr>
      <w:r>
        <w:rPr>
          <w:rFonts w:ascii="仿宋" w:eastAsia="仿宋" w:hAnsi="仿宋" w:cs="仿宋"/>
        </w:rPr>
        <w:t>return x + y;</w:t>
      </w:r>
    </w:p>
    <w:p w:rsidR="00737AD2" w:rsidRDefault="007003A1">
      <w:pPr>
        <w:pStyle w:val="BodyText"/>
        <w:spacing w:line="212" w:lineRule="exact"/>
        <w:ind w:left="897"/>
        <w:rPr>
          <w:rFonts w:ascii="仿宋" w:eastAsia="仿宋" w:hAnsi="仿宋" w:cs="仿宋"/>
        </w:rPr>
      </w:pPr>
      <w:r>
        <w:rPr>
          <w:rFonts w:ascii="仿宋" w:eastAsia="仿宋" w:hAnsi="仿宋" w:cs="仿宋"/>
        </w:rPr>
        <w:t>}", "funcType" : 0 }</w:t>
      </w:r>
    </w:p>
    <w:p w:rsidR="00737AD2" w:rsidRDefault="007003A1">
      <w:pPr>
        <w:pStyle w:val="BodyText"/>
        <w:spacing w:line="212" w:lineRule="exact"/>
        <w:ind w:left="897"/>
        <w:rPr>
          <w:rFonts w:ascii="仿宋" w:eastAsia="仿宋" w:hAnsi="仿宋" w:cs="仿宋"/>
        </w:rPr>
      </w:pPr>
      <w:r>
        <w:rPr>
          <w:rFonts w:ascii="仿宋" w:eastAsia="仿宋" w:hAnsi="仿宋" w:cs="仿宋"/>
        </w:rPr>
        <w:t>{ "_id" : { "$oid" : "52480d3ef5ce8d5817c4c354" }, "name" : "getAll", "func" : "function</w:t>
      </w:r>
    </w:p>
    <w:p w:rsidR="00737AD2" w:rsidRDefault="007003A1">
      <w:pPr>
        <w:pStyle w:val="BodyText"/>
        <w:spacing w:line="212" w:lineRule="exact"/>
        <w:ind w:left="997"/>
        <w:rPr>
          <w:rFonts w:ascii="仿宋" w:eastAsia="仿宋" w:hAnsi="仿宋" w:cs="仿宋"/>
        </w:rPr>
      </w:pPr>
      <w:r>
        <w:rPr>
          <w:rFonts w:ascii="仿宋" w:eastAsia="仿宋" w:hAnsi="仿宋" w:cs="仿宋"/>
        </w:rPr>
        <w:t>getAll() {</w:t>
      </w:r>
    </w:p>
    <w:p w:rsidR="00737AD2" w:rsidRDefault="007003A1">
      <w:pPr>
        <w:pStyle w:val="BodyText"/>
        <w:spacing w:line="212" w:lineRule="exact"/>
        <w:ind w:left="1297"/>
        <w:rPr>
          <w:rFonts w:ascii="仿宋" w:eastAsia="仿宋" w:hAnsi="仿宋" w:cs="仿宋"/>
        </w:rPr>
      </w:pPr>
      <w:r>
        <w:rPr>
          <w:rFonts w:ascii="仿宋" w:eastAsia="仿宋" w:hAnsi="仿宋" w:cs="仿宋"/>
        </w:rPr>
        <w:t>return db.foo.bar.find();</w:t>
      </w:r>
    </w:p>
    <w:p w:rsidR="00737AD2" w:rsidRDefault="007003A1">
      <w:pPr>
        <w:pStyle w:val="BodyText"/>
        <w:spacing w:line="212" w:lineRule="exact"/>
        <w:ind w:left="897"/>
        <w:rPr>
          <w:rFonts w:ascii="仿宋" w:eastAsia="仿宋" w:hAnsi="仿宋" w:cs="仿宋"/>
        </w:rPr>
      </w:pPr>
      <w:r>
        <w:rPr>
          <w:rFonts w:ascii="仿宋" w:eastAsia="仿宋" w:hAnsi="仿宋" w:cs="仿宋"/>
        </w:rPr>
        <w:t>}", "funcType" : 0 }</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指定返回函数名为sum的记录</w:t>
      </w:r>
    </w:p>
    <w:p w:rsidR="00737AD2" w:rsidRDefault="00EC10B3">
      <w:pPr>
        <w:pStyle w:val="BodyText"/>
        <w:spacing w:before="10"/>
        <w:ind w:left="897"/>
        <w:rPr>
          <w:rFonts w:ascii="仿宋" w:eastAsia="仿宋" w:hAnsi="仿宋" w:cs="仿宋"/>
        </w:rPr>
      </w:pPr>
      <w:r w:rsidRPr="00EC10B3">
        <w:pict>
          <v:group id="_x0000_s2787" style="position:absolute;left:0;text-align:left;margin-left:95.85pt;margin-top:4.95pt;width:459.45pt;height:53pt;z-index:-25428;mso-position-horizontal-relative:page" coordorigin="1917,99" coordsize="9189,1060">
            <v:shape id="_x0000_s2788" style="position:absolute;left:1917;top:99;width:9189;height:1060" coordorigin="1917,99" coordsize="9189,1060" path="m1917,99r9189,l11106,1159r-9189,l1917,99xe" fillcolor="#efefef" stroked="f">
              <v:path arrowok="t"/>
            </v:shape>
            <w10:wrap anchorx="page"/>
          </v:group>
        </w:pict>
      </w:r>
      <w:r w:rsidR="007003A1">
        <w:rPr>
          <w:rFonts w:ascii="仿宋" w:eastAsia="仿宋" w:hAnsi="仿宋" w:cs="仿宋"/>
        </w:rPr>
        <w:t>&gt;db.listProcedures({name:"sum"})</w:t>
      </w:r>
    </w:p>
    <w:p w:rsidR="00737AD2" w:rsidRDefault="007003A1">
      <w:pPr>
        <w:pStyle w:val="BodyText"/>
        <w:spacing w:line="212" w:lineRule="exact"/>
        <w:ind w:left="897"/>
        <w:rPr>
          <w:rFonts w:ascii="仿宋" w:eastAsia="仿宋" w:hAnsi="仿宋" w:cs="仿宋"/>
        </w:rPr>
      </w:pPr>
      <w:r>
        <w:rPr>
          <w:rFonts w:ascii="仿宋" w:eastAsia="仿宋" w:hAnsi="仿宋" w:cs="仿宋"/>
        </w:rPr>
        <w:t>{ "_id" : { "$oid" : "52480389f5ce8d5817c4c353" }, "name" : "sum", "func" : "function</w:t>
      </w:r>
    </w:p>
    <w:p w:rsidR="00737AD2" w:rsidRDefault="007003A1">
      <w:pPr>
        <w:pStyle w:val="BodyText"/>
        <w:spacing w:line="212" w:lineRule="exact"/>
        <w:ind w:left="877" w:right="8322"/>
        <w:jc w:val="center"/>
        <w:rPr>
          <w:rFonts w:ascii="仿宋" w:eastAsia="仿宋" w:hAnsi="仿宋" w:cs="仿宋"/>
        </w:rPr>
      </w:pPr>
      <w:r>
        <w:rPr>
          <w:rFonts w:ascii="仿宋" w:eastAsia="仿宋" w:hAnsi="仿宋" w:cs="仿宋"/>
        </w:rPr>
        <w:t>sum(x, y) {</w:t>
      </w:r>
    </w:p>
    <w:p w:rsidR="00737AD2" w:rsidRDefault="007003A1">
      <w:pPr>
        <w:pStyle w:val="BodyText"/>
        <w:spacing w:line="212" w:lineRule="exact"/>
        <w:ind w:left="577" w:right="7222"/>
        <w:jc w:val="center"/>
        <w:rPr>
          <w:rFonts w:ascii="仿宋" w:eastAsia="仿宋" w:hAnsi="仿宋" w:cs="仿宋"/>
        </w:rPr>
      </w:pPr>
      <w:r>
        <w:rPr>
          <w:rFonts w:ascii="仿宋" w:eastAsia="仿宋" w:hAnsi="仿宋" w:cs="仿宋"/>
        </w:rPr>
        <w:t>return x + y;</w:t>
      </w:r>
    </w:p>
    <w:p w:rsidR="00737AD2" w:rsidRDefault="007003A1">
      <w:pPr>
        <w:pStyle w:val="BodyText"/>
        <w:spacing w:line="212" w:lineRule="exact"/>
        <w:ind w:left="897"/>
        <w:rPr>
          <w:rFonts w:ascii="仿宋" w:eastAsia="仿宋" w:hAnsi="仿宋" w:cs="仿宋"/>
        </w:rPr>
      </w:pPr>
      <w:r>
        <w:rPr>
          <w:rFonts w:ascii="仿宋" w:eastAsia="仿宋" w:hAnsi="仿宋" w:cs="仿宋"/>
        </w:rPr>
        <w:t>}", "funcType" : 0 }</w:t>
      </w:r>
    </w:p>
    <w:p w:rsidR="00737AD2" w:rsidRDefault="00737AD2">
      <w:pPr>
        <w:spacing w:before="6" w:line="100" w:lineRule="exact"/>
        <w:rPr>
          <w:sz w:val="10"/>
          <w:szCs w:val="10"/>
        </w:rPr>
      </w:pPr>
    </w:p>
    <w:p w:rsidR="00737AD2" w:rsidRDefault="007003A1">
      <w:pPr>
        <w:pStyle w:val="Heading3"/>
        <w:ind w:left="0" w:right="7946"/>
        <w:jc w:val="center"/>
      </w:pPr>
      <w:bookmarkStart w:id="557" w:name="db.listReplicaGroups()"/>
      <w:bookmarkStart w:id="558" w:name="_bookmark195"/>
      <w:bookmarkEnd w:id="557"/>
      <w:bookmarkEnd w:id="558"/>
      <w:r>
        <w:rPr>
          <w:w w:val="95"/>
        </w:rPr>
        <w:t>db.listReplicaGroups()</w:t>
      </w:r>
    </w:p>
    <w:p w:rsidR="00737AD2" w:rsidRDefault="00737AD2">
      <w:pPr>
        <w:spacing w:before="2" w:line="200" w:lineRule="exact"/>
        <w:rPr>
          <w:sz w:val="20"/>
          <w:szCs w:val="20"/>
        </w:rPr>
      </w:pPr>
    </w:p>
    <w:p w:rsidR="00737AD2" w:rsidRDefault="007003A1">
      <w:pPr>
        <w:pStyle w:val="BodyText"/>
        <w:spacing w:line="253" w:lineRule="auto"/>
        <w:ind w:left="613" w:right="7424"/>
      </w:pPr>
      <w:r>
        <w:rPr>
          <w:w w:val="90"/>
        </w:rPr>
        <w:t>db.listReplicaGroups()</w:t>
      </w:r>
      <w:r>
        <w:rPr>
          <w:w w:val="94"/>
        </w:rPr>
        <w:t xml:space="preserve"> </w:t>
      </w:r>
      <w:r>
        <w:rPr>
          <w:w w:val="95"/>
        </w:rPr>
        <w:t>枚举分区组。</w:t>
      </w:r>
    </w:p>
    <w:p w:rsidR="00737AD2" w:rsidRDefault="00737AD2">
      <w:pPr>
        <w:spacing w:before="4" w:line="180" w:lineRule="exact"/>
        <w:rPr>
          <w:sz w:val="18"/>
          <w:szCs w:val="18"/>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返回所有分区组信息，命令如下：</w:t>
      </w:r>
    </w:p>
    <w:p w:rsidR="00737AD2" w:rsidRDefault="00EC10B3">
      <w:pPr>
        <w:pStyle w:val="BodyText"/>
        <w:spacing w:before="84" w:line="172" w:lineRule="auto"/>
        <w:ind w:left="897" w:right="6681"/>
        <w:rPr>
          <w:rFonts w:ascii="仿宋" w:eastAsia="仿宋" w:hAnsi="仿宋" w:cs="仿宋"/>
        </w:rPr>
      </w:pPr>
      <w:r w:rsidRPr="00EC10B3">
        <w:pict>
          <v:group id="_x0000_s2785" style="position:absolute;left:0;text-align:left;margin-left:95.85pt;margin-top:4.9pt;width:459.45pt;height:339.2pt;z-index:-25427;mso-position-horizontal-relative:page" coordorigin="1917,98" coordsize="9189,6784">
            <v:shape id="_x0000_s2786" style="position:absolute;left:1917;top:98;width:9189;height:6784" coordorigin="1917,98" coordsize="9189,6784" path="m1917,98r9189,l11106,6882r-9189,l1917,98xe" fillcolor="#efefef" stroked="f">
              <v:path arrowok="t"/>
            </v:shape>
            <w10:wrap anchorx="page"/>
          </v:group>
        </w:pict>
      </w:r>
      <w:r w:rsidR="007003A1">
        <w:rPr>
          <w:rFonts w:ascii="仿宋" w:eastAsia="仿宋" w:hAnsi="仿宋" w:cs="仿宋"/>
        </w:rPr>
        <w:t>&gt; db.listReplicaGroups() 返回：{</w:t>
      </w:r>
    </w:p>
    <w:p w:rsidR="00737AD2" w:rsidRDefault="007003A1">
      <w:pPr>
        <w:pStyle w:val="BodyText"/>
        <w:spacing w:line="220" w:lineRule="exact"/>
        <w:ind w:left="877" w:right="8222"/>
        <w:jc w:val="center"/>
        <w:rPr>
          <w:rFonts w:ascii="仿宋" w:eastAsia="仿宋" w:hAnsi="仿宋" w:cs="仿宋"/>
        </w:rPr>
      </w:pPr>
      <w:r>
        <w:rPr>
          <w:rFonts w:ascii="仿宋" w:eastAsia="仿宋" w:hAnsi="仿宋" w:cs="仿宋"/>
        </w:rPr>
        <w:t>"Group": [</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"dbpath": "/opt/sequoiadb/data/11800",</w:t>
      </w:r>
    </w:p>
    <w:p w:rsidR="00737AD2" w:rsidRDefault="007003A1">
      <w:pPr>
        <w:pStyle w:val="BodyText"/>
        <w:spacing w:line="212" w:lineRule="exact"/>
        <w:ind w:left="1497"/>
        <w:rPr>
          <w:rFonts w:ascii="仿宋" w:eastAsia="仿宋" w:hAnsi="仿宋" w:cs="仿宋"/>
        </w:rPr>
      </w:pPr>
      <w:r>
        <w:rPr>
          <w:rFonts w:ascii="仿宋" w:eastAsia="仿宋" w:hAnsi="仿宋" w:cs="仿宋"/>
        </w:rPr>
        <w:t>"HostName": "vmsvr2-suse-x64",</w:t>
      </w:r>
    </w:p>
    <w:p w:rsidR="00737AD2" w:rsidRDefault="007003A1">
      <w:pPr>
        <w:pStyle w:val="BodyText"/>
        <w:spacing w:line="212" w:lineRule="exact"/>
        <w:ind w:left="1497"/>
        <w:rPr>
          <w:rFonts w:ascii="仿宋" w:eastAsia="仿宋" w:hAnsi="仿宋" w:cs="仿宋"/>
        </w:rPr>
      </w:pPr>
      <w:r>
        <w:rPr>
          <w:rFonts w:ascii="仿宋" w:eastAsia="仿宋" w:hAnsi="仿宋" w:cs="仿宋"/>
        </w:rPr>
        <w:t>"Service": [</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0,</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"11800"</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1,</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"11801"</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2,</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"11802"</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3,</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"11803"</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"NodeID": 1000</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"dbpath": "/opt/sequoiadb/data/11850",</w:t>
      </w:r>
    </w:p>
    <w:p w:rsidR="00737AD2" w:rsidRDefault="007003A1">
      <w:pPr>
        <w:pStyle w:val="BodyText"/>
        <w:spacing w:line="212" w:lineRule="exact"/>
        <w:ind w:left="1497"/>
        <w:rPr>
          <w:rFonts w:ascii="仿宋" w:eastAsia="仿宋" w:hAnsi="仿宋" w:cs="仿宋"/>
        </w:rPr>
      </w:pPr>
      <w:r>
        <w:rPr>
          <w:rFonts w:ascii="仿宋" w:eastAsia="仿宋" w:hAnsi="仿宋" w:cs="仿宋"/>
        </w:rPr>
        <w:t>"HostName": "vmsvr2-suse-x64",</w:t>
      </w:r>
    </w:p>
    <w:p w:rsidR="00737AD2" w:rsidRDefault="007003A1">
      <w:pPr>
        <w:pStyle w:val="BodyText"/>
        <w:spacing w:line="212" w:lineRule="exact"/>
        <w:ind w:left="1497"/>
        <w:rPr>
          <w:rFonts w:ascii="仿宋" w:eastAsia="仿宋" w:hAnsi="仿宋" w:cs="仿宋"/>
        </w:rPr>
      </w:pPr>
      <w:r>
        <w:rPr>
          <w:rFonts w:ascii="仿宋" w:eastAsia="仿宋" w:hAnsi="仿宋" w:cs="仿宋"/>
        </w:rPr>
        <w:t>"Service": [</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0,</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2217"/>
        <w:rPr>
          <w:rFonts w:ascii="仿宋" w:eastAsia="仿宋" w:hAnsi="仿宋" w:cs="仿宋"/>
        </w:rPr>
      </w:pPr>
      <w:r w:rsidRPr="00EC10B3">
        <w:pict>
          <v:group id="_x0000_s2783" style="position:absolute;left:0;text-align:left;margin-left:95.85pt;margin-top:4.7pt;width:459.45pt;height:296.8pt;z-index:-25426;mso-position-horizontal-relative:page" coordorigin="1917,94" coordsize="9189,5936">
            <v:shape id="_x0000_s2784" style="position:absolute;left:1917;top:94;width:9189;height:5936" coordorigin="1917,94" coordsize="9189,5936" path="m1917,94r9189,l11106,6030r-9189,l1917,94xe" fillcolor="#efefef" stroked="f">
              <v:path arrowok="t"/>
            </v:shape>
            <w10:wrap anchorx="page"/>
          </v:group>
        </w:pict>
      </w:r>
      <w:r w:rsidR="007003A1">
        <w:rPr>
          <w:rFonts w:ascii="仿宋" w:eastAsia="仿宋" w:hAnsi="仿宋" w:cs="仿宋"/>
        </w:rPr>
        <w:t>"Name": "11850"</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217"/>
        <w:rPr>
          <w:rFonts w:ascii="仿宋" w:eastAsia="仿宋" w:hAnsi="仿宋" w:cs="仿宋"/>
        </w:rPr>
      </w:pPr>
      <w:r>
        <w:rPr>
          <w:rFonts w:ascii="仿宋" w:eastAsia="仿宋" w:hAnsi="仿宋" w:cs="仿宋"/>
        </w:rPr>
        <w:t>"Type": 1,</w:t>
      </w:r>
    </w:p>
    <w:p w:rsidR="00737AD2" w:rsidRDefault="007003A1">
      <w:pPr>
        <w:pStyle w:val="BodyText"/>
        <w:spacing w:line="212" w:lineRule="exact"/>
        <w:ind w:left="2217"/>
        <w:rPr>
          <w:rFonts w:ascii="仿宋" w:eastAsia="仿宋" w:hAnsi="仿宋" w:cs="仿宋"/>
        </w:rPr>
      </w:pPr>
      <w:r>
        <w:rPr>
          <w:rFonts w:ascii="仿宋" w:eastAsia="仿宋" w:hAnsi="仿宋" w:cs="仿宋"/>
        </w:rPr>
        <w:t>"Name": "11851"</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217"/>
        <w:rPr>
          <w:rFonts w:ascii="仿宋" w:eastAsia="仿宋" w:hAnsi="仿宋" w:cs="仿宋"/>
        </w:rPr>
      </w:pPr>
      <w:r>
        <w:rPr>
          <w:rFonts w:ascii="仿宋" w:eastAsia="仿宋" w:hAnsi="仿宋" w:cs="仿宋"/>
        </w:rPr>
        <w:t>"Type": 2,</w:t>
      </w:r>
    </w:p>
    <w:p w:rsidR="00737AD2" w:rsidRDefault="007003A1">
      <w:pPr>
        <w:pStyle w:val="BodyText"/>
        <w:spacing w:line="212" w:lineRule="exact"/>
        <w:ind w:left="2217"/>
        <w:rPr>
          <w:rFonts w:ascii="仿宋" w:eastAsia="仿宋" w:hAnsi="仿宋" w:cs="仿宋"/>
        </w:rPr>
      </w:pPr>
      <w:r>
        <w:rPr>
          <w:rFonts w:ascii="仿宋" w:eastAsia="仿宋" w:hAnsi="仿宋" w:cs="仿宋"/>
        </w:rPr>
        <w:t>"Name": "11852"</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2217"/>
        <w:rPr>
          <w:rFonts w:ascii="仿宋" w:eastAsia="仿宋" w:hAnsi="仿宋" w:cs="仿宋"/>
        </w:rPr>
      </w:pPr>
      <w:r>
        <w:rPr>
          <w:rFonts w:ascii="仿宋" w:eastAsia="仿宋" w:hAnsi="仿宋" w:cs="仿宋"/>
        </w:rPr>
        <w:t>"Type": 3,</w:t>
      </w:r>
    </w:p>
    <w:p w:rsidR="00737AD2" w:rsidRDefault="007003A1">
      <w:pPr>
        <w:pStyle w:val="BodyText"/>
        <w:spacing w:line="212" w:lineRule="exact"/>
        <w:ind w:left="2217"/>
        <w:rPr>
          <w:rFonts w:ascii="仿宋" w:eastAsia="仿宋" w:hAnsi="仿宋" w:cs="仿宋"/>
        </w:rPr>
      </w:pPr>
      <w:r>
        <w:rPr>
          <w:rFonts w:ascii="仿宋" w:eastAsia="仿宋" w:hAnsi="仿宋" w:cs="仿宋"/>
        </w:rPr>
        <w:t>"Name": "11853"</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"NodeID": 1001</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"GroupID": 1001,</w:t>
      </w:r>
    </w:p>
    <w:p w:rsidR="00737AD2" w:rsidRDefault="007003A1">
      <w:pPr>
        <w:pStyle w:val="BodyText"/>
        <w:spacing w:line="212" w:lineRule="exact"/>
        <w:ind w:left="1417"/>
        <w:rPr>
          <w:rFonts w:ascii="仿宋" w:eastAsia="仿宋" w:hAnsi="仿宋" w:cs="仿宋"/>
        </w:rPr>
      </w:pPr>
      <w:r>
        <w:rPr>
          <w:rFonts w:ascii="仿宋" w:eastAsia="仿宋" w:hAnsi="仿宋" w:cs="仿宋"/>
        </w:rPr>
        <w:t>"GroupName": "group",</w:t>
      </w:r>
    </w:p>
    <w:p w:rsidR="00737AD2" w:rsidRDefault="007003A1">
      <w:pPr>
        <w:pStyle w:val="BodyText"/>
        <w:spacing w:line="212" w:lineRule="exact"/>
        <w:ind w:left="1417"/>
        <w:rPr>
          <w:rFonts w:ascii="仿宋" w:eastAsia="仿宋" w:hAnsi="仿宋" w:cs="仿宋"/>
        </w:rPr>
      </w:pPr>
      <w:r>
        <w:rPr>
          <w:rFonts w:ascii="仿宋" w:eastAsia="仿宋" w:hAnsi="仿宋" w:cs="仿宋"/>
        </w:rPr>
        <w:t>"PrimaryNode": 1001,</w:t>
      </w:r>
    </w:p>
    <w:p w:rsidR="00737AD2" w:rsidRDefault="007003A1">
      <w:pPr>
        <w:pStyle w:val="BodyText"/>
        <w:spacing w:line="212" w:lineRule="exact"/>
        <w:ind w:left="1417"/>
        <w:rPr>
          <w:rFonts w:ascii="仿宋" w:eastAsia="仿宋" w:hAnsi="仿宋" w:cs="仿宋"/>
        </w:rPr>
      </w:pPr>
      <w:r>
        <w:rPr>
          <w:rFonts w:ascii="仿宋" w:eastAsia="仿宋" w:hAnsi="仿宋" w:cs="仿宋"/>
        </w:rPr>
        <w:t>"Role": 0,</w:t>
      </w:r>
    </w:p>
    <w:p w:rsidR="00737AD2" w:rsidRDefault="007003A1">
      <w:pPr>
        <w:pStyle w:val="BodyText"/>
        <w:spacing w:line="212" w:lineRule="exact"/>
        <w:ind w:left="1417"/>
        <w:rPr>
          <w:rFonts w:ascii="仿宋" w:eastAsia="仿宋" w:hAnsi="仿宋" w:cs="仿宋"/>
        </w:rPr>
      </w:pPr>
      <w:r>
        <w:rPr>
          <w:rFonts w:ascii="仿宋" w:eastAsia="仿宋" w:hAnsi="仿宋" w:cs="仿宋"/>
        </w:rPr>
        <w:t>"Status": 1,</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"Version": 5,</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"_id": {</w:t>
      </w:r>
    </w:p>
    <w:p w:rsidR="00737AD2" w:rsidRDefault="007003A1">
      <w:pPr>
        <w:pStyle w:val="BodyText"/>
        <w:spacing w:line="212" w:lineRule="exact"/>
        <w:ind w:left="1617"/>
        <w:rPr>
          <w:rFonts w:ascii="仿宋" w:eastAsia="仿宋" w:hAnsi="仿宋" w:cs="仿宋"/>
          <w:lang w:eastAsia="zh-CN"/>
        </w:rPr>
      </w:pPr>
      <w:r>
        <w:rPr>
          <w:rFonts w:ascii="仿宋" w:eastAsia="仿宋" w:hAnsi="仿宋" w:cs="仿宋"/>
          <w:lang w:eastAsia="zh-CN"/>
        </w:rPr>
        <w:t>"$oid": "517b2fc33d7e6f820fc0eb57"</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1217"/>
        <w:rPr>
          <w:lang w:eastAsia="zh-CN"/>
        </w:rPr>
      </w:pPr>
      <w:r>
        <w:rPr>
          <w:lang w:eastAsia="zh-CN"/>
        </w:rPr>
        <w:t>这个分区组有有两个节点：11800和11850，其中11850为主节点。</w:t>
      </w:r>
      <w:hyperlink w:anchor="_bookmark76" w:history="1">
        <w:r>
          <w:rPr>
            <w:color w:val="0000FF"/>
            <w:lang w:eastAsia="zh-CN"/>
          </w:rPr>
          <w:t>分区组详细信息请点击这里</w:t>
        </w:r>
      </w:hyperlink>
    </w:p>
    <w:p w:rsidR="00737AD2" w:rsidRDefault="00737AD2">
      <w:pPr>
        <w:spacing w:before="5" w:line="110" w:lineRule="exact"/>
        <w:rPr>
          <w:sz w:val="11"/>
          <w:szCs w:val="11"/>
          <w:lang w:eastAsia="zh-CN"/>
        </w:rPr>
      </w:pPr>
    </w:p>
    <w:p w:rsidR="00737AD2" w:rsidRDefault="007003A1">
      <w:pPr>
        <w:pStyle w:val="Heading3"/>
        <w:ind w:left="433"/>
      </w:pPr>
      <w:bookmarkStart w:id="559" w:name="db.listTasks()"/>
      <w:bookmarkStart w:id="560" w:name="_bookmark196"/>
      <w:bookmarkEnd w:id="559"/>
      <w:bookmarkEnd w:id="560"/>
      <w:r>
        <w:rPr>
          <w:w w:val="95"/>
        </w:rPr>
        <w:t>db.listTasks()</w:t>
      </w:r>
    </w:p>
    <w:p w:rsidR="00737AD2" w:rsidRDefault="00737AD2">
      <w:pPr>
        <w:spacing w:before="2" w:line="200" w:lineRule="exact"/>
        <w:rPr>
          <w:sz w:val="20"/>
          <w:szCs w:val="20"/>
        </w:rPr>
      </w:pPr>
    </w:p>
    <w:p w:rsidR="00737AD2" w:rsidRDefault="007003A1">
      <w:pPr>
        <w:pStyle w:val="BodyText"/>
        <w:spacing w:line="253" w:lineRule="auto"/>
        <w:ind w:right="4121"/>
      </w:pPr>
      <w:r>
        <w:rPr>
          <w:w w:val="90"/>
        </w:rPr>
        <w:t>db.listTasks([cond],[sel],[orderBy],[hint])</w:t>
      </w:r>
      <w:r>
        <w:rPr>
          <w:w w:val="94"/>
        </w:rPr>
        <w:t xml:space="preserve"> </w:t>
      </w:r>
      <w:r>
        <w:rPr>
          <w:w w:val="95"/>
        </w:rPr>
        <w:t>查看数据库所有后台任务</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任务过滤条件</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任务选择字段</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hint</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保留项</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列出系统所有后台任务</w:t>
      </w:r>
    </w:p>
    <w:p w:rsidR="00737AD2" w:rsidRDefault="00EC10B3">
      <w:pPr>
        <w:pStyle w:val="BodyText"/>
        <w:spacing w:before="50"/>
        <w:ind w:left="1217"/>
        <w:rPr>
          <w:rFonts w:ascii="仿宋" w:eastAsia="仿宋" w:hAnsi="仿宋" w:cs="仿宋"/>
        </w:rPr>
      </w:pPr>
      <w:r w:rsidRPr="00EC10B3">
        <w:pict>
          <v:group id="_x0000_s2781" style="position:absolute;left:0;text-align:left;margin-left:95.85pt;margin-top:6.95pt;width:459.45pt;height:10.6pt;z-index:-25425;mso-position-horizontal-relative:page" coordorigin="1917,139" coordsize="9189,212">
            <v:shape id="_x0000_s278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db.listTasks()</w:t>
      </w:r>
    </w:p>
    <w:p w:rsidR="00737AD2" w:rsidRDefault="00737AD2">
      <w:pPr>
        <w:spacing w:before="6" w:line="100" w:lineRule="exact"/>
        <w:rPr>
          <w:sz w:val="10"/>
          <w:szCs w:val="10"/>
        </w:rPr>
      </w:pPr>
    </w:p>
    <w:p w:rsidR="00737AD2" w:rsidRDefault="007003A1">
      <w:pPr>
        <w:pStyle w:val="Heading3"/>
        <w:ind w:left="433"/>
      </w:pPr>
      <w:bookmarkStart w:id="561" w:name="db.removeBackup()"/>
      <w:bookmarkStart w:id="562" w:name="_bookmark197"/>
      <w:bookmarkEnd w:id="561"/>
      <w:bookmarkEnd w:id="562"/>
      <w:r>
        <w:rPr>
          <w:w w:val="95"/>
        </w:rPr>
        <w:t>db.removeBackup()</w:t>
      </w:r>
    </w:p>
    <w:p w:rsidR="00737AD2" w:rsidRDefault="00737AD2">
      <w:pPr>
        <w:spacing w:before="2" w:line="200" w:lineRule="exact"/>
        <w:rPr>
          <w:sz w:val="20"/>
          <w:szCs w:val="20"/>
        </w:rPr>
      </w:pPr>
    </w:p>
    <w:p w:rsidR="00737AD2" w:rsidRDefault="007003A1">
      <w:pPr>
        <w:pStyle w:val="BodyText"/>
        <w:spacing w:line="253" w:lineRule="auto"/>
        <w:ind w:right="5692"/>
      </w:pPr>
      <w:r>
        <w:rPr>
          <w:w w:val="90"/>
        </w:rPr>
        <w:t xml:space="preserve">db.removeBackup </w:t>
      </w:r>
      <w:r>
        <w:rPr>
          <w:spacing w:val="34"/>
          <w:w w:val="90"/>
        </w:rPr>
        <w:t xml:space="preserve"> </w:t>
      </w:r>
      <w:r>
        <w:rPr>
          <w:w w:val="90"/>
        </w:rPr>
        <w:t>([options])</w:t>
      </w:r>
      <w:r>
        <w:rPr>
          <w:w w:val="92"/>
        </w:rPr>
        <w:t xml:space="preserve"> </w:t>
      </w:r>
      <w:r>
        <w:rPr>
          <w:w w:val="95"/>
        </w:rPr>
        <w:t>删除数据库备份</w:t>
      </w:r>
    </w:p>
    <w:p w:rsidR="00737AD2" w:rsidRDefault="00737AD2">
      <w:pPr>
        <w:spacing w:line="253" w:lineRule="auto"/>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1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设定备份名，指定复制组，备份路径</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等参数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rPr>
          <w:w w:val="95"/>
        </w:rPr>
        <w:t>Options格式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2016"/>
        <w:gridCol w:w="4299"/>
        <w:gridCol w:w="3157"/>
      </w:tblGrid>
      <w:tr w:rsidR="00737AD2">
        <w:trPr>
          <w:trHeight w:hRule="exact" w:val="305"/>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299" w:type="dxa"/>
            <w:tcBorders>
              <w:top w:val="nil"/>
              <w:left w:val="nil"/>
              <w:bottom w:val="nil"/>
              <w:right w:val="single" w:sz="8" w:space="0" w:color="000000"/>
            </w:tcBorders>
          </w:tcPr>
          <w:p w:rsidR="00737AD2" w:rsidRDefault="007003A1">
            <w:pPr>
              <w:pStyle w:val="TableParagraph"/>
              <w:spacing w:line="223" w:lineRule="exact"/>
              <w:ind w:left="1191"/>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指定备份的复制组ID，缺省为所有复制组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GroupID:1000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GroupID:[1000,</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1001]</w:t>
            </w:r>
          </w:p>
        </w:tc>
      </w:tr>
      <w:tr w:rsidR="00737AD2">
        <w:trPr>
          <w:trHeight w:hRule="exact" w:val="54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指定备份的复制组名，缺省为所有复制组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GroupName:"data1"</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或</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GroupName:["data1",</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"data2"]</w:t>
            </w:r>
          </w:p>
        </w:tc>
      </w:tr>
      <w:tr w:rsidR="00737AD2">
        <w:trPr>
          <w:trHeight w:hRule="exact" w:val="30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备份名称，缺省删除所有备份</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Name:"backup-2014-1-1"</w:t>
            </w:r>
          </w:p>
        </w:tc>
      </w:tr>
      <w:tr w:rsidR="00737AD2">
        <w:trPr>
          <w:trHeight w:hRule="exact" w:val="78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Path</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sz w:val="14"/>
                <w:szCs w:val="14"/>
                <w:lang w:eastAsia="zh-CN"/>
              </w:rPr>
              <w:t>备份路径，缺省为配置参数指定的备份路径。</w:t>
            </w:r>
            <w:r>
              <w:rPr>
                <w:rFonts w:ascii="微软雅黑" w:eastAsia="微软雅黑" w:hAnsi="微软雅黑" w:cs="微软雅黑"/>
                <w:sz w:val="14"/>
                <w:szCs w:val="14"/>
              </w:rPr>
              <w:t>该</w:t>
            </w:r>
          </w:p>
          <w:p w:rsidR="00737AD2" w:rsidRDefault="007003A1">
            <w:pPr>
              <w:pStyle w:val="TableParagraph"/>
              <w:spacing w:before="1" w:line="241" w:lineRule="auto"/>
              <w:ind w:left="1191" w:right="110"/>
              <w:rPr>
                <w:rFonts w:ascii="微软雅黑" w:eastAsia="微软雅黑" w:hAnsi="微软雅黑" w:cs="微软雅黑"/>
                <w:sz w:val="14"/>
                <w:szCs w:val="14"/>
              </w:rPr>
            </w:pPr>
            <w:r>
              <w:rPr>
                <w:rFonts w:ascii="微软雅黑" w:eastAsia="微软雅黑" w:hAnsi="微软雅黑" w:cs="微软雅黑"/>
                <w:w w:val="95"/>
                <w:sz w:val="14"/>
                <w:szCs w:val="14"/>
              </w:rPr>
              <w:t>路径支持通配符（%g/%G:</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%h/%H:</w:t>
            </w:r>
            <w:r>
              <w:rPr>
                <w:rFonts w:ascii="微软雅黑" w:eastAsia="微软雅黑" w:hAnsi="微软雅黑" w:cs="微软雅黑"/>
                <w:w w:val="93"/>
                <w:sz w:val="14"/>
                <w:szCs w:val="14"/>
              </w:rPr>
              <w:t xml:space="preserve"> </w:t>
            </w:r>
            <w:r>
              <w:rPr>
                <w:rFonts w:ascii="微软雅黑" w:eastAsia="微软雅黑" w:hAnsi="微软雅黑" w:cs="微软雅黑"/>
                <w:w w:val="95"/>
                <w:sz w:val="14"/>
                <w:szCs w:val="14"/>
              </w:rPr>
              <w:t>host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%s/%S:service</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name）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Path:"/opt/sequoiadb/backup/%g"</w:t>
            </w:r>
          </w:p>
        </w:tc>
      </w:tr>
      <w:tr w:rsidR="00737AD2">
        <w:trPr>
          <w:trHeight w:hRule="exact" w:val="540"/>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上述Path参数所配置的路径是否为配置参数指定</w:t>
            </w:r>
          </w:p>
          <w:p w:rsidR="00737AD2" w:rsidRDefault="007003A1">
            <w:pPr>
              <w:pStyle w:val="TableParagraph"/>
              <w:spacing w:before="1"/>
              <w:ind w:left="1191"/>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的备份路径的子目录，缺省为false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IsSubDir:false</w:t>
            </w:r>
          </w:p>
        </w:tc>
      </w:tr>
      <w:tr w:rsidR="00737AD2">
        <w:trPr>
          <w:trHeight w:hRule="exact" w:val="535"/>
        </w:trPr>
        <w:tc>
          <w:tcPr>
            <w:tcW w:w="201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w:t>
            </w:r>
          </w:p>
        </w:tc>
        <w:tc>
          <w:tcPr>
            <w:tcW w:w="4299" w:type="dxa"/>
            <w:tcBorders>
              <w:top w:val="nil"/>
              <w:left w:val="nil"/>
              <w:bottom w:val="nil"/>
              <w:right w:val="single" w:sz="8" w:space="0" w:color="000000"/>
            </w:tcBorders>
          </w:tcPr>
          <w:p w:rsidR="00737AD2" w:rsidRDefault="007003A1">
            <w:pPr>
              <w:pStyle w:val="TableParagraph"/>
              <w:spacing w:line="218" w:lineRule="exact"/>
              <w:ind w:left="1191"/>
              <w:rPr>
                <w:rFonts w:ascii="微软雅黑" w:eastAsia="微软雅黑" w:hAnsi="微软雅黑" w:cs="微软雅黑"/>
                <w:sz w:val="14"/>
                <w:szCs w:val="14"/>
              </w:rPr>
            </w:pPr>
            <w:r>
              <w:rPr>
                <w:rFonts w:ascii="微软雅黑" w:eastAsia="微软雅黑" w:hAnsi="微软雅黑" w:cs="微软雅黑"/>
                <w:w w:val="95"/>
                <w:sz w:val="14"/>
                <w:szCs w:val="14"/>
              </w:rPr>
              <w:t>备份前缀名，支持通配符（%g,%G,%h,%H,%s,</w:t>
            </w:r>
          </w:p>
          <w:p w:rsidR="00737AD2" w:rsidRDefault="007003A1">
            <w:pPr>
              <w:pStyle w:val="TableParagraph"/>
              <w:spacing w:before="1"/>
              <w:ind w:left="1191"/>
              <w:rPr>
                <w:rFonts w:ascii="微软雅黑" w:eastAsia="微软雅黑" w:hAnsi="微软雅黑" w:cs="微软雅黑"/>
                <w:sz w:val="14"/>
                <w:szCs w:val="14"/>
              </w:rPr>
            </w:pPr>
            <w:r>
              <w:rPr>
                <w:rFonts w:ascii="微软雅黑" w:eastAsia="微软雅黑" w:hAnsi="微软雅黑" w:cs="微软雅黑"/>
                <w:sz w:val="14"/>
                <w:szCs w:val="14"/>
              </w:rPr>
              <w:t>%S），缺省为空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Prefix:"%g_bk_"</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删除数据库中备份名为“backup-2014-1-1”的备份信息</w:t>
      </w:r>
    </w:p>
    <w:p w:rsidR="00737AD2" w:rsidRDefault="00EC10B3">
      <w:pPr>
        <w:pStyle w:val="BodyText"/>
        <w:spacing w:before="50"/>
        <w:ind w:left="897"/>
        <w:rPr>
          <w:rFonts w:ascii="仿宋" w:eastAsia="仿宋" w:hAnsi="仿宋" w:cs="仿宋"/>
        </w:rPr>
      </w:pPr>
      <w:r w:rsidRPr="00EC10B3">
        <w:pict>
          <v:group id="_x0000_s2779" style="position:absolute;left:0;text-align:left;margin-left:95.85pt;margin-top:6.95pt;width:459.45pt;height:10.6pt;z-index:-25424;mso-position-horizontal-relative:page" coordorigin="1917,139" coordsize="9189,212">
            <v:shape id="_x0000_s278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db.removeBackup({Name:"backup-2014-1-1"})</w:t>
      </w:r>
    </w:p>
    <w:p w:rsidR="00737AD2" w:rsidRDefault="00737AD2">
      <w:pPr>
        <w:spacing w:before="6" w:line="100" w:lineRule="exact"/>
        <w:rPr>
          <w:sz w:val="10"/>
          <w:szCs w:val="10"/>
        </w:rPr>
      </w:pPr>
    </w:p>
    <w:p w:rsidR="00737AD2" w:rsidRDefault="007003A1">
      <w:pPr>
        <w:pStyle w:val="Heading3"/>
      </w:pPr>
      <w:bookmarkStart w:id="563" w:name="db.removeProcedure()"/>
      <w:bookmarkStart w:id="564" w:name="_bookmark198"/>
      <w:bookmarkEnd w:id="563"/>
      <w:bookmarkEnd w:id="564"/>
      <w:r>
        <w:rPr>
          <w:w w:val="95"/>
        </w:rPr>
        <w:t>db.removeProcedure()</w:t>
      </w:r>
    </w:p>
    <w:p w:rsidR="00737AD2" w:rsidRDefault="00737AD2">
      <w:pPr>
        <w:spacing w:before="2" w:line="200" w:lineRule="exact"/>
        <w:rPr>
          <w:sz w:val="20"/>
          <w:szCs w:val="20"/>
        </w:rPr>
      </w:pPr>
    </w:p>
    <w:p w:rsidR="00737AD2" w:rsidRDefault="007003A1">
      <w:pPr>
        <w:pStyle w:val="BodyText"/>
        <w:spacing w:line="253" w:lineRule="auto"/>
        <w:ind w:left="613" w:right="2663"/>
      </w:pPr>
      <w:r>
        <w:rPr>
          <w:w w:val="90"/>
        </w:rPr>
        <w:t xml:space="preserve">db.removeProcedure(&lt;function </w:t>
      </w:r>
      <w:r>
        <w:rPr>
          <w:spacing w:val="36"/>
          <w:w w:val="90"/>
        </w:rPr>
        <w:t xml:space="preserve"> </w:t>
      </w:r>
      <w:r>
        <w:rPr>
          <w:w w:val="90"/>
        </w:rPr>
        <w:t xml:space="preserve">name&gt;) </w:t>
      </w:r>
      <w:r>
        <w:rPr>
          <w:w w:val="95"/>
        </w:rPr>
        <w:t>删除指定的函数名，函数名必须存在，否则出现异常信息。</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692"/>
        <w:gridCol w:w="3044"/>
        <w:gridCol w:w="2363"/>
        <w:gridCol w:w="2373"/>
      </w:tblGrid>
      <w:tr w:rsidR="00737AD2">
        <w:trPr>
          <w:trHeight w:hRule="exact" w:val="295"/>
        </w:trPr>
        <w:tc>
          <w:tcPr>
            <w:tcW w:w="169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044"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26"/>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69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function</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name</w:t>
            </w:r>
          </w:p>
        </w:tc>
        <w:tc>
          <w:tcPr>
            <w:tcW w:w="304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26"/>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003A1">
      <w:pPr>
        <w:pStyle w:val="BodyText"/>
        <w:spacing w:before="79" w:line="168" w:lineRule="auto"/>
        <w:ind w:left="613" w:right="117"/>
      </w:pPr>
      <w:r>
        <w:rPr>
          <w:w w:val="95"/>
        </w:rPr>
        <w:t xml:space="preserve">removeProcedure()方法的定义，只有一个字符串类型的参数名function     </w:t>
      </w:r>
      <w:r>
        <w:rPr>
          <w:spacing w:val="5"/>
          <w:w w:val="95"/>
        </w:rPr>
        <w:t xml:space="preserve"> </w:t>
      </w:r>
      <w:r>
        <w:rPr>
          <w:w w:val="95"/>
        </w:rPr>
        <w:t>name，它的值必须已存在，否则异</w:t>
      </w:r>
      <w:r>
        <w:t xml:space="preserve"> 常。</w:t>
      </w:r>
    </w:p>
    <w:p w:rsidR="00737AD2" w:rsidRDefault="00737AD2">
      <w:pPr>
        <w:spacing w:before="14" w:line="200" w:lineRule="exact"/>
        <w:rPr>
          <w:sz w:val="20"/>
          <w:szCs w:val="20"/>
        </w:rPr>
      </w:pPr>
    </w:p>
    <w:p w:rsidR="00737AD2" w:rsidRDefault="007003A1">
      <w:pPr>
        <w:pStyle w:val="BodyText"/>
        <w:ind w:left="613"/>
      </w:pPr>
      <w:r>
        <w:t>示例</w:t>
      </w:r>
    </w:p>
    <w:p w:rsidR="00737AD2" w:rsidRDefault="007003A1">
      <w:pPr>
        <w:pStyle w:val="BodyText"/>
        <w:numPr>
          <w:ilvl w:val="0"/>
          <w:numId w:val="7"/>
        </w:numPr>
        <w:tabs>
          <w:tab w:val="left" w:pos="897"/>
        </w:tabs>
        <w:spacing w:before="34"/>
        <w:ind w:left="897"/>
      </w:pPr>
      <w:r>
        <w:rPr>
          <w:position w:val="1"/>
        </w:rPr>
        <w:t>删除sum函数</w:t>
      </w:r>
    </w:p>
    <w:p w:rsidR="00737AD2" w:rsidRDefault="00EC10B3">
      <w:pPr>
        <w:pStyle w:val="BodyText"/>
        <w:spacing w:before="10"/>
        <w:ind w:left="897"/>
        <w:rPr>
          <w:rFonts w:ascii="仿宋" w:eastAsia="仿宋" w:hAnsi="仿宋" w:cs="仿宋"/>
        </w:rPr>
      </w:pPr>
      <w:r w:rsidRPr="00EC10B3">
        <w:pict>
          <v:group id="_x0000_s2777" style="position:absolute;left:0;text-align:left;margin-left:95.85pt;margin-top:4.95pt;width:459.45pt;height:10.6pt;z-index:-25423;mso-position-horizontal-relative:page" coordorigin="1917,99" coordsize="9189,212">
            <v:shape id="_x0000_s2778"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db.removeProcedure("sum")</w:t>
      </w:r>
    </w:p>
    <w:p w:rsidR="00737AD2" w:rsidRDefault="007003A1">
      <w:pPr>
        <w:pStyle w:val="BodyText"/>
        <w:spacing w:before="49"/>
        <w:ind w:left="897"/>
      </w:pPr>
      <w:r>
        <w:rPr>
          <w:lang w:eastAsia="zh-CN"/>
        </w:rPr>
        <w:t>必须保证待删除函数的函数名和定义时的一致。</w:t>
      </w:r>
      <w:r>
        <w:t>诸如db.removeProcedure('sum')的调用将返回失败。</w:t>
      </w:r>
    </w:p>
    <w:p w:rsidR="00737AD2" w:rsidRDefault="00737AD2">
      <w:pPr>
        <w:spacing w:before="5" w:line="110" w:lineRule="exact"/>
        <w:rPr>
          <w:sz w:val="11"/>
          <w:szCs w:val="11"/>
        </w:rPr>
      </w:pPr>
    </w:p>
    <w:p w:rsidR="00737AD2" w:rsidRDefault="007003A1">
      <w:pPr>
        <w:pStyle w:val="Heading3"/>
      </w:pPr>
      <w:bookmarkStart w:id="565" w:name="db.removeRG()"/>
      <w:bookmarkStart w:id="566" w:name="_bookmark199"/>
      <w:bookmarkEnd w:id="565"/>
      <w:bookmarkEnd w:id="566"/>
      <w:r>
        <w:rPr>
          <w:w w:val="95"/>
        </w:rPr>
        <w:t>db.removeRG()</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db.removeRG(&lt;name&gt;)</w:t>
      </w:r>
      <w:r>
        <w:rPr>
          <w:w w:val="91"/>
        </w:rPr>
        <w:t xml:space="preserve"> </w:t>
      </w:r>
      <w:r>
        <w:rPr>
          <w:w w:val="95"/>
        </w:rPr>
        <w:t>删除数据库中指定的分区组。</w:t>
      </w:r>
    </w:p>
    <w:p w:rsidR="00737AD2" w:rsidRDefault="00737AD2">
      <w:pPr>
        <w:spacing w:line="253" w:lineRule="auto"/>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分区组名，同一个数据库对象中，分</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区组名唯一。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pPr>
      <w:r>
        <w:rPr>
          <w:w w:val="95"/>
        </w:rPr>
        <w:t xml:space="preserve">removeRG()   </w:t>
      </w:r>
      <w:r>
        <w:rPr>
          <w:spacing w:val="31"/>
          <w:w w:val="95"/>
        </w:rPr>
        <w:t xml:space="preserve"> </w:t>
      </w:r>
      <w:r>
        <w:rPr>
          <w:w w:val="95"/>
        </w:rPr>
        <w:t>方法的定义格式只有name字段，name的值是字符串型，必填。</w:t>
      </w:r>
    </w:p>
    <w:p w:rsidR="00737AD2" w:rsidRDefault="00EC10B3">
      <w:pPr>
        <w:pStyle w:val="BodyText"/>
        <w:spacing w:before="46"/>
        <w:rPr>
          <w:rFonts w:ascii="仿宋" w:eastAsia="仿宋" w:hAnsi="仿宋" w:cs="仿宋"/>
        </w:rPr>
      </w:pPr>
      <w:r w:rsidRPr="00EC10B3">
        <w:pict>
          <v:group id="_x0000_s2775" style="position:absolute;left:0;text-align:left;margin-left:81.7pt;margin-top:6.75pt;width:473.6pt;height:10.6pt;z-index:-25422;mso-position-horizontal-relative:page" coordorigin="1634,135" coordsize="9472,212">
            <v:shape id="_x0000_s2776"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(&lt;"分区组名"&gt;)</w:t>
      </w:r>
    </w:p>
    <w:p w:rsidR="00737AD2" w:rsidRDefault="00921398">
      <w:pPr>
        <w:pStyle w:val="BodyText"/>
        <w:spacing w:before="49" w:line="563" w:lineRule="exact"/>
      </w:pPr>
      <w:r>
        <w:pict>
          <v:shape id="_x0000_i1110"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857"/>
        </w:tabs>
        <w:spacing w:line="155" w:lineRule="exact"/>
        <w:ind w:left="1573"/>
      </w:pPr>
      <w:r>
        <w:rPr>
          <w:rFonts w:ascii="Times New Roman" w:eastAsia="Times New Roman" w:hAnsi="Times New Roman" w:cs="Times New Roman"/>
        </w:rPr>
        <w:t>•</w:t>
      </w:r>
      <w:r>
        <w:rPr>
          <w:rFonts w:ascii="Times New Roman" w:eastAsia="Times New Roman" w:hAnsi="Times New Roman" w:cs="Times New Roman"/>
        </w:rPr>
        <w:tab/>
      </w:r>
      <w:r>
        <w:rPr>
          <w:position w:val="1"/>
        </w:rPr>
        <w:t>分区组名必须存在。</w:t>
      </w:r>
    </w:p>
    <w:p w:rsidR="00737AD2" w:rsidRDefault="00737AD2">
      <w:pPr>
        <w:spacing w:before="5" w:line="220" w:lineRule="exact"/>
      </w:pPr>
    </w:p>
    <w:p w:rsidR="00737AD2" w:rsidRDefault="007003A1">
      <w:pPr>
        <w:pStyle w:val="BodyText"/>
      </w:pPr>
      <w:r>
        <w:t>示例</w:t>
      </w:r>
    </w:p>
    <w:p w:rsidR="00737AD2" w:rsidRDefault="007003A1">
      <w:pPr>
        <w:pStyle w:val="BodyText"/>
        <w:tabs>
          <w:tab w:val="left" w:pos="1217"/>
        </w:tabs>
        <w:spacing w:before="34"/>
        <w:rPr>
          <w:lang w:eastAsia="zh-CN"/>
        </w:rPr>
      </w:pPr>
      <w:r>
        <w:rPr>
          <w:rFonts w:ascii="Times New Roman" w:eastAsia="Times New Roman" w:hAnsi="Times New Roman" w:cs="Times New Roman"/>
          <w:w w:val="90"/>
          <w:lang w:eastAsia="zh-CN"/>
        </w:rPr>
        <w:t>•</w:t>
      </w:r>
      <w:r>
        <w:rPr>
          <w:rFonts w:ascii="Times New Roman" w:eastAsia="Times New Roman" w:hAnsi="Times New Roman" w:cs="Times New Roman"/>
          <w:w w:val="90"/>
          <w:lang w:eastAsia="zh-CN"/>
        </w:rPr>
        <w:tab/>
      </w:r>
      <w:r>
        <w:rPr>
          <w:w w:val="90"/>
          <w:position w:val="1"/>
          <w:lang w:eastAsia="zh-CN"/>
        </w:rPr>
        <w:t>删除名为“group”的分区组</w:t>
      </w:r>
    </w:p>
    <w:p w:rsidR="00737AD2" w:rsidRDefault="00EC10B3">
      <w:pPr>
        <w:pStyle w:val="BodyText"/>
        <w:spacing w:before="50"/>
        <w:ind w:left="1197" w:right="7282"/>
        <w:jc w:val="center"/>
        <w:rPr>
          <w:rFonts w:ascii="仿宋" w:eastAsia="仿宋" w:hAnsi="仿宋" w:cs="仿宋"/>
        </w:rPr>
      </w:pPr>
      <w:r w:rsidRPr="00EC10B3">
        <w:pict>
          <v:group id="_x0000_s2772" style="position:absolute;left:0;text-align:left;margin-left:95.85pt;margin-top:6.95pt;width:459.45pt;height:10.6pt;z-index:-25421;mso-position-horizontal-relative:page" coordorigin="1917,139" coordsize="9189,212">
            <v:shape id="_x0000_s277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db.removeRG("group")</w:t>
      </w:r>
    </w:p>
    <w:p w:rsidR="00737AD2" w:rsidRDefault="00737AD2">
      <w:pPr>
        <w:spacing w:before="6" w:line="100" w:lineRule="exact"/>
        <w:rPr>
          <w:sz w:val="10"/>
          <w:szCs w:val="10"/>
        </w:rPr>
      </w:pPr>
    </w:p>
    <w:p w:rsidR="00737AD2" w:rsidRDefault="007003A1">
      <w:pPr>
        <w:pStyle w:val="Heading3"/>
        <w:ind w:left="0" w:right="7616"/>
        <w:jc w:val="center"/>
      </w:pPr>
      <w:bookmarkStart w:id="567" w:name="db.resetSnapshot()"/>
      <w:bookmarkStart w:id="568" w:name="_bookmark200"/>
      <w:bookmarkEnd w:id="567"/>
      <w:bookmarkEnd w:id="568"/>
      <w:r>
        <w:rPr>
          <w:w w:val="95"/>
        </w:rPr>
        <w:t>db.resetSnapshot()</w:t>
      </w:r>
    </w:p>
    <w:p w:rsidR="00737AD2" w:rsidRDefault="00737AD2">
      <w:pPr>
        <w:spacing w:before="2" w:line="200" w:lineRule="exact"/>
        <w:rPr>
          <w:sz w:val="20"/>
          <w:szCs w:val="20"/>
        </w:rPr>
      </w:pPr>
    </w:p>
    <w:p w:rsidR="00737AD2" w:rsidRDefault="007003A1">
      <w:pPr>
        <w:pStyle w:val="BodyText"/>
        <w:spacing w:line="253" w:lineRule="auto"/>
        <w:ind w:right="6743"/>
      </w:pPr>
      <w:r>
        <w:rPr>
          <w:w w:val="90"/>
        </w:rPr>
        <w:t>db.resetSnapshot([cond])</w:t>
      </w:r>
      <w:r>
        <w:rPr>
          <w:w w:val="93"/>
        </w:rPr>
        <w:t xml:space="preserve"> </w:t>
      </w:r>
      <w:r>
        <w:rPr>
          <w:w w:val="95"/>
        </w:rPr>
        <w:t>重置快照。</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选择条件，只重置符合cond条件的</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快照记录，为null时，重置所有。</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pPr>
      <w:r>
        <w:rPr>
          <w:w w:val="95"/>
        </w:rPr>
        <w:t>resetSnapshot()方法定义格式有cond参数，它是一个json对象。</w:t>
      </w:r>
    </w:p>
    <w:p w:rsidR="00737AD2" w:rsidRDefault="00EC10B3">
      <w:pPr>
        <w:pStyle w:val="BodyText"/>
        <w:spacing w:before="46"/>
        <w:rPr>
          <w:rFonts w:ascii="仿宋" w:eastAsia="仿宋" w:hAnsi="仿宋" w:cs="仿宋"/>
        </w:rPr>
      </w:pPr>
      <w:r w:rsidRPr="00EC10B3">
        <w:pict>
          <v:group id="_x0000_s2770" style="position:absolute;left:0;text-align:left;margin-left:81.7pt;margin-top:6.75pt;width:473.6pt;height:10.6pt;z-index:-25420;mso-position-horizontal-relative:page" coordorigin="1634,135" coordsize="9472,212">
            <v:shape id="_x0000_s277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{["cond":"{"字段名1":{</w:t>
      </w:r>
      <w:hyperlink w:anchor="_bookmark254" w:history="1">
        <w:r w:rsidR="007003A1">
          <w:rPr>
            <w:rFonts w:ascii="仿宋" w:eastAsia="仿宋" w:hAnsi="仿宋" w:cs="仿宋"/>
            <w:color w:val="0000FF"/>
          </w:rPr>
          <w:t>"匹配符1"</w:t>
        </w:r>
      </w:hyperlink>
      <w:r w:rsidR="007003A1">
        <w:rPr>
          <w:rFonts w:ascii="仿宋" w:eastAsia="仿宋" w:hAnsi="仿宋" w:cs="仿宋"/>
          <w:color w:val="000000"/>
        </w:rPr>
        <w:t>:"值1"},"字段名2":{"匹配符2":"值2"}...}"]}</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numPr>
          <w:ilvl w:val="1"/>
          <w:numId w:val="7"/>
        </w:numPr>
        <w:tabs>
          <w:tab w:val="left" w:pos="1217"/>
        </w:tabs>
        <w:spacing w:before="34"/>
        <w:ind w:left="1217"/>
      </w:pPr>
      <w:r>
        <w:rPr>
          <w:position w:val="1"/>
        </w:rPr>
        <w:t>重置SessionID大于1的快照。</w:t>
      </w:r>
    </w:p>
    <w:p w:rsidR="00737AD2" w:rsidRDefault="00EC10B3">
      <w:pPr>
        <w:pStyle w:val="BodyText"/>
        <w:spacing w:before="50"/>
        <w:ind w:left="1217"/>
        <w:rPr>
          <w:rFonts w:ascii="仿宋" w:eastAsia="仿宋" w:hAnsi="仿宋" w:cs="仿宋"/>
        </w:rPr>
      </w:pPr>
      <w:r w:rsidRPr="00EC10B3">
        <w:pict>
          <v:group id="_x0000_s2768" style="position:absolute;left:0;text-align:left;margin-left:95.85pt;margin-top:6.95pt;width:459.45pt;height:10.6pt;z-index:-25419;mso-position-horizontal-relative:page" coordorigin="1917,139" coordsize="9189,212">
            <v:shape id="_x0000_s276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db.resetSnapshot({SessionID:{$gt:1}})</w:t>
      </w:r>
    </w:p>
    <w:p w:rsidR="00737AD2" w:rsidRDefault="00737AD2">
      <w:pPr>
        <w:spacing w:before="6" w:line="100" w:lineRule="exact"/>
        <w:rPr>
          <w:sz w:val="10"/>
          <w:szCs w:val="10"/>
        </w:rPr>
      </w:pPr>
    </w:p>
    <w:p w:rsidR="00737AD2" w:rsidRDefault="007003A1">
      <w:pPr>
        <w:pStyle w:val="Heading3"/>
        <w:ind w:left="433"/>
      </w:pPr>
      <w:bookmarkStart w:id="569" w:name="db.setSessionAttr()"/>
      <w:bookmarkStart w:id="570" w:name="_bookmark201"/>
      <w:bookmarkEnd w:id="569"/>
      <w:bookmarkEnd w:id="570"/>
      <w:r>
        <w:rPr>
          <w:w w:val="95"/>
        </w:rPr>
        <w:t>db.setSessionAttr()</w:t>
      </w:r>
    </w:p>
    <w:p w:rsidR="00737AD2" w:rsidRDefault="00737AD2">
      <w:pPr>
        <w:spacing w:before="2" w:line="200" w:lineRule="exact"/>
        <w:rPr>
          <w:sz w:val="20"/>
          <w:szCs w:val="20"/>
        </w:rPr>
      </w:pPr>
    </w:p>
    <w:p w:rsidR="00737AD2" w:rsidRDefault="007003A1">
      <w:pPr>
        <w:pStyle w:val="BodyText"/>
        <w:spacing w:line="253" w:lineRule="auto"/>
        <w:ind w:right="6700"/>
      </w:pPr>
      <w:r>
        <w:rPr>
          <w:w w:val="90"/>
        </w:rPr>
        <w:t>db.setSessionAttr</w:t>
      </w:r>
      <w:r>
        <w:rPr>
          <w:spacing w:val="14"/>
          <w:w w:val="90"/>
        </w:rPr>
        <w:t xml:space="preserve"> </w:t>
      </w:r>
      <w:r>
        <w:rPr>
          <w:w w:val="90"/>
        </w:rPr>
        <w:t>(&lt;options&gt;)</w:t>
      </w:r>
      <w:r>
        <w:rPr>
          <w:w w:val="87"/>
        </w:rPr>
        <w:t xml:space="preserve"> </w:t>
      </w:r>
      <w:r>
        <w:rPr>
          <w:w w:val="95"/>
        </w:rPr>
        <w:t>设置会话属性</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会话属性选项</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line="218"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rPr>
          <w:w w:val="95"/>
        </w:rPr>
        <w:t>options格式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2170"/>
        <w:gridCol w:w="4145"/>
        <w:gridCol w:w="3157"/>
      </w:tblGrid>
      <w:tr w:rsidR="00737AD2">
        <w:trPr>
          <w:trHeight w:hRule="exact" w:val="305"/>
        </w:trPr>
        <w:tc>
          <w:tcPr>
            <w:tcW w:w="217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14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037"/>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775"/>
        </w:trPr>
        <w:tc>
          <w:tcPr>
            <w:tcW w:w="217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PreferedInstance</w:t>
            </w:r>
          </w:p>
        </w:tc>
        <w:tc>
          <w:tcPr>
            <w:tcW w:w="414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1037"/>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会话读操作优先选取的数据库实例标识；取</w:t>
            </w:r>
          </w:p>
          <w:p w:rsidR="00737AD2" w:rsidRDefault="007003A1">
            <w:pPr>
              <w:pStyle w:val="TableParagraph"/>
              <w:spacing w:before="1" w:line="241" w:lineRule="auto"/>
              <w:ind w:left="1037" w:right="628"/>
              <w:rPr>
                <w:rFonts w:ascii="微软雅黑" w:eastAsia="微软雅黑" w:hAnsi="微软雅黑" w:cs="微软雅黑"/>
                <w:sz w:val="14"/>
                <w:szCs w:val="14"/>
              </w:rPr>
            </w:pPr>
            <w:r>
              <w:rPr>
                <w:rFonts w:ascii="微软雅黑" w:eastAsia="微软雅黑" w:hAnsi="微软雅黑" w:cs="微软雅黑"/>
                <w:w w:val="90"/>
                <w:sz w:val="14"/>
                <w:szCs w:val="14"/>
              </w:rPr>
              <w:t xml:space="preserve">值"m"/"M"/"s"/"S"/"a"/"A"/1-7，  </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分别表</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示master/slave/anyone/node1-node7</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PreferedInstance:"M"</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设置会话优先从“主”数据库实例获取数据</w:t>
      </w:r>
    </w:p>
    <w:p w:rsidR="00737AD2" w:rsidRDefault="00EC10B3">
      <w:pPr>
        <w:pStyle w:val="BodyText"/>
        <w:spacing w:before="50"/>
        <w:ind w:left="897"/>
        <w:rPr>
          <w:rFonts w:ascii="仿宋" w:eastAsia="仿宋" w:hAnsi="仿宋" w:cs="仿宋"/>
        </w:rPr>
      </w:pPr>
      <w:r w:rsidRPr="00EC10B3">
        <w:pict>
          <v:group id="_x0000_s2766" style="position:absolute;left:0;text-align:left;margin-left:95.85pt;margin-top:6.95pt;width:459.45pt;height:10.6pt;z-index:-25418;mso-position-horizontal-relative:page" coordorigin="1917,139" coordsize="9189,212">
            <v:shape id="_x0000_s276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db.setSessionAttr({PreferedInstance:"M"})</w:t>
      </w:r>
    </w:p>
    <w:p w:rsidR="00737AD2" w:rsidRDefault="00737AD2">
      <w:pPr>
        <w:spacing w:before="6" w:line="100" w:lineRule="exact"/>
        <w:rPr>
          <w:sz w:val="10"/>
          <w:szCs w:val="10"/>
        </w:rPr>
      </w:pPr>
    </w:p>
    <w:p w:rsidR="00737AD2" w:rsidRDefault="007003A1">
      <w:pPr>
        <w:pStyle w:val="Heading3"/>
        <w:ind w:left="0" w:right="8834"/>
        <w:jc w:val="center"/>
      </w:pPr>
      <w:bookmarkStart w:id="571" w:name="db.snapshot()"/>
      <w:bookmarkStart w:id="572" w:name="_bookmark202"/>
      <w:bookmarkEnd w:id="571"/>
      <w:bookmarkEnd w:id="572"/>
      <w:r>
        <w:rPr>
          <w:w w:val="95"/>
        </w:rPr>
        <w:t>db.snapshot()</w:t>
      </w:r>
    </w:p>
    <w:p w:rsidR="00737AD2" w:rsidRDefault="00737AD2">
      <w:pPr>
        <w:spacing w:before="2" w:line="200" w:lineRule="exact"/>
        <w:rPr>
          <w:sz w:val="20"/>
          <w:szCs w:val="20"/>
        </w:rPr>
      </w:pPr>
    </w:p>
    <w:p w:rsidR="00737AD2" w:rsidRDefault="007003A1">
      <w:pPr>
        <w:pStyle w:val="BodyText"/>
        <w:spacing w:line="253" w:lineRule="auto"/>
        <w:ind w:left="613" w:right="268"/>
      </w:pPr>
      <w:r>
        <w:rPr>
          <w:w w:val="95"/>
        </w:rPr>
        <w:t>db.snapshot(&lt;snapType&gt;,[cond],[sel],[sort])</w:t>
      </w:r>
      <w:r>
        <w:rPr>
          <w:w w:val="92"/>
        </w:rPr>
        <w:t xml:space="preserve"> </w:t>
      </w:r>
      <w:r>
        <w:rPr>
          <w:w w:val="95"/>
        </w:rPr>
        <w:t>枚举快照，快照是一种得到当前系统状态的命令。</w:t>
      </w:r>
      <w:hyperlink w:anchor="_bookmark59" w:history="1">
        <w:r>
          <w:rPr>
            <w:color w:val="0000FF"/>
            <w:w w:val="95"/>
          </w:rPr>
          <w:t>查看更多有关快照信息</w:t>
        </w:r>
      </w:hyperlink>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534"/>
        <w:gridCol w:w="3202"/>
        <w:gridCol w:w="2363"/>
        <w:gridCol w:w="2373"/>
      </w:tblGrid>
      <w:tr w:rsidR="00737AD2">
        <w:trPr>
          <w:trHeight w:hRule="exact" w:val="295"/>
        </w:trPr>
        <w:tc>
          <w:tcPr>
            <w:tcW w:w="153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02" w:type="dxa"/>
            <w:tcBorders>
              <w:top w:val="nil"/>
              <w:left w:val="nil"/>
              <w:bottom w:val="nil"/>
              <w:right w:val="single" w:sz="8" w:space="0" w:color="000000"/>
            </w:tcBorders>
          </w:tcPr>
          <w:p w:rsidR="00737AD2" w:rsidRDefault="007003A1">
            <w:pPr>
              <w:pStyle w:val="TableParagraph"/>
              <w:spacing w:line="223" w:lineRule="exact"/>
              <w:ind w:left="88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5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snapType</w:t>
            </w:r>
          </w:p>
        </w:tc>
        <w:tc>
          <w:tcPr>
            <w:tcW w:w="3202" w:type="dxa"/>
            <w:tcBorders>
              <w:top w:val="nil"/>
              <w:left w:val="nil"/>
              <w:bottom w:val="nil"/>
              <w:right w:val="single" w:sz="8" w:space="0" w:color="000000"/>
            </w:tcBorders>
          </w:tcPr>
          <w:p w:rsidR="00737AD2" w:rsidRDefault="007003A1">
            <w:pPr>
              <w:pStyle w:val="TableParagraph"/>
              <w:spacing w:line="228" w:lineRule="exact"/>
              <w:ind w:left="884"/>
              <w:rPr>
                <w:rFonts w:ascii="微软雅黑" w:eastAsia="微软雅黑" w:hAnsi="微软雅黑" w:cs="微软雅黑"/>
                <w:sz w:val="14"/>
                <w:szCs w:val="14"/>
              </w:rPr>
            </w:pPr>
            <w:r>
              <w:rPr>
                <w:rFonts w:ascii="微软雅黑" w:eastAsia="微软雅黑" w:hAnsi="微软雅黑" w:cs="微软雅黑"/>
                <w:sz w:val="14"/>
                <w:szCs w:val="14"/>
              </w:rPr>
              <w:t>枚举</w:t>
            </w:r>
          </w:p>
        </w:tc>
        <w:tc>
          <w:tcPr>
            <w:tcW w:w="2363"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59" w:history="1">
              <w:r w:rsidR="007003A1">
                <w:rPr>
                  <w:rFonts w:ascii="微软雅黑" w:eastAsia="微软雅黑" w:hAnsi="微软雅黑" w:cs="微软雅黑"/>
                  <w:color w:val="0000FF"/>
                  <w:sz w:val="14"/>
                  <w:szCs w:val="14"/>
                </w:rPr>
                <w:t>快照类型</w:t>
              </w:r>
            </w:hyperlink>
            <w:r w:rsidR="007003A1">
              <w:rPr>
                <w:rFonts w:ascii="微软雅黑" w:eastAsia="微软雅黑" w:hAnsi="微软雅黑" w:cs="微软雅黑"/>
                <w:color w:val="000000"/>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020"/>
        </w:trPr>
        <w:tc>
          <w:tcPr>
            <w:tcW w:w="15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02" w:type="dxa"/>
            <w:tcBorders>
              <w:top w:val="nil"/>
              <w:left w:val="nil"/>
              <w:bottom w:val="nil"/>
              <w:right w:val="single" w:sz="8" w:space="0" w:color="000000"/>
            </w:tcBorders>
          </w:tcPr>
          <w:p w:rsidR="00737AD2" w:rsidRDefault="007003A1">
            <w:pPr>
              <w:pStyle w:val="TableParagraph"/>
              <w:spacing w:line="228" w:lineRule="exact"/>
              <w:ind w:left="88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选择条件，只返回cond字段</w:t>
            </w:r>
          </w:p>
          <w:p w:rsidR="00737AD2" w:rsidRDefault="007003A1">
            <w:pPr>
              <w:pStyle w:val="TableParagraph"/>
              <w:spacing w:before="1" w:line="241" w:lineRule="auto"/>
              <w:ind w:left="40" w:right="10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 xml:space="preserve">指定的节点或分区组的快照信 </w:t>
            </w:r>
            <w:r>
              <w:rPr>
                <w:rFonts w:ascii="微软雅黑" w:eastAsia="微软雅黑" w:hAnsi="微软雅黑" w:cs="微软雅黑"/>
                <w:w w:val="95"/>
                <w:sz w:val="14"/>
                <w:szCs w:val="14"/>
                <w:lang w:eastAsia="zh-CN"/>
              </w:rPr>
              <w:t>息，为null时，返回整个集群的快照</w:t>
            </w:r>
            <w:r>
              <w:rPr>
                <w:rFonts w:ascii="微软雅黑" w:eastAsia="微软雅黑" w:hAnsi="微软雅黑" w:cs="微软雅黑"/>
                <w:sz w:val="14"/>
                <w:szCs w:val="14"/>
                <w:lang w:eastAsia="zh-CN"/>
              </w:rPr>
              <w:t xml:space="preserve"> 信息。</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540"/>
        </w:trPr>
        <w:tc>
          <w:tcPr>
            <w:tcW w:w="15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w:t>
            </w:r>
          </w:p>
        </w:tc>
        <w:tc>
          <w:tcPr>
            <w:tcW w:w="3202" w:type="dxa"/>
            <w:tcBorders>
              <w:top w:val="nil"/>
              <w:left w:val="nil"/>
              <w:bottom w:val="nil"/>
              <w:right w:val="single" w:sz="8" w:space="0" w:color="000000"/>
            </w:tcBorders>
          </w:tcPr>
          <w:p w:rsidR="00737AD2" w:rsidRDefault="007003A1">
            <w:pPr>
              <w:pStyle w:val="TableParagraph"/>
              <w:spacing w:line="228" w:lineRule="exact"/>
              <w:ind w:left="88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选择返回字段名。为null时，返回所</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有的字段名。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545"/>
        </w:trPr>
        <w:tc>
          <w:tcPr>
            <w:tcW w:w="153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w:t>
            </w:r>
          </w:p>
        </w:tc>
        <w:tc>
          <w:tcPr>
            <w:tcW w:w="3202" w:type="dxa"/>
            <w:tcBorders>
              <w:top w:val="nil"/>
              <w:left w:val="nil"/>
              <w:bottom w:val="nil"/>
              <w:right w:val="single" w:sz="8" w:space="0" w:color="000000"/>
            </w:tcBorders>
          </w:tcPr>
          <w:p w:rsidR="00737AD2" w:rsidRDefault="007003A1">
            <w:pPr>
              <w:pStyle w:val="TableParagraph"/>
              <w:spacing w:line="228" w:lineRule="exact"/>
              <w:ind w:left="88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对返回的记录按选定的字段排</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序。1为升序；-1为降序。</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764"/>
      </w:pPr>
      <w:r>
        <w:rPr>
          <w:w w:val="95"/>
        </w:rPr>
        <w:t>snapshot()方法定义格式有snapType、cond两个字段，snapType为枚举类型，cond为json对象，格式如</w:t>
      </w:r>
      <w:r>
        <w:t xml:space="preserve"> 下：</w:t>
      </w:r>
    </w:p>
    <w:p w:rsidR="00737AD2" w:rsidRDefault="00EC10B3">
      <w:pPr>
        <w:pStyle w:val="BodyText"/>
        <w:spacing w:before="97" w:line="172" w:lineRule="auto"/>
        <w:ind w:left="613" w:right="268"/>
        <w:rPr>
          <w:rFonts w:ascii="仿宋" w:eastAsia="仿宋" w:hAnsi="仿宋" w:cs="仿宋"/>
        </w:rPr>
      </w:pPr>
      <w:r w:rsidRPr="00EC10B3">
        <w:pict>
          <v:group id="_x0000_s2764" style="position:absolute;left:0;text-align:left;margin-left:81.7pt;margin-top:5.55pt;width:473.6pt;height:21.2pt;z-index:-25417;mso-position-horizontal-relative:page" coordorigin="1634,111" coordsize="9472,424">
            <v:shape id="_x0000_s2765" style="position:absolute;left:1634;top:111;width:9472;height:424" coordorigin="1634,111" coordsize="9472,424" path="m1634,111r9472,l11106,535r-9472,l1634,111xe" fillcolor="#efefef" stroked="f">
              <v:path arrowok="t"/>
            </v:shape>
            <w10:wrap anchorx="page"/>
          </v:group>
        </w:pict>
      </w:r>
      <w:r w:rsidR="007003A1">
        <w:rPr>
          <w:rFonts w:ascii="仿宋" w:eastAsia="仿宋" w:hAnsi="仿宋" w:cs="仿宋"/>
        </w:rPr>
        <w:t>{"snapType":"&lt;快照类型&gt;",["cond":"{"字段名1":{"操作符1":"值1"},"字段名2":{"操作 符2":"值2"}...}"]}</w:t>
      </w:r>
    </w:p>
    <w:p w:rsidR="00737AD2" w:rsidRDefault="00921398">
      <w:pPr>
        <w:pStyle w:val="BodyText"/>
        <w:spacing w:before="57" w:line="563" w:lineRule="exact"/>
        <w:ind w:left="613"/>
      </w:pPr>
      <w:r>
        <w:pict>
          <v:shape id="_x0000_i1111"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snapType字段的值请参考</w:t>
      </w:r>
      <w:hyperlink w:anchor="_bookmark59" w:history="1">
        <w:r>
          <w:rPr>
            <w:color w:val="0000FF"/>
            <w:position w:val="1"/>
          </w:rPr>
          <w:t>快照类型</w:t>
        </w:r>
      </w:hyperlink>
    </w:p>
    <w:p w:rsidR="00737AD2" w:rsidRDefault="007003A1">
      <w:pPr>
        <w:pStyle w:val="BodyText"/>
        <w:tabs>
          <w:tab w:val="left" w:pos="1537"/>
        </w:tabs>
        <w:spacing w:before="37" w:line="170" w:lineRule="auto"/>
        <w:ind w:left="1537" w:right="55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sel参数是一个json结构，字段名的值一般指定为空串。如果指定为如下结构：{"字段 </w:t>
      </w:r>
      <w:r>
        <w:rPr>
          <w:w w:val="95"/>
          <w:lang w:eastAsia="zh-CN"/>
        </w:rPr>
        <w:t>名1":"值1","字段名2":"值2",...}，对于记录中存在所选字段名的话，设定的值其实无效；对于记录</w:t>
      </w:r>
      <w:r>
        <w:rPr>
          <w:lang w:eastAsia="zh-CN"/>
        </w:rPr>
        <w:t xml:space="preserve"> 中不存在所选字段名的话，返回{"字段名1":"值1","字段名2":"值2",...}</w:t>
      </w:r>
    </w:p>
    <w:p w:rsidR="00737AD2" w:rsidRDefault="007003A1">
      <w:pPr>
        <w:pStyle w:val="BodyText"/>
        <w:tabs>
          <w:tab w:val="left" w:pos="1537"/>
        </w:tabs>
        <w:spacing w:line="282" w:lineRule="exact"/>
        <w:ind w:left="1253"/>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字段的值是数组的话，我们用“.”操作符引用数组内的元素。</w:t>
      </w:r>
      <w:r>
        <w:rPr>
          <w:position w:val="1"/>
        </w:rPr>
        <w:t>并加上双引号（""）</w:t>
      </w:r>
    </w:p>
    <w:p w:rsidR="00737AD2" w:rsidRDefault="00737AD2">
      <w:pPr>
        <w:spacing w:before="5" w:line="220" w:lineRule="exact"/>
      </w:pPr>
    </w:p>
    <w:p w:rsidR="00737AD2" w:rsidRDefault="007003A1">
      <w:pPr>
        <w:pStyle w:val="BodyText"/>
        <w:ind w:left="613"/>
      </w:pPr>
      <w:r>
        <w:t>示例</w:t>
      </w:r>
    </w:p>
    <w:p w:rsidR="00737AD2" w:rsidRDefault="00EC10B3">
      <w:pPr>
        <w:pStyle w:val="BodyText"/>
        <w:numPr>
          <w:ilvl w:val="0"/>
          <w:numId w:val="7"/>
        </w:numPr>
        <w:tabs>
          <w:tab w:val="left" w:pos="897"/>
        </w:tabs>
        <w:spacing w:before="34" w:line="263" w:lineRule="auto"/>
        <w:ind w:left="897" w:right="5629"/>
      </w:pPr>
      <w:r>
        <w:pict>
          <v:group id="_x0000_s2761" style="position:absolute;left:0;text-align:left;margin-left:95.85pt;margin-top:23.75pt;width:459.45pt;height:10.6pt;z-index:-25416;mso-position-horizontal-relative:page" coordorigin="1917,475" coordsize="9189,212">
            <v:shape id="_x0000_s2762" style="position:absolute;left:1917;top:475;width:9189;height:212" coordorigin="1917,475" coordsize="9189,212" path="m1917,475r9189,l11106,687r-9189,l1917,475xe" fillcolor="#efefef" stroked="f">
              <v:path arrowok="t"/>
            </v:shape>
            <w10:wrap anchorx="page"/>
          </v:group>
        </w:pict>
      </w:r>
      <w:r w:rsidR="007003A1">
        <w:rPr>
          <w:w w:val="90"/>
          <w:position w:val="1"/>
        </w:rPr>
        <w:t>指定snapType的值为SDB_SNAP_CONTEXTS：</w:t>
      </w:r>
      <w:r w:rsidR="007003A1">
        <w:rPr>
          <w:w w:val="91"/>
          <w:position w:val="1"/>
        </w:rPr>
        <w:t xml:space="preserve"> </w:t>
      </w:r>
      <w:r w:rsidR="007003A1">
        <w:rPr>
          <w:rFonts w:ascii="仿宋" w:eastAsia="仿宋" w:hAnsi="仿宋" w:cs="仿宋"/>
        </w:rPr>
        <w:t xml:space="preserve">db.snapshot(SDB_SNAP_CONTEXTS) </w:t>
      </w:r>
      <w:r w:rsidR="007003A1">
        <w:t>返回整个集群的上下文快照：</w:t>
      </w:r>
    </w:p>
    <w:p w:rsidR="00737AD2" w:rsidRDefault="00EC10B3">
      <w:pPr>
        <w:pStyle w:val="BodyText"/>
        <w:spacing w:line="276" w:lineRule="exact"/>
        <w:ind w:left="897"/>
        <w:rPr>
          <w:rFonts w:ascii="仿宋" w:eastAsia="仿宋" w:hAnsi="仿宋" w:cs="仿宋"/>
        </w:rPr>
      </w:pPr>
      <w:r w:rsidRPr="00EC10B3">
        <w:pict>
          <v:group id="_x0000_s2759" style="position:absolute;left:0;text-align:left;margin-left:95.85pt;margin-top:3.45pt;width:459.45pt;height:53pt;z-index:-25415;mso-position-horizontal-relative:page" coordorigin="1917,69" coordsize="9189,1060">
            <v:shape id="_x0000_s2760" style="position:absolute;left:1917;top:69;width:9189;height:1060" coordorigin="1917,69" coordsize="9189,1060" path="m1917,69r9189,l11106,1129r-9189,l1917,69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"SessionID": "vmsvr1-cent-x64-1:11820:22",</w:t>
      </w:r>
    </w:p>
    <w:p w:rsidR="00737AD2" w:rsidRDefault="007003A1">
      <w:pPr>
        <w:pStyle w:val="BodyText"/>
        <w:spacing w:line="212" w:lineRule="exact"/>
        <w:ind w:left="109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"ContextID": 8,</w:t>
      </w:r>
    </w:p>
    <w:p w:rsidR="00737AD2" w:rsidRDefault="00737AD2">
      <w:pPr>
        <w:spacing w:line="212" w:lineRule="exact"/>
        <w:rPr>
          <w:rFonts w:ascii="仿宋" w:eastAsia="仿宋" w:hAnsi="仿宋" w:cs="仿宋"/>
        </w:rPr>
        <w:sectPr w:rsidR="00737AD2">
          <w:headerReference w:type="even" r:id="rId70"/>
          <w:headerReference w:type="default" r:id="rId71"/>
          <w:pgSz w:w="12240" w:h="15840"/>
          <w:pgMar w:top="900" w:right="680" w:bottom="280" w:left="1020" w:header="713" w:footer="0" w:gutter="0"/>
          <w:pgNumType w:start="167"/>
          <w:cols w:space="720"/>
        </w:sectPr>
      </w:pPr>
    </w:p>
    <w:p w:rsidR="00737AD2" w:rsidRDefault="00EC10B3">
      <w:pPr>
        <w:spacing w:before="7" w:line="120" w:lineRule="exact"/>
        <w:rPr>
          <w:sz w:val="12"/>
          <w:szCs w:val="12"/>
        </w:rPr>
      </w:pPr>
      <w:r w:rsidRPr="00EC10B3">
        <w:lastRenderedPageBreak/>
        <w:pict>
          <v:group id="_x0000_s2757" style="position:absolute;margin-left:95.85pt;margin-top:56.7pt;width:459.45pt;height:392.2pt;z-index:-25414;mso-position-horizontal-relative:page;mso-position-vertical-relative:page" coordorigin="1917,1134" coordsize="9189,7844">
            <v:shape id="_x0000_s2758" style="position:absolute;left:1917;top:1134;width:9189;height:7844" coordorigin="1917,1134" coordsize="9189,7844" path="m1917,1134r9189,l11106,8978r-9189,l1917,1134xe" fillcolor="#efefef" stroked="f">
              <v:path arrowok="t"/>
            </v:shape>
            <w10:wrap anchorx="page" anchory="page"/>
          </v:group>
        </w:pict>
      </w:r>
      <w:r w:rsidRPr="00EC10B3">
        <w:pict>
          <v:group id="_x0000_s2755" style="position:absolute;margin-left:95.85pt;margin-top:468.4pt;width:459.45pt;height:10.6pt;z-index:-25413;mso-position-horizontal-relative:page;mso-position-vertical-relative:page" coordorigin="1917,9368" coordsize="9189,212">
            <v:shape id="_x0000_s2756" style="position:absolute;left:1917;top:9368;width:9189;height:212" coordorigin="1917,9368" coordsize="9189,212" path="m1917,9368r9189,l11106,9580r-9189,l1917,9368xe" fillcolor="#efefef" stroked="f">
              <v:path arrowok="t"/>
            </v:shape>
            <w10:wrap anchorx="page" anchory="page"/>
          </v:group>
        </w:pict>
      </w:r>
      <w:r w:rsidRPr="00EC10B3">
        <w:pict>
          <v:group id="_x0000_s2753" style="position:absolute;margin-left:95.85pt;margin-top:503pt;width:459.45pt;height:10.6pt;z-index:-25412;mso-position-horizontal-relative:page;mso-position-vertical-relative:page" coordorigin="1917,10060" coordsize="9189,212">
            <v:shape id="_x0000_s2754" style="position:absolute;left:1917;top:10060;width:9189;height:212" coordorigin="1917,10060" coordsize="9189,212" path="m1917,10060r9189,l11106,10272r-9189,l1917,10060xe" fillcolor="#efefef" stroked="f">
              <v:path arrowok="t"/>
            </v:shape>
            <w10:wrap anchorx="page" anchory="page"/>
          </v:group>
        </w:pict>
      </w:r>
      <w:r w:rsidRPr="00EC10B3">
        <w:pict>
          <v:group id="_x0000_s2751" style="position:absolute;margin-left:95.85pt;margin-top:537.6pt;width:459.45pt;height:190.8pt;z-index:-25411;mso-position-horizontal-relative:page;mso-position-vertical-relative:page" coordorigin="1917,10752" coordsize="9189,3816">
            <v:shape id="_x0000_s2752" style="position:absolute;left:1917;top:10752;width:9189;height:3816" coordorigin="1917,10752" coordsize="9189,3816" path="m1917,10752r9189,l11106,14568r-9189,l1917,10752xe" fillcolor="#efefef" stroked="f">
              <v:path arrowok="t"/>
            </v:shape>
            <w10:wrap anchorx="page" anchory="page"/>
          </v:group>
        </w:pict>
      </w:r>
    </w:p>
    <w:p w:rsidR="00737AD2" w:rsidRDefault="007003A1">
      <w:pPr>
        <w:pStyle w:val="BodyText"/>
        <w:spacing w:before="5"/>
        <w:ind w:left="1817"/>
        <w:rPr>
          <w:rFonts w:ascii="仿宋" w:eastAsia="仿宋" w:hAnsi="仿宋" w:cs="仿宋"/>
        </w:rPr>
      </w:pPr>
      <w:r>
        <w:rPr>
          <w:rFonts w:ascii="仿宋" w:eastAsia="仿宋" w:hAnsi="仿宋" w:cs="仿宋"/>
        </w:rPr>
        <w:t>"Type": "DUMP",</w:t>
      </w:r>
    </w:p>
    <w:p w:rsidR="00737AD2" w:rsidRDefault="007003A1">
      <w:pPr>
        <w:pStyle w:val="BodyText"/>
        <w:spacing w:line="212" w:lineRule="exact"/>
        <w:ind w:left="1817"/>
        <w:rPr>
          <w:rFonts w:ascii="仿宋" w:eastAsia="仿宋" w:hAnsi="仿宋" w:cs="仿宋"/>
        </w:rPr>
      </w:pPr>
      <w:r>
        <w:rPr>
          <w:rFonts w:ascii="仿宋" w:eastAsia="仿宋" w:hAnsi="仿宋" w:cs="仿宋"/>
        </w:rPr>
        <w:t>"Description": "BufferSize:0",</w:t>
      </w:r>
    </w:p>
    <w:p w:rsidR="00737AD2" w:rsidRDefault="007003A1">
      <w:pPr>
        <w:pStyle w:val="BodyText"/>
        <w:spacing w:line="212" w:lineRule="exact"/>
        <w:ind w:left="1817"/>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81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81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817"/>
        <w:rPr>
          <w:rFonts w:ascii="仿宋" w:eastAsia="仿宋" w:hAnsi="仿宋" w:cs="仿宋"/>
        </w:rPr>
      </w:pPr>
      <w:r>
        <w:rPr>
          <w:rFonts w:ascii="仿宋" w:eastAsia="仿宋" w:hAnsi="仿宋" w:cs="仿宋"/>
        </w:rPr>
        <w:t>"StartTimestamp": "2013-12-28-16.07.59.146399"</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"SessionID": "vmsvr1-cent-x64-1:11830:22",</w:t>
      </w:r>
    </w:p>
    <w:p w:rsidR="00737AD2" w:rsidRDefault="007003A1">
      <w:pPr>
        <w:pStyle w:val="BodyText"/>
        <w:spacing w:line="212" w:lineRule="exact"/>
        <w:ind w:left="141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"ContextID": 6,</w:t>
      </w:r>
    </w:p>
    <w:p w:rsidR="00737AD2" w:rsidRDefault="007003A1">
      <w:pPr>
        <w:pStyle w:val="BodyText"/>
        <w:spacing w:line="212" w:lineRule="exact"/>
        <w:ind w:left="1817"/>
        <w:rPr>
          <w:rFonts w:ascii="仿宋" w:eastAsia="仿宋" w:hAnsi="仿宋" w:cs="仿宋"/>
        </w:rPr>
      </w:pPr>
      <w:r>
        <w:rPr>
          <w:rFonts w:ascii="仿宋" w:eastAsia="仿宋" w:hAnsi="仿宋" w:cs="仿宋"/>
        </w:rPr>
        <w:t>"Type": "DUMP",</w:t>
      </w:r>
    </w:p>
    <w:p w:rsidR="00737AD2" w:rsidRDefault="007003A1">
      <w:pPr>
        <w:pStyle w:val="BodyText"/>
        <w:spacing w:line="212" w:lineRule="exact"/>
        <w:ind w:left="1817"/>
        <w:rPr>
          <w:rFonts w:ascii="仿宋" w:eastAsia="仿宋" w:hAnsi="仿宋" w:cs="仿宋"/>
        </w:rPr>
      </w:pPr>
      <w:r>
        <w:rPr>
          <w:rFonts w:ascii="仿宋" w:eastAsia="仿宋" w:hAnsi="仿宋" w:cs="仿宋"/>
        </w:rPr>
        <w:t>"Description": "BufferSize:0",</w:t>
      </w:r>
    </w:p>
    <w:p w:rsidR="00737AD2" w:rsidRDefault="007003A1">
      <w:pPr>
        <w:pStyle w:val="BodyText"/>
        <w:spacing w:line="212" w:lineRule="exact"/>
        <w:ind w:left="1817"/>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81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81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817"/>
        <w:rPr>
          <w:rFonts w:ascii="仿宋" w:eastAsia="仿宋" w:hAnsi="仿宋" w:cs="仿宋"/>
        </w:rPr>
      </w:pPr>
      <w:r>
        <w:rPr>
          <w:rFonts w:ascii="仿宋" w:eastAsia="仿宋" w:hAnsi="仿宋" w:cs="仿宋"/>
        </w:rPr>
        <w:t>"StartTimestamp": "2013-12-28-16.07.59.147576"</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"SessionID": "vmsvr1-cent-x64-1:11840:23",</w:t>
      </w:r>
    </w:p>
    <w:p w:rsidR="00737AD2" w:rsidRDefault="007003A1">
      <w:pPr>
        <w:pStyle w:val="BodyText"/>
        <w:spacing w:line="212" w:lineRule="exact"/>
        <w:ind w:left="141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"ContextID": 7,</w:t>
      </w:r>
    </w:p>
    <w:p w:rsidR="00737AD2" w:rsidRDefault="007003A1">
      <w:pPr>
        <w:pStyle w:val="BodyText"/>
        <w:spacing w:line="212" w:lineRule="exact"/>
        <w:ind w:left="1817"/>
        <w:rPr>
          <w:rFonts w:ascii="仿宋" w:eastAsia="仿宋" w:hAnsi="仿宋" w:cs="仿宋"/>
        </w:rPr>
      </w:pPr>
      <w:r>
        <w:rPr>
          <w:rFonts w:ascii="仿宋" w:eastAsia="仿宋" w:hAnsi="仿宋" w:cs="仿宋"/>
        </w:rPr>
        <w:t>"Type": "DUMP",</w:t>
      </w:r>
    </w:p>
    <w:p w:rsidR="00737AD2" w:rsidRDefault="007003A1">
      <w:pPr>
        <w:pStyle w:val="BodyText"/>
        <w:spacing w:line="212" w:lineRule="exact"/>
        <w:ind w:left="1817"/>
        <w:rPr>
          <w:rFonts w:ascii="仿宋" w:eastAsia="仿宋" w:hAnsi="仿宋" w:cs="仿宋"/>
        </w:rPr>
      </w:pPr>
      <w:r>
        <w:rPr>
          <w:rFonts w:ascii="仿宋" w:eastAsia="仿宋" w:hAnsi="仿宋" w:cs="仿宋"/>
        </w:rPr>
        <w:t>"Description": "BufferSize:0",</w:t>
      </w:r>
    </w:p>
    <w:p w:rsidR="00737AD2" w:rsidRDefault="007003A1">
      <w:pPr>
        <w:pStyle w:val="BodyText"/>
        <w:spacing w:line="212" w:lineRule="exact"/>
        <w:ind w:left="1817"/>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81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81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817"/>
        <w:rPr>
          <w:rFonts w:ascii="仿宋" w:eastAsia="仿宋" w:hAnsi="仿宋" w:cs="仿宋"/>
        </w:rPr>
      </w:pPr>
      <w:r>
        <w:rPr>
          <w:rFonts w:ascii="仿宋" w:eastAsia="仿宋" w:hAnsi="仿宋" w:cs="仿宋"/>
        </w:rPr>
        <w:t>"StartTimestamp": "2013-12-28-16.07.59.148603"</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通过组名或组ID查询某个分区组的快照信息，如：</w:t>
      </w:r>
    </w:p>
    <w:p w:rsidR="00737AD2" w:rsidRDefault="007003A1">
      <w:pPr>
        <w:pStyle w:val="BodyText"/>
        <w:spacing w:before="50" w:line="268" w:lineRule="auto"/>
        <w:ind w:left="1217" w:right="1228"/>
      </w:pPr>
      <w:r>
        <w:rPr>
          <w:rFonts w:ascii="仿宋" w:eastAsia="仿宋" w:hAnsi="仿宋" w:cs="仿宋"/>
          <w:w w:val="95"/>
        </w:rPr>
        <w:t xml:space="preserve">db.snapshot(SDB_SNAP_CONTEXTS,{GroupName:'data1'}) </w:t>
      </w:r>
      <w:r>
        <w:rPr>
          <w:w w:val="95"/>
        </w:rPr>
        <w:t>返回组名为“data1”的分区组快照信息</w:t>
      </w:r>
      <w:r>
        <w:rPr>
          <w:w w:val="92"/>
        </w:rPr>
        <w:t xml:space="preserve"> </w:t>
      </w:r>
      <w:r>
        <w:rPr>
          <w:rFonts w:ascii="仿宋" w:eastAsia="仿宋" w:hAnsi="仿宋" w:cs="仿宋"/>
          <w:w w:val="95"/>
        </w:rPr>
        <w:t>db.snapshot(SDB_SNAP_CONTEXTS,{GroupID:1000})</w:t>
      </w:r>
      <w:r>
        <w:rPr>
          <w:rFonts w:ascii="仿宋" w:eastAsia="仿宋" w:hAnsi="仿宋" w:cs="仿宋"/>
        </w:rPr>
        <w:t xml:space="preserve"> </w:t>
      </w:r>
      <w:r>
        <w:rPr>
          <w:w w:val="95"/>
        </w:rPr>
        <w:t>返回组ID为“1000”的分区组快照信息</w:t>
      </w:r>
    </w:p>
    <w:p w:rsidR="00737AD2" w:rsidRDefault="007003A1">
      <w:pPr>
        <w:pStyle w:val="BodyText"/>
        <w:spacing w:line="27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"SessionID": "vmsvr1-cent-x64-1:11820:22",</w:t>
      </w:r>
    </w:p>
    <w:p w:rsidR="00737AD2" w:rsidRDefault="007003A1">
      <w:pPr>
        <w:pStyle w:val="BodyText"/>
        <w:spacing w:line="212" w:lineRule="exact"/>
        <w:ind w:left="141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817"/>
        <w:rPr>
          <w:rFonts w:ascii="仿宋" w:eastAsia="仿宋" w:hAnsi="仿宋" w:cs="仿宋"/>
        </w:rPr>
      </w:pPr>
      <w:r>
        <w:rPr>
          <w:rFonts w:ascii="仿宋" w:eastAsia="仿宋" w:hAnsi="仿宋" w:cs="仿宋"/>
        </w:rPr>
        <w:t>"ContextID": 11,</w:t>
      </w:r>
    </w:p>
    <w:p w:rsidR="00737AD2" w:rsidRDefault="007003A1">
      <w:pPr>
        <w:pStyle w:val="BodyText"/>
        <w:spacing w:line="212" w:lineRule="exact"/>
        <w:ind w:left="1817"/>
        <w:rPr>
          <w:rFonts w:ascii="仿宋" w:eastAsia="仿宋" w:hAnsi="仿宋" w:cs="仿宋"/>
        </w:rPr>
      </w:pPr>
      <w:r>
        <w:rPr>
          <w:rFonts w:ascii="仿宋" w:eastAsia="仿宋" w:hAnsi="仿宋" w:cs="仿宋"/>
        </w:rPr>
        <w:t>"Type": "DUMP",</w:t>
      </w:r>
    </w:p>
    <w:p w:rsidR="00737AD2" w:rsidRDefault="007003A1">
      <w:pPr>
        <w:pStyle w:val="BodyText"/>
        <w:spacing w:line="212" w:lineRule="exact"/>
        <w:ind w:left="1817"/>
        <w:rPr>
          <w:rFonts w:ascii="仿宋" w:eastAsia="仿宋" w:hAnsi="仿宋" w:cs="仿宋"/>
        </w:rPr>
      </w:pPr>
      <w:r>
        <w:rPr>
          <w:rFonts w:ascii="仿宋" w:eastAsia="仿宋" w:hAnsi="仿宋" w:cs="仿宋"/>
        </w:rPr>
        <w:t>"Description": "BufferSize:0",</w:t>
      </w:r>
    </w:p>
    <w:p w:rsidR="00737AD2" w:rsidRDefault="007003A1">
      <w:pPr>
        <w:pStyle w:val="BodyText"/>
        <w:spacing w:line="212" w:lineRule="exact"/>
        <w:ind w:left="1817"/>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81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81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817"/>
        <w:rPr>
          <w:rFonts w:ascii="仿宋" w:eastAsia="仿宋" w:hAnsi="仿宋" w:cs="仿宋"/>
        </w:rPr>
      </w:pPr>
      <w:r>
        <w:rPr>
          <w:rFonts w:ascii="仿宋" w:eastAsia="仿宋" w:hAnsi="仿宋" w:cs="仿宋"/>
        </w:rPr>
        <w:t>"StartTimestamp": "2013-12-28-16.13.57.864245"</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"SessionID": "vmsvr1-cent-x64-1:11840:23",</w:t>
      </w:r>
    </w:p>
    <w:p w:rsidR="00737AD2" w:rsidRDefault="007003A1">
      <w:pPr>
        <w:pStyle w:val="BodyText"/>
        <w:spacing w:line="212" w:lineRule="exact"/>
        <w:ind w:left="141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17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80" w:line="172" w:lineRule="auto"/>
        <w:ind w:left="1497" w:right="7394"/>
        <w:rPr>
          <w:rFonts w:ascii="仿宋" w:eastAsia="仿宋" w:hAnsi="仿宋" w:cs="仿宋"/>
        </w:rPr>
      </w:pPr>
      <w:r w:rsidRPr="00EC10B3">
        <w:pict>
          <v:group id="_x0000_s2749" style="position:absolute;left:0;text-align:left;margin-left:95.85pt;margin-top:4.7pt;width:459.45pt;height:106pt;z-index:-25410;mso-position-horizontal-relative:page" coordorigin="1917,94" coordsize="9189,2120">
            <v:shape id="_x0000_s2750" style="position:absolute;left:1917;top:94;width:9189;height:2120" coordorigin="1917,94" coordsize="9189,2120" path="m1917,94r9189,l11106,2214r-9189,l1917,94xe" fillcolor="#efefef" stroked="f">
              <v:path arrowok="t"/>
            </v:shape>
            <w10:wrap anchorx="page"/>
          </v:group>
        </w:pict>
      </w:r>
      <w:r w:rsidR="007003A1">
        <w:rPr>
          <w:rFonts w:ascii="仿宋" w:eastAsia="仿宋" w:hAnsi="仿宋" w:cs="仿宋"/>
        </w:rPr>
        <w:t>"ContextID": 10, "Type": "DUMP",</w:t>
      </w:r>
    </w:p>
    <w:p w:rsidR="00737AD2" w:rsidRDefault="007003A1">
      <w:pPr>
        <w:pStyle w:val="BodyText"/>
        <w:spacing w:line="172" w:lineRule="auto"/>
        <w:ind w:left="1497" w:right="4963"/>
        <w:rPr>
          <w:rFonts w:ascii="仿宋" w:eastAsia="仿宋" w:hAnsi="仿宋" w:cs="仿宋"/>
        </w:rPr>
      </w:pPr>
      <w:r>
        <w:rPr>
          <w:rFonts w:ascii="仿宋" w:eastAsia="仿宋" w:hAnsi="仿宋" w:cs="仿宋"/>
        </w:rPr>
        <w:t>"Description": "BufferSize:0", "DataRead": 0,</w:t>
      </w:r>
    </w:p>
    <w:p w:rsidR="00737AD2" w:rsidRDefault="007003A1">
      <w:pPr>
        <w:pStyle w:val="BodyText"/>
        <w:spacing w:line="220" w:lineRule="exact"/>
        <w:ind w:left="149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49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497"/>
        <w:rPr>
          <w:rFonts w:ascii="仿宋" w:eastAsia="仿宋" w:hAnsi="仿宋" w:cs="仿宋"/>
        </w:rPr>
      </w:pPr>
      <w:r>
        <w:rPr>
          <w:rFonts w:ascii="仿宋" w:eastAsia="仿宋" w:hAnsi="仿宋" w:cs="仿宋"/>
        </w:rPr>
        <w:t>"StartTimestamp": "2013-12-28-16.13.57.865103"</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tabs>
          <w:tab w:val="left" w:pos="897"/>
        </w:tabs>
        <w:spacing w:line="257"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通过“组名+主机名+服务名”或“组ID+节点ID”查询某个节点的快照信息，如：</w:t>
      </w:r>
    </w:p>
    <w:p w:rsidR="00737AD2" w:rsidRDefault="00737AD2">
      <w:pPr>
        <w:spacing w:before="5" w:line="120" w:lineRule="exact"/>
        <w:rPr>
          <w:sz w:val="12"/>
          <w:szCs w:val="12"/>
        </w:rPr>
      </w:pPr>
    </w:p>
    <w:p w:rsidR="00737AD2" w:rsidRDefault="00EC10B3">
      <w:pPr>
        <w:pStyle w:val="BodyText"/>
        <w:spacing w:line="172" w:lineRule="auto"/>
        <w:ind w:left="897" w:right="268"/>
        <w:rPr>
          <w:rFonts w:ascii="仿宋" w:eastAsia="仿宋" w:hAnsi="仿宋" w:cs="仿宋"/>
        </w:rPr>
      </w:pPr>
      <w:r w:rsidRPr="00EC10B3">
        <w:pict>
          <v:group id="_x0000_s2747" style="position:absolute;left:0;text-align:left;margin-left:95.85pt;margin-top:.7pt;width:459.45pt;height:21.2pt;z-index:-25409;mso-position-horizontal-relative:page" coordorigin="1917,14" coordsize="9189,424">
            <v:shape id="_x0000_s2748" style="position:absolute;left:1917;top:14;width:9189;height:424" coordorigin="1917,14" coordsize="9189,424" path="m1917,14r9189,l11106,438r-9189,l1917,14xe" fillcolor="#efefef" stroked="f">
              <v:path arrowok="t"/>
            </v:shape>
            <w10:wrap anchorx="page"/>
          </v:group>
        </w:pict>
      </w:r>
      <w:r w:rsidR="007003A1">
        <w:rPr>
          <w:rFonts w:ascii="仿宋" w:eastAsia="仿宋" w:hAnsi="仿宋" w:cs="仿宋"/>
        </w:rPr>
        <w:t>db.snapshot(SDB_SNAP_CONTEXTS,{GroupName:'data1',HostName:"vmsvr1-cent- x64-1",svcname:"11820"})</w:t>
      </w:r>
    </w:p>
    <w:p w:rsidR="00737AD2" w:rsidRDefault="00EC10B3">
      <w:pPr>
        <w:pStyle w:val="BodyText"/>
        <w:spacing w:before="85"/>
        <w:ind w:left="897"/>
        <w:rPr>
          <w:rFonts w:ascii="仿宋" w:eastAsia="仿宋" w:hAnsi="仿宋" w:cs="仿宋"/>
        </w:rPr>
      </w:pPr>
      <w:r w:rsidRPr="00EC10B3">
        <w:pict>
          <v:group id="_x0000_s2745" style="position:absolute;left:0;text-align:left;margin-left:95.85pt;margin-top:8.7pt;width:459.45pt;height:10.6pt;z-index:-25408;mso-position-horizontal-relative:page" coordorigin="1917,174" coordsize="9189,212">
            <v:shape id="_x0000_s2746" style="position:absolute;left:1917;top:174;width:9189;height:212" coordorigin="1917,174" coordsize="9189,212" path="m1917,174r9189,l11106,386r-9189,l1917,174xe" fillcolor="#efefef" stroked="f">
              <v:path arrowok="t"/>
            </v:shape>
            <w10:wrap anchorx="page"/>
          </v:group>
        </w:pict>
      </w:r>
      <w:r w:rsidR="007003A1">
        <w:rPr>
          <w:rFonts w:ascii="仿宋" w:eastAsia="仿宋" w:hAnsi="仿宋" w:cs="仿宋"/>
        </w:rPr>
        <w:t>db.snapshot(SDB_SNAP_CONTEXTS,{GroupID:1000,NodeID:1001})</w:t>
      </w:r>
    </w:p>
    <w:p w:rsidR="00737AD2" w:rsidRDefault="00EC10B3">
      <w:pPr>
        <w:pStyle w:val="BodyText"/>
        <w:spacing w:before="77"/>
        <w:ind w:left="897"/>
        <w:rPr>
          <w:rFonts w:ascii="仿宋" w:eastAsia="仿宋" w:hAnsi="仿宋" w:cs="仿宋"/>
        </w:rPr>
      </w:pPr>
      <w:r w:rsidRPr="00EC10B3">
        <w:pict>
          <v:group id="_x0000_s2743" style="position:absolute;left:0;text-align:left;margin-left:95.85pt;margin-top:8.3pt;width:459.45pt;height:148.4pt;z-index:-25407;mso-position-horizontal-relative:page" coordorigin="1917,166" coordsize="9189,2968">
            <v:shape id="_x0000_s2744" style="position:absolute;left:1917;top:166;width:9189;height:2968" coordorigin="1917,166" coordsize="9189,2968" path="m1917,166r9189,l11106,3134r-9189,l1917,166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"SessionID": "vmsvr1-cent-x64-1:11820:22",</w:t>
      </w:r>
    </w:p>
    <w:p w:rsidR="00737AD2" w:rsidRDefault="007003A1">
      <w:pPr>
        <w:pStyle w:val="BodyText"/>
        <w:spacing w:line="212" w:lineRule="exact"/>
        <w:ind w:left="1097"/>
        <w:rPr>
          <w:rFonts w:ascii="仿宋" w:eastAsia="仿宋" w:hAnsi="仿宋" w:cs="仿宋"/>
        </w:rPr>
      </w:pPr>
      <w:r>
        <w:rPr>
          <w:rFonts w:ascii="仿宋" w:eastAsia="仿宋" w:hAnsi="仿宋" w:cs="仿宋"/>
        </w:rPr>
        <w:t>"Contexts": [</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"ContextID": 11,</w:t>
      </w:r>
    </w:p>
    <w:p w:rsidR="00737AD2" w:rsidRDefault="007003A1">
      <w:pPr>
        <w:pStyle w:val="BodyText"/>
        <w:spacing w:line="212" w:lineRule="exact"/>
        <w:ind w:left="1497"/>
        <w:rPr>
          <w:rFonts w:ascii="仿宋" w:eastAsia="仿宋" w:hAnsi="仿宋" w:cs="仿宋"/>
        </w:rPr>
      </w:pPr>
      <w:r>
        <w:rPr>
          <w:rFonts w:ascii="仿宋" w:eastAsia="仿宋" w:hAnsi="仿宋" w:cs="仿宋"/>
        </w:rPr>
        <w:t>"Type": "DUMP",</w:t>
      </w:r>
    </w:p>
    <w:p w:rsidR="00737AD2" w:rsidRDefault="007003A1">
      <w:pPr>
        <w:pStyle w:val="BodyText"/>
        <w:spacing w:line="212" w:lineRule="exact"/>
        <w:ind w:left="1497"/>
        <w:rPr>
          <w:rFonts w:ascii="仿宋" w:eastAsia="仿宋" w:hAnsi="仿宋" w:cs="仿宋"/>
        </w:rPr>
      </w:pPr>
      <w:r>
        <w:rPr>
          <w:rFonts w:ascii="仿宋" w:eastAsia="仿宋" w:hAnsi="仿宋" w:cs="仿宋"/>
        </w:rPr>
        <w:t>"Description": "BufferSize:0",</w:t>
      </w:r>
    </w:p>
    <w:p w:rsidR="00737AD2" w:rsidRDefault="007003A1">
      <w:pPr>
        <w:pStyle w:val="BodyText"/>
        <w:spacing w:line="212" w:lineRule="exact"/>
        <w:ind w:left="1497"/>
        <w:rPr>
          <w:rFonts w:ascii="仿宋" w:eastAsia="仿宋" w:hAnsi="仿宋" w:cs="仿宋"/>
        </w:rPr>
      </w:pPr>
      <w:r>
        <w:rPr>
          <w:rFonts w:ascii="仿宋" w:eastAsia="仿宋" w:hAnsi="仿宋" w:cs="仿宋"/>
        </w:rPr>
        <w:t>"DataRead": 0,</w:t>
      </w:r>
    </w:p>
    <w:p w:rsidR="00737AD2" w:rsidRDefault="007003A1">
      <w:pPr>
        <w:pStyle w:val="BodyText"/>
        <w:spacing w:line="212" w:lineRule="exact"/>
        <w:ind w:left="1497"/>
        <w:rPr>
          <w:rFonts w:ascii="仿宋" w:eastAsia="仿宋" w:hAnsi="仿宋" w:cs="仿宋"/>
        </w:rPr>
      </w:pPr>
      <w:r>
        <w:rPr>
          <w:rFonts w:ascii="仿宋" w:eastAsia="仿宋" w:hAnsi="仿宋" w:cs="仿宋"/>
        </w:rPr>
        <w:t>"IndexRead": 0,</w:t>
      </w:r>
    </w:p>
    <w:p w:rsidR="00737AD2" w:rsidRDefault="007003A1">
      <w:pPr>
        <w:pStyle w:val="BodyText"/>
        <w:spacing w:line="212" w:lineRule="exact"/>
        <w:ind w:left="1497"/>
        <w:rPr>
          <w:rFonts w:ascii="仿宋" w:eastAsia="仿宋" w:hAnsi="仿宋" w:cs="仿宋"/>
        </w:rPr>
      </w:pPr>
      <w:r>
        <w:rPr>
          <w:rFonts w:ascii="仿宋" w:eastAsia="仿宋" w:hAnsi="仿宋" w:cs="仿宋"/>
        </w:rPr>
        <w:t>"QueryTimeSpent": 0,</w:t>
      </w:r>
    </w:p>
    <w:p w:rsidR="00737AD2" w:rsidRDefault="007003A1">
      <w:pPr>
        <w:pStyle w:val="BodyText"/>
        <w:spacing w:line="212" w:lineRule="exact"/>
        <w:ind w:left="1497"/>
        <w:rPr>
          <w:rFonts w:ascii="仿宋" w:eastAsia="仿宋" w:hAnsi="仿宋" w:cs="仿宋"/>
        </w:rPr>
      </w:pPr>
      <w:r>
        <w:rPr>
          <w:rFonts w:ascii="仿宋" w:eastAsia="仿宋" w:hAnsi="仿宋" w:cs="仿宋"/>
        </w:rPr>
        <w:t>"StartTimestamp": "2013-12-28-16.13.57.864245"</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tabs>
          <w:tab w:val="left" w:pos="897"/>
        </w:tabs>
        <w:spacing w:line="257"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通过“主机名+服务名”查询某个节点的快照信息，如：</w:t>
      </w:r>
    </w:p>
    <w:p w:rsidR="00737AD2" w:rsidRDefault="00EC10B3">
      <w:pPr>
        <w:pStyle w:val="BodyText"/>
        <w:spacing w:before="50"/>
        <w:ind w:left="897"/>
        <w:rPr>
          <w:rFonts w:ascii="仿宋" w:eastAsia="仿宋" w:hAnsi="仿宋" w:cs="仿宋"/>
        </w:rPr>
      </w:pPr>
      <w:r w:rsidRPr="00EC10B3">
        <w:pict>
          <v:group id="_x0000_s2741" style="position:absolute;left:0;text-align:left;margin-left:95.85pt;margin-top:6.95pt;width:459.45pt;height:10.6pt;z-index:-25406;mso-position-horizontal-relative:page" coordorigin="1917,139" coordsize="9189,212">
            <v:shape id="_x0000_s274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db.snapshot(SDB_SNAP_CONTEXTS,{HostName:"vmsvr1-cent-x64-1",svcname:"11820"})</w:t>
      </w:r>
    </w:p>
    <w:p w:rsidR="00737AD2" w:rsidRDefault="00737AD2">
      <w:pPr>
        <w:spacing w:before="6" w:line="100" w:lineRule="exact"/>
        <w:rPr>
          <w:sz w:val="10"/>
          <w:szCs w:val="10"/>
        </w:rPr>
      </w:pPr>
    </w:p>
    <w:p w:rsidR="00737AD2" w:rsidRDefault="007003A1">
      <w:pPr>
        <w:pStyle w:val="Heading3"/>
        <w:rPr>
          <w:lang w:eastAsia="zh-CN"/>
        </w:rPr>
      </w:pPr>
      <w:bookmarkStart w:id="573" w:name="db.startRG()"/>
      <w:bookmarkStart w:id="574" w:name="_bookmark203"/>
      <w:bookmarkEnd w:id="573"/>
      <w:bookmarkEnd w:id="574"/>
      <w:r>
        <w:rPr>
          <w:w w:val="95"/>
          <w:lang w:eastAsia="zh-CN"/>
        </w:rPr>
        <w:t>db.startRG()</w:t>
      </w:r>
    </w:p>
    <w:p w:rsidR="00737AD2" w:rsidRDefault="00737AD2">
      <w:pPr>
        <w:spacing w:before="2" w:line="200" w:lineRule="exact"/>
        <w:rPr>
          <w:sz w:val="20"/>
          <w:szCs w:val="20"/>
          <w:lang w:eastAsia="zh-CN"/>
        </w:rPr>
      </w:pPr>
    </w:p>
    <w:p w:rsidR="00737AD2" w:rsidRDefault="007003A1">
      <w:pPr>
        <w:pStyle w:val="BodyText"/>
        <w:spacing w:line="253" w:lineRule="auto"/>
        <w:ind w:left="613" w:right="764"/>
      </w:pPr>
      <w:r>
        <w:rPr>
          <w:w w:val="95"/>
          <w:lang w:eastAsia="zh-CN"/>
        </w:rPr>
        <w:t>db.startRG(&lt;name&gt;)</w:t>
      </w:r>
      <w:r>
        <w:rPr>
          <w:w w:val="91"/>
          <w:lang w:eastAsia="zh-CN"/>
        </w:rPr>
        <w:t xml:space="preserve"> </w:t>
      </w:r>
      <w:r>
        <w:rPr>
          <w:w w:val="95"/>
          <w:lang w:eastAsia="zh-CN"/>
        </w:rPr>
        <w:t>启动指定的分区组。分区组启动后才能在分区组上创建节点。</w:t>
      </w:r>
      <w:r>
        <w:rPr>
          <w:w w:val="95"/>
        </w:rPr>
        <w:t>这个方法等价于</w:t>
      </w:r>
      <w:hyperlink w:anchor="_bookmark243" w:history="1">
        <w:r>
          <w:rPr>
            <w:color w:val="0000FF"/>
            <w:w w:val="95"/>
          </w:rPr>
          <w:t>rg.start()</w:t>
        </w:r>
      </w:hyperlink>
      <w:r>
        <w:rPr>
          <w:color w:val="000000"/>
          <w:w w:val="95"/>
        </w:rPr>
        <w:t>。</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分区组的名称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rPr>
          <w:lang w:eastAsia="zh-CN"/>
        </w:rPr>
      </w:pPr>
      <w:r>
        <w:rPr>
          <w:lang w:eastAsia="zh-CN"/>
        </w:rPr>
        <w:t>db.startRG()的方法定义包含name一个参数，参数类型为字符串，为要启动的分区组名。</w:t>
      </w:r>
    </w:p>
    <w:p w:rsidR="00737AD2" w:rsidRDefault="00EC10B3">
      <w:pPr>
        <w:pStyle w:val="BodyText"/>
        <w:spacing w:before="6"/>
        <w:ind w:left="613"/>
        <w:rPr>
          <w:rFonts w:ascii="仿宋" w:eastAsia="仿宋" w:hAnsi="仿宋" w:cs="仿宋"/>
          <w:lang w:eastAsia="zh-CN"/>
        </w:rPr>
      </w:pPr>
      <w:r w:rsidRPr="00EC10B3">
        <w:pict>
          <v:group id="_x0000_s2739" style="position:absolute;left:0;text-align:left;margin-left:81.7pt;margin-top:4.75pt;width:473.6pt;height:10.6pt;z-index:-25405;mso-position-horizontal-relative:page" coordorigin="1634,95" coordsize="9472,212">
            <v:shape id="_x0000_s2740"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lang w:eastAsia="zh-CN"/>
        </w:rPr>
        <w:t>("&lt;分区组名&gt;")</w:t>
      </w:r>
    </w:p>
    <w:p w:rsidR="00737AD2" w:rsidRDefault="00737AD2">
      <w:pPr>
        <w:spacing w:before="2" w:line="150" w:lineRule="exact"/>
        <w:rPr>
          <w:sz w:val="15"/>
          <w:szCs w:val="15"/>
          <w:lang w:eastAsia="zh-CN"/>
        </w:rPr>
      </w:pPr>
    </w:p>
    <w:p w:rsidR="00737AD2" w:rsidRDefault="00921398">
      <w:pPr>
        <w:pStyle w:val="BodyText"/>
        <w:spacing w:line="154" w:lineRule="auto"/>
        <w:ind w:left="1253" w:right="268" w:hanging="640"/>
        <w:rPr>
          <w:lang w:eastAsia="zh-CN"/>
        </w:rPr>
      </w:pPr>
      <w:r>
        <w:pict>
          <v:shape id="_x0000_i1112"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指定的分区组名必须存在，不然返回异常；如果指定的分区组已经启动，再使用该方法同样会出现异 常。</w:t>
      </w:r>
    </w:p>
    <w:p w:rsidR="00737AD2" w:rsidRDefault="00737AD2">
      <w:pPr>
        <w:spacing w:before="17" w:line="200" w:lineRule="exact"/>
        <w:rPr>
          <w:sz w:val="20"/>
          <w:szCs w:val="20"/>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启动分区组名为group的命令如下：</w:t>
      </w:r>
    </w:p>
    <w:p w:rsidR="00737AD2" w:rsidRDefault="00EC10B3">
      <w:pPr>
        <w:pStyle w:val="BodyText"/>
        <w:spacing w:before="10"/>
        <w:ind w:left="897"/>
        <w:rPr>
          <w:rFonts w:ascii="仿宋" w:eastAsia="仿宋" w:hAnsi="仿宋" w:cs="仿宋"/>
        </w:rPr>
      </w:pPr>
      <w:r w:rsidRPr="00EC10B3">
        <w:pict>
          <v:group id="_x0000_s2736" style="position:absolute;left:0;text-align:left;margin-left:95.85pt;margin-top:4.95pt;width:459.45pt;height:10.6pt;z-index:-25404;mso-position-horizontal-relative:page" coordorigin="1917,99" coordsize="9189,212">
            <v:shape id="_x0000_s273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db.startRG("group")</w:t>
      </w:r>
    </w:p>
    <w:p w:rsidR="00737AD2" w:rsidRDefault="00737AD2">
      <w:pPr>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33"/>
      </w:pPr>
      <w:bookmarkStart w:id="575" w:name="db.transBegin()"/>
      <w:bookmarkStart w:id="576" w:name="_bookmark204"/>
      <w:bookmarkEnd w:id="575"/>
      <w:bookmarkEnd w:id="576"/>
      <w:r>
        <w:rPr>
          <w:w w:val="95"/>
        </w:rPr>
        <w:t>db.transBegin()</w:t>
      </w:r>
    </w:p>
    <w:p w:rsidR="00737AD2" w:rsidRDefault="00737AD2">
      <w:pPr>
        <w:spacing w:before="2" w:line="200" w:lineRule="exact"/>
        <w:rPr>
          <w:sz w:val="20"/>
          <w:szCs w:val="20"/>
        </w:rPr>
      </w:pPr>
    </w:p>
    <w:p w:rsidR="00737AD2" w:rsidRDefault="007003A1">
      <w:pPr>
        <w:pStyle w:val="BodyText"/>
        <w:spacing w:line="253" w:lineRule="auto"/>
        <w:rPr>
          <w:lang w:eastAsia="zh-CN"/>
        </w:rPr>
      </w:pPr>
      <w:r>
        <w:rPr>
          <w:w w:val="95"/>
          <w:lang w:eastAsia="zh-CN"/>
        </w:rPr>
        <w:t>db.transBegin()</w:t>
      </w:r>
      <w:r>
        <w:rPr>
          <w:w w:val="94"/>
          <w:lang w:eastAsia="zh-CN"/>
        </w:rPr>
        <w:t xml:space="preserve"> </w:t>
      </w:r>
      <w:r>
        <w:rPr>
          <w:w w:val="95"/>
          <w:lang w:eastAsia="zh-CN"/>
        </w:rPr>
        <w:t>开启事务。SequoiaDB数据库事务是指作为单个逻辑工作单元执行的一系列操作。事务处理可以确保除非事</w:t>
      </w:r>
    </w:p>
    <w:p w:rsidR="00737AD2" w:rsidRDefault="007003A1">
      <w:pPr>
        <w:pStyle w:val="BodyText"/>
        <w:spacing w:line="225" w:lineRule="exact"/>
        <w:rPr>
          <w:lang w:eastAsia="zh-CN"/>
        </w:rPr>
      </w:pPr>
      <w:r>
        <w:rPr>
          <w:lang w:eastAsia="zh-CN"/>
        </w:rPr>
        <w:t>务性单元内的所有操作都成功完成，否则不会永久更新面向数据的资源。</w:t>
      </w:r>
    </w:p>
    <w:p w:rsidR="00737AD2" w:rsidRDefault="00737AD2">
      <w:pPr>
        <w:spacing w:before="9" w:line="190" w:lineRule="exact"/>
        <w:rPr>
          <w:sz w:val="19"/>
          <w:szCs w:val="19"/>
          <w:lang w:eastAsia="zh-CN"/>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开启事务命令：</w:t>
      </w:r>
    </w:p>
    <w:p w:rsidR="00737AD2" w:rsidRDefault="00EC10B3">
      <w:pPr>
        <w:pStyle w:val="BodyText"/>
        <w:spacing w:before="50"/>
        <w:ind w:left="1217"/>
        <w:rPr>
          <w:rFonts w:ascii="仿宋" w:eastAsia="仿宋" w:hAnsi="仿宋" w:cs="仿宋"/>
        </w:rPr>
      </w:pPr>
      <w:r w:rsidRPr="00EC10B3">
        <w:pict>
          <v:group id="_x0000_s2734" style="position:absolute;left:0;text-align:left;margin-left:95.85pt;margin-top:6.95pt;width:459.45pt;height:10.6pt;z-index:-25403;mso-position-horizontal-relative:page" coordorigin="1917,139" coordsize="9189,212">
            <v:shape id="_x0000_s273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db.transBegin()</w:t>
      </w:r>
    </w:p>
    <w:p w:rsidR="00737AD2" w:rsidRDefault="00737AD2">
      <w:pPr>
        <w:spacing w:before="6" w:line="100" w:lineRule="exact"/>
        <w:rPr>
          <w:sz w:val="10"/>
          <w:szCs w:val="10"/>
        </w:rPr>
      </w:pPr>
    </w:p>
    <w:p w:rsidR="00737AD2" w:rsidRDefault="007003A1">
      <w:pPr>
        <w:pStyle w:val="Heading3"/>
        <w:ind w:left="433"/>
      </w:pPr>
      <w:bookmarkStart w:id="577" w:name="db.transCommit()"/>
      <w:bookmarkStart w:id="578" w:name="_bookmark205"/>
      <w:bookmarkEnd w:id="577"/>
      <w:bookmarkEnd w:id="578"/>
      <w:r>
        <w:rPr>
          <w:w w:val="95"/>
        </w:rPr>
        <w:t>db.transCommit()</w:t>
      </w:r>
    </w:p>
    <w:p w:rsidR="00737AD2" w:rsidRDefault="00737AD2">
      <w:pPr>
        <w:spacing w:before="2" w:line="200" w:lineRule="exact"/>
        <w:rPr>
          <w:sz w:val="20"/>
          <w:szCs w:val="20"/>
        </w:rPr>
      </w:pPr>
    </w:p>
    <w:p w:rsidR="00737AD2" w:rsidRDefault="007003A1">
      <w:pPr>
        <w:pStyle w:val="BodyText"/>
        <w:spacing w:line="253" w:lineRule="auto"/>
        <w:ind w:right="133"/>
      </w:pPr>
      <w:r>
        <w:rPr>
          <w:w w:val="95"/>
        </w:rPr>
        <w:t>db.transCommit()</w:t>
      </w:r>
      <w:r>
        <w:rPr>
          <w:w w:val="94"/>
        </w:rPr>
        <w:t xml:space="preserve"> </w:t>
      </w:r>
      <w:r>
        <w:rPr>
          <w:w w:val="95"/>
        </w:rPr>
        <w:t>事务提交。在开启事务之后，如果单个逻辑工作单元执行的操作无异常，执行事务提交命令，那么数据库的</w:t>
      </w:r>
    </w:p>
    <w:p w:rsidR="00737AD2" w:rsidRDefault="007003A1">
      <w:pPr>
        <w:pStyle w:val="BodyText"/>
        <w:spacing w:line="225" w:lineRule="exact"/>
      </w:pPr>
      <w:r>
        <w:t>数据将被更新。</w:t>
      </w:r>
    </w:p>
    <w:p w:rsidR="00737AD2" w:rsidRDefault="00737AD2">
      <w:pPr>
        <w:spacing w:before="9" w:line="190" w:lineRule="exact"/>
        <w:rPr>
          <w:sz w:val="19"/>
          <w:szCs w:val="19"/>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事务提交命令：</w:t>
      </w:r>
    </w:p>
    <w:p w:rsidR="00737AD2" w:rsidRDefault="00EC10B3">
      <w:pPr>
        <w:pStyle w:val="BodyText"/>
        <w:spacing w:before="50"/>
        <w:ind w:left="1217"/>
        <w:rPr>
          <w:rFonts w:ascii="仿宋" w:eastAsia="仿宋" w:hAnsi="仿宋" w:cs="仿宋"/>
        </w:rPr>
      </w:pPr>
      <w:r w:rsidRPr="00EC10B3">
        <w:pict>
          <v:group id="_x0000_s2732" style="position:absolute;left:0;text-align:left;margin-left:95.85pt;margin-top:6.95pt;width:459.45pt;height:10.6pt;z-index:-25402;mso-position-horizontal-relative:page" coordorigin="1917,139" coordsize="9189,212">
            <v:shape id="_x0000_s273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db.transCommit()</w:t>
      </w:r>
    </w:p>
    <w:p w:rsidR="00737AD2" w:rsidRDefault="00737AD2">
      <w:pPr>
        <w:spacing w:before="6" w:line="100" w:lineRule="exact"/>
        <w:rPr>
          <w:sz w:val="10"/>
          <w:szCs w:val="10"/>
        </w:rPr>
      </w:pPr>
    </w:p>
    <w:p w:rsidR="00737AD2" w:rsidRDefault="007003A1">
      <w:pPr>
        <w:pStyle w:val="Heading3"/>
        <w:ind w:left="433"/>
      </w:pPr>
      <w:bookmarkStart w:id="579" w:name="db.transRollback()"/>
      <w:bookmarkStart w:id="580" w:name="_bookmark206"/>
      <w:bookmarkEnd w:id="579"/>
      <w:bookmarkEnd w:id="580"/>
      <w:r>
        <w:rPr>
          <w:w w:val="95"/>
        </w:rPr>
        <w:t>db.transRollback()</w:t>
      </w:r>
    </w:p>
    <w:p w:rsidR="00737AD2" w:rsidRDefault="00737AD2">
      <w:pPr>
        <w:spacing w:before="2" w:line="200" w:lineRule="exact"/>
        <w:rPr>
          <w:sz w:val="20"/>
          <w:szCs w:val="20"/>
        </w:rPr>
      </w:pPr>
    </w:p>
    <w:p w:rsidR="00737AD2" w:rsidRDefault="007003A1">
      <w:pPr>
        <w:pStyle w:val="BodyText"/>
        <w:spacing w:line="253" w:lineRule="auto"/>
        <w:ind w:right="133"/>
      </w:pPr>
      <w:r>
        <w:rPr>
          <w:w w:val="95"/>
        </w:rPr>
        <w:t>db.transRollback()</w:t>
      </w:r>
      <w:r>
        <w:rPr>
          <w:w w:val="93"/>
        </w:rPr>
        <w:t xml:space="preserve"> </w:t>
      </w:r>
      <w:r>
        <w:rPr>
          <w:w w:val="95"/>
        </w:rPr>
        <w:t>事务回滚。在开启事务之后，如果单个逻辑工作单元执行的操作出现异常，执行事务回滚命令，那么数据库</w:t>
      </w:r>
    </w:p>
    <w:p w:rsidR="00737AD2" w:rsidRDefault="007003A1">
      <w:pPr>
        <w:pStyle w:val="BodyText"/>
        <w:spacing w:line="225" w:lineRule="exact"/>
      </w:pPr>
      <w:r>
        <w:t>回到原来状态。</w:t>
      </w:r>
    </w:p>
    <w:p w:rsidR="00737AD2" w:rsidRDefault="00737AD2">
      <w:pPr>
        <w:spacing w:before="9" w:line="190" w:lineRule="exact"/>
        <w:rPr>
          <w:sz w:val="19"/>
          <w:szCs w:val="19"/>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事务回滚命令：</w:t>
      </w:r>
    </w:p>
    <w:p w:rsidR="00737AD2" w:rsidRDefault="00EC10B3">
      <w:pPr>
        <w:pStyle w:val="BodyText"/>
        <w:spacing w:before="50"/>
        <w:ind w:left="1217"/>
        <w:rPr>
          <w:rFonts w:ascii="仿宋" w:eastAsia="仿宋" w:hAnsi="仿宋" w:cs="仿宋"/>
        </w:rPr>
      </w:pPr>
      <w:r w:rsidRPr="00EC10B3">
        <w:pict>
          <v:group id="_x0000_s2730" style="position:absolute;left:0;text-align:left;margin-left:95.85pt;margin-top:6.95pt;width:459.45pt;height:10.6pt;z-index:-25401;mso-position-horizontal-relative:page" coordorigin="1917,139" coordsize="9189,212">
            <v:shape id="_x0000_s273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db.transRollback()</w:t>
      </w:r>
    </w:p>
    <w:p w:rsidR="00737AD2" w:rsidRDefault="00737AD2">
      <w:pPr>
        <w:spacing w:before="6" w:line="100" w:lineRule="exact"/>
        <w:rPr>
          <w:sz w:val="10"/>
          <w:szCs w:val="10"/>
        </w:rPr>
      </w:pPr>
    </w:p>
    <w:p w:rsidR="00737AD2" w:rsidRDefault="007003A1">
      <w:pPr>
        <w:pStyle w:val="Heading3"/>
        <w:ind w:left="0" w:right="8124"/>
        <w:jc w:val="center"/>
      </w:pPr>
      <w:bookmarkStart w:id="581" w:name="db.waitTasks()"/>
      <w:bookmarkStart w:id="582" w:name="_bookmark207"/>
      <w:bookmarkEnd w:id="581"/>
      <w:bookmarkEnd w:id="582"/>
      <w:r>
        <w:rPr>
          <w:w w:val="95"/>
        </w:rPr>
        <w:t>db.waitTasks()</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db.waitTasks(&lt;id1&gt;,[id2],...)</w:t>
      </w:r>
      <w:r>
        <w:rPr>
          <w:w w:val="92"/>
        </w:rPr>
        <w:t xml:space="preserve"> </w:t>
      </w:r>
      <w:r>
        <w:rPr>
          <w:w w:val="95"/>
        </w:rPr>
        <w:t>同步等待指定任务结束或取消</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521"/>
        <w:gridCol w:w="3215"/>
        <w:gridCol w:w="2363"/>
        <w:gridCol w:w="2373"/>
      </w:tblGrid>
      <w:tr w:rsidR="00737AD2">
        <w:trPr>
          <w:trHeight w:hRule="exact" w:val="295"/>
        </w:trPr>
        <w:tc>
          <w:tcPr>
            <w:tcW w:w="152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15" w:type="dxa"/>
            <w:tcBorders>
              <w:top w:val="nil"/>
              <w:left w:val="nil"/>
              <w:bottom w:val="nil"/>
              <w:right w:val="single" w:sz="8" w:space="0" w:color="000000"/>
            </w:tcBorders>
          </w:tcPr>
          <w:p w:rsidR="00737AD2" w:rsidRDefault="007003A1">
            <w:pPr>
              <w:pStyle w:val="TableParagraph"/>
              <w:spacing w:line="223" w:lineRule="exact"/>
              <w:ind w:left="89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52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id1,</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id2…</w:t>
            </w:r>
          </w:p>
        </w:tc>
        <w:tc>
          <w:tcPr>
            <w:tcW w:w="3215" w:type="dxa"/>
            <w:tcBorders>
              <w:top w:val="nil"/>
              <w:left w:val="nil"/>
              <w:bottom w:val="nil"/>
              <w:right w:val="single" w:sz="8" w:space="0" w:color="000000"/>
            </w:tcBorders>
          </w:tcPr>
          <w:p w:rsidR="00737AD2" w:rsidRDefault="007003A1">
            <w:pPr>
              <w:pStyle w:val="TableParagraph"/>
              <w:spacing w:line="228" w:lineRule="exact"/>
              <w:ind w:left="897"/>
              <w:rPr>
                <w:rFonts w:ascii="微软雅黑" w:eastAsia="微软雅黑" w:hAnsi="微软雅黑" w:cs="微软雅黑"/>
                <w:sz w:val="14"/>
                <w:szCs w:val="14"/>
              </w:rPr>
            </w:pPr>
            <w:r>
              <w:rPr>
                <w:rFonts w:ascii="微软雅黑" w:eastAsia="微软雅黑" w:hAnsi="微软雅黑" w:cs="微软雅黑"/>
                <w:sz w:val="14"/>
                <w:szCs w:val="14"/>
              </w:rPr>
              <w:t>整数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任务ID</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同步等待数据切分任务完成</w:t>
      </w:r>
    </w:p>
    <w:p w:rsidR="00737AD2" w:rsidRDefault="00737AD2">
      <w:pPr>
        <w:spacing w:before="5" w:line="120" w:lineRule="exact"/>
        <w:rPr>
          <w:sz w:val="12"/>
          <w:szCs w:val="12"/>
          <w:lang w:eastAsia="zh-CN"/>
        </w:rPr>
      </w:pPr>
    </w:p>
    <w:p w:rsidR="00737AD2" w:rsidRDefault="00EC10B3">
      <w:pPr>
        <w:pStyle w:val="BodyText"/>
        <w:spacing w:line="172" w:lineRule="auto"/>
        <w:ind w:left="1217" w:right="3671"/>
        <w:rPr>
          <w:rFonts w:ascii="仿宋" w:eastAsia="仿宋" w:hAnsi="仿宋" w:cs="仿宋"/>
        </w:rPr>
      </w:pPr>
      <w:r w:rsidRPr="00EC10B3">
        <w:pict>
          <v:group id="_x0000_s2728" style="position:absolute;left:0;text-align:left;margin-left:95.85pt;margin-top:.7pt;width:459.45pt;height:31.8pt;z-index:-25400;mso-position-horizontal-relative:page" coordorigin="1917,14" coordsize="9189,636">
            <v:shape id="_x0000_s2729" style="position:absolute;left:1917;top:14;width:9189;height:636" coordorigin="1917,14" coordsize="9189,636" path="m1917,14r9189,l11106,650r-9189,l1917,14xe" fillcolor="#efefef" stroked="f">
              <v:path arrowok="t"/>
            </v:shape>
            <w10:wrap anchorx="page"/>
          </v:group>
        </w:pict>
      </w:r>
      <w:r w:rsidR="007003A1">
        <w:rPr>
          <w:rFonts w:ascii="仿宋" w:eastAsia="仿宋" w:hAnsi="仿宋" w:cs="仿宋"/>
        </w:rPr>
        <w:t>var taskid1 = db.test.test.splitAsync("db1", "db2", 50); var taskid2 = db.my.my.splitAsync("db3", "db4", 50) ; db.waitTasks( taskid1, taskid2 )</w:t>
      </w:r>
    </w:p>
    <w:p w:rsidR="00737AD2" w:rsidRDefault="00737AD2">
      <w:pPr>
        <w:spacing w:line="172" w:lineRule="auto"/>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pPr>
      <w:bookmarkStart w:id="583" w:name="db.collectionspace.createCL()"/>
      <w:bookmarkStart w:id="584" w:name="_bookmark208"/>
      <w:bookmarkEnd w:id="583"/>
      <w:bookmarkEnd w:id="584"/>
      <w:r>
        <w:rPr>
          <w:w w:val="95"/>
        </w:rPr>
        <w:t>db.collectionspace.createCL()</w:t>
      </w:r>
    </w:p>
    <w:p w:rsidR="00737AD2" w:rsidRDefault="00737AD2">
      <w:pPr>
        <w:spacing w:before="2" w:line="200" w:lineRule="exact"/>
        <w:rPr>
          <w:sz w:val="20"/>
          <w:szCs w:val="20"/>
        </w:rPr>
      </w:pPr>
    </w:p>
    <w:p w:rsidR="00737AD2" w:rsidRDefault="007003A1">
      <w:pPr>
        <w:pStyle w:val="BodyText"/>
        <w:ind w:left="613"/>
      </w:pPr>
      <w:r>
        <w:rPr>
          <w:w w:val="90"/>
        </w:rPr>
        <w:t>db.collectionspace.createCL(&lt;name&gt;,[options])</w:t>
      </w:r>
    </w:p>
    <w:p w:rsidR="00737AD2" w:rsidRDefault="00737AD2">
      <w:pPr>
        <w:spacing w:before="5" w:line="100" w:lineRule="exact"/>
        <w:rPr>
          <w:sz w:val="10"/>
          <w:szCs w:val="10"/>
        </w:rPr>
      </w:pPr>
    </w:p>
    <w:p w:rsidR="00737AD2" w:rsidRDefault="007003A1">
      <w:pPr>
        <w:pStyle w:val="BodyText"/>
        <w:spacing w:line="168" w:lineRule="auto"/>
        <w:ind w:left="613" w:right="150"/>
        <w:rPr>
          <w:lang w:eastAsia="zh-CN"/>
        </w:rPr>
      </w:pPr>
      <w:r>
        <w:rPr>
          <w:w w:val="95"/>
          <w:lang w:eastAsia="zh-CN"/>
        </w:rPr>
        <w:t xml:space="preserve">在指定集合空间下创建集合（Collection）。      </w:t>
      </w:r>
      <w:r>
        <w:rPr>
          <w:spacing w:val="44"/>
          <w:w w:val="95"/>
          <w:lang w:eastAsia="zh-CN"/>
        </w:rPr>
        <w:t xml:space="preserve"> </w:t>
      </w:r>
      <w:r>
        <w:rPr>
          <w:w w:val="95"/>
          <w:lang w:eastAsia="zh-CN"/>
        </w:rPr>
        <w:t>集合是数据库中存放文档记录的逻辑对象。任何一条文档记录</w:t>
      </w:r>
      <w:r>
        <w:rPr>
          <w:lang w:eastAsia="zh-CN"/>
        </w:rPr>
        <w:t xml:space="preserve"> 必须属于一个且仅一个集合。</w:t>
      </w:r>
    </w:p>
    <w:p w:rsidR="00737AD2" w:rsidRDefault="00737AD2">
      <w:pPr>
        <w:spacing w:before="14" w:line="200" w:lineRule="exact"/>
        <w:rPr>
          <w:sz w:val="20"/>
          <w:szCs w:val="20"/>
          <w:lang w:eastAsia="zh-CN"/>
        </w:rPr>
      </w:pPr>
    </w:p>
    <w:p w:rsidR="00737AD2" w:rsidRDefault="007003A1">
      <w:pPr>
        <w:pStyle w:val="BodyText"/>
        <w:ind w:left="613"/>
      </w:pPr>
      <w:r>
        <w:t>参数描述</w:t>
      </w:r>
    </w:p>
    <w:p w:rsidR="00737AD2" w:rsidRDefault="00737AD2">
      <w:pPr>
        <w:spacing w:before="5" w:line="180" w:lineRule="exact"/>
        <w:rPr>
          <w:sz w:val="18"/>
          <w:szCs w:val="18"/>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集合名，在同一个集合空间中，集合</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名必须唯一。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02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ight="150"/>
              <w:jc w:val="both"/>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在创建集合时，可以通过options参</w:t>
            </w:r>
          </w:p>
          <w:p w:rsidR="00737AD2" w:rsidRDefault="007003A1">
            <w:pPr>
              <w:pStyle w:val="TableParagraph"/>
              <w:spacing w:before="1" w:line="241" w:lineRule="auto"/>
              <w:ind w:left="40" w:right="63"/>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数设置集合的其他属性，如指定集合 的分区键、是否以压缩的形式插入数 据等。</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117"/>
      </w:pPr>
      <w:r>
        <w:rPr>
          <w:w w:val="95"/>
        </w:rPr>
        <w:t xml:space="preserve">createCL()方法的定义格式包含name和options两个参数。  </w:t>
      </w:r>
      <w:r>
        <w:rPr>
          <w:spacing w:val="9"/>
          <w:w w:val="95"/>
        </w:rPr>
        <w:t xml:space="preserve"> </w:t>
      </w:r>
      <w:r>
        <w:rPr>
          <w:w w:val="95"/>
        </w:rPr>
        <w:t xml:space="preserve">name  </w:t>
      </w:r>
      <w:r>
        <w:rPr>
          <w:spacing w:val="9"/>
          <w:w w:val="95"/>
        </w:rPr>
        <w:t xml:space="preserve"> </w:t>
      </w:r>
      <w:r>
        <w:rPr>
          <w:w w:val="95"/>
        </w:rPr>
        <w:t>的值为字符串类型，必须有值。options是</w:t>
      </w:r>
      <w:r>
        <w:t xml:space="preserve"> </w:t>
      </w:r>
      <w:r>
        <w:rPr>
          <w:w w:val="95"/>
        </w:rPr>
        <w:t>设置集合其他属性参数，目前通过options可设置集合的属性有：</w:t>
      </w:r>
    </w:p>
    <w:p w:rsidR="00737AD2" w:rsidRDefault="00737AD2">
      <w:pPr>
        <w:spacing w:before="1" w:line="140" w:lineRule="exact"/>
        <w:rPr>
          <w:sz w:val="14"/>
          <w:szCs w:val="14"/>
        </w:rPr>
      </w:pPr>
    </w:p>
    <w:tbl>
      <w:tblPr>
        <w:tblW w:w="0" w:type="auto"/>
        <w:tblInd w:w="603" w:type="dxa"/>
        <w:tblLayout w:type="fixed"/>
        <w:tblCellMar>
          <w:left w:w="0" w:type="dxa"/>
          <w:right w:w="0" w:type="dxa"/>
        </w:tblCellMar>
        <w:tblLook w:val="01E0"/>
      </w:tblPr>
      <w:tblGrid>
        <w:gridCol w:w="2022"/>
        <w:gridCol w:w="4293"/>
        <w:gridCol w:w="3157"/>
      </w:tblGrid>
      <w:tr w:rsidR="00737AD2">
        <w:trPr>
          <w:trHeight w:hRule="exact" w:val="305"/>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293" w:type="dxa"/>
            <w:tcBorders>
              <w:top w:val="nil"/>
              <w:left w:val="nil"/>
              <w:bottom w:val="nil"/>
              <w:right w:val="single" w:sz="8" w:space="0" w:color="000000"/>
            </w:tcBorders>
          </w:tcPr>
          <w:p w:rsidR="00737AD2" w:rsidRDefault="007003A1">
            <w:pPr>
              <w:pStyle w:val="TableParagraph"/>
              <w:spacing w:line="223" w:lineRule="exact"/>
              <w:ind w:left="1185"/>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54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ShardingKey</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rPr>
            </w:pPr>
            <w:r>
              <w:rPr>
                <w:rFonts w:ascii="微软雅黑" w:eastAsia="微软雅黑" w:hAnsi="微软雅黑" w:cs="微软雅黑"/>
                <w:sz w:val="14"/>
                <w:szCs w:val="14"/>
              </w:rPr>
              <w:t>分区键。</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ShardingKey:{&lt;字段1&gt;:&lt;1|-1&gt;,[&lt;字</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段2&gt;:&lt;1|-1&gt;,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tc>
      </w:tr>
      <w:tr w:rsidR="00737AD2">
        <w:trPr>
          <w:trHeight w:hRule="exact" w:val="30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ShardingType</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分区方式，默认为range分区。</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ShardingType:"hash"|"range"</w:t>
            </w:r>
          </w:p>
        </w:tc>
      </w:tr>
      <w:tr w:rsidR="00737AD2">
        <w:trPr>
          <w:trHeight w:hRule="exact" w:val="54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Partition</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分区数，hash分区时填写，代表了hash分区的个</w:t>
            </w:r>
          </w:p>
          <w:p w:rsidR="00737AD2" w:rsidRDefault="007003A1">
            <w:pPr>
              <w:pStyle w:val="TableParagraph"/>
              <w:spacing w:before="1"/>
              <w:ind w:left="118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数。其值必须是2的幂。范围在[2^3,</w:t>
            </w:r>
            <w:r>
              <w:rPr>
                <w:rFonts w:ascii="微软雅黑" w:eastAsia="微软雅黑" w:hAnsi="微软雅黑" w:cs="微软雅黑"/>
                <w:spacing w:val="33"/>
                <w:w w:val="95"/>
                <w:sz w:val="14"/>
                <w:szCs w:val="14"/>
                <w:lang w:eastAsia="zh-CN"/>
              </w:rPr>
              <w:t xml:space="preserve"> </w:t>
            </w:r>
            <w:r>
              <w:rPr>
                <w:rFonts w:ascii="微软雅黑" w:eastAsia="微软雅黑" w:hAnsi="微软雅黑" w:cs="微软雅黑"/>
                <w:w w:val="95"/>
                <w:sz w:val="14"/>
                <w:szCs w:val="14"/>
                <w:lang w:eastAsia="zh-CN"/>
              </w:rPr>
              <w:t>2^20]。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Partition:&lt;分区数&gt;</w:t>
            </w:r>
          </w:p>
        </w:tc>
      </w:tr>
      <w:tr w:rsidR="00737AD2">
        <w:trPr>
          <w:trHeight w:hRule="exact" w:val="30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ReplSize</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副本数，默认情况下，副本写入个数为1。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ReplSize:&lt;int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num&gt;</w:t>
            </w:r>
          </w:p>
        </w:tc>
      </w:tr>
      <w:tr w:rsidR="00737AD2">
        <w:trPr>
          <w:trHeight w:hRule="exact" w:val="30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Compressed</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rPr>
            </w:pPr>
            <w:r>
              <w:rPr>
                <w:rFonts w:ascii="微软雅黑" w:eastAsia="微软雅黑" w:hAnsi="微软雅黑" w:cs="微软雅黑"/>
                <w:sz w:val="14"/>
                <w:szCs w:val="14"/>
              </w:rPr>
              <w:t>数据压缩。</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Compressed:true|false</w:t>
            </w:r>
          </w:p>
        </w:tc>
      </w:tr>
      <w:tr w:rsidR="00737AD2">
        <w:trPr>
          <w:trHeight w:hRule="exact" w:val="54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IsMainCL</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主分区集合。标识是否为主分区集合，默认为</w:t>
            </w:r>
          </w:p>
          <w:p w:rsidR="00737AD2" w:rsidRDefault="007003A1">
            <w:pPr>
              <w:pStyle w:val="TableParagraph"/>
              <w:spacing w:before="1"/>
              <w:ind w:left="1185"/>
              <w:rPr>
                <w:rFonts w:ascii="微软雅黑" w:eastAsia="微软雅黑" w:hAnsi="微软雅黑" w:cs="微软雅黑"/>
                <w:sz w:val="14"/>
                <w:szCs w:val="14"/>
              </w:rPr>
            </w:pPr>
            <w:r>
              <w:rPr>
                <w:rFonts w:ascii="微软雅黑" w:eastAsia="微软雅黑" w:hAnsi="微软雅黑" w:cs="微软雅黑"/>
                <w:sz w:val="14"/>
                <w:szCs w:val="14"/>
              </w:rPr>
              <w:t>否。</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IsMainCL:true|false</w:t>
            </w:r>
          </w:p>
        </w:tc>
      </w:tr>
      <w:tr w:rsidR="00737AD2">
        <w:trPr>
          <w:trHeight w:hRule="exact" w:val="300"/>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AutoSplit</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rPr>
            </w:pPr>
            <w:r>
              <w:rPr>
                <w:rFonts w:ascii="微软雅黑" w:eastAsia="微软雅黑" w:hAnsi="微软雅黑" w:cs="微软雅黑"/>
                <w:sz w:val="14"/>
                <w:szCs w:val="14"/>
              </w:rPr>
              <w:t>自动切分。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AutoSplit:true|false</w:t>
            </w:r>
          </w:p>
        </w:tc>
      </w:tr>
      <w:tr w:rsidR="00737AD2">
        <w:trPr>
          <w:trHeight w:hRule="exact" w:val="295"/>
        </w:trPr>
        <w:tc>
          <w:tcPr>
            <w:tcW w:w="2022"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w:t>
            </w:r>
          </w:p>
        </w:tc>
        <w:tc>
          <w:tcPr>
            <w:tcW w:w="4293" w:type="dxa"/>
            <w:tcBorders>
              <w:top w:val="nil"/>
              <w:left w:val="nil"/>
              <w:bottom w:val="nil"/>
              <w:right w:val="single" w:sz="8" w:space="0" w:color="000000"/>
            </w:tcBorders>
          </w:tcPr>
          <w:p w:rsidR="00737AD2" w:rsidRDefault="007003A1">
            <w:pPr>
              <w:pStyle w:val="TableParagraph"/>
              <w:spacing w:line="218" w:lineRule="exact"/>
              <w:ind w:left="118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指定创建在某个复制组。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Group:&lt;group</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name&gt;</w:t>
            </w:r>
          </w:p>
        </w:tc>
      </w:tr>
    </w:tbl>
    <w:p w:rsidR="00737AD2" w:rsidRDefault="007003A1">
      <w:pPr>
        <w:pStyle w:val="BodyText"/>
        <w:spacing w:line="335" w:lineRule="exact"/>
        <w:ind w:left="613"/>
      </w:pPr>
      <w:r>
        <w:t>创建集合的格式为：</w:t>
      </w:r>
    </w:p>
    <w:p w:rsidR="00737AD2" w:rsidRDefault="00EC10B3">
      <w:pPr>
        <w:pStyle w:val="BodyText"/>
        <w:spacing w:before="6"/>
        <w:ind w:left="613"/>
        <w:rPr>
          <w:rFonts w:ascii="仿宋" w:eastAsia="仿宋" w:hAnsi="仿宋" w:cs="仿宋"/>
        </w:rPr>
      </w:pPr>
      <w:r w:rsidRPr="00EC10B3">
        <w:pict>
          <v:group id="_x0000_s2726" style="position:absolute;left:0;text-align:left;margin-left:81.7pt;margin-top:4.75pt;width:473.6pt;height:10.6pt;z-index:-25399;mso-position-horizontal-relative:page" coordorigin="1634,95" coordsize="9472,212">
            <v:shape id="_x0000_s2727"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{"name":"&lt;集合名&gt;",[options]}</w:t>
      </w:r>
    </w:p>
    <w:p w:rsidR="00737AD2" w:rsidRDefault="00921398">
      <w:pPr>
        <w:pStyle w:val="BodyText"/>
        <w:spacing w:before="49" w:line="563" w:lineRule="exact"/>
        <w:ind w:left="613"/>
      </w:pPr>
      <w:r>
        <w:pict>
          <v:shape id="_x0000_i1113"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ShardingKey是一个JSON对象，JSON对象中每一个字段对应分区键的字段，其值为1或者-1，代表</w:t>
      </w:r>
    </w:p>
    <w:p w:rsidR="00737AD2" w:rsidRDefault="007003A1">
      <w:pPr>
        <w:pStyle w:val="BodyText"/>
        <w:spacing w:line="243" w:lineRule="exact"/>
        <w:ind w:left="1537"/>
        <w:rPr>
          <w:lang w:eastAsia="zh-CN"/>
        </w:rPr>
      </w:pPr>
      <w:r>
        <w:rPr>
          <w:lang w:eastAsia="zh-CN"/>
        </w:rPr>
        <w:t>正向或逆向排序。需要分区，必须指定ShardingKey。</w:t>
      </w:r>
    </w:p>
    <w:p w:rsidR="00737AD2" w:rsidRDefault="007003A1">
      <w:pPr>
        <w:pStyle w:val="BodyText"/>
        <w:tabs>
          <w:tab w:val="left" w:pos="1537"/>
        </w:tabs>
        <w:spacing w:before="11" w:line="170" w:lineRule="auto"/>
        <w:ind w:left="1537" w:right="49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ReplSize是一个json对象，它的值是int类型，设置写入数据节点的个数，默认为1，当ReplSize等</w:t>
      </w:r>
      <w:r>
        <w:rPr>
          <w:position w:val="1"/>
          <w:lang w:eastAsia="zh-CN"/>
        </w:rPr>
        <w:t xml:space="preserve"> </w:t>
      </w:r>
      <w:r>
        <w:rPr>
          <w:w w:val="95"/>
          <w:lang w:eastAsia="zh-CN"/>
        </w:rPr>
        <w:t>于0时，副本写入个数会根据当前数据组中节点数变化而变化；手动指定副本写入个数时，不能超</w:t>
      </w:r>
      <w:r>
        <w:rPr>
          <w:lang w:eastAsia="zh-CN"/>
        </w:rPr>
        <w:t xml:space="preserve"> 出当前组内节点个数。</w:t>
      </w:r>
    </w:p>
    <w:p w:rsidR="00737AD2" w:rsidRDefault="007003A1">
      <w:pPr>
        <w:pStyle w:val="BodyText"/>
        <w:tabs>
          <w:tab w:val="left" w:pos="1537"/>
        </w:tabs>
        <w:spacing w:before="25" w:line="171" w:lineRule="auto"/>
        <w:ind w:left="1537" w:right="579"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0"/>
          <w:position w:val="1"/>
        </w:rPr>
        <w:t>Compressed也是一个JSON对象，它的值为boolean类型，为“true”时，表示集合中的数据压缩存</w:t>
      </w:r>
      <w:r>
        <w:rPr>
          <w:position w:val="1"/>
        </w:rPr>
        <w:t xml:space="preserve"> </w:t>
      </w:r>
      <w:r>
        <w:rPr>
          <w:w w:val="95"/>
        </w:rPr>
        <w:t>储，“false”时表示正常存储数据。</w:t>
      </w:r>
    </w:p>
    <w:p w:rsidR="00737AD2" w:rsidRDefault="007003A1">
      <w:pPr>
        <w:pStyle w:val="BodyText"/>
        <w:tabs>
          <w:tab w:val="left" w:pos="1537"/>
        </w:tabs>
        <w:spacing w:line="282"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当options内设置了多个参数时，用逗号（,）隔开。</w:t>
      </w:r>
    </w:p>
    <w:p w:rsidR="00737AD2" w:rsidRDefault="007003A1">
      <w:pPr>
        <w:pStyle w:val="BodyText"/>
        <w:tabs>
          <w:tab w:val="left" w:pos="1537"/>
        </w:tabs>
        <w:spacing w:before="36" w:line="171" w:lineRule="auto"/>
        <w:ind w:left="1537" w:right="82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3"/>
          <w:w w:val="95"/>
          <w:position w:val="1"/>
          <w:lang w:eastAsia="zh-CN"/>
        </w:rPr>
        <w:t xml:space="preserve"> </w:t>
      </w:r>
      <w:r>
        <w:rPr>
          <w:w w:val="95"/>
          <w:position w:val="1"/>
          <w:lang w:eastAsia="zh-CN"/>
        </w:rPr>
        <w:t>的值不能是空串、含点（.）或者美元符号（$），并且长度不能超过127B，否则操作失</w:t>
      </w:r>
      <w:r>
        <w:rPr>
          <w:position w:val="1"/>
          <w:lang w:eastAsia="zh-CN"/>
        </w:rPr>
        <w:t xml:space="preserve"> </w:t>
      </w:r>
      <w:r>
        <w:rPr>
          <w:lang w:eastAsia="zh-CN"/>
        </w:rPr>
        <w:t>败。</w:t>
      </w:r>
    </w:p>
    <w:p w:rsidR="00737AD2" w:rsidRDefault="007003A1">
      <w:pPr>
        <w:pStyle w:val="BodyText"/>
        <w:tabs>
          <w:tab w:val="left" w:pos="1537"/>
        </w:tabs>
        <w:spacing w:line="282"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AutoSplit必须配合散列分区和域使用，且不能与Group同时使用。</w:t>
      </w:r>
    </w:p>
    <w:p w:rsidR="00737AD2" w:rsidRDefault="007003A1">
      <w:pPr>
        <w:pStyle w:val="BodyText"/>
        <w:numPr>
          <w:ilvl w:val="1"/>
          <w:numId w:val="7"/>
        </w:numPr>
        <w:tabs>
          <w:tab w:val="left" w:pos="1537"/>
        </w:tabs>
        <w:spacing w:line="293" w:lineRule="exact"/>
        <w:ind w:left="1537"/>
      </w:pPr>
      <w:r>
        <w:rPr>
          <w:w w:val="95"/>
          <w:position w:val="1"/>
        </w:rPr>
        <w:t>AutoSplit不能与Group同时使用。</w:t>
      </w:r>
    </w:p>
    <w:p w:rsidR="00737AD2" w:rsidRDefault="007003A1">
      <w:pPr>
        <w:pStyle w:val="BodyText"/>
        <w:tabs>
          <w:tab w:val="left" w:pos="1537"/>
        </w:tabs>
        <w:spacing w:line="293" w:lineRule="exact"/>
        <w:ind w:left="1253"/>
      </w:pPr>
      <w:r>
        <w:rPr>
          <w:rFonts w:ascii="Times New Roman" w:eastAsia="Times New Roman" w:hAnsi="Times New Roman" w:cs="Times New Roman"/>
        </w:rPr>
        <w:t>•</w:t>
      </w:r>
      <w:r>
        <w:rPr>
          <w:rFonts w:ascii="Times New Roman" w:eastAsia="Times New Roman" w:hAnsi="Times New Roman" w:cs="Times New Roman"/>
        </w:rPr>
        <w:tab/>
      </w:r>
      <w:r>
        <w:rPr>
          <w:position w:val="1"/>
        </w:rPr>
        <w:t>如果在集合中没有指定AutoSplit，则使用所属域中的AutoSplit参数。</w:t>
      </w:r>
    </w:p>
    <w:p w:rsidR="00737AD2" w:rsidRDefault="00737AD2">
      <w:pPr>
        <w:spacing w:line="293" w:lineRule="exact"/>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tabs>
          <w:tab w:val="left" w:pos="1857"/>
        </w:tabs>
        <w:spacing w:before="51" w:line="171" w:lineRule="auto"/>
        <w:ind w:left="1857" w:right="186"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Group必须存在于集合空间所属的域中（所有复制组均属于SYSDOMAIN，即如果集合空间没有指</w:t>
      </w:r>
      <w:r>
        <w:rPr>
          <w:position w:val="1"/>
          <w:lang w:eastAsia="zh-CN"/>
        </w:rPr>
        <w:t xml:space="preserve"> </w:t>
      </w:r>
      <w:r>
        <w:rPr>
          <w:lang w:eastAsia="zh-CN"/>
        </w:rPr>
        <w:t>定域，则系统内任意复制组均可）。</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在集合空间foo下创建集合bar，不指定分区键</w:t>
      </w:r>
    </w:p>
    <w:p w:rsidR="00737AD2" w:rsidRDefault="00EC10B3">
      <w:pPr>
        <w:pStyle w:val="BodyText"/>
        <w:spacing w:before="10"/>
        <w:ind w:left="1217"/>
        <w:rPr>
          <w:rFonts w:ascii="仿宋" w:eastAsia="仿宋" w:hAnsi="仿宋" w:cs="仿宋"/>
        </w:rPr>
      </w:pPr>
      <w:r w:rsidRPr="00EC10B3">
        <w:pict>
          <v:group id="_x0000_s2723" style="position:absolute;left:0;text-align:left;margin-left:95.85pt;margin-top:4.95pt;width:459.45pt;height:10.6pt;z-index:-25398;mso-position-horizontal-relative:page" coordorigin="1917,99" coordsize="9189,212">
            <v:shape id="_x0000_s2724"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db.foo.createCL("bar")</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在集合空间foo下创建集合bar，指定字段age为分区键，升序排序</w:t>
      </w:r>
    </w:p>
    <w:p w:rsidR="00737AD2" w:rsidRDefault="00EC10B3">
      <w:pPr>
        <w:pStyle w:val="BodyText"/>
        <w:spacing w:before="10"/>
        <w:ind w:left="1217"/>
        <w:rPr>
          <w:rFonts w:ascii="仿宋" w:eastAsia="仿宋" w:hAnsi="仿宋" w:cs="仿宋"/>
        </w:rPr>
      </w:pPr>
      <w:r w:rsidRPr="00EC10B3">
        <w:pict>
          <v:group id="_x0000_s2721" style="position:absolute;left:0;text-align:left;margin-left:95.85pt;margin-top:4.95pt;width:459.45pt;height:21.2pt;z-index:-25397;mso-position-horizontal-relative:page" coordorigin="1917,99" coordsize="9189,424">
            <v:shape id="_x0000_s2722"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db.foo.createCL("bar",{ShardingKey:</w:t>
      </w:r>
    </w:p>
    <w:p w:rsidR="00737AD2" w:rsidRDefault="007003A1">
      <w:pPr>
        <w:pStyle w:val="BodyText"/>
        <w:spacing w:line="212" w:lineRule="exact"/>
        <w:ind w:left="1217"/>
        <w:rPr>
          <w:rFonts w:ascii="仿宋" w:eastAsia="仿宋" w:hAnsi="仿宋" w:cs="仿宋"/>
        </w:rPr>
      </w:pPr>
      <w:r>
        <w:rPr>
          <w:rFonts w:ascii="仿宋" w:eastAsia="仿宋" w:hAnsi="仿宋" w:cs="仿宋"/>
        </w:rPr>
        <w:t>{"age":1},ShardingType:"hash",Partition:1024,ReplSize:1,Compressed:true})</w:t>
      </w:r>
    </w:p>
    <w:p w:rsidR="00737AD2" w:rsidRDefault="00737AD2">
      <w:pPr>
        <w:spacing w:before="6" w:line="100" w:lineRule="exact"/>
        <w:rPr>
          <w:sz w:val="10"/>
          <w:szCs w:val="10"/>
        </w:rPr>
      </w:pPr>
    </w:p>
    <w:p w:rsidR="00737AD2" w:rsidRDefault="007003A1">
      <w:pPr>
        <w:pStyle w:val="Heading3"/>
        <w:ind w:left="433"/>
      </w:pPr>
      <w:bookmarkStart w:id="585" w:name="db.collectionspace.dropCL()"/>
      <w:bookmarkStart w:id="586" w:name="_bookmark209"/>
      <w:bookmarkEnd w:id="585"/>
      <w:bookmarkEnd w:id="586"/>
      <w:r>
        <w:rPr>
          <w:w w:val="95"/>
        </w:rPr>
        <w:t>db.collectionspace.dropCL()</w:t>
      </w:r>
    </w:p>
    <w:p w:rsidR="00737AD2" w:rsidRDefault="00737AD2">
      <w:pPr>
        <w:spacing w:before="2" w:line="200" w:lineRule="exact"/>
        <w:rPr>
          <w:sz w:val="20"/>
          <w:szCs w:val="20"/>
        </w:rPr>
      </w:pPr>
    </w:p>
    <w:p w:rsidR="00737AD2" w:rsidRDefault="007003A1">
      <w:pPr>
        <w:pStyle w:val="BodyText"/>
        <w:spacing w:line="253" w:lineRule="auto"/>
        <w:ind w:right="4121"/>
      </w:pPr>
      <w:r>
        <w:rPr>
          <w:w w:val="90"/>
        </w:rPr>
        <w:t>db.collectionspace.dropCL(&lt;name&gt;)</w:t>
      </w:r>
      <w:r>
        <w:rPr>
          <w:w w:val="92"/>
        </w:rPr>
        <w:t xml:space="preserve"> </w:t>
      </w:r>
      <w:r>
        <w:rPr>
          <w:w w:val="95"/>
        </w:rPr>
        <w:t>删除指定集合空间下指定的集合。</w:t>
      </w:r>
    </w:p>
    <w:p w:rsidR="00737AD2" w:rsidRDefault="00737AD2">
      <w:pPr>
        <w:spacing w:before="4" w:line="180" w:lineRule="exact"/>
        <w:rPr>
          <w:sz w:val="18"/>
          <w:szCs w:val="18"/>
        </w:rPr>
      </w:pPr>
    </w:p>
    <w:p w:rsidR="00737AD2" w:rsidRDefault="007003A1">
      <w:pPr>
        <w:pStyle w:val="BodyText"/>
      </w:pPr>
      <w:r>
        <w:t>参数描述</w:t>
      </w:r>
    </w:p>
    <w:p w:rsidR="00737AD2" w:rsidRDefault="00EC10B3">
      <w:pPr>
        <w:tabs>
          <w:tab w:val="left" w:pos="3351"/>
          <w:tab w:val="left" w:pos="5719"/>
          <w:tab w:val="left" w:pos="8088"/>
        </w:tabs>
        <w:spacing w:before="19"/>
        <w:ind w:left="983"/>
        <w:rPr>
          <w:rFonts w:ascii="微软雅黑" w:eastAsia="微软雅黑" w:hAnsi="微软雅黑" w:cs="微软雅黑"/>
          <w:sz w:val="14"/>
          <w:szCs w:val="14"/>
        </w:rPr>
      </w:pPr>
      <w:r w:rsidRPr="00EC10B3">
        <w:rPr>
          <w:rFonts w:eastAsiaTheme="minorHAnsi"/>
        </w:rPr>
        <w:pict>
          <v:group id="_x0000_s2696" style="position:absolute;left:0;text-align:left;margin-left:81.2pt;margin-top:1.25pt;width:474.6pt;height:43pt;z-index:-25396;mso-position-horizontal-relative:page" coordorigin="1624,25" coordsize="9492,860">
            <v:group id="_x0000_s2719" style="position:absolute;left:1634;top:35;width:2368;height:2" coordorigin="1634,35" coordsize="2368,2">
              <v:shape id="_x0000_s2720" style="position:absolute;left:1634;top:35;width:2368;height:2" coordorigin="1634,35" coordsize="2368,0" path="m1634,35r2368,e" filled="f" strokeweight="1pt">
                <v:path arrowok="t"/>
              </v:shape>
            </v:group>
            <v:group id="_x0000_s2717" style="position:absolute;left:1634;top:35;width:2;height:300" coordorigin="1634,35" coordsize="2,300">
              <v:shape id="_x0000_s2718" style="position:absolute;left:1634;top:35;width:2;height:300" coordorigin="1634,35" coordsize="0,300" path="m1634,35r,300e" filled="f" strokeweight="1pt">
                <v:path arrowok="t"/>
              </v:shape>
            </v:group>
            <v:group id="_x0000_s2715" style="position:absolute;left:6370;top:35;width:2;height:300" coordorigin="6370,35" coordsize="2,300">
              <v:shape id="_x0000_s2716" style="position:absolute;left:6370;top:35;width:2;height:300" coordorigin="6370,35" coordsize="0,300" path="m6370,35r,300e" filled="f" strokeweight="1pt">
                <v:path arrowok="t"/>
              </v:shape>
            </v:group>
            <v:group id="_x0000_s2713" style="position:absolute;left:8738;top:35;width:2;height:300" coordorigin="8738,35" coordsize="2,300">
              <v:shape id="_x0000_s2714" style="position:absolute;left:8738;top:35;width:2;height:300" coordorigin="8738,35" coordsize="0,300" path="m8738,35r,300e" filled="f" strokeweight="1pt">
                <v:path arrowok="t"/>
              </v:shape>
            </v:group>
            <v:group id="_x0000_s2711" style="position:absolute;left:6370;top:35;width:2;height:300" coordorigin="6370,35" coordsize="2,300">
              <v:shape id="_x0000_s2712" style="position:absolute;left:6370;top:35;width:2;height:300" coordorigin="6370,35" coordsize="0,300" path="m6370,35r,300e" filled="f" strokeweight="1pt">
                <v:path arrowok="t"/>
              </v:shape>
            </v:group>
            <v:group id="_x0000_s2709" style="position:absolute;left:11106;top:35;width:2;height:300" coordorigin="11106,35" coordsize="2,300">
              <v:shape id="_x0000_s2710" style="position:absolute;left:11106;top:35;width:2;height:300" coordorigin="11106,35" coordsize="0,300" path="m11106,35r,300e" filled="f" strokeweight="1pt">
                <v:path arrowok="t"/>
              </v:shape>
            </v:group>
            <v:group id="_x0000_s2707" style="position:absolute;left:1634;top:875;width:2368;height:2" coordorigin="1634,875" coordsize="2368,2">
              <v:shape id="_x0000_s2708" style="position:absolute;left:1634;top:875;width:2368;height:2" coordorigin="1634,875" coordsize="2368,0" path="m1634,875r2368,e" filled="f" strokeweight="1pt">
                <v:path arrowok="t"/>
              </v:shape>
            </v:group>
            <v:group id="_x0000_s2705" style="position:absolute;left:1634;top:335;width:2;height:540" coordorigin="1634,335" coordsize="2,540">
              <v:shape id="_x0000_s2706" style="position:absolute;left:1634;top:335;width:2;height:540" coordorigin="1634,335" coordsize="0,540" path="m1634,335r,540e" filled="f" strokeweight="1pt">
                <v:path arrowok="t"/>
              </v:shape>
            </v:group>
            <v:group id="_x0000_s2703" style="position:absolute;left:6370;top:335;width:2;height:540" coordorigin="6370,335" coordsize="2,540">
              <v:shape id="_x0000_s2704" style="position:absolute;left:6370;top:335;width:2;height:540" coordorigin="6370,335" coordsize="0,540" path="m6370,335r,540e" filled="f" strokeweight="1pt">
                <v:path arrowok="t"/>
              </v:shape>
            </v:group>
            <v:group id="_x0000_s2701" style="position:absolute;left:8738;top:335;width:2;height:540" coordorigin="8738,335" coordsize="2,540">
              <v:shape id="_x0000_s2702" style="position:absolute;left:8738;top:335;width:2;height:540" coordorigin="8738,335" coordsize="0,540" path="m8738,335r,540e" filled="f" strokeweight="1pt">
                <v:path arrowok="t"/>
              </v:shape>
            </v:group>
            <v:group id="_x0000_s2699" style="position:absolute;left:6370;top:335;width:2;height:540" coordorigin="6370,335" coordsize="2,540">
              <v:shape id="_x0000_s2700" style="position:absolute;left:6370;top:335;width:2;height:540" coordorigin="6370,335" coordsize="0,540" path="m6370,335r,540e" filled="f" strokeweight="1pt">
                <v:path arrowok="t"/>
              </v:shape>
            </v:group>
            <v:group id="_x0000_s2697" style="position:absolute;left:11106;top:335;width:2;height:540" coordorigin="11106,335" coordsize="2,540">
              <v:shape id="_x0000_s2698" style="position:absolute;left:11106;top:335;width:2;height:540" coordorigin="11106,335" coordsize="0,540" path="m11106,335r,540e" filled="f" strokeweight="1pt">
                <v:path arrowok="t"/>
              </v:shape>
            </v:group>
            <w10:wrap anchorx="page"/>
          </v:group>
        </w:pict>
      </w:r>
      <w:r w:rsidR="007003A1">
        <w:rPr>
          <w:rFonts w:ascii="微软雅黑" w:eastAsia="微软雅黑" w:hAnsi="微软雅黑" w:cs="微软雅黑"/>
          <w:sz w:val="14"/>
          <w:szCs w:val="14"/>
        </w:rPr>
        <w:t>参数名</w:t>
      </w:r>
      <w:r w:rsidR="007003A1">
        <w:rPr>
          <w:rFonts w:ascii="微软雅黑" w:eastAsia="微软雅黑" w:hAnsi="微软雅黑" w:cs="微软雅黑"/>
          <w:sz w:val="14"/>
          <w:szCs w:val="14"/>
        </w:rPr>
        <w:tab/>
        <w:t>参数类型</w:t>
      </w:r>
      <w:r w:rsidR="007003A1">
        <w:rPr>
          <w:rFonts w:ascii="微软雅黑" w:eastAsia="微软雅黑" w:hAnsi="微软雅黑" w:cs="微软雅黑"/>
          <w:sz w:val="14"/>
          <w:szCs w:val="14"/>
        </w:rPr>
        <w:tab/>
        <w:t>描述</w:t>
      </w:r>
      <w:r w:rsidR="007003A1">
        <w:rPr>
          <w:rFonts w:ascii="微软雅黑" w:eastAsia="微软雅黑" w:hAnsi="微软雅黑" w:cs="微软雅黑"/>
          <w:sz w:val="14"/>
          <w:szCs w:val="14"/>
        </w:rPr>
        <w:tab/>
        <w:t>是否必填</w:t>
      </w:r>
    </w:p>
    <w:p w:rsidR="00737AD2" w:rsidRDefault="007003A1">
      <w:pPr>
        <w:tabs>
          <w:tab w:val="left" w:pos="3351"/>
          <w:tab w:val="left" w:pos="5719"/>
        </w:tabs>
        <w:spacing w:before="61" w:line="241" w:lineRule="auto"/>
        <w:ind w:left="5720" w:right="2291" w:hanging="4737"/>
        <w:rPr>
          <w:rFonts w:ascii="微软雅黑" w:eastAsia="微软雅黑" w:hAnsi="微软雅黑" w:cs="微软雅黑"/>
          <w:sz w:val="14"/>
          <w:szCs w:val="14"/>
        </w:rPr>
      </w:pPr>
      <w:r>
        <w:rPr>
          <w:rFonts w:ascii="微软雅黑" w:eastAsia="微软雅黑" w:hAnsi="微软雅黑" w:cs="微软雅黑"/>
          <w:sz w:val="14"/>
          <w:szCs w:val="14"/>
        </w:rPr>
        <w:t>name</w:t>
      </w:r>
      <w:r>
        <w:rPr>
          <w:rFonts w:ascii="微软雅黑" w:eastAsia="微软雅黑" w:hAnsi="微软雅黑" w:cs="微软雅黑"/>
          <w:sz w:val="14"/>
          <w:szCs w:val="14"/>
        </w:rPr>
        <w:tab/>
        <w:t>string</w:t>
      </w:r>
      <w:r>
        <w:rPr>
          <w:rFonts w:ascii="微软雅黑" w:eastAsia="微软雅黑" w:hAnsi="微软雅黑" w:cs="微软雅黑"/>
          <w:sz w:val="14"/>
          <w:szCs w:val="14"/>
        </w:rPr>
        <w:tab/>
        <w:t xml:space="preserve">集合名，在同一个集合空间中，集合  </w:t>
      </w:r>
      <w:r>
        <w:rPr>
          <w:rFonts w:ascii="微软雅黑" w:eastAsia="微软雅黑" w:hAnsi="微软雅黑" w:cs="微软雅黑"/>
          <w:spacing w:val="3"/>
          <w:sz w:val="14"/>
          <w:szCs w:val="14"/>
        </w:rPr>
        <w:t xml:space="preserve"> </w:t>
      </w:r>
      <w:r>
        <w:rPr>
          <w:rFonts w:ascii="微软雅黑" w:eastAsia="微软雅黑" w:hAnsi="微软雅黑" w:cs="微软雅黑"/>
          <w:sz w:val="14"/>
          <w:szCs w:val="14"/>
        </w:rPr>
        <w:t>是 名必须唯一。</w:t>
      </w:r>
    </w:p>
    <w:p w:rsidR="00737AD2" w:rsidRDefault="00737AD2">
      <w:pPr>
        <w:spacing w:before="9" w:line="280" w:lineRule="exact"/>
        <w:rPr>
          <w:sz w:val="28"/>
          <w:szCs w:val="28"/>
        </w:rPr>
      </w:pPr>
    </w:p>
    <w:p w:rsidR="00737AD2" w:rsidRDefault="007003A1">
      <w:pPr>
        <w:pStyle w:val="BodyText"/>
        <w:spacing w:line="312" w:lineRule="exact"/>
        <w:rPr>
          <w:lang w:eastAsia="zh-CN"/>
        </w:rPr>
      </w:pPr>
      <w:r>
        <w:rPr>
          <w:lang w:eastAsia="zh-CN"/>
        </w:rPr>
        <w:t>格式</w:t>
      </w:r>
    </w:p>
    <w:p w:rsidR="00737AD2" w:rsidRDefault="007003A1">
      <w:pPr>
        <w:pStyle w:val="BodyText"/>
        <w:spacing w:before="18"/>
        <w:rPr>
          <w:lang w:eastAsia="zh-CN"/>
        </w:rPr>
      </w:pPr>
      <w:r>
        <w:rPr>
          <w:w w:val="95"/>
          <w:lang w:eastAsia="zh-CN"/>
        </w:rPr>
        <w:t xml:space="preserve">dropCL()     </w:t>
      </w:r>
      <w:r>
        <w:rPr>
          <w:spacing w:val="29"/>
          <w:w w:val="95"/>
          <w:lang w:eastAsia="zh-CN"/>
        </w:rPr>
        <w:t xml:space="preserve"> </w:t>
      </w:r>
      <w:r>
        <w:rPr>
          <w:w w:val="95"/>
          <w:lang w:eastAsia="zh-CN"/>
        </w:rPr>
        <w:t>方法的定义格式必须指定name参数，并且name的值在集合空间中存在，否则操作异常。</w:t>
      </w:r>
    </w:p>
    <w:p w:rsidR="00737AD2" w:rsidRDefault="00EC10B3">
      <w:pPr>
        <w:pStyle w:val="BodyText"/>
        <w:spacing w:before="46"/>
        <w:rPr>
          <w:rFonts w:ascii="仿宋" w:eastAsia="仿宋" w:hAnsi="仿宋" w:cs="仿宋"/>
          <w:lang w:eastAsia="zh-CN"/>
        </w:rPr>
      </w:pPr>
      <w:r w:rsidRPr="00EC10B3">
        <w:pict>
          <v:group id="_x0000_s2694" style="position:absolute;left:0;text-align:left;margin-left:81.7pt;margin-top:6.75pt;width:473.6pt;height:10.6pt;z-index:-25395;mso-position-horizontal-relative:page" coordorigin="1634,135" coordsize="9472,212">
            <v:shape id="_x0000_s2695"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{"name":"&lt;集合名&gt;"}</w:t>
      </w:r>
    </w:p>
    <w:p w:rsidR="00737AD2" w:rsidRDefault="00921398">
      <w:pPr>
        <w:pStyle w:val="BodyText"/>
        <w:spacing w:before="49" w:line="563" w:lineRule="exact"/>
        <w:rPr>
          <w:lang w:eastAsia="zh-CN"/>
        </w:rPr>
      </w:pPr>
      <w:r>
        <w:pict>
          <v:shape id="_x0000_i1114"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13"/>
          <w:w w:val="95"/>
          <w:position w:val="1"/>
          <w:lang w:eastAsia="zh-CN"/>
        </w:rPr>
        <w:t xml:space="preserve"> </w:t>
      </w:r>
      <w:r>
        <w:rPr>
          <w:w w:val="95"/>
          <w:position w:val="1"/>
          <w:lang w:eastAsia="zh-CN"/>
        </w:rPr>
        <w:t>的值不能是空串、含点（.）或者美元符号（$），并且长度不能超过127B，否则操作失败</w:t>
      </w:r>
    </w:p>
    <w:p w:rsidR="00737AD2" w:rsidRDefault="007003A1">
      <w:pPr>
        <w:pStyle w:val="BodyText"/>
        <w:tabs>
          <w:tab w:val="left" w:pos="1857"/>
        </w:tabs>
        <w:spacing w:line="293"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集合名必须在集合空间中存在，否则操作异常</w:t>
      </w:r>
    </w:p>
    <w:p w:rsidR="00737AD2" w:rsidRDefault="00737AD2">
      <w:pPr>
        <w:spacing w:before="5" w:line="220" w:lineRule="exact"/>
        <w:rPr>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删除集合空间foo下的集合bar。</w:t>
      </w:r>
      <w:r>
        <w:rPr>
          <w:position w:val="1"/>
        </w:rPr>
        <w:t>假定集合存在</w:t>
      </w:r>
    </w:p>
    <w:p w:rsidR="00737AD2" w:rsidRDefault="00EC10B3">
      <w:pPr>
        <w:pStyle w:val="BodyText"/>
        <w:spacing w:before="50"/>
        <w:ind w:left="1217"/>
        <w:rPr>
          <w:rFonts w:ascii="仿宋" w:eastAsia="仿宋" w:hAnsi="仿宋" w:cs="仿宋"/>
        </w:rPr>
      </w:pPr>
      <w:r w:rsidRPr="00EC10B3">
        <w:pict>
          <v:group id="_x0000_s2691" style="position:absolute;left:0;text-align:left;margin-left:95.85pt;margin-top:6.95pt;width:459.45pt;height:10.6pt;z-index:-25394;mso-position-horizontal-relative:page" coordorigin="1917,139" coordsize="9189,212">
            <v:shape id="_x0000_s269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db.foo.dropCL("bar")</w:t>
      </w:r>
    </w:p>
    <w:p w:rsidR="00737AD2" w:rsidRDefault="00737AD2">
      <w:pPr>
        <w:spacing w:before="6" w:line="100" w:lineRule="exact"/>
        <w:rPr>
          <w:sz w:val="10"/>
          <w:szCs w:val="10"/>
        </w:rPr>
      </w:pPr>
    </w:p>
    <w:p w:rsidR="00737AD2" w:rsidRDefault="007003A1">
      <w:pPr>
        <w:pStyle w:val="Heading3"/>
        <w:ind w:left="385" w:right="7234"/>
        <w:jc w:val="center"/>
      </w:pPr>
      <w:bookmarkStart w:id="587" w:name="db.collectionspace.getCL()"/>
      <w:bookmarkStart w:id="588" w:name="_bookmark210"/>
      <w:bookmarkEnd w:id="587"/>
      <w:bookmarkEnd w:id="588"/>
      <w:r>
        <w:rPr>
          <w:w w:val="95"/>
        </w:rPr>
        <w:t>db.collectionspace.getCL()</w:t>
      </w:r>
    </w:p>
    <w:p w:rsidR="00737AD2" w:rsidRDefault="00737AD2">
      <w:pPr>
        <w:spacing w:before="2" w:line="200" w:lineRule="exact"/>
        <w:rPr>
          <w:sz w:val="20"/>
          <w:szCs w:val="20"/>
        </w:rPr>
      </w:pPr>
    </w:p>
    <w:p w:rsidR="00737AD2" w:rsidRDefault="007003A1">
      <w:pPr>
        <w:pStyle w:val="BodyText"/>
        <w:spacing w:line="253" w:lineRule="auto"/>
        <w:ind w:right="4445"/>
      </w:pPr>
      <w:r>
        <w:rPr>
          <w:w w:val="90"/>
        </w:rPr>
        <w:t>db.collectionspace.getCL(&lt;name&gt;)</w:t>
      </w:r>
      <w:r>
        <w:rPr>
          <w:w w:val="91"/>
        </w:rPr>
        <w:t xml:space="preserve"> </w:t>
      </w:r>
      <w:r>
        <w:rPr>
          <w:w w:val="95"/>
        </w:rPr>
        <w:t>返回指定集合空间下集合的引用。</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集合名，在同一个集合空间中，集合</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名必须唯一。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rPr>
          <w:lang w:eastAsia="zh-CN"/>
        </w:rPr>
      </w:pPr>
      <w:r>
        <w:rPr>
          <w:w w:val="95"/>
          <w:lang w:eastAsia="zh-CN"/>
        </w:rPr>
        <w:t xml:space="preserve">getCL()     </w:t>
      </w:r>
      <w:r>
        <w:rPr>
          <w:spacing w:val="13"/>
          <w:w w:val="95"/>
          <w:lang w:eastAsia="zh-CN"/>
        </w:rPr>
        <w:t xml:space="preserve"> </w:t>
      </w:r>
      <w:r>
        <w:rPr>
          <w:w w:val="95"/>
          <w:lang w:eastAsia="zh-CN"/>
        </w:rPr>
        <w:t>方法的定义格式必须指定name参数，并且name的值在集合空间中存在，否则操作异常。</w:t>
      </w:r>
    </w:p>
    <w:p w:rsidR="00737AD2" w:rsidRDefault="00EC10B3">
      <w:pPr>
        <w:pStyle w:val="BodyText"/>
        <w:spacing w:before="46"/>
        <w:rPr>
          <w:rFonts w:ascii="仿宋" w:eastAsia="仿宋" w:hAnsi="仿宋" w:cs="仿宋"/>
          <w:lang w:eastAsia="zh-CN"/>
        </w:rPr>
      </w:pPr>
      <w:r w:rsidRPr="00EC10B3">
        <w:pict>
          <v:group id="_x0000_s2689" style="position:absolute;left:0;text-align:left;margin-left:81.7pt;margin-top:6.75pt;width:473.6pt;height:10.6pt;z-index:-25393;mso-position-horizontal-relative:page" coordorigin="1634,135" coordsize="9472,212">
            <v:shape id="_x0000_s2690"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{"name":"&lt;集合名&gt;"}</w:t>
      </w:r>
    </w:p>
    <w:p w:rsidR="00737AD2" w:rsidRDefault="00737AD2">
      <w:pPr>
        <w:rPr>
          <w:rFonts w:ascii="仿宋" w:eastAsia="仿宋" w:hAnsi="仿宋" w:cs="仿宋"/>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921398">
      <w:pPr>
        <w:pStyle w:val="BodyText"/>
        <w:spacing w:line="534" w:lineRule="exact"/>
        <w:ind w:left="613"/>
        <w:rPr>
          <w:lang w:eastAsia="zh-CN"/>
        </w:rPr>
      </w:pPr>
      <w:r>
        <w:pict>
          <v:shape id="_x0000_i1115"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3"/>
          <w:w w:val="95"/>
          <w:position w:val="1"/>
          <w:lang w:eastAsia="zh-CN"/>
        </w:rPr>
        <w:t xml:space="preserve"> </w:t>
      </w:r>
      <w:r>
        <w:rPr>
          <w:w w:val="95"/>
          <w:position w:val="1"/>
          <w:lang w:eastAsia="zh-CN"/>
        </w:rPr>
        <w:t>的值不能是空串、含点（.）或者美元符号（$），并且长度不能超过127B，否则操作失</w:t>
      </w:r>
    </w:p>
    <w:p w:rsidR="00737AD2" w:rsidRDefault="007003A1">
      <w:pPr>
        <w:pStyle w:val="BodyText"/>
        <w:spacing w:line="243" w:lineRule="exact"/>
        <w:ind w:left="1537"/>
        <w:rPr>
          <w:lang w:eastAsia="zh-CN"/>
        </w:rPr>
      </w:pPr>
      <w:r>
        <w:rPr>
          <w:lang w:eastAsia="zh-CN"/>
        </w:rPr>
        <w:t>败。</w:t>
      </w:r>
    </w:p>
    <w:p w:rsidR="00737AD2" w:rsidRDefault="007003A1">
      <w:pPr>
        <w:pStyle w:val="BodyText"/>
        <w:tabs>
          <w:tab w:val="left" w:pos="1537"/>
        </w:tabs>
        <w:spacing w:line="267"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集合名必须在集合空间中存在，否则操作异常。</w:t>
      </w:r>
    </w:p>
    <w:p w:rsidR="00737AD2" w:rsidRDefault="00737AD2">
      <w:pPr>
        <w:spacing w:before="14" w:line="240" w:lineRule="exact"/>
        <w:rPr>
          <w:sz w:val="24"/>
          <w:szCs w:val="24"/>
          <w:lang w:eastAsia="zh-CN"/>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返回集合空间foo下集合bar的引用。假定集合存在。</w:t>
      </w:r>
    </w:p>
    <w:p w:rsidR="00737AD2" w:rsidRDefault="00EC10B3">
      <w:pPr>
        <w:pStyle w:val="BodyText"/>
        <w:spacing w:before="10"/>
        <w:ind w:left="897"/>
        <w:rPr>
          <w:rFonts w:ascii="仿宋" w:eastAsia="仿宋" w:hAnsi="仿宋" w:cs="仿宋"/>
        </w:rPr>
      </w:pPr>
      <w:r w:rsidRPr="00EC10B3">
        <w:pict>
          <v:group id="_x0000_s2686" style="position:absolute;left:0;text-align:left;margin-left:95.85pt;margin-top:4.95pt;width:459.45pt;height:10.6pt;z-index:-25392;mso-position-horizontal-relative:page" coordorigin="1917,99" coordsize="9189,212">
            <v:shape id="_x0000_s268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db.foo.getCL("bar")</w:t>
      </w:r>
    </w:p>
    <w:p w:rsidR="00737AD2" w:rsidRDefault="00737AD2">
      <w:pPr>
        <w:spacing w:before="6" w:line="100" w:lineRule="exact"/>
        <w:rPr>
          <w:sz w:val="10"/>
          <w:szCs w:val="10"/>
        </w:rPr>
      </w:pPr>
    </w:p>
    <w:p w:rsidR="00737AD2" w:rsidRDefault="007003A1">
      <w:pPr>
        <w:pStyle w:val="Heading3"/>
      </w:pPr>
      <w:bookmarkStart w:id="589" w:name="db.collectionspace.collection.aggregate("/>
      <w:bookmarkStart w:id="590" w:name="_bookmark211"/>
      <w:bookmarkEnd w:id="589"/>
      <w:bookmarkEnd w:id="590"/>
      <w:r>
        <w:rPr>
          <w:w w:val="95"/>
        </w:rPr>
        <w:t>db.collectionspace.collection.aggregate()</w:t>
      </w:r>
    </w:p>
    <w:p w:rsidR="00737AD2" w:rsidRDefault="00737AD2">
      <w:pPr>
        <w:spacing w:before="2" w:line="200" w:lineRule="exact"/>
        <w:rPr>
          <w:sz w:val="20"/>
          <w:szCs w:val="20"/>
        </w:rPr>
      </w:pPr>
    </w:p>
    <w:p w:rsidR="00737AD2" w:rsidRDefault="007003A1">
      <w:pPr>
        <w:pStyle w:val="BodyText"/>
        <w:spacing w:line="253" w:lineRule="auto"/>
        <w:ind w:left="613" w:right="691"/>
      </w:pPr>
      <w:r>
        <w:rPr>
          <w:w w:val="90"/>
        </w:rPr>
        <w:t xml:space="preserve">db.collectionspace.collection.aggregate( </w:t>
      </w:r>
      <w:r>
        <w:rPr>
          <w:spacing w:val="3"/>
          <w:w w:val="90"/>
        </w:rPr>
        <w:t xml:space="preserve"> </w:t>
      </w:r>
      <w:r>
        <w:rPr>
          <w:w w:val="90"/>
        </w:rPr>
        <w:t xml:space="preserve">&lt;subOp&gt;... </w:t>
      </w:r>
      <w:r>
        <w:rPr>
          <w:spacing w:val="3"/>
          <w:w w:val="90"/>
        </w:rPr>
        <w:t xml:space="preserve"> </w:t>
      </w:r>
      <w:r>
        <w:rPr>
          <w:w w:val="90"/>
        </w:rPr>
        <w:t>)</w:t>
      </w:r>
      <w:r>
        <w:rPr>
          <w:w w:val="89"/>
        </w:rPr>
        <w:t xml:space="preserve"> </w:t>
      </w:r>
      <w:r>
        <w:rPr>
          <w:w w:val="95"/>
        </w:rPr>
        <w:t>aggregate()方法与</w:t>
      </w:r>
      <w:hyperlink w:anchor="_bookmark218" w:history="1">
        <w:r>
          <w:rPr>
            <w:color w:val="0000FF"/>
            <w:w w:val="95"/>
          </w:rPr>
          <w:t>find()</w:t>
        </w:r>
      </w:hyperlink>
      <w:r>
        <w:rPr>
          <w:color w:val="000000"/>
          <w:w w:val="95"/>
        </w:rPr>
        <w:t>方法功能比较接近，也是从SequoiaDB的集合中检索文档记录，并返回游标。</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78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subOp</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subOp</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表示子操</w:t>
            </w:r>
          </w:p>
          <w:p w:rsidR="00737AD2" w:rsidRDefault="007003A1">
            <w:pPr>
              <w:pStyle w:val="TableParagraph"/>
              <w:spacing w:before="1" w:line="241" w:lineRule="auto"/>
              <w:ind w:left="40" w:right="339"/>
              <w:rPr>
                <w:rFonts w:ascii="微软雅黑" w:eastAsia="微软雅黑" w:hAnsi="微软雅黑" w:cs="微软雅黑"/>
                <w:sz w:val="14"/>
                <w:szCs w:val="14"/>
              </w:rPr>
            </w:pPr>
            <w:r>
              <w:rPr>
                <w:rFonts w:ascii="微软雅黑" w:eastAsia="微软雅黑" w:hAnsi="微软雅黑" w:cs="微软雅黑"/>
                <w:w w:val="95"/>
                <w:sz w:val="14"/>
                <w:szCs w:val="14"/>
              </w:rPr>
              <w:t>作，在aggregate()方法中可以填</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写1~N个子操作。</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55"/>
        </w:trPr>
        <w:tc>
          <w:tcPr>
            <w:tcW w:w="4736" w:type="dxa"/>
            <w:gridSpan w:val="2"/>
            <w:tcBorders>
              <w:top w:val="nil"/>
              <w:left w:val="single" w:sz="8" w:space="0" w:color="000000"/>
              <w:bottom w:val="nil"/>
              <w:right w:val="single" w:sz="8" w:space="0" w:color="000000"/>
            </w:tcBorders>
          </w:tcPr>
          <w:p w:rsidR="00737AD2" w:rsidRDefault="00737AD2"/>
        </w:tc>
        <w:tc>
          <w:tcPr>
            <w:tcW w:w="2363" w:type="dxa"/>
            <w:tcBorders>
              <w:top w:val="single" w:sz="8" w:space="0" w:color="000000"/>
              <w:left w:val="single" w:sz="8" w:space="0" w:color="000000"/>
              <w:bottom w:val="single" w:sz="8" w:space="0" w:color="000000"/>
              <w:right w:val="single" w:sz="8" w:space="0" w:color="000000"/>
            </w:tcBorders>
          </w:tcPr>
          <w:p w:rsidR="00737AD2" w:rsidRDefault="00737AD2"/>
        </w:tc>
        <w:tc>
          <w:tcPr>
            <w:tcW w:w="2373"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19"/>
        <w:rPr>
          <w:lang w:eastAsia="zh-CN"/>
        </w:rPr>
      </w:pPr>
      <w:r>
        <w:rPr>
          <w:w w:val="95"/>
          <w:lang w:eastAsia="zh-CN"/>
        </w:rPr>
        <w:t>aggregate()方法只有一个参数subOp，它表示1~N个子操作，每个子操作是一个json对象，子操作之间用逗</w:t>
      </w:r>
      <w:r>
        <w:rPr>
          <w:lang w:eastAsia="zh-CN"/>
        </w:rPr>
        <w:t xml:space="preserve"> 号隔开。聚集框架支持以下子操作参数：</w:t>
      </w:r>
    </w:p>
    <w:p w:rsidR="00737AD2" w:rsidRDefault="00737AD2">
      <w:pPr>
        <w:spacing w:before="1" w:line="140" w:lineRule="exact"/>
        <w:rPr>
          <w:sz w:val="14"/>
          <w:szCs w:val="14"/>
          <w:lang w:eastAsia="zh-CN"/>
        </w:rPr>
      </w:pPr>
    </w:p>
    <w:tbl>
      <w:tblPr>
        <w:tblW w:w="0" w:type="auto"/>
        <w:tblInd w:w="603" w:type="dxa"/>
        <w:tblLayout w:type="fixed"/>
        <w:tblCellMar>
          <w:left w:w="0" w:type="dxa"/>
          <w:right w:w="0" w:type="dxa"/>
        </w:tblCellMar>
        <w:tblLook w:val="01E0"/>
      </w:tblPr>
      <w:tblGrid>
        <w:gridCol w:w="1888"/>
        <w:gridCol w:w="4427"/>
        <w:gridCol w:w="3157"/>
      </w:tblGrid>
      <w:tr w:rsidR="00737AD2">
        <w:trPr>
          <w:trHeight w:hRule="exact" w:val="305"/>
        </w:trPr>
        <w:tc>
          <w:tcPr>
            <w:tcW w:w="188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4427" w:type="dxa"/>
            <w:tcBorders>
              <w:top w:val="nil"/>
              <w:left w:val="nil"/>
              <w:bottom w:val="nil"/>
              <w:right w:val="single" w:sz="8" w:space="0" w:color="000000"/>
            </w:tcBorders>
          </w:tcPr>
          <w:p w:rsidR="00737AD2" w:rsidRDefault="007003A1">
            <w:pPr>
              <w:pStyle w:val="TableParagraph"/>
              <w:spacing w:line="223" w:lineRule="exact"/>
              <w:ind w:left="131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7" w:history="1">
              <w:r w:rsidR="007003A1">
                <w:rPr>
                  <w:rFonts w:ascii="微软雅黑" w:eastAsia="微软雅黑" w:hAnsi="微软雅黑" w:cs="微软雅黑"/>
                  <w:color w:val="0000FF"/>
                  <w:w w:val="95"/>
                  <w:sz w:val="14"/>
                  <w:szCs w:val="14"/>
                </w:rPr>
                <w:t>$project</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选择需要输出的字段名，"1"表示输出，"0"表示</w:t>
            </w:r>
          </w:p>
          <w:p w:rsidR="00737AD2" w:rsidRDefault="007003A1">
            <w:pPr>
              <w:pStyle w:val="TableParagraph"/>
              <w:spacing w:before="1"/>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不输出，还可以实现字段的重命名。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{$project:{field1:1,field:0,aliase:"$field3"}}</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8" w:history="1">
              <w:r w:rsidR="007003A1">
                <w:rPr>
                  <w:rFonts w:ascii="微软雅黑" w:eastAsia="微软雅黑" w:hAnsi="微软雅黑" w:cs="微软雅黑"/>
                  <w:color w:val="0000FF"/>
                  <w:w w:val="95"/>
                  <w:sz w:val="14"/>
                  <w:szCs w:val="14"/>
                </w:rPr>
                <w:t>$match</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实现从集合中选择匹配条件的记录，相当</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{$match:{field:{$lte:value}}}</w:t>
            </w:r>
          </w:p>
        </w:tc>
      </w:tr>
      <w:tr w:rsidR="00737AD2">
        <w:trPr>
          <w:trHeight w:hRule="exact" w:val="30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8" w:history="1">
              <w:r w:rsidR="007003A1">
                <w:rPr>
                  <w:rFonts w:ascii="微软雅黑" w:eastAsia="微软雅黑" w:hAnsi="微软雅黑" w:cs="微软雅黑"/>
                  <w:color w:val="0000FF"/>
                  <w:w w:val="95"/>
                  <w:sz w:val="14"/>
                  <w:szCs w:val="14"/>
                </w:rPr>
                <w:t>$limit</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{$limit:10}</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0" w:history="1">
              <w:r w:rsidR="007003A1">
                <w:rPr>
                  <w:rFonts w:ascii="微软雅黑" w:eastAsia="微软雅黑" w:hAnsi="微软雅黑" w:cs="微软雅黑"/>
                  <w:color w:val="0000FF"/>
                  <w:w w:val="95"/>
                  <w:sz w:val="14"/>
                  <w:szCs w:val="14"/>
                </w:rPr>
                <w:t>$skip</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控制结果集的开始点，即跳过结果集中指定条数</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{$skip:5}</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9" w:history="1">
              <w:r w:rsidR="007003A1">
                <w:rPr>
                  <w:rFonts w:ascii="微软雅黑" w:eastAsia="微软雅黑" w:hAnsi="微软雅黑" w:cs="微软雅黑"/>
                  <w:color w:val="0000FF"/>
                  <w:w w:val="90"/>
                  <w:sz w:val="14"/>
                  <w:szCs w:val="14"/>
                </w:rPr>
                <w:t>$group</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 xml:space="preserve">实现对记录的分组，类似与SQL的group </w:t>
            </w:r>
            <w:r>
              <w:rPr>
                <w:rFonts w:ascii="微软雅黑" w:eastAsia="微软雅黑" w:hAnsi="微软雅黑" w:cs="微软雅黑"/>
                <w:spacing w:val="24"/>
                <w:w w:val="95"/>
                <w:sz w:val="14"/>
                <w:szCs w:val="14"/>
                <w:lang w:eastAsia="zh-CN"/>
              </w:rPr>
              <w:t xml:space="preserve"> </w:t>
            </w:r>
            <w:r>
              <w:rPr>
                <w:rFonts w:ascii="微软雅黑" w:eastAsia="微软雅黑" w:hAnsi="微软雅黑" w:cs="微软雅黑"/>
                <w:w w:val="95"/>
                <w:sz w:val="14"/>
                <w:szCs w:val="14"/>
                <w:lang w:eastAsia="zh-CN"/>
              </w:rPr>
              <w:t>by语</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{$group:{_id:"$field"}}</w:t>
            </w:r>
          </w:p>
        </w:tc>
      </w:tr>
      <w:tr w:rsidR="00737AD2">
        <w:trPr>
          <w:trHeight w:hRule="exact" w:val="535"/>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9" w:history="1">
              <w:r w:rsidR="007003A1">
                <w:rPr>
                  <w:rFonts w:ascii="微软雅黑" w:eastAsia="微软雅黑" w:hAnsi="微软雅黑" w:cs="微软雅黑"/>
                  <w:color w:val="0000FF"/>
                  <w:w w:val="95"/>
                  <w:sz w:val="14"/>
                  <w:szCs w:val="14"/>
                </w:rPr>
                <w:t>$sort</w:t>
              </w:r>
            </w:hyperlink>
          </w:p>
        </w:tc>
        <w:tc>
          <w:tcPr>
            <w:tcW w:w="4427" w:type="dxa"/>
            <w:tcBorders>
              <w:top w:val="nil"/>
              <w:left w:val="nil"/>
              <w:bottom w:val="nil"/>
              <w:right w:val="single" w:sz="8" w:space="0" w:color="000000"/>
            </w:tcBorders>
          </w:tcPr>
          <w:p w:rsidR="00737AD2" w:rsidRDefault="007003A1">
            <w:pPr>
              <w:pStyle w:val="TableParagraph"/>
              <w:spacing w:line="21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实现对结果集的排序，"1"代表升序，"-1"代表降</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{$sort:{field1:1,field2:-1,...}}</w:t>
            </w:r>
          </w:p>
        </w:tc>
      </w:tr>
    </w:tbl>
    <w:p w:rsidR="00737AD2" w:rsidRDefault="007003A1">
      <w:pPr>
        <w:pStyle w:val="BodyText"/>
        <w:spacing w:line="335" w:lineRule="exact"/>
        <w:ind w:left="613"/>
        <w:rPr>
          <w:lang w:eastAsia="zh-CN"/>
        </w:rPr>
      </w:pPr>
      <w:r>
        <w:rPr>
          <w:lang w:eastAsia="zh-CN"/>
        </w:rPr>
        <w:t>说明：aggregate()方法可以有任意多个子操作，但是注意各子操作的参数名的语法规则。</w:t>
      </w:r>
    </w:p>
    <w:p w:rsidR="00737AD2" w:rsidRDefault="00737AD2">
      <w:pPr>
        <w:spacing w:before="9" w:line="190" w:lineRule="exact"/>
        <w:rPr>
          <w:sz w:val="19"/>
          <w:szCs w:val="19"/>
          <w:lang w:eastAsia="zh-CN"/>
        </w:rPr>
      </w:pPr>
    </w:p>
    <w:p w:rsidR="00737AD2" w:rsidRDefault="007003A1">
      <w:pPr>
        <w:pStyle w:val="BodyText"/>
        <w:spacing w:line="253" w:lineRule="auto"/>
        <w:ind w:left="613" w:right="6008"/>
      </w:pPr>
      <w:r>
        <w:t xml:space="preserve">示例 </w:t>
      </w:r>
      <w:r>
        <w:rPr>
          <w:w w:val="95"/>
        </w:rPr>
        <w:t>假设集合collection包含如下格式的记录：</w:t>
      </w:r>
    </w:p>
    <w:p w:rsidR="00737AD2" w:rsidRDefault="00EC10B3">
      <w:pPr>
        <w:pStyle w:val="BodyText"/>
        <w:spacing w:line="287" w:lineRule="exact"/>
        <w:ind w:left="613"/>
        <w:rPr>
          <w:rFonts w:ascii="仿宋" w:eastAsia="仿宋" w:hAnsi="仿宋" w:cs="仿宋"/>
        </w:rPr>
      </w:pPr>
      <w:r w:rsidRPr="00EC10B3">
        <w:pict>
          <v:group id="_x0000_s2684" style="position:absolute;left:0;text-align:left;margin-left:81.7pt;margin-top:4.05pt;width:473.6pt;height:95.4pt;z-index:-25391;mso-position-horizontal-relative:page" coordorigin="1634,81" coordsize="9472,1908">
            <v:shape id="_x0000_s2685" style="position:absolute;left:1634;top:81;width:9472;height:1908" coordorigin="1634,81" coordsize="9472,1908" path="m1634,81r9472,l11106,1989r-9472,l1634,8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813"/>
        <w:rPr>
          <w:rFonts w:ascii="仿宋" w:eastAsia="仿宋" w:hAnsi="仿宋" w:cs="仿宋"/>
        </w:rPr>
      </w:pPr>
      <w:r>
        <w:rPr>
          <w:rFonts w:ascii="仿宋" w:eastAsia="仿宋" w:hAnsi="仿宋" w:cs="仿宋"/>
        </w:rPr>
        <w:t>no:1000,</w:t>
      </w:r>
    </w:p>
    <w:p w:rsidR="00737AD2" w:rsidRDefault="007003A1">
      <w:pPr>
        <w:pStyle w:val="BodyText"/>
        <w:spacing w:line="212" w:lineRule="exact"/>
        <w:ind w:left="813"/>
        <w:rPr>
          <w:rFonts w:ascii="仿宋" w:eastAsia="仿宋" w:hAnsi="仿宋" w:cs="仿宋"/>
        </w:rPr>
      </w:pPr>
      <w:r>
        <w:rPr>
          <w:rFonts w:ascii="仿宋" w:eastAsia="仿宋" w:hAnsi="仿宋" w:cs="仿宋"/>
        </w:rPr>
        <w:t>score:80,</w:t>
      </w:r>
    </w:p>
    <w:p w:rsidR="00737AD2" w:rsidRDefault="007003A1">
      <w:pPr>
        <w:pStyle w:val="BodyText"/>
        <w:spacing w:line="212" w:lineRule="exact"/>
        <w:ind w:left="813"/>
        <w:rPr>
          <w:rFonts w:ascii="仿宋" w:eastAsia="仿宋" w:hAnsi="仿宋" w:cs="仿宋"/>
        </w:rPr>
      </w:pPr>
      <w:r>
        <w:rPr>
          <w:rFonts w:ascii="仿宋" w:eastAsia="仿宋" w:hAnsi="仿宋" w:cs="仿宋"/>
        </w:rPr>
        <w:t>interest:["basketball","football"],</w:t>
      </w:r>
    </w:p>
    <w:p w:rsidR="00737AD2" w:rsidRDefault="007003A1">
      <w:pPr>
        <w:pStyle w:val="BodyText"/>
        <w:spacing w:line="212" w:lineRule="exact"/>
        <w:ind w:left="813"/>
        <w:rPr>
          <w:rFonts w:ascii="仿宋" w:eastAsia="仿宋" w:hAnsi="仿宋" w:cs="仿宋"/>
        </w:rPr>
      </w:pPr>
      <w:r>
        <w:rPr>
          <w:rFonts w:ascii="仿宋" w:eastAsia="仿宋" w:hAnsi="仿宋" w:cs="仿宋"/>
        </w:rPr>
        <w:t>major:"计算机科学与技术",</w:t>
      </w:r>
    </w:p>
    <w:p w:rsidR="00737AD2" w:rsidRDefault="007003A1">
      <w:pPr>
        <w:pStyle w:val="BodyText"/>
        <w:spacing w:line="212" w:lineRule="exact"/>
        <w:ind w:left="813"/>
        <w:rPr>
          <w:rFonts w:ascii="仿宋" w:eastAsia="仿宋" w:hAnsi="仿宋" w:cs="仿宋"/>
        </w:rPr>
      </w:pPr>
      <w:r>
        <w:rPr>
          <w:rFonts w:ascii="仿宋" w:eastAsia="仿宋" w:hAnsi="仿宋" w:cs="仿宋"/>
        </w:rPr>
        <w:t>dep:"计算机学院",</w:t>
      </w:r>
    </w:p>
    <w:p w:rsidR="00737AD2" w:rsidRDefault="007003A1">
      <w:pPr>
        <w:pStyle w:val="BodyText"/>
        <w:spacing w:line="212" w:lineRule="exact"/>
        <w:ind w:left="813"/>
        <w:rPr>
          <w:rFonts w:ascii="仿宋" w:eastAsia="仿宋" w:hAnsi="仿宋" w:cs="仿宋"/>
        </w:rPr>
      </w:pPr>
      <w:r>
        <w:rPr>
          <w:rFonts w:ascii="仿宋" w:eastAsia="仿宋" w:hAnsi="仿宋" w:cs="仿宋"/>
        </w:rPr>
        <w:t>info:{</w:t>
      </w:r>
    </w:p>
    <w:p w:rsidR="00737AD2" w:rsidRDefault="007003A1">
      <w:pPr>
        <w:pStyle w:val="BodyText"/>
        <w:spacing w:line="212" w:lineRule="exact"/>
        <w:ind w:left="1413"/>
        <w:rPr>
          <w:rFonts w:ascii="仿宋" w:eastAsia="仿宋" w:hAnsi="仿宋" w:cs="仿宋"/>
        </w:rPr>
      </w:pPr>
      <w:r>
        <w:rPr>
          <w:rFonts w:ascii="仿宋" w:eastAsia="仿宋" w:hAnsi="仿宋" w:cs="仿宋"/>
        </w:rPr>
        <w:t>name:"Tom",</w:t>
      </w:r>
    </w:p>
    <w:p w:rsidR="00737AD2" w:rsidRDefault="007003A1">
      <w:pPr>
        <w:pStyle w:val="BodyText"/>
        <w:spacing w:line="212" w:lineRule="exact"/>
        <w:ind w:left="1413"/>
        <w:rPr>
          <w:rFonts w:ascii="仿宋" w:eastAsia="仿宋" w:hAnsi="仿宋" w:cs="仿宋"/>
        </w:rPr>
      </w:pPr>
      <w:r>
        <w:rPr>
          <w:rFonts w:ascii="仿宋" w:eastAsia="仿宋" w:hAnsi="仿宋" w:cs="仿宋"/>
        </w:rPr>
        <w:t>age:25,</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733"/>
        <w:rPr>
          <w:rFonts w:ascii="仿宋" w:eastAsia="仿宋" w:hAnsi="仿宋" w:cs="仿宋"/>
        </w:rPr>
      </w:pPr>
      <w:r w:rsidRPr="00EC10B3">
        <w:pict>
          <v:group id="_x0000_s2682" style="position:absolute;left:0;text-align:left;margin-left:81.7pt;margin-top:4.7pt;width:473.6pt;height:31.8pt;z-index:-25390;mso-position-horizontal-relative:page" coordorigin="1634,94" coordsize="9472,636">
            <v:shape id="_x0000_s2683" style="position:absolute;left:1634;top:94;width:9472;height:636" coordorigin="1634,94" coordsize="9472,636" path="m1634,94r9472,l11106,730r-9472,l1634,94xe" fillcolor="#efefef" stroked="f">
              <v:path arrowok="t"/>
            </v:shape>
            <w10:wrap anchorx="page"/>
          </v:group>
        </w:pict>
      </w:r>
      <w:r w:rsidR="007003A1">
        <w:rPr>
          <w:rFonts w:ascii="仿宋" w:eastAsia="仿宋" w:hAnsi="仿宋" w:cs="仿宋"/>
        </w:rPr>
        <w:t>gender:"男"</w:t>
      </w:r>
    </w:p>
    <w:p w:rsidR="00737AD2" w:rsidRDefault="007003A1">
      <w:pPr>
        <w:pStyle w:val="BodyText"/>
        <w:spacing w:line="212" w:lineRule="exact"/>
        <w:ind w:left="1733"/>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rPr>
          <w:rFonts w:ascii="仿宋" w:eastAsia="仿宋" w:hAnsi="仿宋" w:cs="仿宋"/>
          <w:lang w:eastAsia="zh-CN"/>
        </w:rPr>
      </w:pPr>
      <w:r>
        <w:rPr>
          <w:rFonts w:ascii="仿宋" w:eastAsia="仿宋" w:hAnsi="仿宋" w:cs="仿宋"/>
          <w:lang w:eastAsia="zh-CN"/>
        </w:rPr>
        <w:t>}</w:t>
      </w:r>
    </w:p>
    <w:p w:rsidR="00737AD2" w:rsidRDefault="007003A1">
      <w:pPr>
        <w:pStyle w:val="BodyText"/>
        <w:tabs>
          <w:tab w:val="left" w:pos="1217"/>
        </w:tabs>
        <w:spacing w:before="45"/>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按条件选择记录，并指定返回字段名</w:t>
      </w:r>
    </w:p>
    <w:p w:rsidR="00737AD2" w:rsidRDefault="00EC10B3">
      <w:pPr>
        <w:pStyle w:val="BodyText"/>
        <w:spacing w:before="10"/>
        <w:ind w:left="1217"/>
        <w:rPr>
          <w:rFonts w:ascii="仿宋" w:eastAsia="仿宋" w:hAnsi="仿宋" w:cs="仿宋"/>
        </w:rPr>
      </w:pPr>
      <w:r w:rsidRPr="00EC10B3">
        <w:pict>
          <v:group id="_x0000_s2680" style="position:absolute;left:0;text-align:left;margin-left:95.85pt;margin-top:4.95pt;width:459.45pt;height:31.8pt;z-index:-25389;mso-position-horizontal-relative:page" coordorigin="1917,99" coordsize="9189,636">
            <v:shape id="_x0000_s2681" style="position:absolute;left:1917;top:99;width:9189;height:636" coordorigin="1917,99" coordsize="9189,636" path="m1917,99r9189,l11106,735r-9189,l1917,99xe" fillcolor="#efefef" stroked="f">
              <v:path arrowok="t"/>
            </v:shape>
            <w10:wrap anchorx="page"/>
          </v:group>
        </w:pict>
      </w:r>
      <w:r w:rsidR="007003A1">
        <w:rPr>
          <w:rFonts w:ascii="仿宋" w:eastAsia="仿宋" w:hAnsi="仿宋" w:cs="仿宋"/>
        </w:rPr>
        <w:t>db.collectionspace.collection.aggregate({</w:t>
      </w:r>
      <w:hyperlink w:anchor="_bookmark288" w:history="1">
        <w:r w:rsidR="007003A1">
          <w:rPr>
            <w:rFonts w:ascii="仿宋" w:eastAsia="仿宋" w:hAnsi="仿宋" w:cs="仿宋"/>
            <w:color w:val="0000FF"/>
          </w:rPr>
          <w:t>$match</w:t>
        </w:r>
      </w:hyperlink>
      <w:r w:rsidR="007003A1">
        <w:rPr>
          <w:rFonts w:ascii="仿宋" w:eastAsia="仿宋" w:hAnsi="仿宋" w:cs="仿宋"/>
          <w:color w:val="000000"/>
        </w:rPr>
        <w:t>:{$and:[{no:{$gt:1002}},{no:{$lt:1015}},</w:t>
      </w:r>
    </w:p>
    <w:p w:rsidR="00737AD2" w:rsidRDefault="007003A1">
      <w:pPr>
        <w:pStyle w:val="BodyText"/>
        <w:spacing w:line="212" w:lineRule="exact"/>
        <w:ind w:left="1217"/>
        <w:rPr>
          <w:rFonts w:ascii="仿宋" w:eastAsia="仿宋" w:hAnsi="仿宋" w:cs="仿宋"/>
        </w:rPr>
      </w:pPr>
      <w:r>
        <w:rPr>
          <w:rFonts w:ascii="仿宋" w:eastAsia="仿宋" w:hAnsi="仿宋" w:cs="仿宋"/>
        </w:rPr>
        <w:t>{dep:"计算机学院"}]}},</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hyperlink w:anchor="_bookmark288" w:history="1">
        <w:r>
          <w:rPr>
            <w:rFonts w:ascii="仿宋" w:eastAsia="仿宋" w:hAnsi="仿宋" w:cs="仿宋"/>
            <w:color w:val="0000FF"/>
          </w:rPr>
          <w:t>$project</w:t>
        </w:r>
      </w:hyperlink>
      <w:r>
        <w:rPr>
          <w:rFonts w:ascii="仿宋" w:eastAsia="仿宋" w:hAnsi="仿宋" w:cs="仿宋"/>
          <w:color w:val="000000"/>
        </w:rPr>
        <w:t>:{no:1,"info.name":1,major:1}})</w:t>
      </w:r>
    </w:p>
    <w:p w:rsidR="00737AD2" w:rsidRDefault="00737AD2">
      <w:pPr>
        <w:spacing w:before="5" w:line="130" w:lineRule="exact"/>
        <w:rPr>
          <w:sz w:val="13"/>
          <w:szCs w:val="13"/>
        </w:rPr>
      </w:pPr>
    </w:p>
    <w:p w:rsidR="00737AD2" w:rsidRDefault="007003A1">
      <w:pPr>
        <w:pStyle w:val="BodyText"/>
        <w:spacing w:line="168" w:lineRule="auto"/>
        <w:ind w:left="1217"/>
      </w:pPr>
      <w:r>
        <w:rPr>
          <w:w w:val="95"/>
        </w:rPr>
        <w:t>此聚集操作操作首先使用</w:t>
      </w:r>
      <w:hyperlink w:anchor="_bookmark288" w:history="1">
        <w:r>
          <w:rPr>
            <w:color w:val="0000FF"/>
            <w:w w:val="95"/>
          </w:rPr>
          <w:t>$match</w:t>
        </w:r>
      </w:hyperlink>
      <w:r>
        <w:rPr>
          <w:color w:val="000000"/>
          <w:w w:val="95"/>
        </w:rPr>
        <w:t>选择匹配条件的记录，然后使用</w:t>
      </w:r>
      <w:hyperlink w:anchor="_bookmark288" w:history="1">
        <w:r>
          <w:rPr>
            <w:color w:val="0000FF"/>
            <w:w w:val="95"/>
          </w:rPr>
          <w:t>$project</w:t>
        </w:r>
      </w:hyperlink>
      <w:r>
        <w:rPr>
          <w:color w:val="000000"/>
          <w:w w:val="95"/>
        </w:rPr>
        <w:t>只返回指定的字段名。返回结</w:t>
      </w:r>
      <w:r>
        <w:rPr>
          <w:color w:val="000000"/>
        </w:rPr>
        <w:t xml:space="preserve"> 果集如下：</w:t>
      </w:r>
    </w:p>
    <w:p w:rsidR="00737AD2" w:rsidRDefault="00EC10B3">
      <w:pPr>
        <w:pStyle w:val="BodyText"/>
        <w:spacing w:before="22"/>
        <w:ind w:left="1217"/>
        <w:rPr>
          <w:rFonts w:ascii="仿宋" w:eastAsia="仿宋" w:hAnsi="仿宋" w:cs="仿宋"/>
        </w:rPr>
      </w:pPr>
      <w:r w:rsidRPr="00EC10B3">
        <w:pict>
          <v:group id="_x0000_s2678" style="position:absolute;left:0;text-align:left;margin-left:95.85pt;margin-top:5.55pt;width:459.45pt;height:159pt;z-index:-25388;mso-position-horizontal-relative:page" coordorigin="1917,111" coordsize="9189,3180">
            <v:shape id="_x0000_s2679" style="position:absolute;left:1917;top:111;width:9189;height:3180" coordorigin="1917,111" coordsize="9189,3180" path="m1917,111r9189,l11106,3291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"no": 1003,</w:t>
      </w:r>
    </w:p>
    <w:p w:rsidR="00737AD2" w:rsidRDefault="007003A1">
      <w:pPr>
        <w:pStyle w:val="BodyText"/>
        <w:spacing w:line="212" w:lineRule="exact"/>
        <w:ind w:left="1417"/>
        <w:rPr>
          <w:rFonts w:ascii="仿宋" w:eastAsia="仿宋" w:hAnsi="仿宋" w:cs="仿宋"/>
        </w:rPr>
      </w:pPr>
      <w:r>
        <w:rPr>
          <w:rFonts w:ascii="仿宋" w:eastAsia="仿宋" w:hAnsi="仿宋" w:cs="仿宋"/>
        </w:rPr>
        <w:t>"info.name": "Sam",</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"计算机软件与理论"</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"no": 1004,</w:t>
      </w:r>
    </w:p>
    <w:p w:rsidR="00737AD2" w:rsidRDefault="007003A1">
      <w:pPr>
        <w:pStyle w:val="BodyText"/>
        <w:spacing w:line="212" w:lineRule="exact"/>
        <w:ind w:left="1417"/>
        <w:rPr>
          <w:rFonts w:ascii="仿宋" w:eastAsia="仿宋" w:hAnsi="仿宋" w:cs="仿宋"/>
        </w:rPr>
      </w:pPr>
      <w:r>
        <w:rPr>
          <w:rFonts w:ascii="仿宋" w:eastAsia="仿宋" w:hAnsi="仿宋" w:cs="仿宋"/>
        </w:rPr>
        <w:t>"info.name": "Coll",</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"计算机工程"</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"no": 1005,</w:t>
      </w:r>
    </w:p>
    <w:p w:rsidR="00737AD2" w:rsidRDefault="007003A1">
      <w:pPr>
        <w:pStyle w:val="BodyText"/>
        <w:spacing w:line="212" w:lineRule="exact"/>
        <w:ind w:left="1417"/>
        <w:rPr>
          <w:rFonts w:ascii="仿宋" w:eastAsia="仿宋" w:hAnsi="仿宋" w:cs="仿宋"/>
        </w:rPr>
      </w:pPr>
      <w:r>
        <w:rPr>
          <w:rFonts w:ascii="仿宋" w:eastAsia="仿宋" w:hAnsi="仿宋" w:cs="仿宋"/>
        </w:rPr>
        <w:t>"info.name": "Jim",</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"计算机工程"</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283"/>
        </w:tabs>
        <w:spacing w:line="257" w:lineRule="exact"/>
        <w:ind w:left="0" w:right="508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按条件选择记录，并对记录进行分组</w:t>
      </w:r>
    </w:p>
    <w:p w:rsidR="00737AD2" w:rsidRDefault="00EC10B3">
      <w:pPr>
        <w:pStyle w:val="BodyText"/>
        <w:spacing w:before="10"/>
        <w:ind w:left="1217"/>
        <w:rPr>
          <w:rFonts w:ascii="仿宋" w:eastAsia="仿宋" w:hAnsi="仿宋" w:cs="仿宋"/>
        </w:rPr>
      </w:pPr>
      <w:r w:rsidRPr="00EC10B3">
        <w:pict>
          <v:group id="_x0000_s2676" style="position:absolute;left:0;text-align:left;margin-left:95.85pt;margin-top:4.95pt;width:459.45pt;height:31.8pt;z-index:-25387;mso-position-horizontal-relative:page" coordorigin="1917,99" coordsize="9189,636">
            <v:shape id="_x0000_s2677" style="position:absolute;left:1917;top:99;width:9189;height:636" coordorigin="1917,99" coordsize="9189,636" path="m1917,99r9189,l11106,735r-9189,l1917,99xe" fillcolor="#efefef" stroked="f">
              <v:path arrowok="t"/>
            </v:shape>
            <w10:wrap anchorx="page"/>
          </v:group>
        </w:pict>
      </w:r>
      <w:r w:rsidR="007003A1">
        <w:rPr>
          <w:rFonts w:ascii="仿宋" w:eastAsia="仿宋" w:hAnsi="仿宋" w:cs="仿宋"/>
        </w:rPr>
        <w:t>db.collectionspace.collection.aggregate({</w:t>
      </w:r>
      <w:hyperlink w:anchor="_bookmark288" w:history="1">
        <w:r w:rsidR="007003A1">
          <w:rPr>
            <w:rFonts w:ascii="仿宋" w:eastAsia="仿宋" w:hAnsi="仿宋" w:cs="仿宋"/>
            <w:color w:val="0000FF"/>
          </w:rPr>
          <w:t>$match</w:t>
        </w:r>
      </w:hyperlink>
      <w:r w:rsidR="007003A1">
        <w:rPr>
          <w:rFonts w:ascii="仿宋" w:eastAsia="仿宋" w:hAnsi="仿宋" w:cs="仿宋"/>
          <w:color w:val="000000"/>
        </w:rPr>
        <w:t>:{dep:"计算机学院"}},{</w:t>
      </w:r>
      <w:hyperlink w:anchor="_bookmark289" w:history="1">
        <w:r w:rsidR="007003A1">
          <w:rPr>
            <w:rFonts w:ascii="仿宋" w:eastAsia="仿宋" w:hAnsi="仿宋" w:cs="仿宋"/>
            <w:color w:val="0000FF"/>
          </w:rPr>
          <w:t>$group</w:t>
        </w:r>
      </w:hyperlink>
      <w:r w:rsidR="007003A1">
        <w:rPr>
          <w:rFonts w:ascii="仿宋" w:eastAsia="仿宋" w:hAnsi="仿宋" w:cs="仿宋"/>
          <w:color w:val="000000"/>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{_id:"$major",Major:{</w:t>
      </w:r>
      <w:hyperlink w:anchor="_bookmark291" w:history="1">
        <w:r>
          <w:rPr>
            <w:rFonts w:ascii="仿宋" w:eastAsia="仿宋" w:hAnsi="仿宋" w:cs="仿宋"/>
            <w:color w:val="0000FF"/>
          </w:rPr>
          <w:t>$first</w:t>
        </w:r>
      </w:hyperlink>
      <w:r>
        <w:rPr>
          <w:rFonts w:ascii="仿宋" w:eastAsia="仿宋" w:hAnsi="仿宋" w:cs="仿宋"/>
          <w:color w:val="000000"/>
        </w:rPr>
        <w:t>:"$major"},</w:t>
      </w:r>
    </w:p>
    <w:p w:rsidR="00737AD2" w:rsidRDefault="007003A1">
      <w:pPr>
        <w:pStyle w:val="BodyText"/>
        <w:spacing w:line="212" w:lineRule="exact"/>
        <w:ind w:left="1217"/>
        <w:rPr>
          <w:rFonts w:ascii="仿宋" w:eastAsia="仿宋" w:hAnsi="仿宋" w:cs="仿宋"/>
        </w:rPr>
      </w:pPr>
      <w:r>
        <w:rPr>
          <w:rFonts w:ascii="仿宋" w:eastAsia="仿宋" w:hAnsi="仿宋" w:cs="仿宋"/>
        </w:rPr>
        <w:t>avg_age:{</w:t>
      </w:r>
      <w:hyperlink w:anchor="_bookmark295" w:history="1">
        <w:r>
          <w:rPr>
            <w:rFonts w:ascii="仿宋" w:eastAsia="仿宋" w:hAnsi="仿宋" w:cs="仿宋"/>
            <w:color w:val="0000FF"/>
          </w:rPr>
          <w:t>$avg</w:t>
        </w:r>
      </w:hyperlink>
      <w:r>
        <w:rPr>
          <w:rFonts w:ascii="仿宋" w:eastAsia="仿宋" w:hAnsi="仿宋" w:cs="仿宋"/>
          <w:color w:val="000000"/>
        </w:rPr>
        <w:t>:"$info.age"}}})</w:t>
      </w:r>
    </w:p>
    <w:p w:rsidR="00737AD2" w:rsidRDefault="00737AD2">
      <w:pPr>
        <w:spacing w:before="5" w:line="130" w:lineRule="exact"/>
        <w:rPr>
          <w:sz w:val="13"/>
          <w:szCs w:val="13"/>
        </w:rPr>
      </w:pPr>
    </w:p>
    <w:p w:rsidR="00737AD2" w:rsidRDefault="007003A1">
      <w:pPr>
        <w:pStyle w:val="BodyText"/>
        <w:spacing w:line="168" w:lineRule="auto"/>
        <w:ind w:left="1217"/>
        <w:rPr>
          <w:lang w:eastAsia="zh-CN"/>
        </w:rPr>
      </w:pPr>
      <w:r>
        <w:rPr>
          <w:w w:val="95"/>
          <w:lang w:eastAsia="zh-CN"/>
        </w:rPr>
        <w:t>此聚集操作首先使用</w:t>
      </w:r>
      <w:hyperlink w:anchor="_bookmark288" w:history="1">
        <w:r>
          <w:rPr>
            <w:color w:val="0000FF"/>
            <w:w w:val="95"/>
            <w:lang w:eastAsia="zh-CN"/>
          </w:rPr>
          <w:t>$match</w:t>
        </w:r>
      </w:hyperlink>
      <w:r>
        <w:rPr>
          <w:color w:val="000000"/>
          <w:w w:val="95"/>
          <w:lang w:eastAsia="zh-CN"/>
        </w:rPr>
        <w:t>选择匹配条件的记录，然后使用</w:t>
      </w:r>
      <w:hyperlink w:anchor="_bookmark289" w:history="1">
        <w:r>
          <w:rPr>
            <w:color w:val="0000FF"/>
            <w:w w:val="95"/>
            <w:lang w:eastAsia="zh-CN"/>
          </w:rPr>
          <w:t>$group</w:t>
        </w:r>
      </w:hyperlink>
      <w:r>
        <w:rPr>
          <w:color w:val="000000"/>
          <w:w w:val="95"/>
          <w:lang w:eastAsia="zh-CN"/>
        </w:rPr>
        <w:t>对记录按字段major进行分组，并使</w:t>
      </w:r>
      <w:r>
        <w:rPr>
          <w:color w:val="000000"/>
          <w:lang w:eastAsia="zh-CN"/>
        </w:rPr>
        <w:t xml:space="preserve"> 用</w:t>
      </w:r>
      <w:hyperlink w:anchor="_bookmark295" w:history="1">
        <w:r>
          <w:rPr>
            <w:color w:val="0000FF"/>
            <w:lang w:eastAsia="zh-CN"/>
          </w:rPr>
          <w:t>$avg</w:t>
        </w:r>
      </w:hyperlink>
      <w:r>
        <w:rPr>
          <w:color w:val="000000"/>
          <w:lang w:eastAsia="zh-CN"/>
        </w:rPr>
        <w:t>返回每个分组中嵌套对象age字段的平均值。</w:t>
      </w:r>
    </w:p>
    <w:p w:rsidR="00737AD2" w:rsidRDefault="00EC10B3">
      <w:pPr>
        <w:pStyle w:val="BodyText"/>
        <w:spacing w:before="22"/>
        <w:ind w:left="1217"/>
        <w:rPr>
          <w:rFonts w:ascii="仿宋" w:eastAsia="仿宋" w:hAnsi="仿宋" w:cs="仿宋"/>
        </w:rPr>
      </w:pPr>
      <w:r w:rsidRPr="00EC10B3">
        <w:pict>
          <v:group id="_x0000_s2674" style="position:absolute;left:0;text-align:left;margin-left:95.85pt;margin-top:5.55pt;width:459.45pt;height:127.2pt;z-index:-25386;mso-position-horizontal-relative:page" coordorigin="1917,111" coordsize="9189,2544">
            <v:shape id="_x0000_s2675" style="position:absolute;left:1917;top:111;width:9189;height:2544" coordorigin="1917,111" coordsize="9189,2544" path="m1917,111r9189,l11106,2655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"计算机工程",</w:t>
      </w:r>
    </w:p>
    <w:p w:rsidR="00737AD2" w:rsidRDefault="007003A1">
      <w:pPr>
        <w:pStyle w:val="BodyText"/>
        <w:spacing w:line="212" w:lineRule="exact"/>
        <w:ind w:left="1417"/>
        <w:rPr>
          <w:rFonts w:ascii="仿宋" w:eastAsia="仿宋" w:hAnsi="仿宋" w:cs="仿宋"/>
        </w:rPr>
      </w:pPr>
      <w:r>
        <w:rPr>
          <w:rFonts w:ascii="仿宋" w:eastAsia="仿宋" w:hAnsi="仿宋" w:cs="仿宋"/>
        </w:rPr>
        <w:t>"avg_age": 25</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"计算机科学与技术",</w:t>
      </w:r>
    </w:p>
    <w:p w:rsidR="00737AD2" w:rsidRDefault="007003A1">
      <w:pPr>
        <w:pStyle w:val="BodyText"/>
        <w:spacing w:line="212" w:lineRule="exact"/>
        <w:ind w:left="1417"/>
        <w:rPr>
          <w:rFonts w:ascii="仿宋" w:eastAsia="仿宋" w:hAnsi="仿宋" w:cs="仿宋"/>
        </w:rPr>
      </w:pPr>
      <w:r>
        <w:rPr>
          <w:rFonts w:ascii="仿宋" w:eastAsia="仿宋" w:hAnsi="仿宋" w:cs="仿宋"/>
        </w:rPr>
        <w:t>"avg_age": 22.5</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"计算机软件与理论",</w:t>
      </w:r>
    </w:p>
    <w:p w:rsidR="00737AD2" w:rsidRDefault="007003A1">
      <w:pPr>
        <w:pStyle w:val="BodyText"/>
        <w:spacing w:line="212" w:lineRule="exact"/>
        <w:ind w:left="1417"/>
        <w:rPr>
          <w:rFonts w:ascii="仿宋" w:eastAsia="仿宋" w:hAnsi="仿宋" w:cs="仿宋"/>
        </w:rPr>
      </w:pPr>
      <w:r>
        <w:rPr>
          <w:rFonts w:ascii="仿宋" w:eastAsia="仿宋" w:hAnsi="仿宋" w:cs="仿宋"/>
        </w:rPr>
        <w:t>"avg_age": 26</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按条件选择记录，并对记录进行分组、排序、限制返回记录的起始位置和返回记录数</w:t>
      </w:r>
    </w:p>
    <w:p w:rsidR="00737AD2" w:rsidRDefault="00EC10B3">
      <w:pPr>
        <w:pStyle w:val="BodyText"/>
        <w:spacing w:before="10"/>
        <w:ind w:left="1217"/>
        <w:rPr>
          <w:rFonts w:ascii="仿宋" w:eastAsia="仿宋" w:hAnsi="仿宋" w:cs="仿宋"/>
        </w:rPr>
      </w:pPr>
      <w:r w:rsidRPr="00EC10B3">
        <w:pict>
          <v:group id="_x0000_s2672" style="position:absolute;left:0;text-align:left;margin-left:95.85pt;margin-top:4.95pt;width:459.45pt;height:31.8pt;z-index:-25385;mso-position-horizontal-relative:page" coordorigin="1917,99" coordsize="9189,636">
            <v:shape id="_x0000_s2673" style="position:absolute;left:1917;top:99;width:9189;height:636" coordorigin="1917,99" coordsize="9189,636" path="m1917,99r9189,l11106,735r-9189,l1917,99xe" fillcolor="#efefef" stroked="f">
              <v:path arrowok="t"/>
            </v:shape>
            <w10:wrap anchorx="page"/>
          </v:group>
        </w:pict>
      </w:r>
      <w:r w:rsidR="007003A1">
        <w:rPr>
          <w:rFonts w:ascii="仿宋" w:eastAsia="仿宋" w:hAnsi="仿宋" w:cs="仿宋"/>
        </w:rPr>
        <w:t>db.collectionspace.collection.aggregate({</w:t>
      </w:r>
      <w:hyperlink w:anchor="_bookmark288" w:history="1">
        <w:r w:rsidR="007003A1">
          <w:rPr>
            <w:rFonts w:ascii="仿宋" w:eastAsia="仿宋" w:hAnsi="仿宋" w:cs="仿宋"/>
            <w:color w:val="0000FF"/>
          </w:rPr>
          <w:t>$match</w:t>
        </w:r>
      </w:hyperlink>
      <w:r w:rsidR="007003A1">
        <w:rPr>
          <w:rFonts w:ascii="仿宋" w:eastAsia="仿宋" w:hAnsi="仿宋" w:cs="仿宋"/>
          <w:color w:val="000000"/>
        </w:rPr>
        <w:t>:{interest:{$exists:1}}},{</w:t>
      </w:r>
      <w:hyperlink w:anchor="_bookmark289" w:history="1">
        <w:r w:rsidR="007003A1">
          <w:rPr>
            <w:rFonts w:ascii="仿宋" w:eastAsia="仿宋" w:hAnsi="仿宋" w:cs="仿宋"/>
            <w:color w:val="0000FF"/>
          </w:rPr>
          <w:t>$group</w:t>
        </w:r>
      </w:hyperlink>
      <w:r w:rsidR="007003A1">
        <w:rPr>
          <w:rFonts w:ascii="仿宋" w:eastAsia="仿宋" w:hAnsi="仿宋" w:cs="仿宋"/>
          <w:color w:val="000000"/>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{_id:"$major",avg_age:{</w:t>
      </w:r>
      <w:hyperlink w:anchor="_bookmark295" w:history="1">
        <w:r>
          <w:rPr>
            <w:rFonts w:ascii="仿宋" w:eastAsia="仿宋" w:hAnsi="仿宋" w:cs="仿宋"/>
            <w:color w:val="0000FF"/>
          </w:rPr>
          <w:t>$avg</w:t>
        </w:r>
      </w:hyperlink>
      <w:r>
        <w:rPr>
          <w:rFonts w:ascii="仿宋" w:eastAsia="仿宋" w:hAnsi="仿宋" w:cs="仿宋"/>
          <w:color w:val="000000"/>
        </w:rPr>
        <w:t>:"$info.age"},</w:t>
      </w:r>
    </w:p>
    <w:p w:rsidR="00737AD2" w:rsidRDefault="007003A1">
      <w:pPr>
        <w:pStyle w:val="BodyText"/>
        <w:spacing w:line="212" w:lineRule="exact"/>
        <w:ind w:left="1217"/>
        <w:rPr>
          <w:rFonts w:ascii="仿宋" w:eastAsia="仿宋" w:hAnsi="仿宋" w:cs="仿宋"/>
        </w:rPr>
      </w:pPr>
      <w:r>
        <w:rPr>
          <w:rFonts w:ascii="仿宋" w:eastAsia="仿宋" w:hAnsi="仿宋" w:cs="仿宋"/>
        </w:rPr>
        <w:t>major:{</w:t>
      </w:r>
      <w:hyperlink w:anchor="_bookmark291" w:history="1">
        <w:r>
          <w:rPr>
            <w:rFonts w:ascii="仿宋" w:eastAsia="仿宋" w:hAnsi="仿宋" w:cs="仿宋"/>
            <w:color w:val="0000FF"/>
          </w:rPr>
          <w:t>$first</w:t>
        </w:r>
      </w:hyperlink>
      <w:r>
        <w:rPr>
          <w:rFonts w:ascii="仿宋" w:eastAsia="仿宋" w:hAnsi="仿宋" w:cs="仿宋"/>
          <w:color w:val="000000"/>
        </w:rPr>
        <w:t>:"$major"}}},{</w:t>
      </w:r>
      <w:hyperlink w:anchor="_bookmark299" w:history="1">
        <w:r>
          <w:rPr>
            <w:rFonts w:ascii="仿宋" w:eastAsia="仿宋" w:hAnsi="仿宋" w:cs="仿宋"/>
            <w:color w:val="0000FF"/>
          </w:rPr>
          <w:t>$sort</w:t>
        </w:r>
      </w:hyperlink>
      <w:r>
        <w:rPr>
          <w:rFonts w:ascii="仿宋" w:eastAsia="仿宋" w:hAnsi="仿宋" w:cs="仿宋"/>
          <w:color w:val="000000"/>
        </w:rPr>
        <w:t>:{avg_age:-1,major:-1}},{</w:t>
      </w:r>
      <w:hyperlink w:anchor="_bookmark300" w:history="1">
        <w:r>
          <w:rPr>
            <w:rFonts w:ascii="仿宋" w:eastAsia="仿宋" w:hAnsi="仿宋" w:cs="仿宋"/>
            <w:color w:val="0000FF"/>
          </w:rPr>
          <w:t>$skip</w:t>
        </w:r>
      </w:hyperlink>
      <w:r>
        <w:rPr>
          <w:rFonts w:ascii="仿宋" w:eastAsia="仿宋" w:hAnsi="仿宋" w:cs="仿宋"/>
          <w:color w:val="000000"/>
        </w:rPr>
        <w:t>:2},{</w:t>
      </w:r>
      <w:hyperlink w:anchor="_bookmark298" w:history="1">
        <w:r>
          <w:rPr>
            <w:rFonts w:ascii="仿宋" w:eastAsia="仿宋" w:hAnsi="仿宋" w:cs="仿宋"/>
            <w:color w:val="0000FF"/>
          </w:rPr>
          <w:t>$limit</w:t>
        </w:r>
      </w:hyperlink>
      <w:r>
        <w:rPr>
          <w:rFonts w:ascii="仿宋" w:eastAsia="仿宋" w:hAnsi="仿宋" w:cs="仿宋"/>
          <w:color w:val="000000"/>
        </w:rPr>
        <w:t>:3})</w:t>
      </w:r>
    </w:p>
    <w:p w:rsidR="00737AD2" w:rsidRDefault="00737AD2">
      <w:pPr>
        <w:spacing w:before="5" w:line="130" w:lineRule="exact"/>
        <w:rPr>
          <w:sz w:val="13"/>
          <w:szCs w:val="13"/>
        </w:rPr>
      </w:pPr>
    </w:p>
    <w:p w:rsidR="00737AD2" w:rsidRDefault="007003A1">
      <w:pPr>
        <w:pStyle w:val="BodyText"/>
        <w:spacing w:line="168" w:lineRule="auto"/>
        <w:ind w:left="1217"/>
      </w:pPr>
      <w:r>
        <w:rPr>
          <w:w w:val="95"/>
        </w:rPr>
        <w:t>此聚集操作首先按</w:t>
      </w:r>
      <w:hyperlink w:anchor="_bookmark288" w:history="1">
        <w:r>
          <w:rPr>
            <w:color w:val="0000FF"/>
            <w:w w:val="95"/>
          </w:rPr>
          <w:t>$match</w:t>
        </w:r>
      </w:hyperlink>
      <w:r>
        <w:rPr>
          <w:color w:val="000000"/>
          <w:w w:val="95"/>
        </w:rPr>
        <w:t>选择匹配条件的记录；然后使用</w:t>
      </w:r>
      <w:hyperlink w:anchor="_bookmark289" w:history="1">
        <w:r>
          <w:rPr>
            <w:color w:val="0000FF"/>
            <w:w w:val="95"/>
          </w:rPr>
          <w:t>$group</w:t>
        </w:r>
      </w:hyperlink>
      <w:r>
        <w:rPr>
          <w:color w:val="000000"/>
          <w:w w:val="95"/>
        </w:rPr>
        <w:t>按major进行分组，并使用</w:t>
      </w:r>
      <w:hyperlink w:anchor="_bookmark295" w:history="1">
        <w:r>
          <w:rPr>
            <w:color w:val="0000FF"/>
            <w:w w:val="95"/>
          </w:rPr>
          <w:t>$avg</w:t>
        </w:r>
      </w:hyperlink>
      <w:r>
        <w:rPr>
          <w:color w:val="000000"/>
          <w:w w:val="95"/>
        </w:rPr>
        <w:t>返回</w:t>
      </w:r>
      <w:r>
        <w:rPr>
          <w:color w:val="000000"/>
        </w:rPr>
        <w:t xml:space="preserve"> </w:t>
      </w:r>
      <w:r>
        <w:rPr>
          <w:color w:val="000000"/>
          <w:w w:val="95"/>
        </w:rPr>
        <w:t>每个分组中嵌套对象age字段的平均值，输出字段名为avg_age；最后使用</w:t>
      </w:r>
      <w:hyperlink w:anchor="_bookmark299" w:history="1">
        <w:r>
          <w:rPr>
            <w:color w:val="0000FF"/>
            <w:w w:val="95"/>
          </w:rPr>
          <w:t>$sort</w:t>
        </w:r>
      </w:hyperlink>
      <w:r>
        <w:rPr>
          <w:color w:val="000000"/>
          <w:w w:val="95"/>
        </w:rPr>
        <w:t>按avg_age字段值（降</w:t>
      </w:r>
      <w:r>
        <w:rPr>
          <w:color w:val="000000"/>
        </w:rPr>
        <w:t xml:space="preserve"> </w:t>
      </w:r>
      <w:r>
        <w:rPr>
          <w:color w:val="000000"/>
          <w:w w:val="95"/>
        </w:rPr>
        <w:t>序）、major字段值（降序）对结果集进行排序，使用</w:t>
      </w:r>
      <w:hyperlink w:anchor="_bookmark300" w:history="1">
        <w:r>
          <w:rPr>
            <w:color w:val="0000FF"/>
            <w:w w:val="95"/>
          </w:rPr>
          <w:t>$skip</w:t>
        </w:r>
      </w:hyperlink>
      <w:r>
        <w:rPr>
          <w:color w:val="000000"/>
          <w:w w:val="95"/>
        </w:rPr>
        <w:t>确定返回记录的起始位置，使用</w:t>
      </w:r>
      <w:hyperlink w:anchor="_bookmark298" w:history="1">
        <w:r>
          <w:rPr>
            <w:color w:val="0000FF"/>
            <w:w w:val="95"/>
          </w:rPr>
          <w:t>$limit</w:t>
        </w:r>
      </w:hyperlink>
      <w:r>
        <w:rPr>
          <w:color w:val="000000"/>
          <w:w w:val="95"/>
        </w:rPr>
        <w:t>限制返</w:t>
      </w:r>
      <w:r>
        <w:rPr>
          <w:color w:val="000000"/>
        </w:rPr>
        <w:t xml:space="preserve"> 回记录的条数。</w:t>
      </w:r>
    </w:p>
    <w:p w:rsidR="00737AD2" w:rsidRDefault="00EC10B3">
      <w:pPr>
        <w:pStyle w:val="BodyText"/>
        <w:spacing w:before="22"/>
        <w:ind w:left="1217"/>
        <w:rPr>
          <w:rFonts w:ascii="仿宋" w:eastAsia="仿宋" w:hAnsi="仿宋" w:cs="仿宋"/>
        </w:rPr>
      </w:pPr>
      <w:r w:rsidRPr="00EC10B3">
        <w:pict>
          <v:group id="_x0000_s2670" style="position:absolute;left:0;text-align:left;margin-left:95.85pt;margin-top:5.55pt;width:459.45pt;height:74.2pt;z-index:-25384;mso-position-horizontal-relative:page" coordorigin="1917,111" coordsize="9189,1484">
            <v:shape id="_x0000_s2671" style="position:absolute;left:1917;top:111;width:9189;height:1484" coordorigin="1917,111" coordsize="9189,1484" path="m1917,111r9189,l11106,1595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"avg_age": 25,</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"计算机科学与技术"</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"avg_age": 22,</w:t>
      </w:r>
    </w:p>
    <w:p w:rsidR="00737AD2" w:rsidRDefault="007003A1">
      <w:pPr>
        <w:pStyle w:val="BodyText"/>
        <w:spacing w:line="212" w:lineRule="exact"/>
        <w:ind w:left="1417"/>
        <w:rPr>
          <w:rFonts w:ascii="仿宋" w:eastAsia="仿宋" w:hAnsi="仿宋" w:cs="仿宋"/>
        </w:rPr>
      </w:pPr>
      <w:r>
        <w:rPr>
          <w:rFonts w:ascii="仿宋" w:eastAsia="仿宋" w:hAnsi="仿宋" w:cs="仿宋"/>
        </w:rPr>
        <w:t>"major": "计算机软件与理论"</w:t>
      </w:r>
    </w:p>
    <w:p w:rsidR="00737AD2" w:rsidRDefault="00737AD2">
      <w:pPr>
        <w:spacing w:line="212" w:lineRule="exact"/>
        <w:rPr>
          <w:rFonts w:ascii="仿宋" w:eastAsia="仿宋" w:hAnsi="仿宋" w:cs="仿宋"/>
        </w:rPr>
        <w:sectPr w:rsidR="00737AD2">
          <w:pgSz w:w="12240" w:h="15840"/>
          <w:pgMar w:top="900" w:right="110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897"/>
        <w:rPr>
          <w:rFonts w:ascii="仿宋" w:eastAsia="仿宋" w:hAnsi="仿宋" w:cs="仿宋"/>
        </w:rPr>
      </w:pPr>
      <w:r w:rsidRPr="00EC10B3">
        <w:pict>
          <v:group id="_x0000_s2668" style="position:absolute;left:0;text-align:left;margin-left:95.85pt;margin-top:4.7pt;width:459.45pt;height:53pt;z-index:-25383;mso-position-horizontal-relative:page" coordorigin="1917,94" coordsize="9189,1060">
            <v:shape id="_x0000_s2669" style="position:absolute;left:1917;top:94;width:9189;height:1060" coordorigin="1917,94" coordsize="9189,1060" path="m1917,94r9189,l11106,1154r-9189,l1917,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"avg_age": 22,</w:t>
      </w:r>
    </w:p>
    <w:p w:rsidR="00737AD2" w:rsidRDefault="007003A1">
      <w:pPr>
        <w:pStyle w:val="BodyText"/>
        <w:spacing w:line="212" w:lineRule="exact"/>
        <w:ind w:left="1097"/>
        <w:rPr>
          <w:rFonts w:ascii="仿宋" w:eastAsia="仿宋" w:hAnsi="仿宋" w:cs="仿宋"/>
        </w:rPr>
      </w:pPr>
      <w:r>
        <w:rPr>
          <w:rFonts w:ascii="仿宋" w:eastAsia="仿宋" w:hAnsi="仿宋" w:cs="仿宋"/>
        </w:rPr>
        <w:t>"major": "物理学"</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pPr>
      <w:bookmarkStart w:id="591" w:name="db.collectionspace.collection.alter()"/>
      <w:bookmarkStart w:id="592" w:name="_bookmark212"/>
      <w:bookmarkEnd w:id="591"/>
      <w:bookmarkEnd w:id="592"/>
      <w:r>
        <w:rPr>
          <w:w w:val="95"/>
        </w:rPr>
        <w:t>db.collectionspace.collection.alter()</w:t>
      </w:r>
    </w:p>
    <w:p w:rsidR="00737AD2" w:rsidRDefault="00737AD2">
      <w:pPr>
        <w:spacing w:before="2" w:line="200" w:lineRule="exact"/>
        <w:rPr>
          <w:sz w:val="20"/>
          <w:szCs w:val="20"/>
        </w:rPr>
      </w:pPr>
    </w:p>
    <w:p w:rsidR="00737AD2" w:rsidRDefault="007003A1">
      <w:pPr>
        <w:pStyle w:val="BodyText"/>
        <w:spacing w:line="253" w:lineRule="auto"/>
        <w:ind w:left="613" w:right="4963"/>
      </w:pPr>
      <w:r>
        <w:rPr>
          <w:w w:val="90"/>
        </w:rPr>
        <w:t>db.collectionspace.collection.alter(&lt;options&gt;)</w:t>
      </w:r>
      <w:r>
        <w:rPr>
          <w:w w:val="92"/>
        </w:rPr>
        <w:t xml:space="preserve"> </w:t>
      </w:r>
      <w:r>
        <w:rPr>
          <w:w w:val="95"/>
        </w:rPr>
        <w:t>修改集合的属性。</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修改的属性。</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options中可选的属性格式</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899"/>
        <w:gridCol w:w="4411"/>
        <w:gridCol w:w="3162"/>
      </w:tblGrid>
      <w:tr w:rsidR="00737AD2">
        <w:trPr>
          <w:trHeight w:hRule="exact" w:val="300"/>
        </w:trPr>
        <w:tc>
          <w:tcPr>
            <w:tcW w:w="189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11" w:type="dxa"/>
            <w:tcBorders>
              <w:top w:val="nil"/>
              <w:left w:val="nil"/>
              <w:bottom w:val="nil"/>
              <w:right w:val="single" w:sz="8" w:space="0" w:color="000000"/>
            </w:tcBorders>
          </w:tcPr>
          <w:p w:rsidR="00737AD2" w:rsidRDefault="007003A1">
            <w:pPr>
              <w:pStyle w:val="TableParagraph"/>
              <w:spacing w:line="223" w:lineRule="exact"/>
              <w:ind w:left="1308"/>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6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5"/>
        </w:trPr>
        <w:tc>
          <w:tcPr>
            <w:tcW w:w="189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ReplSize</w:t>
            </w:r>
          </w:p>
        </w:tc>
        <w:tc>
          <w:tcPr>
            <w:tcW w:w="4411" w:type="dxa"/>
            <w:tcBorders>
              <w:top w:val="nil"/>
              <w:left w:val="nil"/>
              <w:bottom w:val="nil"/>
              <w:right w:val="single" w:sz="8" w:space="0" w:color="000000"/>
            </w:tcBorders>
          </w:tcPr>
          <w:p w:rsidR="00737AD2" w:rsidRDefault="007003A1">
            <w:pPr>
              <w:pStyle w:val="TableParagraph"/>
              <w:spacing w:line="223" w:lineRule="exact"/>
              <w:ind w:left="130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一次写请求完成副本数。</w:t>
            </w:r>
          </w:p>
        </w:tc>
        <w:tc>
          <w:tcPr>
            <w:tcW w:w="316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ReplSize:&lt;int32&gt;</w:t>
            </w:r>
          </w:p>
        </w:tc>
      </w:tr>
      <w:tr w:rsidR="00737AD2">
        <w:trPr>
          <w:trHeight w:hRule="exact" w:val="540"/>
        </w:trPr>
        <w:tc>
          <w:tcPr>
            <w:tcW w:w="189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ShardingKey</w:t>
            </w:r>
          </w:p>
        </w:tc>
        <w:tc>
          <w:tcPr>
            <w:tcW w:w="4411" w:type="dxa"/>
            <w:tcBorders>
              <w:top w:val="nil"/>
              <w:left w:val="nil"/>
              <w:bottom w:val="nil"/>
              <w:right w:val="single" w:sz="8" w:space="0" w:color="000000"/>
            </w:tcBorders>
          </w:tcPr>
          <w:p w:rsidR="00737AD2" w:rsidRDefault="007003A1">
            <w:pPr>
              <w:pStyle w:val="TableParagraph"/>
              <w:spacing w:line="218" w:lineRule="exact"/>
              <w:ind w:left="1308"/>
              <w:rPr>
                <w:rFonts w:ascii="微软雅黑" w:eastAsia="微软雅黑" w:hAnsi="微软雅黑" w:cs="微软雅黑"/>
                <w:sz w:val="14"/>
                <w:szCs w:val="14"/>
              </w:rPr>
            </w:pPr>
            <w:r>
              <w:rPr>
                <w:rFonts w:ascii="微软雅黑" w:eastAsia="微软雅黑" w:hAnsi="微软雅黑" w:cs="微软雅黑"/>
                <w:sz w:val="14"/>
                <w:szCs w:val="14"/>
              </w:rPr>
              <w:t>分区键</w:t>
            </w:r>
          </w:p>
        </w:tc>
        <w:tc>
          <w:tcPr>
            <w:tcW w:w="316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ShardingKey:{&lt;字段1&gt;:&lt;1|-1&gt;,[&lt;字</w:t>
            </w:r>
          </w:p>
          <w:p w:rsidR="00737AD2" w:rsidRDefault="007003A1">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w w:val="95"/>
                <w:sz w:val="14"/>
                <w:szCs w:val="14"/>
              </w:rPr>
              <w:t>段2&gt;:&lt;1|-1&gt;,</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w:t>
            </w:r>
          </w:p>
        </w:tc>
      </w:tr>
      <w:tr w:rsidR="00737AD2">
        <w:trPr>
          <w:trHeight w:hRule="exact" w:val="300"/>
        </w:trPr>
        <w:tc>
          <w:tcPr>
            <w:tcW w:w="189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ShardingType</w:t>
            </w:r>
          </w:p>
        </w:tc>
        <w:tc>
          <w:tcPr>
            <w:tcW w:w="4411" w:type="dxa"/>
            <w:tcBorders>
              <w:top w:val="nil"/>
              <w:left w:val="nil"/>
              <w:bottom w:val="nil"/>
              <w:right w:val="single" w:sz="8" w:space="0" w:color="000000"/>
            </w:tcBorders>
          </w:tcPr>
          <w:p w:rsidR="00737AD2" w:rsidRDefault="007003A1">
            <w:pPr>
              <w:pStyle w:val="TableParagraph"/>
              <w:spacing w:line="218" w:lineRule="exact"/>
              <w:ind w:left="130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分区方式，默认为range分区。</w:t>
            </w:r>
          </w:p>
        </w:tc>
        <w:tc>
          <w:tcPr>
            <w:tcW w:w="316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ShardingType:"hash"|"range"</w:t>
            </w:r>
          </w:p>
        </w:tc>
      </w:tr>
      <w:tr w:rsidR="00737AD2">
        <w:trPr>
          <w:trHeight w:hRule="exact" w:val="535"/>
        </w:trPr>
        <w:tc>
          <w:tcPr>
            <w:tcW w:w="1899"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Partition</w:t>
            </w:r>
          </w:p>
        </w:tc>
        <w:tc>
          <w:tcPr>
            <w:tcW w:w="4411" w:type="dxa"/>
            <w:tcBorders>
              <w:top w:val="nil"/>
              <w:left w:val="nil"/>
              <w:bottom w:val="nil"/>
              <w:right w:val="single" w:sz="8" w:space="0" w:color="000000"/>
            </w:tcBorders>
          </w:tcPr>
          <w:p w:rsidR="00737AD2" w:rsidRDefault="007003A1">
            <w:pPr>
              <w:pStyle w:val="TableParagraph"/>
              <w:spacing w:line="218" w:lineRule="exact"/>
              <w:ind w:left="130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分区数，hash分区时填写，代表了hash分区的个</w:t>
            </w:r>
          </w:p>
          <w:p w:rsidR="00737AD2" w:rsidRDefault="007003A1">
            <w:pPr>
              <w:pStyle w:val="TableParagraph"/>
              <w:spacing w:before="1"/>
              <w:ind w:left="1308"/>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数。其值必须是2的幂。范围在[2^3,2^20]。</w:t>
            </w:r>
          </w:p>
        </w:tc>
        <w:tc>
          <w:tcPr>
            <w:tcW w:w="3162"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Partition:&lt;分区数&gt;</w:t>
            </w:r>
          </w:p>
        </w:tc>
      </w:tr>
    </w:tbl>
    <w:p w:rsidR="00737AD2" w:rsidRDefault="00921398">
      <w:pPr>
        <w:pStyle w:val="BodyText"/>
        <w:spacing w:line="556" w:lineRule="exact"/>
        <w:ind w:left="613"/>
      </w:pPr>
      <w:r>
        <w:pict>
          <v:shape id="_x0000_i1116"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numPr>
          <w:ilvl w:val="1"/>
          <w:numId w:val="7"/>
        </w:numPr>
        <w:tabs>
          <w:tab w:val="left" w:pos="1537"/>
        </w:tabs>
        <w:spacing w:line="155" w:lineRule="exact"/>
        <w:ind w:left="1537"/>
      </w:pPr>
      <w:r>
        <w:rPr>
          <w:w w:val="95"/>
          <w:position w:val="1"/>
        </w:rPr>
        <w:t>ShardingKey，ShardingType，Partition的使用方式见db.collectionspace.createCL()。</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分区集合不能修改与分区相关的属性。</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修改为分区集合后需要手动进行split。</w:t>
      </w:r>
    </w:p>
    <w:p w:rsidR="00737AD2" w:rsidRDefault="00737AD2">
      <w:pPr>
        <w:spacing w:before="14" w:line="240" w:lineRule="exact"/>
        <w:rPr>
          <w:sz w:val="24"/>
          <w:szCs w:val="24"/>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创建一个普通集合；</w:t>
      </w:r>
    </w:p>
    <w:p w:rsidR="00737AD2" w:rsidRDefault="00EC10B3">
      <w:pPr>
        <w:pStyle w:val="BodyText"/>
        <w:spacing w:before="50"/>
        <w:ind w:left="897"/>
        <w:rPr>
          <w:rFonts w:ascii="仿宋" w:eastAsia="仿宋" w:hAnsi="仿宋" w:cs="仿宋"/>
        </w:rPr>
      </w:pPr>
      <w:r w:rsidRPr="00EC10B3">
        <w:pict>
          <v:group id="_x0000_s2665" style="position:absolute;left:0;text-align:left;margin-left:95.85pt;margin-top:6.95pt;width:459.45pt;height:10.6pt;z-index:-25382;mso-position-horizontal-relative:page" coordorigin="1917,139" coordsize="9189,212">
            <v:shape id="_x0000_s2666"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db.foo.createCL('bar')</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修改为分区集合</w:t>
      </w:r>
    </w:p>
    <w:p w:rsidR="00737AD2" w:rsidRDefault="00EC10B3">
      <w:pPr>
        <w:pStyle w:val="BodyText"/>
        <w:spacing w:before="50"/>
        <w:ind w:left="897"/>
        <w:rPr>
          <w:rFonts w:ascii="仿宋" w:eastAsia="仿宋" w:hAnsi="仿宋" w:cs="仿宋"/>
        </w:rPr>
      </w:pPr>
      <w:r w:rsidRPr="00EC10B3">
        <w:pict>
          <v:group id="_x0000_s2663" style="position:absolute;left:0;text-align:left;margin-left:95.85pt;margin-top:6.95pt;width:459.45pt;height:10.6pt;z-index:-25381;mso-position-horizontal-relative:page" coordorigin="1917,139" coordsize="9189,212">
            <v:shape id="_x0000_s2664"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db.foo.bar.alter({ShardingKey:{a:1},ShardingType:"hash"})</w:t>
      </w:r>
    </w:p>
    <w:p w:rsidR="00737AD2" w:rsidRDefault="00737AD2">
      <w:pPr>
        <w:spacing w:before="6" w:line="100" w:lineRule="exact"/>
        <w:rPr>
          <w:sz w:val="10"/>
          <w:szCs w:val="10"/>
        </w:rPr>
      </w:pPr>
    </w:p>
    <w:p w:rsidR="00737AD2" w:rsidRDefault="007003A1">
      <w:pPr>
        <w:pStyle w:val="Heading3"/>
      </w:pPr>
      <w:bookmarkStart w:id="593" w:name="db.collectionspace.collection.attachCL()"/>
      <w:bookmarkStart w:id="594" w:name="_bookmark213"/>
      <w:bookmarkEnd w:id="593"/>
      <w:bookmarkEnd w:id="594"/>
      <w:r>
        <w:rPr>
          <w:w w:val="95"/>
        </w:rPr>
        <w:t>db.collectionspace.collection.attachCL()</w:t>
      </w:r>
    </w:p>
    <w:p w:rsidR="00737AD2" w:rsidRDefault="00737AD2">
      <w:pPr>
        <w:spacing w:before="2" w:line="200" w:lineRule="exact"/>
        <w:rPr>
          <w:sz w:val="20"/>
          <w:szCs w:val="20"/>
        </w:rPr>
      </w:pPr>
    </w:p>
    <w:p w:rsidR="00737AD2" w:rsidRDefault="007003A1">
      <w:pPr>
        <w:pStyle w:val="BodyText"/>
        <w:spacing w:line="253" w:lineRule="auto"/>
        <w:ind w:left="613" w:right="2055"/>
      </w:pPr>
      <w:r>
        <w:rPr>
          <w:w w:val="90"/>
        </w:rPr>
        <w:t xml:space="preserve">db.collectionspace.collection.attachCL(&lt;subCLFullName&gt;,  </w:t>
      </w:r>
      <w:r>
        <w:rPr>
          <w:spacing w:val="25"/>
          <w:w w:val="90"/>
        </w:rPr>
        <w:t xml:space="preserve"> </w:t>
      </w:r>
      <w:r>
        <w:rPr>
          <w:w w:val="90"/>
        </w:rPr>
        <w:t>&lt;options&gt;)</w:t>
      </w:r>
      <w:r>
        <w:rPr>
          <w:w w:val="87"/>
        </w:rPr>
        <w:t xml:space="preserve"> </w:t>
      </w:r>
      <w:r>
        <w:rPr>
          <w:w w:val="95"/>
        </w:rPr>
        <w:t>在主分区集合下挂载子分区集合</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724"/>
        <w:gridCol w:w="3012"/>
        <w:gridCol w:w="2363"/>
        <w:gridCol w:w="2373"/>
      </w:tblGrid>
      <w:tr w:rsidR="00737AD2">
        <w:trPr>
          <w:trHeight w:hRule="exact" w:val="295"/>
        </w:trPr>
        <w:tc>
          <w:tcPr>
            <w:tcW w:w="172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012"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693"/>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72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subCLFullName</w:t>
            </w:r>
          </w:p>
        </w:tc>
        <w:tc>
          <w:tcPr>
            <w:tcW w:w="301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93"/>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子分区集合名（包含集合空间名）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505"/>
        </w:trPr>
        <w:tc>
          <w:tcPr>
            <w:tcW w:w="172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01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693"/>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分区范围，包含两个字</w:t>
            </w:r>
          </w:p>
          <w:p w:rsidR="00737AD2" w:rsidRDefault="007003A1">
            <w:pPr>
              <w:pStyle w:val="TableParagraph"/>
              <w:spacing w:before="1" w:line="241" w:lineRule="auto"/>
              <w:ind w:left="40" w:right="311"/>
              <w:rPr>
                <w:rFonts w:ascii="微软雅黑" w:eastAsia="微软雅黑" w:hAnsi="微软雅黑" w:cs="微软雅黑"/>
                <w:sz w:val="14"/>
                <w:szCs w:val="14"/>
              </w:rPr>
            </w:pPr>
            <w:r>
              <w:rPr>
                <w:rFonts w:ascii="微软雅黑" w:eastAsia="微软雅黑" w:hAnsi="微软雅黑" w:cs="微软雅黑"/>
                <w:w w:val="90"/>
                <w:sz w:val="14"/>
                <w:szCs w:val="14"/>
              </w:rPr>
              <w:t>段“LowBound”（区间左值）以</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及“UpBound”（区间右值），例</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如：{LowBound:{a:0},UpBound:</w:t>
            </w:r>
          </w:p>
          <w:p w:rsidR="00737AD2" w:rsidRDefault="007003A1">
            <w:pPr>
              <w:pStyle w:val="TableParagraph"/>
              <w:spacing w:line="241" w:lineRule="auto"/>
              <w:ind w:left="40" w:right="144"/>
              <w:rPr>
                <w:rFonts w:ascii="微软雅黑" w:eastAsia="微软雅黑" w:hAnsi="微软雅黑" w:cs="微软雅黑"/>
                <w:sz w:val="14"/>
                <w:szCs w:val="14"/>
              </w:rPr>
            </w:pPr>
            <w:r>
              <w:rPr>
                <w:rFonts w:ascii="微软雅黑" w:eastAsia="微软雅黑" w:hAnsi="微软雅黑" w:cs="微软雅黑"/>
                <w:w w:val="90"/>
                <w:sz w:val="14"/>
                <w:szCs w:val="14"/>
              </w:rPr>
              <w:t>{a:100}表示取字段“a”的范围区间：</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[0,</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100)</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line="218"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003A1">
      <w:pPr>
        <w:pStyle w:val="BodyText"/>
        <w:tabs>
          <w:tab w:val="left" w:pos="1217"/>
        </w:tabs>
        <w:spacing w:before="46"/>
        <w:rPr>
          <w:lang w:eastAsia="zh-CN"/>
        </w:rPr>
      </w:pPr>
      <w:r>
        <w:rPr>
          <w:rFonts w:ascii="Times New Roman" w:eastAsia="Times New Roman" w:hAnsi="Times New Roman" w:cs="Times New Roman"/>
          <w:lang w:eastAsia="zh-CN"/>
        </w:rPr>
        <w:lastRenderedPageBreak/>
        <w:t>•</w:t>
      </w:r>
      <w:r>
        <w:rPr>
          <w:rFonts w:ascii="Times New Roman" w:eastAsia="Times New Roman" w:hAnsi="Times New Roman" w:cs="Times New Roman"/>
          <w:lang w:eastAsia="zh-CN"/>
        </w:rPr>
        <w:tab/>
      </w:r>
      <w:r>
        <w:rPr>
          <w:position w:val="1"/>
          <w:lang w:eastAsia="zh-CN"/>
        </w:rPr>
        <w:t>在主分区集合的指定区间下挂载子分区集合</w:t>
      </w:r>
    </w:p>
    <w:p w:rsidR="00737AD2" w:rsidRDefault="00EC10B3">
      <w:pPr>
        <w:pStyle w:val="BodyText"/>
        <w:spacing w:before="50"/>
        <w:ind w:left="1217"/>
        <w:rPr>
          <w:rFonts w:ascii="仿宋" w:eastAsia="仿宋" w:hAnsi="仿宋" w:cs="仿宋"/>
        </w:rPr>
      </w:pPr>
      <w:r w:rsidRPr="00EC10B3">
        <w:pict>
          <v:group id="_x0000_s2661" style="position:absolute;left:0;text-align:left;margin-left:95.85pt;margin-top:6.95pt;width:459.45pt;height:10.6pt;z-index:-25380;mso-position-horizontal-relative:page" coordorigin="1917,139" coordsize="9189,212">
            <v:shape id="_x0000_s266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db.foo.year.attachCL("foo2.January",{LowBound:{date:"20130101"},UpBound:{date:"20130131"}}</w:t>
      </w:r>
    </w:p>
    <w:p w:rsidR="00737AD2" w:rsidRDefault="00737AD2">
      <w:pPr>
        <w:spacing w:before="6" w:line="100" w:lineRule="exact"/>
        <w:rPr>
          <w:sz w:val="10"/>
          <w:szCs w:val="10"/>
        </w:rPr>
      </w:pPr>
    </w:p>
    <w:p w:rsidR="00737AD2" w:rsidRDefault="007003A1">
      <w:pPr>
        <w:pStyle w:val="Heading3"/>
        <w:ind w:left="433"/>
      </w:pPr>
      <w:bookmarkStart w:id="595" w:name="db.collectionspace.collection.count()"/>
      <w:bookmarkStart w:id="596" w:name="_bookmark214"/>
      <w:bookmarkEnd w:id="595"/>
      <w:bookmarkEnd w:id="596"/>
      <w:r>
        <w:rPr>
          <w:w w:val="95"/>
        </w:rPr>
        <w:t>db.collectionspace.collection.count()</w:t>
      </w:r>
    </w:p>
    <w:p w:rsidR="00737AD2" w:rsidRDefault="00737AD2">
      <w:pPr>
        <w:spacing w:before="2" w:line="200" w:lineRule="exact"/>
        <w:rPr>
          <w:sz w:val="20"/>
          <w:szCs w:val="20"/>
        </w:rPr>
      </w:pPr>
    </w:p>
    <w:p w:rsidR="00737AD2" w:rsidRDefault="007003A1">
      <w:pPr>
        <w:pStyle w:val="BodyText"/>
        <w:spacing w:line="253" w:lineRule="auto"/>
        <w:ind w:right="4445"/>
      </w:pPr>
      <w:r>
        <w:rPr>
          <w:w w:val="90"/>
        </w:rPr>
        <w:t>db.collectionspace.collection.count([cond])</w:t>
      </w:r>
      <w:r>
        <w:rPr>
          <w:w w:val="93"/>
        </w:rPr>
        <w:t xml:space="preserve"> </w:t>
      </w:r>
      <w:r>
        <w:rPr>
          <w:w w:val="95"/>
        </w:rPr>
        <w:t>统计指定集合空间下指定集合的记录总数。</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77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选择条件。为空时，统计集合下所有</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的记录总数；不为空时，统计符合条 件的记录总数。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003A1">
      <w:pPr>
        <w:pStyle w:val="BodyText"/>
        <w:spacing w:before="18"/>
      </w:pPr>
      <w:r>
        <w:rPr>
          <w:w w:val="95"/>
        </w:rPr>
        <w:t>count()方法的定义格式包含cond字段，它是一个JSON对象。</w:t>
      </w:r>
    </w:p>
    <w:p w:rsidR="00737AD2" w:rsidRDefault="00EC10B3">
      <w:pPr>
        <w:pStyle w:val="BodyText"/>
        <w:spacing w:before="46"/>
        <w:rPr>
          <w:rFonts w:ascii="仿宋" w:eastAsia="仿宋" w:hAnsi="仿宋" w:cs="仿宋"/>
        </w:rPr>
      </w:pPr>
      <w:r w:rsidRPr="00EC10B3">
        <w:pict>
          <v:group id="_x0000_s2659" style="position:absolute;left:0;text-align:left;margin-left:81.7pt;margin-top:6.75pt;width:473.6pt;height:10.6pt;z-index:-25379;mso-position-horizontal-relative:page" coordorigin="1634,135" coordsize="9472,212">
            <v:shape id="_x0000_s2660"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{[{"字段名1":{</w:t>
      </w:r>
      <w:hyperlink w:anchor="_bookmark254" w:history="1">
        <w:r w:rsidR="007003A1">
          <w:rPr>
            <w:rFonts w:ascii="仿宋" w:eastAsia="仿宋" w:hAnsi="仿宋" w:cs="仿宋"/>
            <w:color w:val="0000FF"/>
          </w:rPr>
          <w:t>"匹配符1"</w:t>
        </w:r>
      </w:hyperlink>
      <w:r w:rsidR="007003A1">
        <w:rPr>
          <w:rFonts w:ascii="仿宋" w:eastAsia="仿宋" w:hAnsi="仿宋" w:cs="仿宋"/>
          <w:color w:val="000000"/>
        </w:rPr>
        <w:t>:"值1"},"字段名2":{"匹配符2":"值2"},...}]}</w:t>
      </w:r>
    </w:p>
    <w:p w:rsidR="00737AD2" w:rsidRDefault="00737AD2">
      <w:pPr>
        <w:spacing w:before="9" w:line="180" w:lineRule="exact"/>
        <w:rPr>
          <w:sz w:val="18"/>
          <w:szCs w:val="18"/>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统计集合bar所有的记录数，即不指定参数cond</w:t>
      </w:r>
    </w:p>
    <w:p w:rsidR="00737AD2" w:rsidRDefault="00EC10B3">
      <w:pPr>
        <w:pStyle w:val="BodyText"/>
        <w:spacing w:before="10"/>
        <w:ind w:left="1217"/>
        <w:rPr>
          <w:rFonts w:ascii="仿宋" w:eastAsia="仿宋" w:hAnsi="仿宋" w:cs="仿宋"/>
        </w:rPr>
      </w:pPr>
      <w:r w:rsidRPr="00EC10B3">
        <w:pict>
          <v:group id="_x0000_s2657" style="position:absolute;left:0;text-align:left;margin-left:95.85pt;margin-top:4.95pt;width:459.45pt;height:10.6pt;z-index:-25378;mso-position-horizontal-relative:page" coordorigin="1917,99" coordsize="9189,212">
            <v:shape id="_x0000_s2658"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db.foo.bar.count()</w:t>
      </w:r>
    </w:p>
    <w:p w:rsidR="00737AD2" w:rsidRDefault="007003A1">
      <w:pPr>
        <w:pStyle w:val="BodyText"/>
        <w:tabs>
          <w:tab w:val="left" w:pos="1217"/>
        </w:tabs>
        <w:spacing w:line="257" w:lineRule="exact"/>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统计符合条件name字段的值为“Tom”且age字段的值大于25的记录数</w:t>
      </w:r>
    </w:p>
    <w:p w:rsidR="00737AD2" w:rsidRDefault="00EC10B3">
      <w:pPr>
        <w:pStyle w:val="BodyText"/>
        <w:spacing w:before="10"/>
        <w:ind w:left="1217"/>
        <w:rPr>
          <w:rFonts w:ascii="仿宋" w:eastAsia="仿宋" w:hAnsi="仿宋" w:cs="仿宋"/>
        </w:rPr>
      </w:pPr>
      <w:r w:rsidRPr="00EC10B3">
        <w:pict>
          <v:group id="_x0000_s2655" style="position:absolute;left:0;text-align:left;margin-left:95.85pt;margin-top:4.95pt;width:459.45pt;height:10.6pt;z-index:-25377;mso-position-horizontal-relative:page" coordorigin="1917,99" coordsize="9189,212">
            <v:shape id="_x0000_s265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db.foo.bar.count({name:"Tom",age:{$gt:25}})</w:t>
      </w:r>
    </w:p>
    <w:p w:rsidR="00737AD2" w:rsidRDefault="00737AD2">
      <w:pPr>
        <w:spacing w:before="6" w:line="100" w:lineRule="exact"/>
        <w:rPr>
          <w:sz w:val="10"/>
          <w:szCs w:val="10"/>
        </w:rPr>
      </w:pPr>
    </w:p>
    <w:p w:rsidR="00737AD2" w:rsidRDefault="007003A1">
      <w:pPr>
        <w:pStyle w:val="Heading3"/>
        <w:ind w:left="433"/>
      </w:pPr>
      <w:bookmarkStart w:id="597" w:name="db.collectionspace.collection.createInde"/>
      <w:bookmarkStart w:id="598" w:name="_bookmark215"/>
      <w:bookmarkEnd w:id="597"/>
      <w:bookmarkEnd w:id="598"/>
      <w:r>
        <w:rPr>
          <w:w w:val="95"/>
        </w:rPr>
        <w:t>db.collectionspace.collection.createIndex()</w:t>
      </w:r>
    </w:p>
    <w:p w:rsidR="00737AD2" w:rsidRDefault="00737AD2">
      <w:pPr>
        <w:spacing w:before="2" w:line="200" w:lineRule="exact"/>
        <w:rPr>
          <w:sz w:val="20"/>
          <w:szCs w:val="20"/>
        </w:rPr>
      </w:pPr>
    </w:p>
    <w:p w:rsidR="00737AD2" w:rsidRDefault="007003A1">
      <w:pPr>
        <w:pStyle w:val="BodyText"/>
        <w:spacing w:line="253" w:lineRule="auto"/>
        <w:ind w:right="1313"/>
      </w:pPr>
      <w:r>
        <w:rPr>
          <w:w w:val="90"/>
        </w:rPr>
        <w:t>db.collectionspace.collection.createIndex(&lt;name&gt;,&lt;indexDef&gt;,[isUnique],[enforced])</w:t>
      </w:r>
      <w:r>
        <w:rPr>
          <w:w w:val="93"/>
        </w:rPr>
        <w:t xml:space="preserve"> </w:t>
      </w:r>
      <w:r>
        <w:rPr>
          <w:w w:val="95"/>
        </w:rPr>
        <w:t>为集合创建</w:t>
      </w:r>
      <w:hyperlink w:anchor="_bookmark11" w:history="1">
        <w:r>
          <w:rPr>
            <w:color w:val="0000FF"/>
            <w:w w:val="95"/>
          </w:rPr>
          <w:t>索引</w:t>
        </w:r>
      </w:hyperlink>
      <w:r>
        <w:rPr>
          <w:color w:val="000000"/>
          <w:w w:val="95"/>
        </w:rPr>
        <w:t>，提高查询速度。</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180" w:lineRule="exact"/>
        <w:rPr>
          <w:sz w:val="18"/>
          <w:szCs w:val="18"/>
        </w:rPr>
      </w:pPr>
    </w:p>
    <w:tbl>
      <w:tblPr>
        <w:tblW w:w="0" w:type="auto"/>
        <w:tblInd w:w="923" w:type="dxa"/>
        <w:tblLayout w:type="fixed"/>
        <w:tblCellMar>
          <w:left w:w="0" w:type="dxa"/>
          <w:right w:w="0" w:type="dxa"/>
        </w:tblCellMar>
        <w:tblLook w:val="01E0"/>
      </w:tblPr>
      <w:tblGrid>
        <w:gridCol w:w="1515"/>
        <w:gridCol w:w="3221"/>
        <w:gridCol w:w="2363"/>
        <w:gridCol w:w="2373"/>
      </w:tblGrid>
      <w:tr w:rsidR="00737AD2">
        <w:trPr>
          <w:trHeight w:hRule="exact" w:val="295"/>
        </w:trPr>
        <w:tc>
          <w:tcPr>
            <w:tcW w:w="151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21" w:type="dxa"/>
            <w:tcBorders>
              <w:top w:val="nil"/>
              <w:left w:val="nil"/>
              <w:bottom w:val="nil"/>
              <w:right w:val="single" w:sz="8" w:space="0" w:color="000000"/>
            </w:tcBorders>
          </w:tcPr>
          <w:p w:rsidR="00737AD2" w:rsidRDefault="007003A1">
            <w:pPr>
              <w:pStyle w:val="TableParagraph"/>
              <w:spacing w:line="223" w:lineRule="exact"/>
              <w:ind w:left="903"/>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51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21" w:type="dxa"/>
            <w:tcBorders>
              <w:top w:val="nil"/>
              <w:left w:val="nil"/>
              <w:bottom w:val="nil"/>
              <w:right w:val="single" w:sz="8" w:space="0" w:color="000000"/>
            </w:tcBorders>
          </w:tcPr>
          <w:p w:rsidR="00737AD2" w:rsidRDefault="007003A1">
            <w:pPr>
              <w:pStyle w:val="TableParagraph"/>
              <w:spacing w:line="228" w:lineRule="exact"/>
              <w:ind w:left="903"/>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索引名，同一个集合中的索引名必须</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1020"/>
        </w:trPr>
        <w:tc>
          <w:tcPr>
            <w:tcW w:w="151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indexDef</w:t>
            </w:r>
          </w:p>
        </w:tc>
        <w:tc>
          <w:tcPr>
            <w:tcW w:w="3221" w:type="dxa"/>
            <w:tcBorders>
              <w:top w:val="nil"/>
              <w:left w:val="nil"/>
              <w:bottom w:val="nil"/>
              <w:right w:val="single" w:sz="8" w:space="0" w:color="000000"/>
            </w:tcBorders>
          </w:tcPr>
          <w:p w:rsidR="00737AD2" w:rsidRDefault="007003A1">
            <w:pPr>
              <w:pStyle w:val="TableParagraph"/>
              <w:spacing w:line="228" w:lineRule="exact"/>
              <w:ind w:left="903"/>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ight="203"/>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索引键，包含一个或多个指定索引</w:t>
            </w:r>
          </w:p>
          <w:p w:rsidR="00737AD2" w:rsidRDefault="007003A1">
            <w:pPr>
              <w:pStyle w:val="TableParagraph"/>
              <w:spacing w:before="1" w:line="241" w:lineRule="auto"/>
              <w:ind w:left="40" w:right="81"/>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 xml:space="preserve">字段与方向的对象。其中方向为1代 </w:t>
            </w:r>
            <w:r>
              <w:rPr>
                <w:rFonts w:ascii="微软雅黑" w:eastAsia="微软雅黑" w:hAnsi="微软雅黑" w:cs="微软雅黑"/>
                <w:w w:val="95"/>
                <w:sz w:val="14"/>
                <w:szCs w:val="14"/>
                <w:lang w:eastAsia="zh-CN"/>
              </w:rPr>
              <w:t>表从小到大排序，-1则为从大到小排</w:t>
            </w:r>
            <w:r>
              <w:rPr>
                <w:rFonts w:ascii="微软雅黑" w:eastAsia="微软雅黑" w:hAnsi="微软雅黑" w:cs="微软雅黑"/>
                <w:sz w:val="14"/>
                <w:szCs w:val="14"/>
                <w:lang w:eastAsia="zh-CN"/>
              </w:rPr>
              <w:t xml:space="preserve"> 序。</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540"/>
        </w:trPr>
        <w:tc>
          <w:tcPr>
            <w:tcW w:w="151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isUnique</w:t>
            </w:r>
          </w:p>
        </w:tc>
        <w:tc>
          <w:tcPr>
            <w:tcW w:w="3221" w:type="dxa"/>
            <w:tcBorders>
              <w:top w:val="nil"/>
              <w:left w:val="nil"/>
              <w:bottom w:val="nil"/>
              <w:right w:val="single" w:sz="8" w:space="0" w:color="000000"/>
            </w:tcBorders>
          </w:tcPr>
          <w:p w:rsidR="00737AD2" w:rsidRDefault="007003A1">
            <w:pPr>
              <w:pStyle w:val="TableParagraph"/>
              <w:spacing w:line="228" w:lineRule="exact"/>
              <w:ind w:left="903"/>
              <w:rPr>
                <w:rFonts w:ascii="微软雅黑" w:eastAsia="微软雅黑" w:hAnsi="微软雅黑" w:cs="微软雅黑"/>
                <w:sz w:val="14"/>
                <w:szCs w:val="14"/>
              </w:rPr>
            </w:pPr>
            <w:r>
              <w:rPr>
                <w:rFonts w:ascii="微软雅黑" w:eastAsia="微软雅黑" w:hAnsi="微软雅黑" w:cs="微软雅黑"/>
                <w:w w:val="95"/>
                <w:sz w:val="14"/>
                <w:szCs w:val="14"/>
              </w:rPr>
              <w:t>Boolean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索引是否唯一，默认false。设置</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为true时代表该索引为唯一索引。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1265"/>
        </w:trPr>
        <w:tc>
          <w:tcPr>
            <w:tcW w:w="1515"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enforced</w:t>
            </w:r>
          </w:p>
        </w:tc>
        <w:tc>
          <w:tcPr>
            <w:tcW w:w="3221" w:type="dxa"/>
            <w:tcBorders>
              <w:top w:val="nil"/>
              <w:left w:val="nil"/>
              <w:bottom w:val="nil"/>
              <w:right w:val="single" w:sz="8" w:space="0" w:color="000000"/>
            </w:tcBorders>
          </w:tcPr>
          <w:p w:rsidR="00737AD2" w:rsidRDefault="007003A1">
            <w:pPr>
              <w:pStyle w:val="TableParagraph"/>
              <w:spacing w:line="228" w:lineRule="exact"/>
              <w:ind w:left="903"/>
              <w:rPr>
                <w:rFonts w:ascii="微软雅黑" w:eastAsia="微软雅黑" w:hAnsi="微软雅黑" w:cs="微软雅黑"/>
                <w:sz w:val="14"/>
                <w:szCs w:val="14"/>
              </w:rPr>
            </w:pPr>
            <w:r>
              <w:rPr>
                <w:rFonts w:ascii="微软雅黑" w:eastAsia="微软雅黑" w:hAnsi="微软雅黑" w:cs="微软雅黑"/>
                <w:w w:val="95"/>
                <w:sz w:val="14"/>
                <w:szCs w:val="14"/>
              </w:rPr>
              <w:t>Boolean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索引是否强制唯一，可选参</w:t>
            </w:r>
          </w:p>
          <w:p w:rsidR="00737AD2" w:rsidRDefault="007003A1">
            <w:pPr>
              <w:pStyle w:val="TableParagraph"/>
              <w:spacing w:before="1" w:line="241" w:lineRule="auto"/>
              <w:ind w:left="40" w:right="87"/>
              <w:rPr>
                <w:rFonts w:ascii="微软雅黑" w:eastAsia="微软雅黑" w:hAnsi="微软雅黑" w:cs="微软雅黑"/>
                <w:sz w:val="14"/>
                <w:szCs w:val="14"/>
              </w:rPr>
            </w:pPr>
            <w:r>
              <w:rPr>
                <w:rFonts w:ascii="微软雅黑" w:eastAsia="微软雅黑" w:hAnsi="微软雅黑" w:cs="微软雅黑"/>
                <w:sz w:val="14"/>
                <w:szCs w:val="14"/>
              </w:rPr>
              <w:t xml:space="preserve">数，在isUnique为true时生效，默 认false。设置为true时代表该索引 </w:t>
            </w:r>
            <w:r>
              <w:rPr>
                <w:rFonts w:ascii="微软雅黑" w:eastAsia="微软雅黑" w:hAnsi="微软雅黑" w:cs="微软雅黑"/>
                <w:w w:val="95"/>
                <w:sz w:val="14"/>
                <w:szCs w:val="14"/>
              </w:rPr>
              <w:t>在isUnique为true的前提下，不可存</w:t>
            </w:r>
            <w:r>
              <w:rPr>
                <w:rFonts w:ascii="微软雅黑" w:eastAsia="微软雅黑" w:hAnsi="微软雅黑" w:cs="微软雅黑"/>
                <w:sz w:val="14"/>
                <w:szCs w:val="14"/>
              </w:rPr>
              <w:t xml:space="preserve"> 在一个以上全空的索引键。</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line="218" w:lineRule="exact"/>
        <w:rPr>
          <w:rFonts w:ascii="微软雅黑" w:eastAsia="微软雅黑" w:hAnsi="微软雅黑" w:cs="微软雅黑"/>
          <w:sz w:val="14"/>
          <w:szCs w:val="14"/>
        </w:rPr>
        <w:sectPr w:rsidR="00737AD2">
          <w:headerReference w:type="even" r:id="rId72"/>
          <w:headerReference w:type="default" r:id="rId73"/>
          <w:pgSz w:w="12240" w:h="15840"/>
          <w:pgMar w:top="1340" w:right="1020" w:bottom="280" w:left="700" w:header="713" w:footer="0" w:gutter="0"/>
          <w:pgNumType w:start="176"/>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268"/>
      </w:pPr>
      <w:r>
        <w:rPr>
          <w:w w:val="95"/>
        </w:rPr>
        <w:t xml:space="preserve">createIndex()方法定义包含name、indexDef、isUnique三个参数，   </w:t>
      </w:r>
      <w:r>
        <w:rPr>
          <w:spacing w:val="41"/>
          <w:w w:val="95"/>
        </w:rPr>
        <w:t xml:space="preserve"> </w:t>
      </w:r>
      <w:r>
        <w:rPr>
          <w:w w:val="95"/>
        </w:rPr>
        <w:t>其中name的值必须为字符串；</w:t>
      </w:r>
      <w:r>
        <w:t xml:space="preserve"> </w:t>
      </w:r>
      <w:r>
        <w:rPr>
          <w:w w:val="95"/>
        </w:rPr>
        <w:t xml:space="preserve">indexDef则为一个JSON对象，    </w:t>
      </w:r>
      <w:r>
        <w:rPr>
          <w:spacing w:val="50"/>
          <w:w w:val="95"/>
        </w:rPr>
        <w:t xml:space="preserve"> </w:t>
      </w:r>
      <w:r>
        <w:rPr>
          <w:w w:val="95"/>
        </w:rPr>
        <w:t>indexDef的对象必须包含至少一个字段，其中字段名为用户需要索引的字段</w:t>
      </w:r>
      <w:r>
        <w:t xml:space="preserve"> 名，其值为1或者-1。其中1代表升序，-1代表降序；isUnique为布尔类型，默认false。</w:t>
      </w:r>
    </w:p>
    <w:p w:rsidR="00737AD2" w:rsidRDefault="00737AD2">
      <w:pPr>
        <w:spacing w:before="7" w:line="130" w:lineRule="exact"/>
        <w:rPr>
          <w:sz w:val="13"/>
          <w:szCs w:val="13"/>
        </w:rPr>
      </w:pPr>
    </w:p>
    <w:p w:rsidR="00737AD2" w:rsidRDefault="00EC10B3">
      <w:pPr>
        <w:pStyle w:val="BodyText"/>
        <w:spacing w:line="172" w:lineRule="auto"/>
        <w:ind w:left="613" w:right="268"/>
        <w:rPr>
          <w:rFonts w:ascii="仿宋" w:eastAsia="仿宋" w:hAnsi="仿宋" w:cs="仿宋"/>
        </w:rPr>
      </w:pPr>
      <w:r w:rsidRPr="00EC10B3">
        <w:pict>
          <v:group id="_x0000_s2653" style="position:absolute;left:0;text-align:left;margin-left:81.7pt;margin-top:.7pt;width:473.6pt;height:21.2pt;z-index:-25376;mso-position-horizontal-relative:page" coordorigin="1634,14" coordsize="9472,424">
            <v:shape id="_x0000_s2654" style="position:absolute;left:1634;top:14;width:9472;height:424" coordorigin="1634,14" coordsize="9472,424" path="m1634,14r9472,l11106,438r-9472,l1634,14xe" fillcolor="#efefef" stroked="f">
              <v:path arrowok="t"/>
            </v:shape>
            <w10:wrap anchorx="page"/>
          </v:group>
        </w:pict>
      </w:r>
      <w:r w:rsidR="007003A1">
        <w:rPr>
          <w:rFonts w:ascii="仿宋" w:eastAsia="仿宋" w:hAnsi="仿宋" w:cs="仿宋"/>
        </w:rPr>
        <w:t>{"name":"&lt;索引名&gt;","indexDef":{"&lt;索引字段1&gt;":&lt;1|-1&gt; [,"&lt;索引字段2&gt;":&lt;1|-1&gt;...] }, ["isUnique":&lt;true|false&gt;],["enforced":&lt;true|false&gt;]}</w:t>
      </w:r>
    </w:p>
    <w:p w:rsidR="00737AD2" w:rsidRDefault="00921398">
      <w:pPr>
        <w:pStyle w:val="BodyText"/>
        <w:spacing w:before="57" w:line="563" w:lineRule="exact"/>
        <w:ind w:left="613"/>
        <w:rPr>
          <w:lang w:eastAsia="zh-CN"/>
        </w:rPr>
      </w:pPr>
      <w:r>
        <w:pict>
          <v:shape id="_x0000_i1117"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在唯一索引所指定的索引键字段上，集合中不可存在一条以上的记录完全重复</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737AD2" w:rsidRDefault="00737AD2">
      <w:pPr>
        <w:spacing w:before="5" w:line="220" w:lineRule="exact"/>
        <w:rPr>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在集合bar下为字段名age创建名为ageIndex的唯一索引，记录按age字段值的升序排序。</w:t>
      </w:r>
    </w:p>
    <w:p w:rsidR="00737AD2" w:rsidRDefault="00EC10B3">
      <w:pPr>
        <w:pStyle w:val="BodyText"/>
        <w:spacing w:before="10"/>
        <w:ind w:left="897"/>
        <w:rPr>
          <w:rFonts w:ascii="仿宋" w:eastAsia="仿宋" w:hAnsi="仿宋" w:cs="仿宋"/>
        </w:rPr>
      </w:pPr>
      <w:r w:rsidRPr="00EC10B3">
        <w:pict>
          <v:group id="_x0000_s2650" style="position:absolute;left:0;text-align:left;margin-left:95.85pt;margin-top:4.95pt;width:459.45pt;height:10.6pt;z-index:-25375;mso-position-horizontal-relative:page" coordorigin="1917,99" coordsize="9189,212">
            <v:shape id="_x0000_s265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db.foo.bar.createIndex("ageIndex",{age:1},true)</w:t>
      </w:r>
    </w:p>
    <w:p w:rsidR="00737AD2" w:rsidRDefault="00737AD2">
      <w:pPr>
        <w:spacing w:before="6" w:line="100" w:lineRule="exact"/>
        <w:rPr>
          <w:sz w:val="10"/>
          <w:szCs w:val="10"/>
        </w:rPr>
      </w:pPr>
    </w:p>
    <w:p w:rsidR="00737AD2" w:rsidRDefault="007003A1">
      <w:pPr>
        <w:pStyle w:val="Heading3"/>
      </w:pPr>
      <w:bookmarkStart w:id="599" w:name="db.collectionspace.collection.detachCL()"/>
      <w:bookmarkStart w:id="600" w:name="_bookmark216"/>
      <w:bookmarkEnd w:id="599"/>
      <w:bookmarkEnd w:id="600"/>
      <w:r>
        <w:rPr>
          <w:w w:val="95"/>
        </w:rPr>
        <w:t>db.collectionspace.collection.detachCL()</w:t>
      </w:r>
    </w:p>
    <w:p w:rsidR="00737AD2" w:rsidRDefault="00737AD2">
      <w:pPr>
        <w:spacing w:before="2" w:line="200" w:lineRule="exact"/>
        <w:rPr>
          <w:sz w:val="20"/>
          <w:szCs w:val="20"/>
        </w:rPr>
      </w:pPr>
    </w:p>
    <w:p w:rsidR="00737AD2" w:rsidRDefault="007003A1">
      <w:pPr>
        <w:pStyle w:val="BodyText"/>
        <w:spacing w:line="253" w:lineRule="auto"/>
        <w:ind w:left="613" w:right="2055"/>
      </w:pPr>
      <w:r>
        <w:rPr>
          <w:w w:val="90"/>
        </w:rPr>
        <w:t>db.collectionspace.collection.detachCL(&lt;subCLFullName&gt;)</w:t>
      </w:r>
      <w:r>
        <w:rPr>
          <w:w w:val="92"/>
        </w:rPr>
        <w:t xml:space="preserve"> </w:t>
      </w:r>
      <w:r>
        <w:rPr>
          <w:w w:val="95"/>
        </w:rPr>
        <w:t>从主分区集合中分离出子分区集合</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693"/>
        <w:gridCol w:w="3043"/>
        <w:gridCol w:w="2363"/>
        <w:gridCol w:w="2373"/>
      </w:tblGrid>
      <w:tr w:rsidR="00737AD2">
        <w:trPr>
          <w:trHeight w:hRule="exact" w:val="295"/>
        </w:trPr>
        <w:tc>
          <w:tcPr>
            <w:tcW w:w="169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043"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2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693"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partitionName</w:t>
            </w:r>
          </w:p>
        </w:tc>
        <w:tc>
          <w:tcPr>
            <w:tcW w:w="3043"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2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子分区名（原子分区集合名）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从主分区集合中分离指定子分区</w:t>
      </w:r>
    </w:p>
    <w:p w:rsidR="00737AD2" w:rsidRDefault="00EC10B3">
      <w:pPr>
        <w:pStyle w:val="BodyText"/>
        <w:spacing w:before="50"/>
        <w:ind w:left="897"/>
        <w:rPr>
          <w:rFonts w:ascii="仿宋" w:eastAsia="仿宋" w:hAnsi="仿宋" w:cs="仿宋"/>
        </w:rPr>
      </w:pPr>
      <w:r w:rsidRPr="00EC10B3">
        <w:pict>
          <v:group id="_x0000_s2648" style="position:absolute;left:0;text-align:left;margin-left:95.85pt;margin-top:6.95pt;width:459.45pt;height:10.6pt;z-index:-25374;mso-position-horizontal-relative:page" coordorigin="1917,139" coordsize="9189,212">
            <v:shape id="_x0000_s264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db.foo.year.detachCL("foo2.January"}</w:t>
      </w:r>
    </w:p>
    <w:p w:rsidR="00737AD2" w:rsidRDefault="00737AD2">
      <w:pPr>
        <w:spacing w:before="6" w:line="100" w:lineRule="exact"/>
        <w:rPr>
          <w:sz w:val="10"/>
          <w:szCs w:val="10"/>
        </w:rPr>
      </w:pPr>
    </w:p>
    <w:p w:rsidR="00737AD2" w:rsidRDefault="007003A1">
      <w:pPr>
        <w:pStyle w:val="Heading3"/>
      </w:pPr>
      <w:bookmarkStart w:id="601" w:name="db.collectionspace.collection.dropIndex("/>
      <w:bookmarkStart w:id="602" w:name="_bookmark217"/>
      <w:bookmarkEnd w:id="601"/>
      <w:bookmarkEnd w:id="602"/>
      <w:r>
        <w:rPr>
          <w:w w:val="95"/>
        </w:rPr>
        <w:t>db.collectionspace.collection.dropIndex()</w:t>
      </w:r>
    </w:p>
    <w:p w:rsidR="00737AD2" w:rsidRDefault="00737AD2">
      <w:pPr>
        <w:spacing w:before="2" w:line="200" w:lineRule="exact"/>
        <w:rPr>
          <w:sz w:val="20"/>
          <w:szCs w:val="20"/>
        </w:rPr>
      </w:pPr>
    </w:p>
    <w:p w:rsidR="00737AD2" w:rsidRDefault="007003A1">
      <w:pPr>
        <w:pStyle w:val="BodyText"/>
        <w:spacing w:line="253" w:lineRule="auto"/>
        <w:ind w:left="613" w:right="5096"/>
      </w:pPr>
      <w:r>
        <w:rPr>
          <w:w w:val="90"/>
        </w:rPr>
        <w:t>db.collectionspace.collection.dropIndex(&lt;name&gt;)</w:t>
      </w:r>
      <w:r>
        <w:rPr>
          <w:w w:val="93"/>
        </w:rPr>
        <w:t xml:space="preserve"> </w:t>
      </w:r>
      <w:r>
        <w:rPr>
          <w:w w:val="95"/>
        </w:rPr>
        <w:t>删除集合中指定的</w:t>
      </w:r>
      <w:hyperlink w:anchor="_bookmark11" w:history="1">
        <w:r>
          <w:rPr>
            <w:color w:val="0000FF"/>
            <w:w w:val="95"/>
          </w:rPr>
          <w:t>索引</w:t>
        </w:r>
      </w:hyperlink>
      <w:r>
        <w:rPr>
          <w:color w:val="000000"/>
          <w:w w:val="95"/>
        </w:rPr>
        <w:t>。</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180" w:lineRule="exact"/>
        <w:rPr>
          <w:sz w:val="18"/>
          <w:szCs w:val="18"/>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索引名，同一个集合中的索引名必须</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t>dropIndex()方法的定义格式必须包含name字段。其中name的值必须为字符串。</w:t>
      </w:r>
    </w:p>
    <w:p w:rsidR="00737AD2" w:rsidRDefault="00EC10B3">
      <w:pPr>
        <w:pStyle w:val="BodyText"/>
        <w:spacing w:before="46"/>
        <w:ind w:left="613"/>
        <w:rPr>
          <w:rFonts w:ascii="仿宋" w:eastAsia="仿宋" w:hAnsi="仿宋" w:cs="仿宋"/>
        </w:rPr>
      </w:pPr>
      <w:r w:rsidRPr="00EC10B3">
        <w:pict>
          <v:group id="_x0000_s2646" style="position:absolute;left:0;text-align:left;margin-left:81.7pt;margin-top:6.75pt;width:473.6pt;height:10.6pt;z-index:-25373;mso-position-horizontal-relative:page" coordorigin="1634,135" coordsize="9472,212">
            <v:shape id="_x0000_s2647"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{"name":"&lt;索引名&gt;"}</w:t>
      </w:r>
    </w:p>
    <w:p w:rsidR="00737AD2" w:rsidRDefault="00921398">
      <w:pPr>
        <w:pStyle w:val="BodyText"/>
        <w:spacing w:before="49" w:line="563" w:lineRule="exact"/>
        <w:ind w:left="613"/>
      </w:pPr>
      <w:r>
        <w:pict>
          <v:shape id="_x0000_i1118"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做删除索引操作时，索引名必须在集合中存在。</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737AD2" w:rsidRDefault="00737AD2">
      <w:pPr>
        <w:spacing w:line="293" w:lineRule="exact"/>
        <w:rPr>
          <w:lang w:eastAsia="zh-CN"/>
        </w:rPr>
        <w:sectPr w:rsidR="00737AD2">
          <w:pgSz w:w="12240" w:h="15840"/>
          <w:pgMar w:top="900" w:right="680" w:bottom="280" w:left="1020" w:header="713" w:footer="0" w:gutter="0"/>
          <w:cols w:space="720"/>
        </w:sectPr>
      </w:pPr>
    </w:p>
    <w:p w:rsidR="00737AD2" w:rsidRDefault="007003A1">
      <w:pPr>
        <w:pStyle w:val="BodyText"/>
        <w:numPr>
          <w:ilvl w:val="0"/>
          <w:numId w:val="5"/>
        </w:numPr>
        <w:tabs>
          <w:tab w:val="left" w:pos="1217"/>
        </w:tabs>
        <w:spacing w:before="46"/>
        <w:ind w:left="1217"/>
      </w:pPr>
      <w:r>
        <w:rPr>
          <w:position w:val="1"/>
        </w:rPr>
        <w:lastRenderedPageBreak/>
        <w:t>删除集合bar下名为ageIndex的索引，假设ageIndex已存在。</w:t>
      </w:r>
    </w:p>
    <w:p w:rsidR="00737AD2" w:rsidRDefault="00EC10B3">
      <w:pPr>
        <w:pStyle w:val="BodyText"/>
        <w:spacing w:before="10"/>
        <w:ind w:left="1217"/>
        <w:rPr>
          <w:rFonts w:ascii="仿宋" w:eastAsia="仿宋" w:hAnsi="仿宋" w:cs="仿宋"/>
        </w:rPr>
      </w:pPr>
      <w:r w:rsidRPr="00EC10B3">
        <w:pict>
          <v:group id="_x0000_s2643" style="position:absolute;left:0;text-align:left;margin-left:95.85pt;margin-top:4.95pt;width:459.45pt;height:10.6pt;z-index:-25372;mso-position-horizontal-relative:page" coordorigin="1917,99" coordsize="9189,212">
            <v:shape id="_x0000_s2644"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db.foo.bar.dropIndex("ageIndex")</w:t>
      </w:r>
    </w:p>
    <w:p w:rsidR="00737AD2" w:rsidRDefault="00737AD2">
      <w:pPr>
        <w:spacing w:before="6" w:line="100" w:lineRule="exact"/>
        <w:rPr>
          <w:sz w:val="10"/>
          <w:szCs w:val="10"/>
        </w:rPr>
      </w:pPr>
    </w:p>
    <w:p w:rsidR="00737AD2" w:rsidRDefault="007003A1">
      <w:pPr>
        <w:pStyle w:val="Heading3"/>
        <w:ind w:left="433"/>
      </w:pPr>
      <w:bookmarkStart w:id="603" w:name="db.collectionspace.collection.find()"/>
      <w:bookmarkStart w:id="604" w:name="_bookmark218"/>
      <w:bookmarkEnd w:id="603"/>
      <w:bookmarkEnd w:id="604"/>
      <w:r>
        <w:rPr>
          <w:w w:val="95"/>
        </w:rPr>
        <w:t>db.collectionspace.collection.find()</w:t>
      </w:r>
    </w:p>
    <w:p w:rsidR="00737AD2" w:rsidRDefault="00737AD2">
      <w:pPr>
        <w:spacing w:before="2" w:line="200" w:lineRule="exact"/>
        <w:rPr>
          <w:sz w:val="20"/>
          <w:szCs w:val="20"/>
        </w:rPr>
      </w:pPr>
    </w:p>
    <w:p w:rsidR="00737AD2" w:rsidRDefault="007003A1">
      <w:pPr>
        <w:pStyle w:val="BodyText"/>
        <w:spacing w:line="253" w:lineRule="auto"/>
      </w:pPr>
      <w:r>
        <w:rPr>
          <w:w w:val="95"/>
        </w:rPr>
        <w:t>db.collectionspace.collection.find([cond],[sel])</w:t>
      </w:r>
      <w:r>
        <w:rPr>
          <w:w w:val="93"/>
        </w:rPr>
        <w:t xml:space="preserve"> </w:t>
      </w:r>
      <w:r>
        <w:rPr>
          <w:w w:val="95"/>
        </w:rPr>
        <w:t>选择集合记录，对选择的记录返回一个游标（cursor）。在SequoiaDB中游标是一个指针，指向一个查询结</w:t>
      </w:r>
    </w:p>
    <w:p w:rsidR="00737AD2" w:rsidRDefault="007003A1">
      <w:pPr>
        <w:pStyle w:val="BodyText"/>
        <w:spacing w:line="225" w:lineRule="exact"/>
        <w:rPr>
          <w:lang w:eastAsia="zh-CN"/>
        </w:rPr>
      </w:pPr>
      <w:r>
        <w:rPr>
          <w:lang w:eastAsia="zh-CN"/>
        </w:rPr>
        <w:t>果集，客户端可以遍历检索结果。</w:t>
      </w:r>
    </w:p>
    <w:p w:rsidR="00737AD2" w:rsidRDefault="00737AD2">
      <w:pPr>
        <w:spacing w:before="9" w:line="190" w:lineRule="exact"/>
        <w:rPr>
          <w:sz w:val="19"/>
          <w:szCs w:val="19"/>
          <w:lang w:eastAsia="zh-CN"/>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选择条件。为空时，查询所有记</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录，不为空时，查询符合条件记录。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77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控制返回字段名。为空时，返回记录</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的所有字段，如果指定的字段名不在 记录中，返回。</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135"/>
        <w:rPr>
          <w:lang w:eastAsia="zh-CN"/>
        </w:rPr>
      </w:pPr>
      <w:r>
        <w:rPr>
          <w:w w:val="95"/>
          <w:lang w:eastAsia="zh-CN"/>
        </w:rPr>
        <w:t>find()的定义格式包含cond和sel两个参数，都是JSON对象类型。cond控制符合条件的记录，sel控制返回记</w:t>
      </w:r>
      <w:r>
        <w:rPr>
          <w:lang w:eastAsia="zh-CN"/>
        </w:rPr>
        <w:t xml:space="preserve"> 录的字段名。</w:t>
      </w:r>
    </w:p>
    <w:p w:rsidR="00737AD2" w:rsidRDefault="00737AD2">
      <w:pPr>
        <w:spacing w:before="7" w:line="130" w:lineRule="exact"/>
        <w:rPr>
          <w:sz w:val="13"/>
          <w:szCs w:val="13"/>
          <w:lang w:eastAsia="zh-CN"/>
        </w:rPr>
      </w:pPr>
    </w:p>
    <w:p w:rsidR="00737AD2" w:rsidRDefault="00EC10B3">
      <w:pPr>
        <w:pStyle w:val="BodyText"/>
        <w:spacing w:line="172" w:lineRule="auto"/>
        <w:ind w:right="783"/>
        <w:rPr>
          <w:rFonts w:ascii="仿宋" w:eastAsia="仿宋" w:hAnsi="仿宋" w:cs="仿宋"/>
        </w:rPr>
      </w:pPr>
      <w:r w:rsidRPr="00EC10B3">
        <w:pict>
          <v:group id="_x0000_s2641" style="position:absolute;left:0;text-align:left;margin-left:81.7pt;margin-top:.7pt;width:473.6pt;height:21.2pt;z-index:-25371;mso-position-horizontal-relative:page" coordorigin="1634,14" coordsize="9472,424">
            <v:shape id="_x0000_s2642" style="position:absolute;left:1634;top:14;width:9472;height:424" coordorigin="1634,14" coordsize="9472,424" path="m1634,14r9472,l11106,438r-9472,l1634,14xe" fillcolor="#efefef" stroked="f">
              <v:path arrowok="t"/>
            </v:shape>
            <w10:wrap anchorx="page"/>
          </v:group>
        </w:pict>
      </w:r>
      <w:r w:rsidR="007003A1">
        <w:rPr>
          <w:rFonts w:ascii="仿宋" w:eastAsia="仿宋" w:hAnsi="仿宋" w:cs="仿宋"/>
        </w:rPr>
        <w:t>{[{"字段名1":{</w:t>
      </w:r>
      <w:hyperlink w:anchor="_bookmark254" w:history="1">
        <w:r w:rsidR="007003A1">
          <w:rPr>
            <w:rFonts w:ascii="仿宋" w:eastAsia="仿宋" w:hAnsi="仿宋" w:cs="仿宋"/>
            <w:color w:val="0000FF"/>
          </w:rPr>
          <w:t>"匹配符1"</w:t>
        </w:r>
      </w:hyperlink>
      <w:r w:rsidR="007003A1">
        <w:rPr>
          <w:rFonts w:ascii="仿宋" w:eastAsia="仿宋" w:hAnsi="仿宋" w:cs="仿宋"/>
          <w:color w:val="000000"/>
        </w:rPr>
        <w:t>:"值1","字段名2":{"匹配符2":"值2"},...}],[{"字段名1":"","字段 名2":"",..}]}</w:t>
      </w:r>
    </w:p>
    <w:p w:rsidR="00737AD2" w:rsidRDefault="00737AD2">
      <w:pPr>
        <w:spacing w:before="7" w:line="170" w:lineRule="exact"/>
        <w:rPr>
          <w:sz w:val="17"/>
          <w:szCs w:val="17"/>
        </w:rPr>
      </w:pPr>
    </w:p>
    <w:p w:rsidR="00737AD2" w:rsidRDefault="00921398">
      <w:pPr>
        <w:pStyle w:val="BodyText"/>
        <w:spacing w:line="140" w:lineRule="auto"/>
        <w:ind w:left="1573" w:right="135" w:hanging="640"/>
        <w:rPr>
          <w:lang w:eastAsia="zh-CN"/>
        </w:rPr>
      </w:pPr>
      <w:r>
        <w:pict>
          <v:shape id="_x0000_i1119"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sel是一个json对象，字段的值一般设定为空。而如果指定值：{"字段名1":"值1","字段</w:t>
      </w:r>
    </w:p>
    <w:p w:rsidR="00737AD2" w:rsidRDefault="007003A1">
      <w:pPr>
        <w:pStyle w:val="BodyText"/>
        <w:spacing w:before="6" w:line="168" w:lineRule="auto"/>
        <w:ind w:left="1573"/>
        <w:rPr>
          <w:lang w:eastAsia="zh-CN"/>
        </w:rPr>
      </w:pPr>
      <w:r>
        <w:rPr>
          <w:w w:val="95"/>
          <w:lang w:eastAsia="zh-CN"/>
        </w:rPr>
        <w:t>名2":"值2",...}，如果记录中存在所选字段，设定的值（值1，值2...）不生效；如果记录中不存在所选</w:t>
      </w:r>
      <w:r>
        <w:rPr>
          <w:lang w:eastAsia="zh-CN"/>
        </w:rPr>
        <w:t xml:space="preserve"> 字段，则按指定的值输出。</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查询所有记录，不指定cond和sel字段。</w:t>
      </w:r>
    </w:p>
    <w:p w:rsidR="00737AD2" w:rsidRDefault="00EC10B3">
      <w:pPr>
        <w:pStyle w:val="BodyText"/>
        <w:spacing w:before="10"/>
        <w:ind w:left="1217"/>
        <w:rPr>
          <w:rFonts w:ascii="仿宋" w:eastAsia="仿宋" w:hAnsi="仿宋" w:cs="仿宋"/>
          <w:lang w:eastAsia="zh-CN"/>
        </w:rPr>
      </w:pPr>
      <w:r w:rsidRPr="00EC10B3">
        <w:pict>
          <v:group id="_x0000_s2638" style="position:absolute;left:0;text-align:left;margin-left:95.85pt;margin-top:4.95pt;width:459.45pt;height:10.6pt;z-index:-25370;mso-position-horizontal-relative:page" coordorigin="1917,99" coordsize="9189,212">
            <v:shape id="_x0000_s263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db.foo.bar.find()</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查询匹配条件的记录，即设置cond参数的内容。</w:t>
      </w:r>
    </w:p>
    <w:p w:rsidR="00737AD2" w:rsidRDefault="00EC10B3">
      <w:pPr>
        <w:pStyle w:val="BodyText"/>
        <w:spacing w:before="10"/>
        <w:ind w:left="1217"/>
        <w:rPr>
          <w:rFonts w:ascii="仿宋" w:eastAsia="仿宋" w:hAnsi="仿宋" w:cs="仿宋"/>
        </w:rPr>
      </w:pPr>
      <w:r w:rsidRPr="00EC10B3">
        <w:pict>
          <v:group id="_x0000_s2636" style="position:absolute;left:0;text-align:left;margin-left:95.85pt;margin-top:4.95pt;width:459.45pt;height:10.6pt;z-index:-25369;mso-position-horizontal-relative:page" coordorigin="1917,99" coordsize="9189,212">
            <v:shape id="_x0000_s263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:25},name:"Tom"})</w:t>
      </w:r>
    </w:p>
    <w:p w:rsidR="00737AD2" w:rsidRDefault="007003A1">
      <w:pPr>
        <w:pStyle w:val="BodyText"/>
        <w:spacing w:before="49"/>
        <w:ind w:left="1217"/>
        <w:rPr>
          <w:lang w:eastAsia="zh-CN"/>
        </w:rPr>
      </w:pPr>
      <w:r>
        <w:rPr>
          <w:w w:val="95"/>
          <w:lang w:eastAsia="zh-CN"/>
        </w:rPr>
        <w:t>此操作返回集合bar中符合条件age字段值大于25且name字段值为“Tom”的记录。</w:t>
      </w:r>
    </w:p>
    <w:p w:rsidR="00737AD2" w:rsidRDefault="007003A1">
      <w:pPr>
        <w:pStyle w:val="BodyText"/>
        <w:tabs>
          <w:tab w:val="left" w:pos="1217"/>
        </w:tabs>
        <w:spacing w:before="10" w:line="171" w:lineRule="auto"/>
        <w:ind w:left="1217" w:right="3674"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指定返回的字段名，即设置sel参数的内容。如有记 </w:t>
      </w:r>
      <w:r>
        <w:rPr>
          <w:w w:val="95"/>
          <w:lang w:eastAsia="zh-CN"/>
        </w:rPr>
        <w:t>录{age:25,type:"system"}和{age:20,name:"Tom",type:"normal"}</w:t>
      </w:r>
    </w:p>
    <w:p w:rsidR="00737AD2" w:rsidRDefault="00EC10B3">
      <w:pPr>
        <w:pStyle w:val="BodyText"/>
        <w:spacing w:before="21"/>
        <w:ind w:left="1217"/>
        <w:rPr>
          <w:rFonts w:ascii="仿宋" w:eastAsia="仿宋" w:hAnsi="仿宋" w:cs="仿宋"/>
          <w:lang w:eastAsia="zh-CN"/>
        </w:rPr>
      </w:pPr>
      <w:r w:rsidRPr="00EC10B3">
        <w:pict>
          <v:group id="_x0000_s2634" style="position:absolute;left:0;text-align:left;margin-left:95.85pt;margin-top:5.5pt;width:459.45pt;height:10.6pt;z-index:-25368;mso-position-horizontal-relative:page" coordorigin="1917,110" coordsize="9189,212">
            <v:shape id="_x0000_s263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lang w:eastAsia="zh-CN"/>
        </w:rPr>
        <w:t>db.foo.bar.find(null,{age:"",name:""})</w:t>
      </w:r>
    </w:p>
    <w:p w:rsidR="00737AD2" w:rsidRDefault="00737AD2">
      <w:pPr>
        <w:spacing w:before="5" w:line="130" w:lineRule="exact"/>
        <w:rPr>
          <w:sz w:val="13"/>
          <w:szCs w:val="13"/>
          <w:lang w:eastAsia="zh-CN"/>
        </w:rPr>
      </w:pPr>
    </w:p>
    <w:p w:rsidR="00737AD2" w:rsidRDefault="007003A1">
      <w:pPr>
        <w:pStyle w:val="BodyText"/>
        <w:spacing w:line="168" w:lineRule="auto"/>
        <w:ind w:left="1217"/>
        <w:rPr>
          <w:lang w:eastAsia="zh-CN"/>
        </w:rPr>
      </w:pPr>
      <w:r>
        <w:rPr>
          <w:w w:val="95"/>
          <w:lang w:eastAsia="zh-CN"/>
        </w:rPr>
        <w:t>此操作返回记录的age字段和name字段，执行后返回：{age:25,name:""}，{age:20,name:"Tom"}。虽然</w:t>
      </w:r>
      <w:r>
        <w:rPr>
          <w:lang w:eastAsia="zh-CN"/>
        </w:rPr>
        <w:t xml:space="preserve"> 第一条记录没有name字段，还是会返回name:""。</w:t>
      </w:r>
    </w:p>
    <w:p w:rsidR="00737AD2" w:rsidRDefault="00737AD2">
      <w:pPr>
        <w:spacing w:before="1" w:line="130" w:lineRule="exact"/>
        <w:rPr>
          <w:sz w:val="13"/>
          <w:szCs w:val="13"/>
          <w:lang w:eastAsia="zh-CN"/>
        </w:rPr>
      </w:pPr>
    </w:p>
    <w:p w:rsidR="00737AD2" w:rsidRDefault="007003A1">
      <w:pPr>
        <w:pStyle w:val="Heading3"/>
        <w:ind w:left="433"/>
      </w:pPr>
      <w:bookmarkStart w:id="605" w:name="db.collectionspace.collection.getIndex()"/>
      <w:bookmarkStart w:id="606" w:name="_bookmark219"/>
      <w:bookmarkEnd w:id="605"/>
      <w:bookmarkEnd w:id="606"/>
      <w:r>
        <w:rPr>
          <w:w w:val="95"/>
        </w:rPr>
        <w:t>db.collectionspace.collection.getIndex()</w:t>
      </w:r>
    </w:p>
    <w:p w:rsidR="00737AD2" w:rsidRDefault="00737AD2">
      <w:pPr>
        <w:spacing w:before="2" w:line="200" w:lineRule="exact"/>
        <w:rPr>
          <w:sz w:val="20"/>
          <w:szCs w:val="20"/>
        </w:rPr>
      </w:pPr>
    </w:p>
    <w:p w:rsidR="00737AD2" w:rsidRDefault="007003A1">
      <w:pPr>
        <w:pStyle w:val="BodyText"/>
        <w:spacing w:line="253" w:lineRule="auto"/>
        <w:ind w:right="5407"/>
      </w:pPr>
      <w:r>
        <w:rPr>
          <w:w w:val="90"/>
        </w:rPr>
        <w:t>db.collectionspace.collection.getIndex(&lt;name&gt;)</w:t>
      </w:r>
      <w:r>
        <w:rPr>
          <w:w w:val="92"/>
        </w:rPr>
        <w:t xml:space="preserve"> </w:t>
      </w:r>
      <w:r>
        <w:rPr>
          <w:w w:val="95"/>
        </w:rPr>
        <w:t>返回指定索引的引用。</w:t>
      </w:r>
    </w:p>
    <w:p w:rsidR="00737AD2" w:rsidRDefault="00737AD2">
      <w:pPr>
        <w:spacing w:line="253" w:lineRule="auto"/>
        <w:sectPr w:rsidR="00737AD2">
          <w:pgSz w:w="12240" w:h="15840"/>
          <w:pgMar w:top="134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3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name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strsing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索引名，同一个集合中的索引名必须</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t>getIndex()方法的定义格式必须包含name字段。其中name的值必须为字符串。</w:t>
      </w:r>
    </w:p>
    <w:p w:rsidR="00737AD2" w:rsidRDefault="00EC10B3">
      <w:pPr>
        <w:pStyle w:val="BodyText"/>
        <w:spacing w:before="46"/>
        <w:ind w:left="613"/>
        <w:rPr>
          <w:rFonts w:ascii="仿宋" w:eastAsia="仿宋" w:hAnsi="仿宋" w:cs="仿宋"/>
        </w:rPr>
      </w:pPr>
      <w:r w:rsidRPr="00EC10B3">
        <w:pict>
          <v:group id="_x0000_s2632" style="position:absolute;left:0;text-align:left;margin-left:81.7pt;margin-top:6.75pt;width:473.6pt;height:10.6pt;z-index:-25367;mso-position-horizontal-relative:page" coordorigin="1634,135" coordsize="9472,212">
            <v:shape id="_x0000_s263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{"name":"&lt;索引名&gt;"}</w:t>
      </w:r>
    </w:p>
    <w:p w:rsidR="00737AD2" w:rsidRDefault="00921398">
      <w:pPr>
        <w:pStyle w:val="BodyText"/>
        <w:spacing w:before="49" w:line="563" w:lineRule="exact"/>
        <w:ind w:left="613"/>
      </w:pPr>
      <w:r>
        <w:pict>
          <v:shape id="_x0000_i1120"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在做返回索引引用操作时，索引名必须在集合中存在。</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737AD2" w:rsidRDefault="00737AD2">
      <w:pPr>
        <w:spacing w:before="5" w:line="220" w:lineRule="exact"/>
        <w:rPr>
          <w:lang w:eastAsia="zh-CN"/>
        </w:rPr>
      </w:pPr>
    </w:p>
    <w:p w:rsidR="00737AD2" w:rsidRDefault="007003A1">
      <w:pPr>
        <w:pStyle w:val="BodyText"/>
        <w:ind w:left="613"/>
      </w:pPr>
      <w:r>
        <w:t>示例</w:t>
      </w:r>
    </w:p>
    <w:p w:rsidR="00737AD2" w:rsidRDefault="007003A1">
      <w:pPr>
        <w:pStyle w:val="BodyText"/>
        <w:numPr>
          <w:ilvl w:val="0"/>
          <w:numId w:val="7"/>
        </w:numPr>
        <w:tabs>
          <w:tab w:val="left" w:pos="897"/>
        </w:tabs>
        <w:spacing w:before="34"/>
        <w:ind w:left="897"/>
      </w:pPr>
      <w:r>
        <w:rPr>
          <w:position w:val="1"/>
        </w:rPr>
        <w:t>返回集合bar下名为ageIndex索引的引用，假设ageIndex已存在。</w:t>
      </w:r>
    </w:p>
    <w:p w:rsidR="00737AD2" w:rsidRDefault="00EC10B3">
      <w:pPr>
        <w:pStyle w:val="BodyText"/>
        <w:spacing w:before="10"/>
        <w:ind w:left="897"/>
        <w:rPr>
          <w:rFonts w:ascii="仿宋" w:eastAsia="仿宋" w:hAnsi="仿宋" w:cs="仿宋"/>
        </w:rPr>
      </w:pPr>
      <w:r w:rsidRPr="00EC10B3">
        <w:pict>
          <v:group id="_x0000_s2629" style="position:absolute;left:0;text-align:left;margin-left:95.85pt;margin-top:4.95pt;width:459.45pt;height:10.6pt;z-index:-25366;mso-position-horizontal-relative:page" coordorigin="1917,99" coordsize="9189,212">
            <v:shape id="_x0000_s263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db.foo.bar.getIndex("ageIndex")</w:t>
      </w:r>
    </w:p>
    <w:p w:rsidR="00737AD2" w:rsidRDefault="00737AD2">
      <w:pPr>
        <w:spacing w:before="6" w:line="100" w:lineRule="exact"/>
        <w:rPr>
          <w:sz w:val="10"/>
          <w:szCs w:val="10"/>
        </w:rPr>
      </w:pPr>
    </w:p>
    <w:p w:rsidR="00737AD2" w:rsidRDefault="007003A1">
      <w:pPr>
        <w:pStyle w:val="Heading3"/>
      </w:pPr>
      <w:bookmarkStart w:id="607" w:name="db.collectionspace.collection.insert()"/>
      <w:bookmarkStart w:id="608" w:name="_bookmark220"/>
      <w:bookmarkEnd w:id="607"/>
      <w:bookmarkEnd w:id="608"/>
      <w:r>
        <w:rPr>
          <w:w w:val="95"/>
        </w:rPr>
        <w:t>db.collectionspace.collection.insert()</w:t>
      </w:r>
    </w:p>
    <w:p w:rsidR="00737AD2" w:rsidRDefault="00737AD2">
      <w:pPr>
        <w:spacing w:before="2" w:line="200" w:lineRule="exact"/>
        <w:rPr>
          <w:sz w:val="20"/>
          <w:szCs w:val="20"/>
        </w:rPr>
      </w:pPr>
    </w:p>
    <w:p w:rsidR="00737AD2" w:rsidRDefault="007003A1">
      <w:pPr>
        <w:pStyle w:val="BodyText"/>
        <w:spacing w:line="253" w:lineRule="auto"/>
        <w:ind w:left="613" w:right="268"/>
      </w:pPr>
      <w:r>
        <w:rPr>
          <w:w w:val="95"/>
        </w:rPr>
        <w:t>db.collectionspace.collection.insert(&lt;doc|docs&gt;,[flag])</w:t>
      </w:r>
      <w:r>
        <w:rPr>
          <w:w w:val="93"/>
        </w:rPr>
        <w:t xml:space="preserve"> </w:t>
      </w:r>
      <w:r>
        <w:rPr>
          <w:w w:val="95"/>
        </w:rPr>
        <w:t>向指定集合中插入记录。如果集合空间或集合不存在，首先需要手动创建一个集合空</w:t>
      </w:r>
    </w:p>
    <w:p w:rsidR="00737AD2" w:rsidRDefault="007003A1">
      <w:pPr>
        <w:pStyle w:val="BodyText"/>
        <w:spacing w:line="225" w:lineRule="exact"/>
        <w:ind w:left="613"/>
        <w:rPr>
          <w:lang w:eastAsia="zh-CN"/>
        </w:rPr>
      </w:pPr>
      <w:r>
        <w:rPr>
          <w:w w:val="95"/>
        </w:rPr>
        <w:t>间，如db.createCS("foo")，再在该集合空间下手动创建集合，如db.foo.createCL("bar")。</w:t>
      </w:r>
      <w:r>
        <w:rPr>
          <w:w w:val="95"/>
          <w:lang w:eastAsia="zh-CN"/>
        </w:rPr>
        <w:t>然后在集合中插入</w:t>
      </w:r>
    </w:p>
    <w:p w:rsidR="00737AD2" w:rsidRDefault="007003A1">
      <w:pPr>
        <w:pStyle w:val="BodyText"/>
        <w:spacing w:line="240" w:lineRule="exact"/>
        <w:ind w:left="613"/>
        <w:rPr>
          <w:lang w:eastAsia="zh-CN"/>
        </w:rPr>
      </w:pPr>
      <w:r>
        <w:rPr>
          <w:lang w:eastAsia="zh-CN"/>
        </w:rPr>
        <w:t>记录。</w:t>
      </w:r>
    </w:p>
    <w:p w:rsidR="00737AD2" w:rsidRDefault="00737AD2">
      <w:pPr>
        <w:spacing w:before="9" w:line="190" w:lineRule="exact"/>
        <w:rPr>
          <w:sz w:val="19"/>
          <w:szCs w:val="19"/>
          <w:lang w:eastAsia="zh-CN"/>
        </w:rPr>
      </w:pPr>
    </w:p>
    <w:p w:rsidR="00737AD2" w:rsidRDefault="007003A1">
      <w:pPr>
        <w:pStyle w:val="BodyText"/>
        <w:ind w:left="613"/>
      </w:pPr>
      <w:r>
        <w:t>参数描述</w:t>
      </w:r>
    </w:p>
    <w:p w:rsidR="00737AD2" w:rsidRDefault="00737AD2">
      <w:pPr>
        <w:spacing w:before="5" w:line="180" w:lineRule="exact"/>
        <w:rPr>
          <w:sz w:val="18"/>
          <w:szCs w:val="18"/>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54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doc|docs</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文档记录。doc为一条记录，docs为</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多条记录。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7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flag</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可取SDB_INSERT_RETURN_ID或</w:t>
            </w:r>
          </w:p>
          <w:p w:rsidR="00737AD2" w:rsidRDefault="007003A1">
            <w:pPr>
              <w:pStyle w:val="TableParagraph"/>
              <w:spacing w:before="1"/>
              <w:ind w:left="40"/>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者SDB_INSERT_CONTONDUP。</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前者在插入单条记录时有效，表示 插入记录后返回记录中“_id”字段内</w:t>
            </w:r>
            <w:r>
              <w:rPr>
                <w:rFonts w:ascii="微软雅黑" w:eastAsia="微软雅黑" w:hAnsi="微软雅黑" w:cs="微软雅黑"/>
                <w:w w:val="84"/>
                <w:sz w:val="14"/>
                <w:szCs w:val="14"/>
                <w:lang w:eastAsia="zh-CN"/>
              </w:rPr>
              <w:t xml:space="preserve"> </w:t>
            </w:r>
            <w:r>
              <w:rPr>
                <w:rFonts w:ascii="微软雅黑" w:eastAsia="微软雅黑" w:hAnsi="微软雅黑" w:cs="微软雅黑"/>
                <w:w w:val="95"/>
                <w:sz w:val="14"/>
                <w:szCs w:val="14"/>
                <w:lang w:eastAsia="zh-CN"/>
              </w:rPr>
              <w:t>容；后者在插入多条记录时有效，表</w:t>
            </w:r>
            <w:r>
              <w:rPr>
                <w:rFonts w:ascii="微软雅黑" w:eastAsia="微软雅黑" w:hAnsi="微软雅黑" w:cs="微软雅黑"/>
                <w:sz w:val="14"/>
                <w:szCs w:val="14"/>
                <w:lang w:eastAsia="zh-CN"/>
              </w:rPr>
              <w:t xml:space="preserve"> </w:t>
            </w:r>
            <w:r>
              <w:rPr>
                <w:rFonts w:ascii="微软雅黑" w:eastAsia="微软雅黑" w:hAnsi="微软雅黑" w:cs="微软雅黑"/>
                <w:w w:val="90"/>
                <w:sz w:val="14"/>
                <w:szCs w:val="14"/>
                <w:lang w:eastAsia="zh-CN"/>
              </w:rPr>
              <w:t>示在插入的记录中，若存在“_id”字段</w:t>
            </w:r>
            <w:r>
              <w:rPr>
                <w:rFonts w:ascii="微软雅黑" w:eastAsia="微软雅黑" w:hAnsi="微软雅黑" w:cs="微软雅黑"/>
                <w:w w:val="78"/>
                <w:sz w:val="14"/>
                <w:szCs w:val="14"/>
                <w:lang w:eastAsia="zh-CN"/>
              </w:rPr>
              <w:t xml:space="preserve"> </w:t>
            </w:r>
            <w:r>
              <w:rPr>
                <w:rFonts w:ascii="微软雅黑" w:eastAsia="微软雅黑" w:hAnsi="微软雅黑" w:cs="微软雅黑"/>
                <w:w w:val="95"/>
                <w:sz w:val="14"/>
                <w:szCs w:val="14"/>
                <w:lang w:eastAsia="zh-CN"/>
              </w:rPr>
              <w:t>内容重复的记录时，将跳过</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这些存在重复“_id”的记录继续插入</w:t>
            </w:r>
            <w:r>
              <w:rPr>
                <w:rFonts w:ascii="微软雅黑" w:eastAsia="微软雅黑" w:hAnsi="微软雅黑" w:cs="微软雅黑"/>
                <w:w w:val="92"/>
                <w:sz w:val="14"/>
                <w:szCs w:val="14"/>
                <w:lang w:eastAsia="zh-CN"/>
              </w:rPr>
              <w:t xml:space="preserve"> </w:t>
            </w:r>
            <w:r>
              <w:rPr>
                <w:rFonts w:ascii="微软雅黑" w:eastAsia="微软雅黑" w:hAnsi="微软雅黑" w:cs="微软雅黑"/>
                <w:w w:val="95"/>
                <w:sz w:val="14"/>
                <w:szCs w:val="14"/>
                <w:lang w:eastAsia="zh-CN"/>
              </w:rPr>
              <w:t>后面记录。默认情况下，当存在重</w:t>
            </w:r>
            <w:r>
              <w:rPr>
                <w:rFonts w:ascii="微软雅黑" w:eastAsia="微软雅黑" w:hAnsi="微软雅黑" w:cs="微软雅黑"/>
                <w:sz w:val="14"/>
                <w:szCs w:val="14"/>
                <w:lang w:eastAsia="zh-CN"/>
              </w:rPr>
              <w:t xml:space="preserve"> </w:t>
            </w:r>
            <w:r>
              <w:rPr>
                <w:rFonts w:ascii="微软雅黑" w:eastAsia="微软雅黑" w:hAnsi="微软雅黑" w:cs="微软雅黑"/>
                <w:w w:val="90"/>
                <w:sz w:val="14"/>
                <w:szCs w:val="14"/>
                <w:lang w:eastAsia="zh-CN"/>
              </w:rPr>
              <w:t>复“_id”字段内容的记录时，将停止插</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入后面的记录。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line="253" w:lineRule="auto"/>
        <w:ind w:left="613" w:right="4618"/>
      </w:pPr>
      <w:r>
        <w:rPr>
          <w:w w:val="95"/>
        </w:rPr>
        <w:t xml:space="preserve">insert()  </w:t>
      </w:r>
      <w:r>
        <w:rPr>
          <w:spacing w:val="49"/>
          <w:w w:val="95"/>
        </w:rPr>
        <w:t xml:space="preserve"> </w:t>
      </w:r>
      <w:r>
        <w:rPr>
          <w:w w:val="95"/>
        </w:rPr>
        <w:t>方法的定义格式包含doc|docs和flag两个字段。</w:t>
      </w:r>
      <w:r>
        <w:t xml:space="preserve"> </w:t>
      </w:r>
      <w:r>
        <w:rPr>
          <w:w w:val="95"/>
        </w:rPr>
        <w:t>doc：</w:t>
      </w:r>
    </w:p>
    <w:p w:rsidR="00737AD2" w:rsidRDefault="00EC10B3">
      <w:pPr>
        <w:pStyle w:val="BodyText"/>
        <w:spacing w:line="287" w:lineRule="exact"/>
        <w:ind w:left="613"/>
        <w:rPr>
          <w:rFonts w:ascii="仿宋" w:eastAsia="仿宋" w:hAnsi="仿宋" w:cs="仿宋"/>
        </w:rPr>
      </w:pPr>
      <w:r w:rsidRPr="00EC10B3">
        <w:pict>
          <v:group id="_x0000_s2627" style="position:absolute;left:0;text-align:left;margin-left:81.7pt;margin-top:4.05pt;width:473.6pt;height:10.6pt;z-index:-25365;mso-position-horizontal-relative:page" coordorigin="1634,81" coordsize="9472,212">
            <v:shape id="_x0000_s2628" style="position:absolute;left:1634;top:81;width:9472;height:212" coordorigin="1634,81" coordsize="9472,212" path="m1634,81r9472,l11106,293r-9472,l1634,81xe" fillcolor="#efefef" stroked="f">
              <v:path arrowok="t"/>
            </v:shape>
            <w10:wrap anchorx="page"/>
          </v:group>
        </w:pict>
      </w:r>
      <w:r w:rsidR="007003A1">
        <w:rPr>
          <w:rFonts w:ascii="仿宋" w:eastAsia="仿宋" w:hAnsi="仿宋" w:cs="仿宋"/>
        </w:rPr>
        <w:t>{"&lt; 字段名 1&gt;":"&lt; 值 &gt;","&lt; 字段名 2&gt;":"&lt; 值 &gt;",…}</w:t>
      </w:r>
    </w:p>
    <w:p w:rsidR="00737AD2" w:rsidRDefault="007003A1">
      <w:pPr>
        <w:pStyle w:val="BodyText"/>
        <w:spacing w:before="49"/>
        <w:ind w:left="613"/>
      </w:pPr>
      <w:r>
        <w:rPr>
          <w:w w:val="95"/>
        </w:rPr>
        <w:t>docs：</w:t>
      </w:r>
    </w:p>
    <w:p w:rsidR="00737AD2" w:rsidRDefault="00EC10B3">
      <w:pPr>
        <w:pStyle w:val="BodyText"/>
        <w:spacing w:before="6"/>
        <w:ind w:left="613"/>
        <w:rPr>
          <w:rFonts w:ascii="仿宋" w:eastAsia="仿宋" w:hAnsi="仿宋" w:cs="仿宋"/>
        </w:rPr>
      </w:pPr>
      <w:r w:rsidRPr="00EC10B3">
        <w:pict>
          <v:group id="_x0000_s2625" style="position:absolute;left:0;text-align:left;margin-left:81.7pt;margin-top:4.75pt;width:473.6pt;height:31.8pt;z-index:-25364;mso-position-horizontal-relative:page" coordorigin="1634,95" coordsize="9472,636">
            <v:shape id="_x0000_s2626" style="position:absolute;left:1634;top:95;width:9472;height:636" coordorigin="1634,95" coordsize="9472,636" path="m1634,95r9472,l11106,731r-9472,l1634,95xe" fillcolor="#efefef" stroked="f">
              <v:path arrowok="t"/>
            </v:shape>
            <w10:wrap anchorx="page"/>
          </v:group>
        </w:pict>
      </w:r>
      <w:r w:rsidR="007003A1">
        <w:rPr>
          <w:rFonts w:ascii="仿宋" w:eastAsia="仿宋" w:hAnsi="仿宋" w:cs="仿宋"/>
        </w:rPr>
        <w:t>{ [</w:t>
      </w:r>
    </w:p>
    <w:p w:rsidR="00737AD2" w:rsidRDefault="007003A1">
      <w:pPr>
        <w:pStyle w:val="BodyText"/>
        <w:spacing w:line="212" w:lineRule="exact"/>
        <w:ind w:left="813"/>
        <w:rPr>
          <w:rFonts w:ascii="仿宋" w:eastAsia="仿宋" w:hAnsi="仿宋" w:cs="仿宋"/>
        </w:rPr>
      </w:pPr>
      <w:r>
        <w:rPr>
          <w:rFonts w:ascii="仿宋" w:eastAsia="仿宋" w:hAnsi="仿宋" w:cs="仿宋"/>
        </w:rPr>
        <w:t>{"&lt; 字段名 1&gt;":"&lt; 值 &gt;","&lt; 字段名 2&gt;":"&lt; 值 &gt;",…},</w:t>
      </w:r>
    </w:p>
    <w:p w:rsidR="00737AD2" w:rsidRDefault="007003A1">
      <w:pPr>
        <w:pStyle w:val="BodyText"/>
        <w:spacing w:line="212" w:lineRule="exact"/>
        <w:ind w:left="813"/>
        <w:rPr>
          <w:rFonts w:ascii="仿宋" w:eastAsia="仿宋" w:hAnsi="仿宋" w:cs="仿宋"/>
        </w:rPr>
      </w:pPr>
      <w:r>
        <w:rPr>
          <w:rFonts w:ascii="仿宋" w:eastAsia="仿宋" w:hAnsi="仿宋" w:cs="仿宋"/>
        </w:rPr>
        <w:t>{"&lt; 字段名 1&gt;":"&lt; 值 &gt;","&lt; 字段名 2&gt;":"&lt; 值 &gt;",…},...</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033"/>
        <w:rPr>
          <w:rFonts w:ascii="仿宋" w:eastAsia="仿宋" w:hAnsi="仿宋" w:cs="仿宋"/>
        </w:rPr>
      </w:pPr>
      <w:r w:rsidRPr="00EC10B3">
        <w:pict>
          <v:group id="_x0000_s2623" style="position:absolute;left:0;text-align:left;margin-left:81.7pt;margin-top:4.7pt;width:473.6pt;height:10.6pt;z-index:-25363;mso-position-horizontal-relative:page" coordorigin="1634,94" coordsize="9472,212">
            <v:shape id="_x0000_s2624" style="position:absolute;left:1634;top:94;width:9472;height:212" coordorigin="1634,94" coordsize="9472,212" path="m1634,94r9472,l11106,306r-9472,l1634,94xe" fillcolor="#efefef" stroked="f">
              <v:path arrowok="t"/>
            </v:shape>
            <w10:wrap anchorx="page"/>
          </v:group>
        </w:pict>
      </w:r>
      <w:r w:rsidR="007003A1">
        <w:rPr>
          <w:rFonts w:ascii="仿宋" w:eastAsia="仿宋" w:hAnsi="仿宋" w:cs="仿宋"/>
        </w:rPr>
        <w:t>] }</w:t>
      </w:r>
    </w:p>
    <w:p w:rsidR="00737AD2" w:rsidRDefault="00921398">
      <w:pPr>
        <w:pStyle w:val="BodyText"/>
        <w:spacing w:before="49" w:line="563" w:lineRule="exact"/>
      </w:pPr>
      <w:r>
        <w:pict>
          <v:shape id="_x0000_i1121"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如果插入的记录不指定_id字段时，sequoiadb会自动为记录添加一个_id字段来标识记录的唯一</w:t>
      </w:r>
    </w:p>
    <w:p w:rsidR="00737AD2" w:rsidRDefault="007003A1">
      <w:pPr>
        <w:pStyle w:val="BodyText"/>
        <w:spacing w:line="243" w:lineRule="exact"/>
        <w:ind w:left="1857"/>
        <w:rPr>
          <w:lang w:eastAsia="zh-CN"/>
        </w:rPr>
      </w:pPr>
      <w:r>
        <w:rPr>
          <w:lang w:eastAsia="zh-CN"/>
        </w:rPr>
        <w:t>性。</w:t>
      </w:r>
    </w:p>
    <w:p w:rsidR="00737AD2" w:rsidRDefault="00737AD2">
      <w:pPr>
        <w:spacing w:before="8" w:line="220" w:lineRule="exact"/>
        <w:rPr>
          <w:lang w:eastAsia="zh-CN"/>
        </w:rPr>
      </w:pPr>
    </w:p>
    <w:p w:rsidR="00737AD2" w:rsidRDefault="007003A1">
      <w:pPr>
        <w:pStyle w:val="BodyText"/>
        <w:spacing w:line="312" w:lineRule="exac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不指定_id字段，插入一条记录。</w:t>
      </w:r>
    </w:p>
    <w:p w:rsidR="00737AD2" w:rsidRDefault="00EC10B3">
      <w:pPr>
        <w:pStyle w:val="BodyText"/>
        <w:spacing w:before="10"/>
        <w:ind w:left="1217"/>
        <w:rPr>
          <w:rFonts w:ascii="仿宋" w:eastAsia="仿宋" w:hAnsi="仿宋" w:cs="仿宋"/>
        </w:rPr>
      </w:pPr>
      <w:r w:rsidRPr="00EC10B3">
        <w:pict>
          <v:group id="_x0000_s2620" style="position:absolute;left:0;text-align:left;margin-left:95.85pt;margin-top:4.95pt;width:459.45pt;height:10.6pt;z-index:-25362;mso-position-horizontal-relative:page" coordorigin="1917,99" coordsize="9189,212">
            <v:shape id="_x0000_s262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db.foo.bar.insert({name:"Tom",age:20})</w:t>
      </w:r>
    </w:p>
    <w:p w:rsidR="00737AD2" w:rsidRDefault="00737AD2">
      <w:pPr>
        <w:spacing w:before="5" w:line="130" w:lineRule="exact"/>
        <w:rPr>
          <w:sz w:val="13"/>
          <w:szCs w:val="13"/>
        </w:rPr>
      </w:pPr>
    </w:p>
    <w:p w:rsidR="00737AD2" w:rsidRDefault="007003A1">
      <w:pPr>
        <w:pStyle w:val="BodyText"/>
        <w:spacing w:line="168" w:lineRule="auto"/>
        <w:ind w:left="1217"/>
        <w:rPr>
          <w:lang w:eastAsia="zh-CN"/>
        </w:rPr>
      </w:pPr>
      <w:r>
        <w:rPr>
          <w:w w:val="95"/>
          <w:lang w:eastAsia="zh-CN"/>
        </w:rPr>
        <w:t>此操作是向集合bar中插入一条新的记录，name字段的值为“Tom”，age字段的值为20，_id字段被唯一创</w:t>
      </w:r>
      <w:r>
        <w:rPr>
          <w:lang w:eastAsia="zh-CN"/>
        </w:rPr>
        <w:t xml:space="preserve"> 建：</w:t>
      </w:r>
    </w:p>
    <w:p w:rsidR="00737AD2" w:rsidRDefault="00EC10B3">
      <w:pPr>
        <w:pStyle w:val="BodyText"/>
        <w:spacing w:before="22"/>
        <w:ind w:left="1217"/>
        <w:rPr>
          <w:rFonts w:ascii="仿宋" w:eastAsia="仿宋" w:hAnsi="仿宋" w:cs="仿宋"/>
        </w:rPr>
      </w:pPr>
      <w:r w:rsidRPr="00EC10B3">
        <w:pict>
          <v:group id="_x0000_s2618" style="position:absolute;left:0;text-align:left;margin-left:95.85pt;margin-top:5.55pt;width:459.45pt;height:10.6pt;z-index:-25361;mso-position-horizontal-relative:page" coordorigin="1917,111" coordsize="9189,212">
            <v:shape id="_x0000_s2619" style="position:absolute;left:1917;top:111;width:9189;height:212" coordorigin="1917,111" coordsize="9189,212" path="m1917,111r9189,l11106,323r-9189,l1917,111xe" fillcolor="#efefef" stroked="f">
              <v:path arrowok="t"/>
            </v:shape>
            <w10:wrap anchorx="page"/>
          </v:group>
        </w:pict>
      </w:r>
      <w:r w:rsidR="007003A1">
        <w:rPr>
          <w:rFonts w:ascii="仿宋" w:eastAsia="仿宋" w:hAnsi="仿宋" w:cs="仿宋"/>
        </w:rPr>
        <w:t>{ "_id": { "$oid": "515152ba49af395200000000" }, "name": "Tom", "age": 20 }</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插入一条带有_id字段的记录。</w:t>
      </w:r>
    </w:p>
    <w:p w:rsidR="00737AD2" w:rsidRDefault="00EC10B3">
      <w:pPr>
        <w:pStyle w:val="BodyText"/>
        <w:spacing w:before="10"/>
        <w:ind w:left="1217"/>
        <w:rPr>
          <w:rFonts w:ascii="仿宋" w:eastAsia="仿宋" w:hAnsi="仿宋" w:cs="仿宋"/>
        </w:rPr>
      </w:pPr>
      <w:r w:rsidRPr="00EC10B3">
        <w:pict>
          <v:group id="_x0000_s2616" style="position:absolute;left:0;text-align:left;margin-left:95.85pt;margin-top:4.95pt;width:459.45pt;height:10.6pt;z-index:-25360;mso-position-horizontal-relative:page" coordorigin="1917,99" coordsize="9189,212">
            <v:shape id="_x0000_s261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db.foo.bar.insert({_id:10,age:20})</w:t>
      </w:r>
    </w:p>
    <w:p w:rsidR="00737AD2" w:rsidRDefault="007003A1">
      <w:pPr>
        <w:pStyle w:val="BodyText"/>
        <w:spacing w:before="49"/>
        <w:ind w:left="1217"/>
        <w:rPr>
          <w:lang w:eastAsia="zh-CN"/>
        </w:rPr>
      </w:pPr>
      <w:r>
        <w:rPr>
          <w:lang w:eastAsia="zh-CN"/>
        </w:rPr>
        <w:t>此操作是向集合bar中插入一条新的记录，_id字段的值为10，age字段的值为20：</w:t>
      </w:r>
    </w:p>
    <w:p w:rsidR="00737AD2" w:rsidRDefault="00EC10B3">
      <w:pPr>
        <w:pStyle w:val="BodyText"/>
        <w:spacing w:before="6"/>
        <w:ind w:left="1217"/>
        <w:rPr>
          <w:rFonts w:ascii="仿宋" w:eastAsia="仿宋" w:hAnsi="仿宋" w:cs="仿宋"/>
        </w:rPr>
      </w:pPr>
      <w:r w:rsidRPr="00EC10B3">
        <w:pict>
          <v:group id="_x0000_s2614" style="position:absolute;left:0;text-align:left;margin-left:95.85pt;margin-top:4.75pt;width:459.45pt;height:10.6pt;z-index:-25359;mso-position-horizontal-relative:page" coordorigin="1917,95" coordsize="9189,212">
            <v:shape id="_x0000_s261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 "_id": 10, "age": 20 }</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插入多条记录。</w:t>
      </w:r>
    </w:p>
    <w:p w:rsidR="00737AD2" w:rsidRDefault="00EC10B3">
      <w:pPr>
        <w:pStyle w:val="BodyText"/>
        <w:spacing w:before="10" w:line="266" w:lineRule="auto"/>
        <w:ind w:left="1217"/>
      </w:pPr>
      <w:r>
        <w:pict>
          <v:group id="_x0000_s2612" style="position:absolute;left:0;text-align:left;margin-left:95.85pt;margin-top:4.95pt;width:459.45pt;height:10.6pt;z-index:-25358;mso-position-horizontal-relative:page" coordorigin="1917,99" coordsize="9189,212">
            <v:shape id="_x0000_s261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 xml:space="preserve">db.foo.bar.insert([{_id:20,name:"Mike",age:15},{name:"John",age:25,phone:123}]) </w:t>
      </w:r>
      <w:r w:rsidR="007003A1">
        <w:t>此操作将会在集合bar中插入两条记录： 1）其中一条记录_id字段的值为20，name字段的值为“Mike”，age字段的值为15。</w:t>
      </w:r>
    </w:p>
    <w:p w:rsidR="00737AD2" w:rsidRDefault="007003A1">
      <w:pPr>
        <w:pStyle w:val="BodyText"/>
        <w:spacing w:before="75" w:line="168" w:lineRule="auto"/>
        <w:ind w:left="1217"/>
        <w:rPr>
          <w:lang w:eastAsia="zh-CN"/>
        </w:rPr>
      </w:pPr>
      <w:r>
        <w:rPr>
          <w:w w:val="95"/>
          <w:lang w:eastAsia="zh-CN"/>
        </w:rPr>
        <w:t>2）一条记录系统自动为_id字段生成唯一值，name字段的值为“John”，age字段的值为25，phone字段的</w:t>
      </w:r>
      <w:r>
        <w:rPr>
          <w:lang w:eastAsia="zh-CN"/>
        </w:rPr>
        <w:t xml:space="preserve"> </w:t>
      </w:r>
      <w:r>
        <w:rPr>
          <w:w w:val="95"/>
          <w:lang w:eastAsia="zh-CN"/>
        </w:rPr>
        <w:t>值为123。</w:t>
      </w:r>
    </w:p>
    <w:p w:rsidR="00737AD2" w:rsidRDefault="00EC10B3">
      <w:pPr>
        <w:pStyle w:val="BodyText"/>
        <w:spacing w:before="22"/>
        <w:ind w:left="0" w:right="6945"/>
        <w:jc w:val="center"/>
        <w:rPr>
          <w:rFonts w:ascii="仿宋" w:eastAsia="仿宋" w:hAnsi="仿宋" w:cs="仿宋"/>
        </w:rPr>
      </w:pPr>
      <w:r w:rsidRPr="00EC10B3">
        <w:pict>
          <v:group id="_x0000_s2610" style="position:absolute;left:0;text-align:left;margin-left:95.85pt;margin-top:5.55pt;width:459.45pt;height:53pt;z-index:-25357;mso-position-horizontal-relative:page" coordorigin="1917,111" coordsize="9189,1060">
            <v:shape id="_x0000_s2611" style="position:absolute;left:1917;top:111;width:9189;height:1060" coordorigin="1917,111" coordsize="9189,1060" path="m1917,111r9189,l11106,1171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"_id": 20,</w:t>
      </w:r>
    </w:p>
    <w:p w:rsidR="00737AD2" w:rsidRDefault="007003A1">
      <w:pPr>
        <w:pStyle w:val="BodyText"/>
        <w:spacing w:line="212" w:lineRule="exact"/>
        <w:ind w:left="2017"/>
        <w:rPr>
          <w:rFonts w:ascii="仿宋" w:eastAsia="仿宋" w:hAnsi="仿宋" w:cs="仿宋"/>
        </w:rPr>
      </w:pPr>
      <w:r>
        <w:rPr>
          <w:rFonts w:ascii="仿宋" w:eastAsia="仿宋" w:hAnsi="仿宋" w:cs="仿宋"/>
        </w:rPr>
        <w:t>"name": "Mike",</w:t>
      </w:r>
    </w:p>
    <w:p w:rsidR="00737AD2" w:rsidRDefault="007003A1">
      <w:pPr>
        <w:pStyle w:val="BodyText"/>
        <w:spacing w:line="212" w:lineRule="exact"/>
        <w:ind w:left="2017"/>
        <w:rPr>
          <w:rFonts w:ascii="仿宋" w:eastAsia="仿宋" w:hAnsi="仿宋" w:cs="仿宋"/>
        </w:rPr>
      </w:pPr>
      <w:r>
        <w:rPr>
          <w:rFonts w:ascii="仿宋" w:eastAsia="仿宋" w:hAnsi="仿宋" w:cs="仿宋"/>
        </w:rPr>
        <w:t>"age": 15</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EC10B3">
      <w:pPr>
        <w:pStyle w:val="BodyText"/>
        <w:spacing w:before="77"/>
        <w:ind w:left="1717"/>
        <w:rPr>
          <w:rFonts w:ascii="仿宋" w:eastAsia="仿宋" w:hAnsi="仿宋" w:cs="仿宋"/>
        </w:rPr>
      </w:pPr>
      <w:r w:rsidRPr="00EC10B3">
        <w:pict>
          <v:group id="_x0000_s2608" style="position:absolute;left:0;text-align:left;margin-left:95.85pt;margin-top:8.3pt;width:459.45pt;height:63.6pt;z-index:-25356;mso-position-horizontal-relative:page" coordorigin="1917,166" coordsize="9189,1272">
            <v:shape id="_x0000_s2609" style="position:absolute;left:1917;top:166;width:9189;height:1272" coordorigin="1917,166" coordsize="9189,1272" path="m1917,166r9189,l11106,1438r-9189,l1917,166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"_id": { "$oid": "5151557a49af395200000001" },</w:t>
      </w:r>
    </w:p>
    <w:p w:rsidR="00737AD2" w:rsidRDefault="007003A1">
      <w:pPr>
        <w:pStyle w:val="BodyText"/>
        <w:spacing w:line="212" w:lineRule="exact"/>
        <w:ind w:left="2017"/>
        <w:rPr>
          <w:rFonts w:ascii="仿宋" w:eastAsia="仿宋" w:hAnsi="仿宋" w:cs="仿宋"/>
        </w:rPr>
      </w:pPr>
      <w:r>
        <w:rPr>
          <w:rFonts w:ascii="仿宋" w:eastAsia="仿宋" w:hAnsi="仿宋" w:cs="仿宋"/>
        </w:rPr>
        <w:t>"name": "John",</w:t>
      </w:r>
    </w:p>
    <w:p w:rsidR="00737AD2" w:rsidRDefault="007003A1">
      <w:pPr>
        <w:pStyle w:val="BodyText"/>
        <w:spacing w:line="212" w:lineRule="exact"/>
        <w:ind w:left="2017"/>
        <w:rPr>
          <w:rFonts w:ascii="仿宋" w:eastAsia="仿宋" w:hAnsi="仿宋" w:cs="仿宋"/>
        </w:rPr>
      </w:pPr>
      <w:r>
        <w:rPr>
          <w:rFonts w:ascii="仿宋" w:eastAsia="仿宋" w:hAnsi="仿宋" w:cs="仿宋"/>
        </w:rPr>
        <w:t>"age": 25,</w:t>
      </w:r>
    </w:p>
    <w:p w:rsidR="00737AD2" w:rsidRDefault="007003A1">
      <w:pPr>
        <w:pStyle w:val="BodyText"/>
        <w:spacing w:line="212" w:lineRule="exact"/>
        <w:ind w:left="2017"/>
        <w:rPr>
          <w:rFonts w:ascii="仿宋" w:eastAsia="仿宋" w:hAnsi="仿宋" w:cs="仿宋"/>
        </w:rPr>
      </w:pPr>
      <w:r>
        <w:rPr>
          <w:rFonts w:ascii="仿宋" w:eastAsia="仿宋" w:hAnsi="仿宋" w:cs="仿宋"/>
        </w:rPr>
        <w:t>"phone": 123</w:t>
      </w:r>
    </w:p>
    <w:p w:rsidR="00737AD2" w:rsidRDefault="007003A1">
      <w:pPr>
        <w:pStyle w:val="BodyText"/>
        <w:spacing w:line="212" w:lineRule="exact"/>
        <w:ind w:left="2017"/>
        <w:rPr>
          <w:rFonts w:ascii="仿宋" w:eastAsia="仿宋" w:hAnsi="仿宋" w:cs="仿宋"/>
        </w:rPr>
      </w:pPr>
      <w:r>
        <w:rPr>
          <w:rFonts w:ascii="仿宋" w:eastAsia="仿宋" w:hAnsi="仿宋" w:cs="仿宋"/>
        </w:rPr>
        <w:t>}</w:t>
      </w:r>
    </w:p>
    <w:p w:rsidR="00737AD2" w:rsidRDefault="007003A1">
      <w:pPr>
        <w:pStyle w:val="BodyText"/>
        <w:tabs>
          <w:tab w:val="left" w:pos="1217"/>
        </w:tabs>
        <w:spacing w:line="257" w:lineRule="exact"/>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插入拥有重复“_id”键的多条记录。</w:t>
      </w:r>
    </w:p>
    <w:p w:rsidR="00737AD2" w:rsidRDefault="00EC10B3">
      <w:pPr>
        <w:pStyle w:val="BodyText"/>
        <w:spacing w:before="10"/>
        <w:ind w:left="1217"/>
        <w:rPr>
          <w:rFonts w:ascii="仿宋" w:eastAsia="仿宋" w:hAnsi="仿宋" w:cs="仿宋"/>
        </w:rPr>
      </w:pPr>
      <w:r w:rsidRPr="00EC10B3">
        <w:pict>
          <v:group id="_x0000_s2606" style="position:absolute;left:0;text-align:left;margin-left:95.85pt;margin-top:4.95pt;width:459.45pt;height:10.6pt;z-index:-25355;mso-position-horizontal-relative:page" coordorigin="1917,99" coordsize="9189,212">
            <v:shape id="_x0000_s260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db.foo.bar.insert([{_id:1,a:1 },{_id:1,b:2 },{_id:3,c:3}], SDB_INSERT_CONTONDUP)</w:t>
      </w:r>
    </w:p>
    <w:p w:rsidR="00737AD2" w:rsidRDefault="007003A1">
      <w:pPr>
        <w:pStyle w:val="BodyText"/>
        <w:spacing w:before="49"/>
        <w:ind w:left="1217"/>
        <w:rPr>
          <w:lang w:eastAsia="zh-CN"/>
        </w:rPr>
      </w:pPr>
      <w:r>
        <w:rPr>
          <w:lang w:eastAsia="zh-CN"/>
        </w:rPr>
        <w:t>此操作将会在集合bar中插入两条记录：</w:t>
      </w:r>
    </w:p>
    <w:p w:rsidR="00737AD2" w:rsidRDefault="00EC10B3">
      <w:pPr>
        <w:pStyle w:val="BodyText"/>
        <w:spacing w:before="6"/>
        <w:ind w:left="1217"/>
        <w:rPr>
          <w:rFonts w:ascii="仿宋" w:eastAsia="仿宋" w:hAnsi="仿宋" w:cs="仿宋"/>
        </w:rPr>
      </w:pPr>
      <w:r w:rsidRPr="00EC10B3">
        <w:pict>
          <v:group id="_x0000_s2604" style="position:absolute;left:0;text-align:left;margin-left:95.85pt;margin-top:4.75pt;width:459.45pt;height:84.8pt;z-index:-25354;mso-position-horizontal-relative:page" coordorigin="1917,95" coordsize="9189,1696">
            <v:shape id="_x0000_s2605" style="position:absolute;left:1917;top:95;width:9189;height:1696" coordorigin="1917,95" coordsize="9189,1696" path="m1917,95r9189,l11106,1791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"_id": 1,</w:t>
      </w:r>
    </w:p>
    <w:p w:rsidR="00737AD2" w:rsidRDefault="007003A1">
      <w:pPr>
        <w:pStyle w:val="BodyText"/>
        <w:spacing w:line="212" w:lineRule="exact"/>
        <w:ind w:left="1217"/>
        <w:rPr>
          <w:rFonts w:ascii="仿宋" w:eastAsia="仿宋" w:hAnsi="仿宋" w:cs="仿宋"/>
        </w:rPr>
      </w:pPr>
      <w:r>
        <w:rPr>
          <w:rFonts w:ascii="仿宋" w:eastAsia="仿宋" w:hAnsi="仿宋" w:cs="仿宋"/>
        </w:rPr>
        <w:t>"a": 1,</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"_id": 3,</w:t>
      </w:r>
    </w:p>
    <w:p w:rsidR="00737AD2" w:rsidRDefault="007003A1">
      <w:pPr>
        <w:pStyle w:val="BodyText"/>
        <w:spacing w:line="212" w:lineRule="exact"/>
        <w:ind w:left="1217"/>
        <w:rPr>
          <w:rFonts w:ascii="仿宋" w:eastAsia="仿宋" w:hAnsi="仿宋" w:cs="仿宋"/>
        </w:rPr>
      </w:pPr>
      <w:r>
        <w:rPr>
          <w:rFonts w:ascii="仿宋" w:eastAsia="仿宋" w:hAnsi="仿宋" w:cs="仿宋"/>
        </w:rPr>
        <w:t>"c": 3</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6" w:line="100" w:lineRule="exact"/>
        <w:rPr>
          <w:sz w:val="10"/>
          <w:szCs w:val="10"/>
        </w:rPr>
      </w:pPr>
    </w:p>
    <w:p w:rsidR="00737AD2" w:rsidRDefault="007003A1">
      <w:pPr>
        <w:pStyle w:val="Heading3"/>
        <w:ind w:left="0" w:right="5142"/>
        <w:jc w:val="center"/>
      </w:pPr>
      <w:bookmarkStart w:id="609" w:name="db.collectionspace.collection.listIndexe"/>
      <w:bookmarkStart w:id="610" w:name="_bookmark221"/>
      <w:bookmarkEnd w:id="609"/>
      <w:bookmarkEnd w:id="610"/>
      <w:r>
        <w:rPr>
          <w:w w:val="95"/>
        </w:rPr>
        <w:t>db.collectionspace.collection.listIndexes()</w:t>
      </w:r>
    </w:p>
    <w:p w:rsidR="00737AD2" w:rsidRDefault="00737AD2">
      <w:pPr>
        <w:spacing w:before="2" w:line="200" w:lineRule="exact"/>
        <w:rPr>
          <w:sz w:val="20"/>
          <w:szCs w:val="20"/>
        </w:rPr>
      </w:pPr>
    </w:p>
    <w:p w:rsidR="00737AD2" w:rsidRDefault="007003A1">
      <w:pPr>
        <w:pStyle w:val="BodyText"/>
        <w:spacing w:line="253" w:lineRule="auto"/>
        <w:ind w:right="2688"/>
      </w:pPr>
      <w:r>
        <w:rPr>
          <w:w w:val="95"/>
        </w:rPr>
        <w:t>db.collectionspace.collection.listIndexes()</w:t>
      </w:r>
      <w:r>
        <w:rPr>
          <w:w w:val="94"/>
        </w:rPr>
        <w:t xml:space="preserve"> </w:t>
      </w:r>
      <w:r>
        <w:rPr>
          <w:w w:val="95"/>
        </w:rPr>
        <w:t>枚举</w:t>
      </w:r>
      <w:hyperlink w:anchor="_bookmark11" w:history="1">
        <w:r>
          <w:rPr>
            <w:color w:val="0000FF"/>
            <w:w w:val="95"/>
          </w:rPr>
          <w:t>索引</w:t>
        </w:r>
      </w:hyperlink>
      <w:r>
        <w:rPr>
          <w:color w:val="000000"/>
          <w:w w:val="95"/>
        </w:rPr>
        <w:t>，执行此方法会将指定集合下的索引信息全部显示出来。</w:t>
      </w:r>
    </w:p>
    <w:p w:rsidR="00737AD2" w:rsidRDefault="00737AD2">
      <w:pPr>
        <w:spacing w:line="253" w:lineRule="auto"/>
        <w:sectPr w:rsidR="00737AD2">
          <w:headerReference w:type="even" r:id="rId74"/>
          <w:headerReference w:type="default" r:id="rId75"/>
          <w:pgSz w:w="12240" w:h="15840"/>
          <w:pgMar w:top="900" w:right="1060" w:bottom="280" w:left="700" w:header="713" w:footer="0" w:gutter="0"/>
          <w:pgNumType w:start="18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返回集合bar下的所有索引信息</w:t>
      </w:r>
    </w:p>
    <w:p w:rsidR="00737AD2" w:rsidRDefault="00EC10B3">
      <w:pPr>
        <w:pStyle w:val="BodyText"/>
        <w:spacing w:before="10"/>
        <w:ind w:left="877" w:right="7222"/>
        <w:jc w:val="center"/>
        <w:rPr>
          <w:rFonts w:ascii="仿宋" w:eastAsia="仿宋" w:hAnsi="仿宋" w:cs="仿宋"/>
        </w:rPr>
      </w:pPr>
      <w:r w:rsidRPr="00EC10B3">
        <w:pict>
          <v:group id="_x0000_s2602" style="position:absolute;left:0;text-align:left;margin-left:95.85pt;margin-top:4.95pt;width:459.45pt;height:10.6pt;z-index:-25353;mso-position-horizontal-relative:page" coordorigin="1917,99" coordsize="9189,212">
            <v:shape id="_x0000_s260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db.foo.bar.listIndexes()</w:t>
      </w:r>
    </w:p>
    <w:p w:rsidR="00737AD2" w:rsidRDefault="00737AD2">
      <w:pPr>
        <w:spacing w:before="6" w:line="100" w:lineRule="exact"/>
        <w:rPr>
          <w:sz w:val="10"/>
          <w:szCs w:val="10"/>
        </w:rPr>
      </w:pPr>
    </w:p>
    <w:p w:rsidR="00737AD2" w:rsidRDefault="007003A1">
      <w:pPr>
        <w:pStyle w:val="Heading3"/>
        <w:ind w:left="76" w:right="6260"/>
        <w:jc w:val="center"/>
      </w:pPr>
      <w:bookmarkStart w:id="611" w:name="db.collectionspace.collection.remove()"/>
      <w:bookmarkStart w:id="612" w:name="_bookmark222"/>
      <w:bookmarkEnd w:id="611"/>
      <w:bookmarkEnd w:id="612"/>
      <w:r>
        <w:rPr>
          <w:w w:val="95"/>
        </w:rPr>
        <w:t>db.collectionspace.collection.remove()</w:t>
      </w:r>
    </w:p>
    <w:p w:rsidR="00737AD2" w:rsidRDefault="00737AD2">
      <w:pPr>
        <w:spacing w:before="2" w:line="200" w:lineRule="exact"/>
        <w:rPr>
          <w:sz w:val="20"/>
          <w:szCs w:val="20"/>
        </w:rPr>
      </w:pPr>
    </w:p>
    <w:p w:rsidR="00737AD2" w:rsidRDefault="007003A1">
      <w:pPr>
        <w:pStyle w:val="BodyText"/>
        <w:spacing w:line="253" w:lineRule="auto"/>
        <w:ind w:left="613" w:right="4457"/>
      </w:pPr>
      <w:r>
        <w:rPr>
          <w:w w:val="90"/>
        </w:rPr>
        <w:t>db.collectionspace.collection.remove([cond],[hint])</w:t>
      </w:r>
      <w:r>
        <w:rPr>
          <w:w w:val="93"/>
        </w:rPr>
        <w:t xml:space="preserve"> </w:t>
      </w:r>
      <w:r>
        <w:rPr>
          <w:w w:val="95"/>
        </w:rPr>
        <w:t>删除集合中的记录</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78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选择条件。为空时，删除所有记</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录，不为空时，删除符合条件的记 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hint</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right="9526"/>
        <w:jc w:val="both"/>
      </w:pPr>
      <w:r>
        <w:t>格式</w:t>
      </w:r>
    </w:p>
    <w:p w:rsidR="00737AD2" w:rsidRDefault="00737AD2">
      <w:pPr>
        <w:spacing w:before="5" w:line="100" w:lineRule="exact"/>
        <w:rPr>
          <w:sz w:val="10"/>
          <w:szCs w:val="10"/>
        </w:rPr>
      </w:pPr>
    </w:p>
    <w:p w:rsidR="00737AD2" w:rsidRDefault="007003A1">
      <w:pPr>
        <w:pStyle w:val="BodyText"/>
        <w:spacing w:line="168" w:lineRule="auto"/>
        <w:ind w:left="613" w:right="550"/>
        <w:jc w:val="both"/>
        <w:rPr>
          <w:lang w:eastAsia="zh-CN"/>
        </w:rPr>
      </w:pPr>
      <w:r>
        <w:rPr>
          <w:w w:val="95"/>
          <w:lang w:eastAsia="zh-CN"/>
        </w:rPr>
        <w:t>cond参数是一个json的对象。当它的内容为空（例如{}）时，删除集合下所有的记录。hint参数是一个包含</w:t>
      </w:r>
      <w:r>
        <w:rPr>
          <w:lang w:eastAsia="zh-CN"/>
        </w:rPr>
        <w:t xml:space="preserve"> </w:t>
      </w:r>
      <w:r>
        <w:rPr>
          <w:w w:val="95"/>
          <w:lang w:eastAsia="zh-CN"/>
        </w:rPr>
        <w:t>一个单一元素的json对象，该元素的字段名会被忽略，而其字段值则指定为需要访问索引的名称，当字段值</w:t>
      </w:r>
      <w:r>
        <w:rPr>
          <w:lang w:eastAsia="zh-CN"/>
        </w:rPr>
        <w:t xml:space="preserve"> 为null时，则遍历集合中所有的记录。</w:t>
      </w:r>
    </w:p>
    <w:p w:rsidR="00737AD2" w:rsidRDefault="00EC10B3">
      <w:pPr>
        <w:pStyle w:val="BodyText"/>
        <w:spacing w:before="62"/>
        <w:ind w:left="613" w:right="1426"/>
        <w:jc w:val="both"/>
        <w:rPr>
          <w:rFonts w:ascii="仿宋" w:eastAsia="仿宋" w:hAnsi="仿宋" w:cs="仿宋"/>
        </w:rPr>
      </w:pPr>
      <w:r w:rsidRPr="00EC10B3">
        <w:pict>
          <v:group id="_x0000_s2600" style="position:absolute;left:0;text-align:left;margin-left:81.7pt;margin-top:7.55pt;width:473.6pt;height:10.6pt;z-index:-25352;mso-position-horizontal-relative:page" coordorigin="1634,151" coordsize="9472,212">
            <v:shape id="_x0000_s2601" style="position:absolute;left:1634;top:151;width:9472;height:212" coordorigin="1634,151" coordsize="9472,212" path="m1634,151r9472,l11106,363r-9472,l1634,151xe" fillcolor="#efefef" stroked="f">
              <v:path arrowok="t"/>
            </v:shape>
            <w10:wrap anchorx="page"/>
          </v:group>
        </w:pict>
      </w:r>
      <w:r w:rsidR="007003A1">
        <w:rPr>
          <w:rFonts w:ascii="仿宋" w:eastAsia="仿宋" w:hAnsi="仿宋" w:cs="仿宋"/>
        </w:rPr>
        <w:t>{[{"字段名1":{</w:t>
      </w:r>
      <w:hyperlink w:anchor="_bookmark254" w:history="1">
        <w:r w:rsidR="007003A1">
          <w:rPr>
            <w:rFonts w:ascii="仿宋" w:eastAsia="仿宋" w:hAnsi="仿宋" w:cs="仿宋"/>
            <w:color w:val="0000FF"/>
          </w:rPr>
          <w:t>"匹配符1"</w:t>
        </w:r>
      </w:hyperlink>
      <w:r w:rsidR="007003A1">
        <w:rPr>
          <w:rFonts w:ascii="仿宋" w:eastAsia="仿宋" w:hAnsi="仿宋" w:cs="仿宋"/>
          <w:color w:val="000000"/>
        </w:rPr>
        <w:t>:"值1","字段名2":{"匹配符2":"值2"},...}],[{"":"索引名"|null}]}</w:t>
      </w:r>
    </w:p>
    <w:p w:rsidR="00737AD2" w:rsidRDefault="00737AD2">
      <w:pPr>
        <w:spacing w:before="9" w:line="180" w:lineRule="exact"/>
        <w:rPr>
          <w:sz w:val="18"/>
          <w:szCs w:val="18"/>
        </w:rPr>
      </w:pPr>
    </w:p>
    <w:p w:rsidR="00737AD2" w:rsidRDefault="007003A1">
      <w:pPr>
        <w:pStyle w:val="BodyText"/>
        <w:ind w:left="613" w:right="9526"/>
        <w:jc w:val="both"/>
        <w:rPr>
          <w:lang w:eastAsia="zh-CN"/>
        </w:rPr>
      </w:pPr>
      <w:r>
        <w:rPr>
          <w:lang w:eastAsia="zh-CN"/>
        </w:rPr>
        <w:t>示例</w:t>
      </w:r>
    </w:p>
    <w:p w:rsidR="00737AD2" w:rsidRDefault="007003A1">
      <w:pPr>
        <w:pStyle w:val="BodyText"/>
        <w:spacing w:before="34"/>
        <w:ind w:left="613" w:right="8042"/>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13"/>
          <w:lang w:eastAsia="zh-CN"/>
        </w:rPr>
        <w:t xml:space="preserve"> </w:t>
      </w:r>
      <w:r>
        <w:rPr>
          <w:position w:val="1"/>
          <w:lang w:eastAsia="zh-CN"/>
        </w:rPr>
        <w:t>删除集合所有记录</w:t>
      </w:r>
    </w:p>
    <w:p w:rsidR="00737AD2" w:rsidRDefault="00EC10B3">
      <w:pPr>
        <w:pStyle w:val="BodyText"/>
        <w:spacing w:before="10"/>
        <w:ind w:left="897"/>
        <w:rPr>
          <w:rFonts w:ascii="仿宋" w:eastAsia="仿宋" w:hAnsi="仿宋" w:cs="仿宋"/>
          <w:lang w:eastAsia="zh-CN"/>
        </w:rPr>
      </w:pPr>
      <w:r w:rsidRPr="00EC10B3">
        <w:pict>
          <v:group id="_x0000_s2598" style="position:absolute;left:0;text-align:left;margin-left:95.85pt;margin-top:4.95pt;width:459.45pt;height:10.6pt;z-index:-25351;mso-position-horizontal-relative:page" coordorigin="1917,99" coordsize="9189,212">
            <v:shape id="_x0000_s259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db.foo.bar.remove()</w:t>
      </w:r>
    </w:p>
    <w:p w:rsidR="00737AD2" w:rsidRDefault="007003A1">
      <w:pPr>
        <w:pStyle w:val="BodyText"/>
        <w:spacing w:line="257" w:lineRule="exact"/>
        <w:ind w:left="613" w:right="6399"/>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24"/>
          <w:lang w:eastAsia="zh-CN"/>
        </w:rPr>
        <w:t xml:space="preserve"> </w:t>
      </w:r>
      <w:r>
        <w:rPr>
          <w:position w:val="1"/>
          <w:lang w:eastAsia="zh-CN"/>
        </w:rPr>
        <w:t>按访问计划删除匹配cond条件的记录</w:t>
      </w:r>
    </w:p>
    <w:p w:rsidR="00737AD2" w:rsidRDefault="00EC10B3">
      <w:pPr>
        <w:pStyle w:val="BodyText"/>
        <w:spacing w:before="10"/>
        <w:ind w:left="897"/>
        <w:rPr>
          <w:rFonts w:ascii="仿宋" w:eastAsia="仿宋" w:hAnsi="仿宋" w:cs="仿宋"/>
        </w:rPr>
      </w:pPr>
      <w:r w:rsidRPr="00EC10B3">
        <w:pict>
          <v:group id="_x0000_s2596" style="position:absolute;left:0;text-align:left;margin-left:95.85pt;margin-top:4.95pt;width:459.45pt;height:10.6pt;z-index:-25350;mso-position-horizontal-relative:page" coordorigin="1917,99" coordsize="9189,212">
            <v:shape id="_x0000_s259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db.foo.bar.remove({age:{</w:t>
      </w:r>
      <w:hyperlink w:anchor="_bookmark257" w:history="1">
        <w:r w:rsidR="007003A1">
          <w:rPr>
            <w:rFonts w:ascii="仿宋" w:eastAsia="仿宋" w:hAnsi="仿宋" w:cs="仿宋"/>
            <w:color w:val="0000FF"/>
          </w:rPr>
          <w:t>$gte</w:t>
        </w:r>
      </w:hyperlink>
      <w:r w:rsidR="007003A1">
        <w:rPr>
          <w:rFonts w:ascii="仿宋" w:eastAsia="仿宋" w:hAnsi="仿宋" w:cs="仿宋"/>
          <w:color w:val="000000"/>
        </w:rPr>
        <w:t>:20}},{"":"myIndex"})</w:t>
      </w:r>
    </w:p>
    <w:p w:rsidR="00737AD2" w:rsidRDefault="00737AD2">
      <w:pPr>
        <w:spacing w:before="5" w:line="130" w:lineRule="exact"/>
        <w:rPr>
          <w:sz w:val="13"/>
          <w:szCs w:val="13"/>
        </w:rPr>
      </w:pPr>
    </w:p>
    <w:p w:rsidR="00737AD2" w:rsidRDefault="007003A1">
      <w:pPr>
        <w:pStyle w:val="BodyText"/>
        <w:spacing w:line="168" w:lineRule="auto"/>
        <w:ind w:left="897" w:right="133"/>
        <w:rPr>
          <w:lang w:eastAsia="zh-CN"/>
        </w:rPr>
      </w:pPr>
      <w:r>
        <w:rPr>
          <w:w w:val="95"/>
          <w:lang w:eastAsia="zh-CN"/>
        </w:rPr>
        <w:t>此操作按照索引名为“myIndex”的索引遍历集合中的记录，在遍历得到的记录中删除符合条件age字段值</w:t>
      </w:r>
      <w:r>
        <w:rPr>
          <w:lang w:eastAsia="zh-CN"/>
        </w:rPr>
        <w:t xml:space="preserve"> 大于等于20的记录。</w:t>
      </w:r>
    </w:p>
    <w:p w:rsidR="00737AD2" w:rsidRDefault="00737AD2">
      <w:pPr>
        <w:spacing w:before="1" w:line="130" w:lineRule="exact"/>
        <w:rPr>
          <w:sz w:val="13"/>
          <w:szCs w:val="13"/>
          <w:lang w:eastAsia="zh-CN"/>
        </w:rPr>
      </w:pPr>
    </w:p>
    <w:p w:rsidR="00737AD2" w:rsidRDefault="007003A1">
      <w:pPr>
        <w:pStyle w:val="Heading3"/>
      </w:pPr>
      <w:bookmarkStart w:id="613" w:name="db.collectionspace.collection.split()"/>
      <w:bookmarkStart w:id="614" w:name="_bookmark223"/>
      <w:bookmarkEnd w:id="613"/>
      <w:bookmarkEnd w:id="614"/>
      <w:r>
        <w:rPr>
          <w:w w:val="95"/>
        </w:rPr>
        <w:t>db.collectionspace.collection.split()</w:t>
      </w:r>
    </w:p>
    <w:p w:rsidR="00737AD2" w:rsidRDefault="00737AD2">
      <w:pPr>
        <w:spacing w:before="8" w:line="280" w:lineRule="exact"/>
        <w:rPr>
          <w:sz w:val="28"/>
          <w:szCs w:val="28"/>
        </w:rPr>
      </w:pPr>
    </w:p>
    <w:p w:rsidR="00737AD2" w:rsidRDefault="007003A1">
      <w:pPr>
        <w:pStyle w:val="BodyText"/>
        <w:spacing w:line="168" w:lineRule="auto"/>
        <w:ind w:left="613" w:right="764"/>
      </w:pPr>
      <w:r>
        <w:rPr>
          <w:w w:val="90"/>
        </w:rPr>
        <w:t xml:space="preserve">db.collectionspace.collection.split(&lt;source </w:t>
      </w:r>
      <w:r>
        <w:rPr>
          <w:spacing w:val="9"/>
          <w:w w:val="90"/>
        </w:rPr>
        <w:t xml:space="preserve"> </w:t>
      </w:r>
      <w:r>
        <w:rPr>
          <w:w w:val="90"/>
        </w:rPr>
        <w:t xml:space="preserve">group&gt;,&lt;target </w:t>
      </w:r>
      <w:r>
        <w:rPr>
          <w:spacing w:val="9"/>
          <w:w w:val="90"/>
        </w:rPr>
        <w:t xml:space="preserve"> </w:t>
      </w:r>
      <w:r>
        <w:rPr>
          <w:w w:val="90"/>
        </w:rPr>
        <w:t>group&gt;,&lt;percent(0~100)|condition&gt;,</w:t>
      </w:r>
      <w:r>
        <w:rPr>
          <w:w w:val="91"/>
        </w:rPr>
        <w:t xml:space="preserve"> </w:t>
      </w:r>
      <w:r>
        <w:rPr>
          <w:w w:val="90"/>
        </w:rPr>
        <w:t>[endcondition])</w:t>
      </w:r>
    </w:p>
    <w:p w:rsidR="00737AD2" w:rsidRDefault="00737AD2">
      <w:pPr>
        <w:spacing w:line="120" w:lineRule="exact"/>
        <w:rPr>
          <w:sz w:val="12"/>
          <w:szCs w:val="12"/>
        </w:rPr>
      </w:pPr>
    </w:p>
    <w:p w:rsidR="00737AD2" w:rsidRDefault="007003A1">
      <w:pPr>
        <w:pStyle w:val="BodyText"/>
        <w:spacing w:line="168" w:lineRule="auto"/>
        <w:ind w:left="613" w:right="268"/>
        <w:rPr>
          <w:lang w:eastAsia="zh-CN"/>
        </w:rPr>
      </w:pPr>
      <w:r>
        <w:rPr>
          <w:lang w:eastAsia="zh-CN"/>
        </w:rPr>
        <w:t>在至少存在两个分区组的环境下，将数据记录按指定的条件切分到不同的分区组中。该操作为同步操作，直 到数据切分完成才返回。</w:t>
      </w:r>
    </w:p>
    <w:p w:rsidR="00737AD2" w:rsidRDefault="00737AD2">
      <w:pPr>
        <w:spacing w:before="14" w:line="200" w:lineRule="exact"/>
        <w:rPr>
          <w:sz w:val="20"/>
          <w:szCs w:val="20"/>
          <w:lang w:eastAsia="zh-CN"/>
        </w:rPr>
      </w:pPr>
    </w:p>
    <w:p w:rsidR="00737AD2" w:rsidRDefault="007003A1">
      <w:pPr>
        <w:pStyle w:val="BodyText"/>
        <w:ind w:left="613" w:right="9126"/>
        <w:jc w:val="both"/>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710"/>
        <w:gridCol w:w="3026"/>
        <w:gridCol w:w="2363"/>
        <w:gridCol w:w="2373"/>
      </w:tblGrid>
      <w:tr w:rsidR="00737AD2">
        <w:trPr>
          <w:trHeight w:hRule="exact" w:val="295"/>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08"/>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source</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group</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08"/>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源分区组。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target</w:t>
            </w:r>
            <w:r>
              <w:rPr>
                <w:rFonts w:ascii="微软雅黑" w:eastAsia="微软雅黑" w:hAnsi="微软雅黑" w:cs="微软雅黑"/>
                <w:spacing w:val="11"/>
                <w:w w:val="90"/>
                <w:sz w:val="14"/>
                <w:szCs w:val="14"/>
              </w:rPr>
              <w:t xml:space="preserve"> </w:t>
            </w:r>
            <w:r>
              <w:rPr>
                <w:rFonts w:ascii="微软雅黑" w:eastAsia="微软雅黑" w:hAnsi="微软雅黑" w:cs="微软雅黑"/>
                <w:w w:val="90"/>
                <w:sz w:val="14"/>
                <w:szCs w:val="14"/>
              </w:rPr>
              <w:t>group</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08"/>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目标分区组。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percent(0~100)</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08"/>
              <w:rPr>
                <w:rFonts w:ascii="微软雅黑" w:eastAsia="微软雅黑" w:hAnsi="微软雅黑" w:cs="微软雅黑"/>
                <w:sz w:val="14"/>
                <w:szCs w:val="14"/>
              </w:rPr>
            </w:pPr>
            <w:r>
              <w:rPr>
                <w:rFonts w:ascii="微软雅黑" w:eastAsia="微软雅黑" w:hAnsi="微软雅黑" w:cs="微软雅黑"/>
                <w:w w:val="95"/>
                <w:sz w:val="14"/>
                <w:szCs w:val="14"/>
              </w:rPr>
              <w:t>double</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百分比切分条件。</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percent和condition二选一</w:t>
            </w:r>
          </w:p>
        </w:tc>
      </w:tr>
      <w:tr w:rsidR="00737AD2">
        <w:trPr>
          <w:trHeight w:hRule="exact" w:val="300"/>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condition</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08"/>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范围切分条件。</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condition和percent二选一</w:t>
            </w:r>
          </w:p>
        </w:tc>
      </w:tr>
      <w:tr w:rsidR="00737AD2">
        <w:trPr>
          <w:trHeight w:hRule="exact" w:val="545"/>
        </w:trPr>
        <w:tc>
          <w:tcPr>
            <w:tcW w:w="1710"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endcondition</w:t>
            </w:r>
          </w:p>
        </w:tc>
        <w:tc>
          <w:tcPr>
            <w:tcW w:w="3026"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08"/>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结束范围条件。</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可选，且只在按条件切分时有效，按</w:t>
            </w:r>
          </w:p>
          <w:p w:rsidR="00737AD2" w:rsidRDefault="007003A1">
            <w:pPr>
              <w:pStyle w:val="TableParagraph"/>
              <w:spacing w:before="1"/>
              <w:ind w:left="45"/>
              <w:rPr>
                <w:rFonts w:ascii="微软雅黑" w:eastAsia="微软雅黑" w:hAnsi="微软雅黑" w:cs="微软雅黑"/>
                <w:sz w:val="14"/>
                <w:szCs w:val="14"/>
              </w:rPr>
            </w:pPr>
            <w:r>
              <w:rPr>
                <w:rFonts w:ascii="微软雅黑" w:eastAsia="微软雅黑" w:hAnsi="微软雅黑" w:cs="微软雅黑"/>
                <w:sz w:val="14"/>
                <w:szCs w:val="14"/>
              </w:rPr>
              <w:t>百分比切分时无效</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pPr>
      <w:r>
        <w:rPr>
          <w:w w:val="90"/>
        </w:rPr>
        <w:t xml:space="preserve">数据切分分为范围切分和百分比切分，其中“source  </w:t>
      </w:r>
      <w:r>
        <w:rPr>
          <w:spacing w:val="18"/>
          <w:w w:val="90"/>
        </w:rPr>
        <w:t xml:space="preserve"> </w:t>
      </w:r>
      <w:r>
        <w:rPr>
          <w:w w:val="90"/>
        </w:rPr>
        <w:t xml:space="preserve">group”和“target  </w:t>
      </w:r>
      <w:r>
        <w:rPr>
          <w:spacing w:val="19"/>
          <w:w w:val="90"/>
        </w:rPr>
        <w:t xml:space="preserve"> </w:t>
      </w:r>
      <w:r>
        <w:rPr>
          <w:w w:val="90"/>
        </w:rPr>
        <w:t>group”是公共参数，都是字符串类</w:t>
      </w:r>
      <w:r>
        <w:t xml:space="preserve"> </w:t>
      </w:r>
      <w:r>
        <w:rPr>
          <w:w w:val="95"/>
        </w:rPr>
        <w:t>型；参数condition和endcondition为范围切分时填入，是一个json结构的对象；参数percent为百分比切分</w:t>
      </w:r>
      <w:r>
        <w:t xml:space="preserve"> </w:t>
      </w:r>
      <w:r>
        <w:rPr>
          <w:w w:val="95"/>
        </w:rPr>
        <w:t>时填入，是一个双精度浮点型数值。</w:t>
      </w:r>
    </w:p>
    <w:p w:rsidR="00737AD2" w:rsidRDefault="007003A1">
      <w:pPr>
        <w:pStyle w:val="BodyText"/>
        <w:tabs>
          <w:tab w:val="left" w:pos="1217"/>
        </w:tabs>
        <w:spacing w:before="50"/>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范围切分</w:t>
      </w:r>
    </w:p>
    <w:p w:rsidR="00737AD2" w:rsidRDefault="00737AD2">
      <w:pPr>
        <w:spacing w:before="8" w:line="100" w:lineRule="exact"/>
        <w:rPr>
          <w:sz w:val="10"/>
          <w:szCs w:val="10"/>
          <w:lang w:eastAsia="zh-CN"/>
        </w:rPr>
      </w:pPr>
    </w:p>
    <w:p w:rsidR="00737AD2" w:rsidRDefault="007003A1">
      <w:pPr>
        <w:pStyle w:val="BodyText"/>
        <w:spacing w:line="168" w:lineRule="auto"/>
        <w:ind w:left="1217"/>
        <w:rPr>
          <w:lang w:eastAsia="zh-CN"/>
        </w:rPr>
      </w:pPr>
      <w:r>
        <w:rPr>
          <w:w w:val="95"/>
          <w:lang w:eastAsia="zh-CN"/>
        </w:rPr>
        <w:t xml:space="preserve">范围切分时，Range分区使用精确条件，而Hash分区使用     </w:t>
      </w:r>
      <w:r>
        <w:rPr>
          <w:spacing w:val="33"/>
          <w:w w:val="95"/>
          <w:lang w:eastAsia="zh-CN"/>
        </w:rPr>
        <w:t xml:space="preserve"> </w:t>
      </w:r>
      <w:r>
        <w:rPr>
          <w:w w:val="95"/>
          <w:lang w:eastAsia="zh-CN"/>
        </w:rPr>
        <w:t>Partition（分区数）条件。切分时起始条件为</w:t>
      </w:r>
      <w:r>
        <w:rPr>
          <w:lang w:eastAsia="zh-CN"/>
        </w:rPr>
        <w:t xml:space="preserve"> 必填字段，而结束条件为选填条件，结束条件默认为切分源当前包含的最大数据范围。</w:t>
      </w:r>
    </w:p>
    <w:p w:rsidR="00737AD2" w:rsidRDefault="00EC10B3">
      <w:pPr>
        <w:pStyle w:val="BodyText"/>
        <w:spacing w:before="22"/>
        <w:ind w:left="1217"/>
        <w:rPr>
          <w:rFonts w:ascii="仿宋" w:eastAsia="仿宋" w:hAnsi="仿宋" w:cs="仿宋"/>
        </w:rPr>
      </w:pPr>
      <w:r w:rsidRPr="00EC10B3">
        <w:pict>
          <v:group id="_x0000_s2594" style="position:absolute;left:0;text-align:left;margin-left:95.85pt;margin-top:5.55pt;width:459.45pt;height:10.6pt;z-index:-25349;mso-position-horizontal-relative:page" coordorigin="1917,111" coordsize="9189,212">
            <v:shape id="_x0000_s2595" style="position:absolute;left:1917;top:111;width:9189;height:212" coordorigin="1917,111" coordsize="9189,212" path="m1917,111r9189,l11106,323r-9189,l1917,111xe" fillcolor="#efefef" stroked="f">
              <v:path arrowok="t"/>
            </v:shape>
            <w10:wrap anchorx="page"/>
          </v:group>
        </w:pict>
      </w:r>
      <w:r w:rsidR="007003A1">
        <w:rPr>
          <w:rFonts w:ascii="仿宋" w:eastAsia="仿宋" w:hAnsi="仿宋" w:cs="仿宋"/>
        </w:rPr>
        <w:t>("&lt;源分区组&gt;","&lt;目标分区组&gt;"，&lt;condition&gt;|&lt;Partition&gt;)</w:t>
      </w:r>
    </w:p>
    <w:p w:rsidR="00737AD2" w:rsidRDefault="00EC10B3">
      <w:pPr>
        <w:pStyle w:val="BodyText"/>
        <w:spacing w:before="49"/>
        <w:ind w:left="1857"/>
      </w:pPr>
      <w:r>
        <w:pict>
          <v:shape id="_x0000_s2593" type="#_x0000_t75" style="position:absolute;left:0;text-align:left;margin-left:95.85pt;margin-top:9.3pt;width:24pt;height:24pt;z-index:-25348;mso-position-horizontal-relative:page">
            <v:imagedata r:id="rId21" o:title=""/>
            <w10:wrap anchorx="page"/>
          </v:shape>
        </w:pict>
      </w:r>
      <w:r w:rsidR="007003A1">
        <w:rPr>
          <w:w w:val="95"/>
        </w:rPr>
        <w:t xml:space="preserve">注:  </w:t>
      </w:r>
      <w:r w:rsidR="007003A1">
        <w:rPr>
          <w:spacing w:val="55"/>
          <w:w w:val="95"/>
        </w:rPr>
        <w:t xml:space="preserve"> </w:t>
      </w:r>
      <w:r w:rsidR="007003A1">
        <w:rPr>
          <w:w w:val="95"/>
        </w:rPr>
        <w:t>范围分区时，如果指定分区键字段为降序时</w:t>
      </w:r>
      <w:r w:rsidR="007003A1">
        <w:rPr>
          <w:spacing w:val="56"/>
          <w:w w:val="95"/>
        </w:rPr>
        <w:t xml:space="preserve"> </w:t>
      </w:r>
      <w:r w:rsidR="007003A1">
        <w:rPr>
          <w:w w:val="95"/>
        </w:rPr>
        <w:t>如:{groupingKey:{&lt;字</w:t>
      </w:r>
    </w:p>
    <w:p w:rsidR="00737AD2" w:rsidRDefault="007003A1">
      <w:pPr>
        <w:pStyle w:val="BodyText"/>
        <w:spacing w:line="240" w:lineRule="exact"/>
        <w:ind w:left="1857"/>
      </w:pPr>
      <w:r>
        <w:rPr>
          <w:w w:val="95"/>
        </w:rPr>
        <w:t>段1&gt;:&lt;-1&gt;}，condition（或Partition）中的起始条件中的范围应该大于终止条件中的范围。</w:t>
      </w:r>
    </w:p>
    <w:p w:rsidR="00737AD2" w:rsidRDefault="007003A1">
      <w:pPr>
        <w:pStyle w:val="BodyText"/>
        <w:tabs>
          <w:tab w:val="left" w:pos="1217"/>
        </w:tabs>
        <w:spacing w:before="12"/>
      </w:pPr>
      <w:r>
        <w:rPr>
          <w:rFonts w:ascii="Times New Roman" w:eastAsia="Times New Roman" w:hAnsi="Times New Roman" w:cs="Times New Roman"/>
        </w:rPr>
        <w:t>•</w:t>
      </w:r>
      <w:r>
        <w:rPr>
          <w:rFonts w:ascii="Times New Roman" w:eastAsia="Times New Roman" w:hAnsi="Times New Roman" w:cs="Times New Roman"/>
        </w:rPr>
        <w:tab/>
      </w:r>
      <w:r>
        <w:rPr>
          <w:position w:val="1"/>
        </w:rPr>
        <w:t>百分比切分</w:t>
      </w:r>
    </w:p>
    <w:p w:rsidR="00737AD2" w:rsidRDefault="00EC10B3">
      <w:pPr>
        <w:pStyle w:val="BodyText"/>
        <w:spacing w:before="10"/>
        <w:ind w:left="1217"/>
        <w:rPr>
          <w:rFonts w:ascii="仿宋" w:eastAsia="仿宋" w:hAnsi="仿宋" w:cs="仿宋"/>
        </w:rPr>
      </w:pPr>
      <w:r w:rsidRPr="00EC10B3">
        <w:pict>
          <v:group id="_x0000_s2591" style="position:absolute;left:0;text-align:left;margin-left:95.85pt;margin-top:4.95pt;width:459.45pt;height:10.6pt;z-index:-25347;mso-position-horizontal-relative:page" coordorigin="1917,99" coordsize="9189,212">
            <v:shape id="_x0000_s2592"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db.foo.bar.split("&lt;源分区组&gt;","&lt;目标分区组&gt;"，&lt;percent&gt;)</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Hash分区范围切分</w:t>
      </w:r>
    </w:p>
    <w:p w:rsidR="00737AD2" w:rsidRDefault="00EC10B3">
      <w:pPr>
        <w:pStyle w:val="BodyText"/>
        <w:spacing w:before="10"/>
        <w:ind w:left="1217"/>
        <w:rPr>
          <w:rFonts w:ascii="仿宋" w:eastAsia="仿宋" w:hAnsi="仿宋" w:cs="仿宋"/>
        </w:rPr>
      </w:pPr>
      <w:r w:rsidRPr="00EC10B3">
        <w:pict>
          <v:group id="_x0000_s2589" style="position:absolute;left:0;text-align:left;margin-left:95.85pt;margin-top:4.95pt;width:459.45pt;height:10.6pt;z-index:-25346;mso-position-horizontal-relative:page" coordorigin="1917,99" coordsize="9189,212">
            <v:shape id="_x0000_s259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db.foo.bar.split("group1", "group2",{Partition:10},{Partition:20})</w:t>
      </w:r>
    </w:p>
    <w:p w:rsidR="00737AD2" w:rsidRDefault="007003A1">
      <w:pPr>
        <w:pStyle w:val="BodyText"/>
        <w:numPr>
          <w:ilvl w:val="1"/>
          <w:numId w:val="7"/>
        </w:numPr>
        <w:tabs>
          <w:tab w:val="left" w:pos="1217"/>
        </w:tabs>
        <w:spacing w:line="257" w:lineRule="exact"/>
        <w:ind w:left="1217"/>
      </w:pPr>
      <w:r>
        <w:rPr>
          <w:w w:val="95"/>
          <w:position w:val="1"/>
        </w:rPr>
        <w:t>Range分区范围切分</w:t>
      </w:r>
    </w:p>
    <w:p w:rsidR="00737AD2" w:rsidRDefault="00EC10B3">
      <w:pPr>
        <w:pStyle w:val="BodyText"/>
        <w:spacing w:before="10"/>
        <w:ind w:left="1217"/>
        <w:rPr>
          <w:rFonts w:ascii="仿宋" w:eastAsia="仿宋" w:hAnsi="仿宋" w:cs="仿宋"/>
        </w:rPr>
      </w:pPr>
      <w:r w:rsidRPr="00EC10B3">
        <w:pict>
          <v:group id="_x0000_s2587" style="position:absolute;left:0;text-align:left;margin-left:95.85pt;margin-top:4.95pt;width:459.45pt;height:10.6pt;z-index:-25345;mso-position-horizontal-relative:page" coordorigin="1917,99" coordsize="9189,212">
            <v:shape id="_x0000_s2588"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db.foo.bar.split("group1", "group2",{a:10}, {a:10000})</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百分比切分</w:t>
      </w:r>
    </w:p>
    <w:p w:rsidR="00737AD2" w:rsidRDefault="00EC10B3">
      <w:pPr>
        <w:pStyle w:val="BodyText"/>
        <w:spacing w:before="10"/>
        <w:ind w:left="1217"/>
        <w:rPr>
          <w:rFonts w:ascii="仿宋" w:eastAsia="仿宋" w:hAnsi="仿宋" w:cs="仿宋"/>
        </w:rPr>
      </w:pPr>
      <w:r w:rsidRPr="00EC10B3">
        <w:pict>
          <v:group id="_x0000_s2585" style="position:absolute;left:0;text-align:left;margin-left:95.85pt;margin-top:4.95pt;width:459.45pt;height:10.6pt;z-index:-25344;mso-position-horizontal-relative:page" coordorigin="1917,99" coordsize="9189,212">
            <v:shape id="_x0000_s258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db.foo.bar.split("group1", "group2", 50)</w:t>
      </w:r>
    </w:p>
    <w:p w:rsidR="00737AD2" w:rsidRDefault="00921398">
      <w:pPr>
        <w:pStyle w:val="BodyText"/>
        <w:spacing w:before="49"/>
        <w:ind w:left="1217"/>
        <w:rPr>
          <w:lang w:eastAsia="zh-CN"/>
        </w:rPr>
      </w:pPr>
      <w:r>
        <w:pict>
          <v:shape id="_x0000_i1122"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百分比切分时，需要保证源分区组中含有数据，即集合不为空。</w:t>
      </w:r>
    </w:p>
    <w:p w:rsidR="00737AD2" w:rsidRDefault="00737AD2">
      <w:pPr>
        <w:spacing w:before="8" w:line="160" w:lineRule="exact"/>
        <w:rPr>
          <w:sz w:val="16"/>
          <w:szCs w:val="16"/>
          <w:lang w:eastAsia="zh-CN"/>
        </w:rPr>
      </w:pPr>
    </w:p>
    <w:p w:rsidR="00737AD2" w:rsidRDefault="007003A1">
      <w:pPr>
        <w:pStyle w:val="Heading3"/>
        <w:ind w:left="433"/>
      </w:pPr>
      <w:bookmarkStart w:id="615" w:name="db.collectionspace.collection.splitAsync"/>
      <w:bookmarkStart w:id="616" w:name="_bookmark224"/>
      <w:bookmarkEnd w:id="615"/>
      <w:bookmarkEnd w:id="616"/>
      <w:r>
        <w:rPr>
          <w:w w:val="95"/>
        </w:rPr>
        <w:t>db.collectionspace.collection.splitAsync()</w:t>
      </w:r>
    </w:p>
    <w:p w:rsidR="00737AD2" w:rsidRDefault="00737AD2">
      <w:pPr>
        <w:spacing w:before="8" w:line="280" w:lineRule="exact"/>
        <w:rPr>
          <w:sz w:val="28"/>
          <w:szCs w:val="28"/>
        </w:rPr>
      </w:pPr>
    </w:p>
    <w:p w:rsidR="00737AD2" w:rsidRDefault="007003A1">
      <w:pPr>
        <w:pStyle w:val="BodyText"/>
        <w:spacing w:line="168" w:lineRule="auto"/>
        <w:ind w:right="133"/>
      </w:pPr>
      <w:r>
        <w:rPr>
          <w:w w:val="90"/>
        </w:rPr>
        <w:t>db.collectionspace.collection.</w:t>
      </w:r>
      <w:r>
        <w:rPr>
          <w:spacing w:val="50"/>
          <w:w w:val="90"/>
        </w:rPr>
        <w:t xml:space="preserve"> </w:t>
      </w:r>
      <w:r>
        <w:rPr>
          <w:w w:val="90"/>
        </w:rPr>
        <w:t>splitAsync(&lt;source</w:t>
      </w:r>
      <w:r>
        <w:rPr>
          <w:spacing w:val="50"/>
          <w:w w:val="90"/>
        </w:rPr>
        <w:t xml:space="preserve"> </w:t>
      </w:r>
      <w:r>
        <w:rPr>
          <w:w w:val="90"/>
        </w:rPr>
        <w:t>group&gt;,&lt;target</w:t>
      </w:r>
      <w:r>
        <w:rPr>
          <w:spacing w:val="50"/>
          <w:w w:val="90"/>
        </w:rPr>
        <w:t xml:space="preserve"> </w:t>
      </w:r>
      <w:r>
        <w:rPr>
          <w:w w:val="90"/>
        </w:rPr>
        <w:t>group&gt;,&lt;percent(0~100)|condition&gt;,</w:t>
      </w:r>
      <w:r>
        <w:rPr>
          <w:w w:val="91"/>
        </w:rPr>
        <w:t xml:space="preserve"> </w:t>
      </w:r>
      <w:r>
        <w:rPr>
          <w:w w:val="90"/>
        </w:rPr>
        <w:t>[endcondition])</w:t>
      </w:r>
    </w:p>
    <w:p w:rsidR="00737AD2" w:rsidRDefault="00737AD2">
      <w:pPr>
        <w:spacing w:line="120" w:lineRule="exact"/>
        <w:rPr>
          <w:sz w:val="12"/>
          <w:szCs w:val="12"/>
        </w:rPr>
      </w:pPr>
    </w:p>
    <w:p w:rsidR="00737AD2" w:rsidRDefault="007003A1">
      <w:pPr>
        <w:pStyle w:val="BodyText"/>
        <w:spacing w:line="168" w:lineRule="auto"/>
      </w:pPr>
      <w:r>
        <w:rPr>
          <w:w w:val="95"/>
        </w:rPr>
        <w:t xml:space="preserve">该操作与  </w:t>
      </w:r>
      <w:r>
        <w:rPr>
          <w:spacing w:val="22"/>
          <w:w w:val="95"/>
        </w:rPr>
        <w:t xml:space="preserve"> </w:t>
      </w:r>
      <w:r>
        <w:rPr>
          <w:w w:val="95"/>
        </w:rPr>
        <w:t xml:space="preserve">db.collectionspace.collection.split  </w:t>
      </w:r>
      <w:r>
        <w:rPr>
          <w:spacing w:val="23"/>
          <w:w w:val="95"/>
        </w:rPr>
        <w:t xml:space="preserve"> </w:t>
      </w:r>
      <w:r>
        <w:rPr>
          <w:w w:val="95"/>
        </w:rPr>
        <w:t>功能相同，但该操作为异步分区操作，分区任务建立后立即返</w:t>
      </w:r>
      <w:r>
        <w:t xml:space="preserve"> 回任务ID。</w:t>
      </w:r>
    </w:p>
    <w:p w:rsidR="00737AD2" w:rsidRDefault="00737AD2">
      <w:pPr>
        <w:spacing w:before="1" w:line="130" w:lineRule="exact"/>
        <w:rPr>
          <w:sz w:val="13"/>
          <w:szCs w:val="13"/>
        </w:rPr>
      </w:pPr>
    </w:p>
    <w:p w:rsidR="00737AD2" w:rsidRDefault="007003A1">
      <w:pPr>
        <w:pStyle w:val="Heading3"/>
        <w:ind w:left="433"/>
      </w:pPr>
      <w:bookmarkStart w:id="617" w:name="db.collectionspace.collection.update()"/>
      <w:bookmarkStart w:id="618" w:name="_bookmark225"/>
      <w:bookmarkEnd w:id="617"/>
      <w:bookmarkEnd w:id="618"/>
      <w:r>
        <w:rPr>
          <w:w w:val="95"/>
        </w:rPr>
        <w:t>db.collectionspace.collection.update()</w:t>
      </w:r>
    </w:p>
    <w:p w:rsidR="00737AD2" w:rsidRDefault="00737AD2">
      <w:pPr>
        <w:spacing w:before="2" w:line="200" w:lineRule="exact"/>
        <w:rPr>
          <w:sz w:val="20"/>
          <w:szCs w:val="20"/>
        </w:rPr>
      </w:pPr>
    </w:p>
    <w:p w:rsidR="00737AD2" w:rsidRDefault="007003A1">
      <w:pPr>
        <w:pStyle w:val="BodyText"/>
        <w:spacing w:line="253" w:lineRule="auto"/>
        <w:ind w:right="3671"/>
      </w:pPr>
      <w:r>
        <w:rPr>
          <w:w w:val="90"/>
        </w:rPr>
        <w:t>db.collectionspace.collection.update(&lt;rule&gt;,[cond],[hint])</w:t>
      </w:r>
      <w:r>
        <w:rPr>
          <w:w w:val="93"/>
        </w:rPr>
        <w:t xml:space="preserve"> </w:t>
      </w:r>
      <w:r>
        <w:rPr>
          <w:w w:val="95"/>
        </w:rPr>
        <w:t>更新集合记录。</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180" w:lineRule="exact"/>
        <w:rPr>
          <w:sz w:val="18"/>
          <w:szCs w:val="18"/>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rule</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更新规则。记录按rule的内容更新。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78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选择条件。为空时，更新所有记</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录，不为空时，更新符合条件的记 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hint</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line="208"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19"/>
        <w:rPr>
          <w:lang w:eastAsia="zh-CN"/>
        </w:rPr>
      </w:pPr>
      <w:r>
        <w:rPr>
          <w:w w:val="95"/>
          <w:lang w:eastAsia="zh-CN"/>
        </w:rPr>
        <w:t>update()方法的定义必须包含rule字段，rule是一个json对象。cond和hint字段可选。hint参数是一个</w:t>
      </w:r>
      <w:r>
        <w:rPr>
          <w:lang w:eastAsia="zh-CN"/>
        </w:rPr>
        <w:t xml:space="preserve"> </w:t>
      </w:r>
      <w:r>
        <w:rPr>
          <w:w w:val="95"/>
          <w:lang w:eastAsia="zh-CN"/>
        </w:rPr>
        <w:t>包含一个单一字段的json对象，字段名会被忽略，而其字段值则指定为需要访问索引的名称，当字段值</w:t>
      </w:r>
      <w:r>
        <w:rPr>
          <w:lang w:eastAsia="zh-CN"/>
        </w:rPr>
        <w:t xml:space="preserve"> 为null时，则遍历集合中所有的记录，它的格式为{"":null}或者{"":"&lt;indexname&gt;"}。</w:t>
      </w:r>
    </w:p>
    <w:p w:rsidR="00737AD2" w:rsidRDefault="00EC10B3">
      <w:pPr>
        <w:pStyle w:val="BodyText"/>
        <w:spacing w:before="62"/>
        <w:ind w:left="613"/>
        <w:rPr>
          <w:rFonts w:ascii="仿宋" w:eastAsia="仿宋" w:hAnsi="仿宋" w:cs="仿宋"/>
        </w:rPr>
      </w:pPr>
      <w:r w:rsidRPr="00EC10B3">
        <w:pict>
          <v:group id="_x0000_s2582" style="position:absolute;left:0;text-align:left;margin-left:81.7pt;margin-top:7.55pt;width:473.6pt;height:21.2pt;z-index:-25343;mso-position-horizontal-relative:page" coordorigin="1634,151" coordsize="9472,424">
            <v:shape id="_x0000_s2583" style="position:absolute;left:1634;top:151;width:9472;height:424" coordorigin="1634,151" coordsize="9472,424" path="m1634,151r9472,l11106,575r-9472,l1634,151xe" fillcolor="#efefef" stroked="f">
              <v:path arrowok="t"/>
            </v:shape>
            <w10:wrap anchorx="page"/>
          </v:group>
        </w:pict>
      </w:r>
      <w:r w:rsidR="007003A1">
        <w:rPr>
          <w:rFonts w:ascii="仿宋" w:eastAsia="仿宋" w:hAnsi="仿宋" w:cs="仿宋"/>
        </w:rPr>
        <w:t>{&lt;{"</w:t>
      </w:r>
      <w:hyperlink w:anchor="_bookmark254" w:history="1">
        <w:r w:rsidR="007003A1">
          <w:rPr>
            <w:rFonts w:ascii="仿宋" w:eastAsia="仿宋" w:hAnsi="仿宋" w:cs="仿宋"/>
            <w:color w:val="0000FF"/>
          </w:rPr>
          <w:t>"更新符1"</w:t>
        </w:r>
      </w:hyperlink>
      <w:r w:rsidR="007003A1">
        <w:rPr>
          <w:rFonts w:ascii="仿宋" w:eastAsia="仿宋" w:hAnsi="仿宋" w:cs="仿宋"/>
          <w:color w:val="000000"/>
        </w:rPr>
        <w:t>":{字段名1:"值"},"更新符2":{"字段名2":"值2"},...}&gt;,[{"字段名1":{</w:t>
      </w:r>
      <w:hyperlink w:anchor="_bookmark254" w:history="1">
        <w:r w:rsidR="007003A1">
          <w:rPr>
            <w:rFonts w:ascii="仿宋" w:eastAsia="仿宋" w:hAnsi="仿宋" w:cs="仿宋"/>
            <w:color w:val="0000FF"/>
          </w:rPr>
          <w:t>"匹配</w:t>
        </w:r>
      </w:hyperlink>
    </w:p>
    <w:p w:rsidR="00737AD2" w:rsidRDefault="00EC10B3">
      <w:pPr>
        <w:pStyle w:val="BodyText"/>
        <w:spacing w:line="212" w:lineRule="exact"/>
        <w:ind w:left="613"/>
        <w:rPr>
          <w:rFonts w:ascii="仿宋" w:eastAsia="仿宋" w:hAnsi="仿宋" w:cs="仿宋"/>
        </w:rPr>
      </w:pPr>
      <w:hyperlink w:anchor="_bookmark254" w:history="1">
        <w:r w:rsidR="007003A1">
          <w:rPr>
            <w:rFonts w:ascii="仿宋" w:eastAsia="仿宋" w:hAnsi="仿宋" w:cs="仿宋"/>
            <w:color w:val="0000FF"/>
          </w:rPr>
          <w:t>符1"</w:t>
        </w:r>
      </w:hyperlink>
      <w:r w:rsidR="007003A1">
        <w:rPr>
          <w:rFonts w:ascii="仿宋" w:eastAsia="仿宋" w:hAnsi="仿宋" w:cs="仿宋"/>
          <w:color w:val="000000"/>
        </w:rPr>
        <w:t>:"值1"},"字段名2":{"匹配符2":"值2"},...}],[{"":"索引名"|null}]}</w:t>
      </w:r>
    </w:p>
    <w:p w:rsidR="00737AD2" w:rsidRDefault="00737AD2">
      <w:pPr>
        <w:spacing w:before="5" w:line="130" w:lineRule="exact"/>
        <w:rPr>
          <w:sz w:val="13"/>
          <w:szCs w:val="13"/>
        </w:rPr>
      </w:pPr>
    </w:p>
    <w:p w:rsidR="00737AD2" w:rsidRDefault="00EC10B3">
      <w:pPr>
        <w:pStyle w:val="BodyText"/>
        <w:spacing w:line="168" w:lineRule="auto"/>
        <w:ind w:left="1253" w:right="691"/>
        <w:rPr>
          <w:lang w:eastAsia="zh-CN"/>
        </w:rPr>
      </w:pPr>
      <w:r>
        <w:pict>
          <v:shape id="_x0000_s2581" type="#_x0000_t75" style="position:absolute;left:0;text-align:left;margin-left:81.7pt;margin-top:2.55pt;width:24pt;height:24pt;z-index:-25342;mso-position-horizontal-relative:page">
            <v:imagedata r:id="rId21" o:title=""/>
            <w10:wrap anchorx="page"/>
          </v:shape>
        </w:pict>
      </w:r>
      <w:r w:rsidR="007003A1">
        <w:rPr>
          <w:w w:val="95"/>
          <w:lang w:eastAsia="zh-CN"/>
        </w:rPr>
        <w:t xml:space="preserve">注:     </w:t>
      </w:r>
      <w:r w:rsidR="007003A1">
        <w:rPr>
          <w:spacing w:val="45"/>
          <w:w w:val="95"/>
          <w:lang w:eastAsia="zh-CN"/>
        </w:rPr>
        <w:t xml:space="preserve"> </w:t>
      </w:r>
      <w:r w:rsidR="007003A1">
        <w:rPr>
          <w:w w:val="95"/>
          <w:lang w:eastAsia="zh-CN"/>
        </w:rPr>
        <w:t>update本版本暂不支持对表分区键（ShardingKey）字段更新，如果包含对分区键的更新操</w:t>
      </w:r>
      <w:r w:rsidR="007003A1">
        <w:rPr>
          <w:lang w:eastAsia="zh-CN"/>
        </w:rPr>
        <w:t xml:space="preserve"> 作，将自动剔除掉对分区键的更新，但其他字段更新生效，且不会发生错误。</w:t>
      </w:r>
    </w:p>
    <w:p w:rsidR="00737AD2" w:rsidRDefault="00737AD2">
      <w:pPr>
        <w:spacing w:before="2" w:line="100" w:lineRule="exact"/>
        <w:rPr>
          <w:sz w:val="10"/>
          <w:szCs w:val="10"/>
          <w:lang w:eastAsia="zh-CN"/>
        </w:rPr>
      </w:pPr>
    </w:p>
    <w:p w:rsidR="00737AD2" w:rsidRDefault="00737AD2">
      <w:pPr>
        <w:spacing w:line="200" w:lineRule="exact"/>
        <w:rPr>
          <w:sz w:val="20"/>
          <w:szCs w:val="20"/>
          <w:lang w:eastAsia="zh-CN"/>
        </w:rPr>
      </w:pPr>
    </w:p>
    <w:p w:rsidR="00737AD2" w:rsidRDefault="007003A1">
      <w:pPr>
        <w:pStyle w:val="BodyText"/>
        <w:ind w:left="613"/>
        <w:rPr>
          <w:lang w:eastAsia="zh-CN"/>
        </w:rPr>
      </w:pPr>
      <w:r>
        <w:rPr>
          <w:lang w:eastAsia="zh-CN"/>
        </w:rPr>
        <w:t>示例</w:t>
      </w:r>
    </w:p>
    <w:p w:rsidR="00737AD2" w:rsidRDefault="00EC10B3">
      <w:pPr>
        <w:pStyle w:val="BodyText"/>
        <w:tabs>
          <w:tab w:val="left" w:pos="897"/>
        </w:tabs>
        <w:spacing w:before="34" w:line="277" w:lineRule="auto"/>
        <w:ind w:left="897" w:right="1888" w:hanging="284"/>
        <w:rPr>
          <w:lang w:eastAsia="zh-CN"/>
        </w:rPr>
      </w:pPr>
      <w:r>
        <w:pict>
          <v:group id="_x0000_s2579" style="position:absolute;left:0;text-align:left;margin-left:95.85pt;margin-top:25.75pt;width:459.45pt;height:10.6pt;z-index:-25341;mso-position-horizontal-relative:page" coordorigin="1917,515" coordsize="9189,212">
            <v:shape id="_x0000_s2580" style="position:absolute;left:1917;top:515;width:9189;height:212" coordorigin="1917,515" coordsize="9189,212" path="m1917,515r9189,l11106,727r-9189,l1917,515xe" fillcolor="#efefef" stroked="f">
              <v:path arrowok="t"/>
            </v:shape>
            <w10:wrap anchorx="page"/>
          </v:group>
        </w:pict>
      </w:r>
      <w:r w:rsidR="007003A1">
        <w:rPr>
          <w:rFonts w:ascii="Times New Roman" w:eastAsia="Times New Roman" w:hAnsi="Times New Roman" w:cs="Times New Roman"/>
          <w:lang w:eastAsia="zh-CN"/>
        </w:rPr>
        <w:t>•</w:t>
      </w:r>
      <w:r w:rsidR="007003A1">
        <w:rPr>
          <w:rFonts w:ascii="Times New Roman" w:eastAsia="Times New Roman" w:hAnsi="Times New Roman" w:cs="Times New Roman"/>
          <w:lang w:eastAsia="zh-CN"/>
        </w:rPr>
        <w:tab/>
      </w:r>
      <w:r w:rsidR="007003A1">
        <w:rPr>
          <w:w w:val="95"/>
          <w:position w:val="1"/>
          <w:lang w:eastAsia="zh-CN"/>
        </w:rPr>
        <w:t>按指定的更新规则更新集合中所有记录，即设置rule参数，不设定cond和hint参数的内容</w:t>
      </w:r>
      <w:r w:rsidR="007003A1">
        <w:rPr>
          <w:position w:val="1"/>
          <w:lang w:eastAsia="zh-CN"/>
        </w:rPr>
        <w:t xml:space="preserve"> </w:t>
      </w:r>
      <w:r w:rsidR="007003A1">
        <w:rPr>
          <w:rFonts w:ascii="仿宋" w:eastAsia="仿宋" w:hAnsi="仿宋" w:cs="仿宋"/>
          <w:lang w:eastAsia="zh-CN"/>
        </w:rPr>
        <w:t>db.foo.bar.update({</w:t>
      </w:r>
      <w:hyperlink w:anchor="_bookmark277" w:history="1">
        <w:r w:rsidR="007003A1">
          <w:rPr>
            <w:rFonts w:ascii="仿宋" w:eastAsia="仿宋" w:hAnsi="仿宋" w:cs="仿宋"/>
            <w:color w:val="0000FF"/>
            <w:lang w:eastAsia="zh-CN"/>
          </w:rPr>
          <w:t>$inc</w:t>
        </w:r>
      </w:hyperlink>
      <w:r w:rsidR="007003A1">
        <w:rPr>
          <w:rFonts w:ascii="仿宋" w:eastAsia="仿宋" w:hAnsi="仿宋" w:cs="仿宋"/>
          <w:color w:val="000000"/>
          <w:lang w:eastAsia="zh-CN"/>
        </w:rPr>
        <w:t xml:space="preserve">:{age:1}}) </w:t>
      </w:r>
      <w:r w:rsidR="007003A1">
        <w:rPr>
          <w:color w:val="000000"/>
          <w:lang w:eastAsia="zh-CN"/>
        </w:rPr>
        <w:t>此操作更新集合bar下的age字段，将age字段的值增加1。</w:t>
      </w:r>
    </w:p>
    <w:p w:rsidR="00737AD2" w:rsidRDefault="007003A1">
      <w:pPr>
        <w:pStyle w:val="BodyText"/>
        <w:tabs>
          <w:tab w:val="left" w:pos="897"/>
        </w:tabs>
        <w:spacing w:line="225"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选择符合匹配条件的记录，对这些记录按更新规则更新，即设定rule和cond参数</w:t>
      </w:r>
    </w:p>
    <w:p w:rsidR="00737AD2" w:rsidRDefault="00EC10B3">
      <w:pPr>
        <w:pStyle w:val="BodyText"/>
        <w:spacing w:before="50"/>
        <w:ind w:left="897"/>
        <w:rPr>
          <w:rFonts w:ascii="仿宋" w:eastAsia="仿宋" w:hAnsi="仿宋" w:cs="仿宋"/>
        </w:rPr>
      </w:pPr>
      <w:r w:rsidRPr="00EC10B3">
        <w:pict>
          <v:group id="_x0000_s2577" style="position:absolute;left:0;text-align:left;margin-left:95.85pt;margin-top:6.95pt;width:459.45pt;height:10.6pt;z-index:-25340;mso-position-horizontal-relative:page" coordorigin="1917,139" coordsize="9189,212">
            <v:shape id="_x0000_s257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w:t>
      </w:r>
      <w:hyperlink w:anchor="_bookmark279" w:history="1">
        <w:r w:rsidR="007003A1">
          <w:rPr>
            <w:rFonts w:ascii="仿宋" w:eastAsia="仿宋" w:hAnsi="仿宋" w:cs="仿宋"/>
            <w:color w:val="0000FF"/>
          </w:rPr>
          <w:t>$unset</w:t>
        </w:r>
      </w:hyperlink>
      <w:r w:rsidR="007003A1">
        <w:rPr>
          <w:rFonts w:ascii="仿宋" w:eastAsia="仿宋" w:hAnsi="仿宋" w:cs="仿宋"/>
          <w:color w:val="000000"/>
        </w:rPr>
        <w:t>:{age:""}},{age:{</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:1},name:{$exists:0}})</w:t>
      </w:r>
    </w:p>
    <w:p w:rsidR="00737AD2" w:rsidRDefault="007003A1">
      <w:pPr>
        <w:pStyle w:val="BodyText"/>
        <w:spacing w:before="49"/>
        <w:ind w:left="897"/>
        <w:rPr>
          <w:lang w:eastAsia="zh-CN"/>
        </w:rPr>
      </w:pPr>
      <w:r>
        <w:rPr>
          <w:lang w:eastAsia="zh-CN"/>
        </w:rPr>
        <w:t>此操作更新集合bar中存在age字段而不存在name字段的记录，将这些记录的age字段删除。</w:t>
      </w:r>
    </w:p>
    <w:p w:rsidR="00737AD2" w:rsidRDefault="007003A1">
      <w:pPr>
        <w:pStyle w:val="BodyText"/>
        <w:tabs>
          <w:tab w:val="left" w:pos="897"/>
        </w:tabs>
        <w:spacing w:line="26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按访问计划更新记录，假设集合中存在指定的索引名</w:t>
      </w:r>
    </w:p>
    <w:p w:rsidR="00737AD2" w:rsidRDefault="00EC10B3">
      <w:pPr>
        <w:pStyle w:val="BodyText"/>
        <w:spacing w:before="10"/>
        <w:ind w:left="897"/>
        <w:rPr>
          <w:rFonts w:ascii="仿宋" w:eastAsia="仿宋" w:hAnsi="仿宋" w:cs="仿宋"/>
        </w:rPr>
      </w:pPr>
      <w:r w:rsidRPr="00EC10B3">
        <w:pict>
          <v:group id="_x0000_s2575" style="position:absolute;left:0;text-align:left;margin-left:95.85pt;margin-top:4.95pt;width:459.45pt;height:10.6pt;z-index:-25339;mso-position-horizontal-relative:page" coordorigin="1917,99" coordsize="9189,212">
            <v:shape id="_x0000_s257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db.foo.bar.update({</w:t>
      </w:r>
      <w:hyperlink w:anchor="_bookmark277" w:history="1">
        <w:r w:rsidR="007003A1">
          <w:rPr>
            <w:rFonts w:ascii="仿宋" w:eastAsia="仿宋" w:hAnsi="仿宋" w:cs="仿宋"/>
            <w:color w:val="0000FF"/>
          </w:rPr>
          <w:t>$inc</w:t>
        </w:r>
      </w:hyperlink>
      <w:r w:rsidR="007003A1">
        <w:rPr>
          <w:rFonts w:ascii="仿宋" w:eastAsia="仿宋" w:hAnsi="仿宋" w:cs="仿宋"/>
          <w:color w:val="000000"/>
        </w:rPr>
        <w:t>:{age:1}},{age:{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:20}},{"":"testIndex"})&gt;</w:t>
      </w:r>
    </w:p>
    <w:p w:rsidR="00737AD2" w:rsidRDefault="00737AD2">
      <w:pPr>
        <w:spacing w:before="5" w:line="130" w:lineRule="exact"/>
        <w:rPr>
          <w:sz w:val="13"/>
          <w:szCs w:val="13"/>
        </w:rPr>
      </w:pPr>
    </w:p>
    <w:p w:rsidR="00737AD2" w:rsidRDefault="007003A1">
      <w:pPr>
        <w:pStyle w:val="BodyText"/>
        <w:spacing w:line="168" w:lineRule="auto"/>
        <w:ind w:left="897" w:right="469"/>
        <w:rPr>
          <w:lang w:eastAsia="zh-CN"/>
        </w:rPr>
      </w:pPr>
      <w:r>
        <w:rPr>
          <w:w w:val="95"/>
          <w:lang w:eastAsia="zh-CN"/>
        </w:rPr>
        <w:t>此操作使用索引名为testIndex的索引访问集合bar中age字段值大于20的记录，将这些记录的age字段名</w:t>
      </w:r>
      <w:r>
        <w:rPr>
          <w:lang w:eastAsia="zh-CN"/>
        </w:rPr>
        <w:t xml:space="preserve"> 加1。</w:t>
      </w:r>
    </w:p>
    <w:p w:rsidR="00737AD2" w:rsidRDefault="00737AD2">
      <w:pPr>
        <w:spacing w:before="1" w:line="130" w:lineRule="exact"/>
        <w:rPr>
          <w:sz w:val="13"/>
          <w:szCs w:val="13"/>
          <w:lang w:eastAsia="zh-CN"/>
        </w:rPr>
      </w:pPr>
    </w:p>
    <w:p w:rsidR="00737AD2" w:rsidRDefault="007003A1">
      <w:pPr>
        <w:pStyle w:val="Heading3"/>
      </w:pPr>
      <w:bookmarkStart w:id="619" w:name="db.collectionspace.collection.upsert()"/>
      <w:bookmarkStart w:id="620" w:name="_bookmark226"/>
      <w:bookmarkEnd w:id="619"/>
      <w:bookmarkEnd w:id="620"/>
      <w:r>
        <w:rPr>
          <w:w w:val="95"/>
        </w:rPr>
        <w:t>db.collectionspace.collection.upsert()</w:t>
      </w:r>
    </w:p>
    <w:p w:rsidR="00737AD2" w:rsidRDefault="00737AD2">
      <w:pPr>
        <w:spacing w:before="2" w:line="200" w:lineRule="exact"/>
        <w:rPr>
          <w:sz w:val="20"/>
          <w:szCs w:val="20"/>
        </w:rPr>
      </w:pPr>
    </w:p>
    <w:p w:rsidR="00737AD2" w:rsidRDefault="007003A1">
      <w:pPr>
        <w:pStyle w:val="BodyText"/>
        <w:spacing w:line="253" w:lineRule="auto"/>
        <w:ind w:left="613" w:right="317"/>
      </w:pPr>
      <w:r>
        <w:rPr>
          <w:w w:val="95"/>
        </w:rPr>
        <w:t>db.collectionspace.collection.upsert(&lt;rule&gt;,[cond],[hint])</w:t>
      </w:r>
      <w:r>
        <w:rPr>
          <w:w w:val="93"/>
        </w:rPr>
        <w:t xml:space="preserve"> </w:t>
      </w:r>
      <w:r>
        <w:rPr>
          <w:w w:val="95"/>
        </w:rPr>
        <w:t>更新集合记录。upsert方法跟update方法都是对记录进行更新，不同的是当使用cond参数在集合中匹配不到</w:t>
      </w:r>
    </w:p>
    <w:p w:rsidR="00737AD2" w:rsidRDefault="007003A1">
      <w:pPr>
        <w:pStyle w:val="BodyText"/>
        <w:spacing w:line="225" w:lineRule="exact"/>
        <w:ind w:left="613"/>
        <w:rPr>
          <w:lang w:eastAsia="zh-CN"/>
        </w:rPr>
      </w:pPr>
      <w:r>
        <w:rPr>
          <w:lang w:eastAsia="zh-CN"/>
        </w:rPr>
        <w:t>记录时，update不做任何操作，而upsert方法会做一次插入操作。</w:t>
      </w:r>
    </w:p>
    <w:p w:rsidR="00737AD2" w:rsidRDefault="00737AD2">
      <w:pPr>
        <w:spacing w:before="9" w:line="190" w:lineRule="exact"/>
        <w:rPr>
          <w:sz w:val="19"/>
          <w:szCs w:val="19"/>
          <w:lang w:eastAsia="zh-CN"/>
        </w:rPr>
      </w:pPr>
    </w:p>
    <w:p w:rsidR="00737AD2" w:rsidRDefault="007003A1">
      <w:pPr>
        <w:pStyle w:val="BodyText"/>
        <w:ind w:left="613"/>
      </w:pPr>
      <w:r>
        <w:t>参数描述</w:t>
      </w:r>
    </w:p>
    <w:p w:rsidR="00737AD2" w:rsidRDefault="00737AD2">
      <w:pPr>
        <w:spacing w:before="5" w:line="180" w:lineRule="exact"/>
        <w:rPr>
          <w:sz w:val="18"/>
          <w:szCs w:val="18"/>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rule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更新规则。记录按rule的内容更新。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78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cond</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选择条件。为空时，更新所有记</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录，不为空时，更新符合条件的记 录。</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hint</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691"/>
        <w:rPr>
          <w:lang w:eastAsia="zh-CN"/>
        </w:rPr>
      </w:pPr>
      <w:r>
        <w:rPr>
          <w:w w:val="95"/>
          <w:lang w:eastAsia="zh-CN"/>
        </w:rPr>
        <w:t>upsert()方法的定义必须包含rule字段，rule是一个json对象。cond和hint字段可选。hint参数是一个包</w:t>
      </w:r>
      <w:r>
        <w:rPr>
          <w:lang w:eastAsia="zh-CN"/>
        </w:rPr>
        <w:t xml:space="preserve"> 含一个单一字段的json对象，字段名会被忽略，而其字段值则指定为需要访问索引的名称，当字段值 为null时，则遍历集合中所有的记录，它的格式为{"":null}或者{"":"&lt;indexname&gt;"}。</w:t>
      </w:r>
    </w:p>
    <w:p w:rsidR="00737AD2" w:rsidRDefault="00EC10B3">
      <w:pPr>
        <w:pStyle w:val="BodyText"/>
        <w:spacing w:before="62"/>
        <w:ind w:left="613"/>
        <w:rPr>
          <w:rFonts w:ascii="仿宋" w:eastAsia="仿宋" w:hAnsi="仿宋" w:cs="仿宋"/>
        </w:rPr>
      </w:pPr>
      <w:r w:rsidRPr="00EC10B3">
        <w:pict>
          <v:group id="_x0000_s2573" style="position:absolute;left:0;text-align:left;margin-left:81.7pt;margin-top:7.55pt;width:473.6pt;height:21.2pt;z-index:-25338;mso-position-horizontal-relative:page" coordorigin="1634,151" coordsize="9472,424">
            <v:shape id="_x0000_s2574" style="position:absolute;left:1634;top:151;width:9472;height:424" coordorigin="1634,151" coordsize="9472,424" path="m1634,151r9472,l11106,575r-9472,l1634,151xe" fillcolor="#efefef" stroked="f">
              <v:path arrowok="t"/>
            </v:shape>
            <w10:wrap anchorx="page"/>
          </v:group>
        </w:pict>
      </w:r>
      <w:r w:rsidR="007003A1">
        <w:rPr>
          <w:rFonts w:ascii="仿宋" w:eastAsia="仿宋" w:hAnsi="仿宋" w:cs="仿宋"/>
        </w:rPr>
        <w:t>{&lt;{"</w:t>
      </w:r>
      <w:hyperlink w:anchor="_bookmark254" w:history="1">
        <w:r w:rsidR="007003A1">
          <w:rPr>
            <w:rFonts w:ascii="仿宋" w:eastAsia="仿宋" w:hAnsi="仿宋" w:cs="仿宋"/>
            <w:color w:val="0000FF"/>
          </w:rPr>
          <w:t>"更新符1"</w:t>
        </w:r>
      </w:hyperlink>
      <w:r w:rsidR="007003A1">
        <w:rPr>
          <w:rFonts w:ascii="仿宋" w:eastAsia="仿宋" w:hAnsi="仿宋" w:cs="仿宋"/>
          <w:color w:val="000000"/>
        </w:rPr>
        <w:t>":{"字段名1":"值"},"更新符2":{"字段名2":"值2"},...}&gt;,[{"字段名1":{</w:t>
      </w:r>
      <w:hyperlink w:anchor="_bookmark254" w:history="1">
        <w:r w:rsidR="007003A1">
          <w:rPr>
            <w:rFonts w:ascii="仿宋" w:eastAsia="仿宋" w:hAnsi="仿宋" w:cs="仿宋"/>
            <w:color w:val="0000FF"/>
          </w:rPr>
          <w:t>"匹配</w:t>
        </w:r>
      </w:hyperlink>
    </w:p>
    <w:p w:rsidR="00737AD2" w:rsidRDefault="00EC10B3">
      <w:pPr>
        <w:pStyle w:val="BodyText"/>
        <w:spacing w:line="212" w:lineRule="exact"/>
        <w:ind w:left="613"/>
        <w:rPr>
          <w:rFonts w:ascii="仿宋" w:eastAsia="仿宋" w:hAnsi="仿宋" w:cs="仿宋"/>
        </w:rPr>
      </w:pPr>
      <w:hyperlink w:anchor="_bookmark254" w:history="1">
        <w:r w:rsidR="007003A1">
          <w:rPr>
            <w:rFonts w:ascii="仿宋" w:eastAsia="仿宋" w:hAnsi="仿宋" w:cs="仿宋"/>
            <w:color w:val="0000FF"/>
          </w:rPr>
          <w:t>符1"</w:t>
        </w:r>
      </w:hyperlink>
      <w:r w:rsidR="007003A1">
        <w:rPr>
          <w:rFonts w:ascii="仿宋" w:eastAsia="仿宋" w:hAnsi="仿宋" w:cs="仿宋"/>
          <w:color w:val="000000"/>
        </w:rPr>
        <w:t>:"值1"},"字段名2":{"匹配符2":"值2"},...}],[{"":"索引名"|null}]}</w:t>
      </w:r>
    </w:p>
    <w:p w:rsidR="00737AD2" w:rsidRDefault="00737AD2">
      <w:pPr>
        <w:spacing w:before="5" w:line="130" w:lineRule="exact"/>
        <w:rPr>
          <w:sz w:val="13"/>
          <w:szCs w:val="13"/>
        </w:rPr>
      </w:pPr>
    </w:p>
    <w:p w:rsidR="00737AD2" w:rsidRDefault="00EC10B3">
      <w:pPr>
        <w:pStyle w:val="BodyText"/>
        <w:spacing w:line="168" w:lineRule="auto"/>
        <w:ind w:left="1253" w:right="691"/>
        <w:rPr>
          <w:lang w:eastAsia="zh-CN"/>
        </w:rPr>
      </w:pPr>
      <w:r>
        <w:pict>
          <v:shape id="_x0000_s2572" type="#_x0000_t75" style="position:absolute;left:0;text-align:left;margin-left:81.7pt;margin-top:2.55pt;width:24pt;height:24pt;z-index:-25337;mso-position-horizontal-relative:page">
            <v:imagedata r:id="rId21" o:title=""/>
            <w10:wrap anchorx="page"/>
          </v:shape>
        </w:pict>
      </w:r>
      <w:r w:rsidR="007003A1">
        <w:rPr>
          <w:w w:val="95"/>
          <w:lang w:eastAsia="zh-CN"/>
        </w:rPr>
        <w:t xml:space="preserve">注:      </w:t>
      </w:r>
      <w:r w:rsidR="007003A1">
        <w:rPr>
          <w:spacing w:val="2"/>
          <w:w w:val="95"/>
          <w:lang w:eastAsia="zh-CN"/>
        </w:rPr>
        <w:t xml:space="preserve"> </w:t>
      </w:r>
      <w:r w:rsidR="007003A1">
        <w:rPr>
          <w:w w:val="95"/>
          <w:lang w:eastAsia="zh-CN"/>
        </w:rPr>
        <w:t>upsert本版本暂不支持对表分区键（ShardingKey）字段更新，如果包含对分区键的更新操</w:t>
      </w:r>
      <w:r w:rsidR="007003A1">
        <w:rPr>
          <w:lang w:eastAsia="zh-CN"/>
        </w:rPr>
        <w:t xml:space="preserve"> 作，将自动剔除掉对分区键的更新，但其他字段更新生效，且不会发生错误。</w:t>
      </w:r>
    </w:p>
    <w:p w:rsidR="00737AD2" w:rsidRDefault="00737AD2">
      <w:pPr>
        <w:spacing w:line="168" w:lineRule="auto"/>
        <w:rPr>
          <w:lang w:eastAsia="zh-CN"/>
        </w:rPr>
        <w:sectPr w:rsidR="00737AD2">
          <w:pgSz w:w="12240" w:h="15840"/>
          <w:pgMar w:top="900" w:right="680" w:bottom="280" w:left="1020" w:header="713" w:footer="0" w:gutter="0"/>
          <w:cols w:space="720"/>
        </w:sectPr>
      </w:pPr>
    </w:p>
    <w:p w:rsidR="00737AD2" w:rsidRDefault="007003A1">
      <w:pPr>
        <w:pStyle w:val="BodyText"/>
        <w:spacing w:before="30"/>
        <w:rPr>
          <w:lang w:eastAsia="zh-CN"/>
        </w:rPr>
      </w:pPr>
      <w:r>
        <w:rPr>
          <w:lang w:eastAsia="zh-CN"/>
        </w:rPr>
        <w:lastRenderedPageBreak/>
        <w:t>假设集合bar中有两条记录：</w:t>
      </w:r>
    </w:p>
    <w:p w:rsidR="00737AD2" w:rsidRDefault="00EC10B3">
      <w:pPr>
        <w:pStyle w:val="BodyText"/>
        <w:spacing w:before="6"/>
        <w:rPr>
          <w:rFonts w:ascii="仿宋" w:eastAsia="仿宋" w:hAnsi="仿宋" w:cs="仿宋"/>
        </w:rPr>
      </w:pPr>
      <w:r w:rsidRPr="00EC10B3">
        <w:pict>
          <v:group id="_x0000_s2570" style="position:absolute;left:0;text-align:left;margin-left:81.7pt;margin-top:4.75pt;width:473.6pt;height:148.4pt;z-index:-25336;mso-position-horizontal-relative:page" coordorigin="1634,95" coordsize="9472,2968">
            <v:shape id="_x0000_s2571" style="position:absolute;left:1634;top:95;width:9472;height:2968" coordorigin="1634,95" coordsize="9472,2968" path="m1634,95r9472,l11106,3063r-9472,l1634,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333"/>
        <w:rPr>
          <w:rFonts w:ascii="仿宋" w:eastAsia="仿宋" w:hAnsi="仿宋" w:cs="仿宋"/>
        </w:rPr>
      </w:pPr>
      <w:r>
        <w:rPr>
          <w:rFonts w:ascii="仿宋" w:eastAsia="仿宋" w:hAnsi="仿宋" w:cs="仿宋"/>
        </w:rPr>
        <w:t>"_id": {</w:t>
      </w:r>
    </w:p>
    <w:p w:rsidR="00737AD2" w:rsidRDefault="007003A1">
      <w:pPr>
        <w:pStyle w:val="BodyText"/>
        <w:spacing w:line="212" w:lineRule="exact"/>
        <w:ind w:left="1533"/>
        <w:rPr>
          <w:rFonts w:ascii="仿宋" w:eastAsia="仿宋" w:hAnsi="仿宋" w:cs="仿宋"/>
        </w:rPr>
      </w:pPr>
      <w:r>
        <w:rPr>
          <w:rFonts w:ascii="仿宋" w:eastAsia="仿宋" w:hAnsi="仿宋" w:cs="仿宋"/>
        </w:rPr>
        <w:t>"$oid": "516a76a1c9565daf06030000"</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333"/>
        <w:rPr>
          <w:rFonts w:ascii="仿宋" w:eastAsia="仿宋" w:hAnsi="仿宋" w:cs="仿宋"/>
        </w:rPr>
      </w:pPr>
      <w:r>
        <w:rPr>
          <w:rFonts w:ascii="仿宋" w:eastAsia="仿宋" w:hAnsi="仿宋" w:cs="仿宋"/>
        </w:rPr>
        <w:t>"age": 10,</w:t>
      </w:r>
    </w:p>
    <w:p w:rsidR="00737AD2" w:rsidRDefault="007003A1">
      <w:pPr>
        <w:pStyle w:val="BodyText"/>
        <w:spacing w:line="212" w:lineRule="exact"/>
        <w:ind w:left="1333"/>
        <w:rPr>
          <w:rFonts w:ascii="仿宋" w:eastAsia="仿宋" w:hAnsi="仿宋" w:cs="仿宋"/>
        </w:rPr>
      </w:pPr>
      <w:r>
        <w:rPr>
          <w:rFonts w:ascii="仿宋" w:eastAsia="仿宋" w:hAnsi="仿宋" w:cs="仿宋"/>
        </w:rPr>
        <w:t>"name": "Tom"</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7003A1">
      <w:pPr>
        <w:pStyle w:val="BodyText"/>
        <w:spacing w:line="212" w:lineRule="exact"/>
        <w:ind w:left="1333"/>
        <w:rPr>
          <w:rFonts w:ascii="仿宋" w:eastAsia="仿宋" w:hAnsi="仿宋" w:cs="仿宋"/>
        </w:rPr>
      </w:pPr>
      <w:r>
        <w:rPr>
          <w:rFonts w:ascii="仿宋" w:eastAsia="仿宋" w:hAnsi="仿宋" w:cs="仿宋"/>
        </w:rPr>
        <w:t>"_id": {</w:t>
      </w:r>
    </w:p>
    <w:p w:rsidR="00737AD2" w:rsidRDefault="007003A1">
      <w:pPr>
        <w:pStyle w:val="BodyText"/>
        <w:spacing w:line="212" w:lineRule="exact"/>
        <w:ind w:left="1533"/>
        <w:rPr>
          <w:rFonts w:ascii="仿宋" w:eastAsia="仿宋" w:hAnsi="仿宋" w:cs="仿宋"/>
        </w:rPr>
      </w:pPr>
      <w:r>
        <w:rPr>
          <w:rFonts w:ascii="仿宋" w:eastAsia="仿宋" w:hAnsi="仿宋" w:cs="仿宋"/>
        </w:rPr>
        <w:t>"$oid": "516a76a1c9565daf06050000"</w:t>
      </w:r>
    </w:p>
    <w:p w:rsidR="00737AD2" w:rsidRDefault="007003A1">
      <w:pPr>
        <w:pStyle w:val="BodyText"/>
        <w:spacing w:line="212" w:lineRule="exact"/>
        <w:ind w:left="1333"/>
        <w:rPr>
          <w:rFonts w:ascii="仿宋" w:eastAsia="仿宋" w:hAnsi="仿宋" w:cs="仿宋"/>
        </w:rPr>
      </w:pPr>
      <w:r>
        <w:rPr>
          <w:rFonts w:ascii="仿宋" w:eastAsia="仿宋" w:hAnsi="仿宋" w:cs="仿宋"/>
        </w:rPr>
        <w:t>},</w:t>
      </w:r>
    </w:p>
    <w:p w:rsidR="00737AD2" w:rsidRDefault="007003A1">
      <w:pPr>
        <w:pStyle w:val="BodyText"/>
        <w:spacing w:line="212" w:lineRule="exact"/>
        <w:ind w:left="1333"/>
        <w:rPr>
          <w:rFonts w:ascii="仿宋" w:eastAsia="仿宋" w:hAnsi="仿宋" w:cs="仿宋"/>
        </w:rPr>
      </w:pPr>
      <w:r>
        <w:rPr>
          <w:rFonts w:ascii="仿宋" w:eastAsia="仿宋" w:hAnsi="仿宋" w:cs="仿宋"/>
        </w:rPr>
        <w:t>"a": 10,</w:t>
      </w:r>
    </w:p>
    <w:p w:rsidR="00737AD2" w:rsidRDefault="007003A1">
      <w:pPr>
        <w:pStyle w:val="BodyText"/>
        <w:spacing w:line="212" w:lineRule="exact"/>
        <w:ind w:left="1333"/>
        <w:rPr>
          <w:rFonts w:ascii="仿宋" w:eastAsia="仿宋" w:hAnsi="仿宋" w:cs="仿宋"/>
        </w:rPr>
      </w:pPr>
      <w:r>
        <w:rPr>
          <w:rFonts w:ascii="仿宋" w:eastAsia="仿宋" w:hAnsi="仿宋" w:cs="仿宋"/>
        </w:rPr>
        <w:t>"age": 21</w:t>
      </w:r>
    </w:p>
    <w:p w:rsidR="00737AD2" w:rsidRDefault="007003A1">
      <w:pPr>
        <w:pStyle w:val="BodyText"/>
        <w:spacing w:line="212" w:lineRule="exact"/>
        <w:ind w:left="1133"/>
        <w:rPr>
          <w:rFonts w:ascii="仿宋" w:eastAsia="仿宋" w:hAnsi="仿宋" w:cs="仿宋"/>
        </w:rPr>
      </w:pPr>
      <w:r>
        <w:rPr>
          <w:rFonts w:ascii="仿宋" w:eastAsia="仿宋" w:hAnsi="仿宋" w:cs="仿宋"/>
        </w:rPr>
        <w:t>}</w:t>
      </w:r>
    </w:p>
    <w:p w:rsidR="00737AD2" w:rsidRDefault="00EC10B3">
      <w:pPr>
        <w:pStyle w:val="BodyText"/>
        <w:tabs>
          <w:tab w:val="left" w:pos="1217"/>
        </w:tabs>
        <w:spacing w:before="45" w:line="277" w:lineRule="auto"/>
        <w:ind w:left="1217" w:right="430" w:hanging="284"/>
      </w:pPr>
      <w:r>
        <w:pict>
          <v:group id="_x0000_s2568" style="position:absolute;left:0;text-align:left;margin-left:95.85pt;margin-top:26.3pt;width:459.45pt;height:10.6pt;z-index:-25335;mso-position-horizontal-relative:page" coordorigin="1917,526" coordsize="9189,212">
            <v:shape id="_x0000_s2569" style="position:absolute;left:1917;top:526;width:9189;height:212" coordorigin="1917,526" coordsize="9189,212" path="m1917,526r9189,l11106,738r-9189,l1917,526xe" fillcolor="#efefef" stroked="f">
              <v:path arrowok="t"/>
            </v:shape>
            <w10:wrap anchorx="page"/>
          </v:group>
        </w:pict>
      </w:r>
      <w:r w:rsidR="007003A1">
        <w:rPr>
          <w:rFonts w:ascii="Times New Roman" w:eastAsia="Times New Roman" w:hAnsi="Times New Roman" w:cs="Times New Roman"/>
        </w:rPr>
        <w:t>•</w:t>
      </w:r>
      <w:r w:rsidR="007003A1">
        <w:rPr>
          <w:rFonts w:ascii="Times New Roman" w:eastAsia="Times New Roman" w:hAnsi="Times New Roman" w:cs="Times New Roman"/>
        </w:rPr>
        <w:tab/>
      </w:r>
      <w:r w:rsidR="007003A1">
        <w:rPr>
          <w:position w:val="1"/>
        </w:rPr>
        <w:t xml:space="preserve">按指定的更新规则更新集合中所有记录，即设置rule参数，不设定cond和hint参数的内容 </w:t>
      </w:r>
      <w:r w:rsidR="007003A1">
        <w:rPr>
          <w:rFonts w:ascii="仿宋" w:eastAsia="仿宋" w:hAnsi="仿宋" w:cs="仿宋"/>
        </w:rPr>
        <w:t>db.foo.bar.upsert({</w:t>
      </w:r>
      <w:hyperlink w:anchor="_bookmark277" w:history="1">
        <w:r w:rsidR="007003A1">
          <w:rPr>
            <w:rFonts w:ascii="仿宋" w:eastAsia="仿宋" w:hAnsi="仿宋" w:cs="仿宋"/>
            <w:color w:val="0000FF"/>
          </w:rPr>
          <w:t>$inc</w:t>
        </w:r>
      </w:hyperlink>
      <w:r w:rsidR="007003A1">
        <w:rPr>
          <w:rFonts w:ascii="仿宋" w:eastAsia="仿宋" w:hAnsi="仿宋" w:cs="仿宋"/>
          <w:color w:val="000000"/>
        </w:rPr>
        <w:t>:{age:1},</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 xml:space="preserve">:{name:"Mike"}}) </w:t>
      </w:r>
      <w:r w:rsidR="007003A1">
        <w:rPr>
          <w:color w:val="000000"/>
          <w:w w:val="95"/>
        </w:rPr>
        <w:t>此操作等效于使用update方法，更新集合bar中的所有记录，将记录的age字段值加1，name字段值更</w:t>
      </w:r>
    </w:p>
    <w:p w:rsidR="00737AD2" w:rsidRDefault="007003A1">
      <w:pPr>
        <w:pStyle w:val="BodyText"/>
        <w:spacing w:line="199" w:lineRule="exact"/>
        <w:ind w:left="1217"/>
        <w:rPr>
          <w:lang w:eastAsia="zh-CN"/>
        </w:rPr>
      </w:pPr>
      <w:r>
        <w:rPr>
          <w:w w:val="95"/>
          <w:lang w:eastAsia="zh-CN"/>
        </w:rPr>
        <w:t>改为“Mike”，对不存在name字段的记录，</w:t>
      </w:r>
      <w:hyperlink w:anchor="_bookmark278" w:history="1">
        <w:r>
          <w:rPr>
            <w:color w:val="0000FF"/>
            <w:w w:val="95"/>
            <w:lang w:eastAsia="zh-CN"/>
          </w:rPr>
          <w:t>$set</w:t>
        </w:r>
      </w:hyperlink>
      <w:r>
        <w:rPr>
          <w:color w:val="000000"/>
          <w:w w:val="95"/>
          <w:lang w:eastAsia="zh-CN"/>
        </w:rPr>
        <w:t>操作符会将name字段和其设定的值插入到记录中，使</w:t>
      </w:r>
    </w:p>
    <w:p w:rsidR="00737AD2" w:rsidRDefault="007003A1">
      <w:pPr>
        <w:pStyle w:val="BodyText"/>
        <w:spacing w:line="240" w:lineRule="exact"/>
        <w:ind w:left="1217"/>
      </w:pPr>
      <w:r>
        <w:t>用find方法返回：</w:t>
      </w:r>
    </w:p>
    <w:p w:rsidR="00737AD2" w:rsidRDefault="00EC10B3">
      <w:pPr>
        <w:pStyle w:val="BodyText"/>
        <w:spacing w:before="6"/>
        <w:ind w:left="1317"/>
        <w:rPr>
          <w:rFonts w:ascii="仿宋" w:eastAsia="仿宋" w:hAnsi="仿宋" w:cs="仿宋"/>
        </w:rPr>
      </w:pPr>
      <w:r w:rsidRPr="00EC10B3">
        <w:pict>
          <v:group id="_x0000_s2566" style="position:absolute;left:0;text-align:left;margin-left:95.85pt;margin-top:4.75pt;width:459.45pt;height:159pt;z-index:-25334;mso-position-horizontal-relative:page" coordorigin="1917,95" coordsize="9189,3180">
            <v:shape id="_x0000_s2567" style="position:absolute;left:1917;top:95;width:9189;height:3180" coordorigin="1917,95" coordsize="9189,3180" path="m1917,95r9189,l11106,3275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"_id": {</w:t>
      </w:r>
    </w:p>
    <w:p w:rsidR="00737AD2" w:rsidRDefault="007003A1">
      <w:pPr>
        <w:pStyle w:val="BodyText"/>
        <w:spacing w:line="212" w:lineRule="exact"/>
        <w:ind w:left="1817"/>
        <w:rPr>
          <w:rFonts w:ascii="仿宋" w:eastAsia="仿宋" w:hAnsi="仿宋" w:cs="仿宋"/>
        </w:rPr>
      </w:pPr>
      <w:r>
        <w:rPr>
          <w:rFonts w:ascii="仿宋" w:eastAsia="仿宋" w:hAnsi="仿宋" w:cs="仿宋"/>
        </w:rPr>
        <w:t>"$oid": "516a76a1c9565daf06030000"</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"age": 11,</w:t>
      </w:r>
    </w:p>
    <w:p w:rsidR="00737AD2" w:rsidRDefault="007003A1">
      <w:pPr>
        <w:pStyle w:val="BodyText"/>
        <w:spacing w:line="212" w:lineRule="exact"/>
        <w:ind w:left="1617"/>
        <w:rPr>
          <w:rFonts w:ascii="仿宋" w:eastAsia="仿宋" w:hAnsi="仿宋" w:cs="仿宋"/>
        </w:rPr>
      </w:pPr>
      <w:r>
        <w:rPr>
          <w:rFonts w:ascii="仿宋" w:eastAsia="仿宋" w:hAnsi="仿宋" w:cs="仿宋"/>
        </w:rPr>
        <w:t>"name": "Mike"</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"_id": {</w:t>
      </w:r>
    </w:p>
    <w:p w:rsidR="00737AD2" w:rsidRDefault="007003A1">
      <w:pPr>
        <w:pStyle w:val="BodyText"/>
        <w:spacing w:line="212" w:lineRule="exact"/>
        <w:ind w:left="1817"/>
        <w:rPr>
          <w:rFonts w:ascii="仿宋" w:eastAsia="仿宋" w:hAnsi="仿宋" w:cs="仿宋"/>
        </w:rPr>
      </w:pPr>
      <w:r>
        <w:rPr>
          <w:rFonts w:ascii="仿宋" w:eastAsia="仿宋" w:hAnsi="仿宋" w:cs="仿宋"/>
        </w:rPr>
        <w:t>"$oid": "516a76a1c9565daf06050000"</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"a": 10,</w:t>
      </w:r>
    </w:p>
    <w:p w:rsidR="00737AD2" w:rsidRDefault="007003A1">
      <w:pPr>
        <w:pStyle w:val="BodyText"/>
        <w:spacing w:line="212" w:lineRule="exact"/>
        <w:ind w:left="1617"/>
        <w:rPr>
          <w:rFonts w:ascii="仿宋" w:eastAsia="仿宋" w:hAnsi="仿宋" w:cs="仿宋"/>
        </w:rPr>
      </w:pPr>
      <w:r>
        <w:rPr>
          <w:rFonts w:ascii="仿宋" w:eastAsia="仿宋" w:hAnsi="仿宋" w:cs="仿宋"/>
        </w:rPr>
        <w:t>"age": 22,</w:t>
      </w:r>
    </w:p>
    <w:p w:rsidR="00737AD2" w:rsidRDefault="007003A1">
      <w:pPr>
        <w:pStyle w:val="BodyText"/>
        <w:spacing w:line="212" w:lineRule="exact"/>
        <w:ind w:left="1617"/>
        <w:rPr>
          <w:rFonts w:ascii="仿宋" w:eastAsia="仿宋" w:hAnsi="仿宋" w:cs="仿宋"/>
          <w:lang w:eastAsia="zh-CN"/>
        </w:rPr>
      </w:pPr>
      <w:r>
        <w:rPr>
          <w:rFonts w:ascii="仿宋" w:eastAsia="仿宋" w:hAnsi="仿宋" w:cs="仿宋"/>
          <w:lang w:eastAsia="zh-CN"/>
        </w:rPr>
        <w:t>"name":"Mike"</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选择符合匹配条件的记录，对这些记录按更新规则更新，即设定rule和cond参数</w:t>
      </w:r>
    </w:p>
    <w:p w:rsidR="00737AD2" w:rsidRDefault="00EC10B3">
      <w:pPr>
        <w:pStyle w:val="BodyText"/>
        <w:spacing w:before="50"/>
        <w:ind w:left="1217" w:right="4102"/>
        <w:jc w:val="both"/>
        <w:rPr>
          <w:rFonts w:ascii="仿宋" w:eastAsia="仿宋" w:hAnsi="仿宋" w:cs="仿宋"/>
        </w:rPr>
      </w:pPr>
      <w:r w:rsidRPr="00EC10B3">
        <w:pict>
          <v:group id="_x0000_s2564" style="position:absolute;left:0;text-align:left;margin-left:95.85pt;margin-top:6.95pt;width:459.45pt;height:10.6pt;z-index:-25333;mso-position-horizontal-relative:page" coordorigin="1917,139" coordsize="9189,212">
            <v:shape id="_x0000_s256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db.foo.bar.upsert({</w:t>
      </w:r>
      <w:hyperlink w:anchor="_bookmark277" w:history="1">
        <w:r w:rsidR="007003A1">
          <w:rPr>
            <w:rFonts w:ascii="仿宋" w:eastAsia="仿宋" w:hAnsi="仿宋" w:cs="仿宋"/>
            <w:color w:val="0000FF"/>
          </w:rPr>
          <w:t>$inc</w:t>
        </w:r>
      </w:hyperlink>
      <w:r w:rsidR="007003A1">
        <w:rPr>
          <w:rFonts w:ascii="仿宋" w:eastAsia="仿宋" w:hAnsi="仿宋" w:cs="仿宋"/>
          <w:color w:val="000000"/>
        </w:rPr>
        <w:t>:{age:3}},{type:{</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:1}})</w:t>
      </w:r>
    </w:p>
    <w:p w:rsidR="00737AD2" w:rsidRDefault="00737AD2">
      <w:pPr>
        <w:spacing w:before="5" w:line="130" w:lineRule="exact"/>
        <w:rPr>
          <w:sz w:val="13"/>
          <w:szCs w:val="13"/>
        </w:rPr>
      </w:pPr>
    </w:p>
    <w:p w:rsidR="00737AD2" w:rsidRDefault="007003A1">
      <w:pPr>
        <w:pStyle w:val="BodyText"/>
        <w:spacing w:line="168" w:lineRule="auto"/>
        <w:ind w:left="1217" w:right="115"/>
        <w:jc w:val="both"/>
        <w:rPr>
          <w:lang w:eastAsia="zh-CN"/>
        </w:rPr>
      </w:pPr>
      <w:r>
        <w:rPr>
          <w:w w:val="95"/>
          <w:lang w:eastAsia="zh-CN"/>
        </w:rPr>
        <w:t>此操作更新集合bar中存在type字段的记录，将这些记录的age字段值加3。在上面给出的两条记录中，都</w:t>
      </w:r>
      <w:r>
        <w:rPr>
          <w:lang w:eastAsia="zh-CN"/>
        </w:rPr>
        <w:t xml:space="preserve"> </w:t>
      </w:r>
      <w:r>
        <w:rPr>
          <w:w w:val="95"/>
          <w:lang w:eastAsia="zh-CN"/>
        </w:rPr>
        <w:t>没有type字段，此时，upsert操作会插入一条新的记录，新记录只有_id字段和age字段名，_id字段值自动</w:t>
      </w:r>
      <w:r>
        <w:rPr>
          <w:lang w:eastAsia="zh-CN"/>
        </w:rPr>
        <w:t xml:space="preserve"> 生成，而age字段值为3。</w:t>
      </w:r>
    </w:p>
    <w:p w:rsidR="00737AD2" w:rsidRDefault="00EC10B3">
      <w:pPr>
        <w:pStyle w:val="BodyText"/>
        <w:spacing w:before="22"/>
        <w:ind w:left="1217" w:right="9202"/>
        <w:jc w:val="both"/>
        <w:rPr>
          <w:rFonts w:ascii="仿宋" w:eastAsia="仿宋" w:hAnsi="仿宋" w:cs="仿宋"/>
        </w:rPr>
      </w:pPr>
      <w:r w:rsidRPr="00EC10B3">
        <w:pict>
          <v:group id="_x0000_s2562" style="position:absolute;left:0;text-align:left;margin-left:95.85pt;margin-top:5.55pt;width:459.45pt;height:169.6pt;z-index:-25332;mso-position-horizontal-relative:page" coordorigin="1917,111" coordsize="9189,3392">
            <v:shape id="_x0000_s2563" style="position:absolute;left:1917;top:111;width:9189;height:3392" coordorigin="1917,111" coordsize="9189,3392" path="m1917,111r9189,l11106,3503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"_id": {</w:t>
      </w:r>
    </w:p>
    <w:p w:rsidR="00737AD2" w:rsidRDefault="007003A1">
      <w:pPr>
        <w:pStyle w:val="BodyText"/>
        <w:spacing w:line="212" w:lineRule="exact"/>
        <w:ind w:left="1817"/>
        <w:rPr>
          <w:rFonts w:ascii="仿宋" w:eastAsia="仿宋" w:hAnsi="仿宋" w:cs="仿宋"/>
        </w:rPr>
      </w:pPr>
      <w:r>
        <w:rPr>
          <w:rFonts w:ascii="仿宋" w:eastAsia="仿宋" w:hAnsi="仿宋" w:cs="仿宋"/>
        </w:rPr>
        <w:t>"$oid": "516a76a1c9565daf06030000"</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"age": 11,</w:t>
      </w:r>
    </w:p>
    <w:p w:rsidR="00737AD2" w:rsidRDefault="007003A1">
      <w:pPr>
        <w:pStyle w:val="BodyText"/>
        <w:spacing w:line="212" w:lineRule="exact"/>
        <w:ind w:left="1617"/>
        <w:rPr>
          <w:rFonts w:ascii="仿宋" w:eastAsia="仿宋" w:hAnsi="仿宋" w:cs="仿宋"/>
        </w:rPr>
      </w:pPr>
      <w:r>
        <w:rPr>
          <w:rFonts w:ascii="仿宋" w:eastAsia="仿宋" w:hAnsi="仿宋" w:cs="仿宋"/>
        </w:rPr>
        <w:t>"name": "Mike"</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"_id": {</w:t>
      </w:r>
    </w:p>
    <w:p w:rsidR="00737AD2" w:rsidRDefault="007003A1">
      <w:pPr>
        <w:pStyle w:val="BodyText"/>
        <w:spacing w:line="212" w:lineRule="exact"/>
        <w:ind w:left="1817"/>
        <w:rPr>
          <w:rFonts w:ascii="仿宋" w:eastAsia="仿宋" w:hAnsi="仿宋" w:cs="仿宋"/>
        </w:rPr>
      </w:pPr>
      <w:r>
        <w:rPr>
          <w:rFonts w:ascii="仿宋" w:eastAsia="仿宋" w:hAnsi="仿宋" w:cs="仿宋"/>
        </w:rPr>
        <w:t>"$oid": "516a76a1c9565daf06050000"</w:t>
      </w:r>
    </w:p>
    <w:p w:rsidR="00737AD2" w:rsidRDefault="007003A1">
      <w:pPr>
        <w:pStyle w:val="BodyText"/>
        <w:spacing w:line="212" w:lineRule="exact"/>
        <w:ind w:left="1617"/>
        <w:rPr>
          <w:rFonts w:ascii="仿宋" w:eastAsia="仿宋" w:hAnsi="仿宋" w:cs="仿宋"/>
        </w:rPr>
      </w:pPr>
      <w:r>
        <w:rPr>
          <w:rFonts w:ascii="仿宋" w:eastAsia="仿宋" w:hAnsi="仿宋" w:cs="仿宋"/>
        </w:rPr>
        <w:t>},</w:t>
      </w:r>
    </w:p>
    <w:p w:rsidR="00737AD2" w:rsidRDefault="007003A1">
      <w:pPr>
        <w:pStyle w:val="BodyText"/>
        <w:spacing w:line="212" w:lineRule="exact"/>
        <w:ind w:left="1617"/>
        <w:rPr>
          <w:rFonts w:ascii="仿宋" w:eastAsia="仿宋" w:hAnsi="仿宋" w:cs="仿宋"/>
        </w:rPr>
      </w:pPr>
      <w:r>
        <w:rPr>
          <w:rFonts w:ascii="仿宋" w:eastAsia="仿宋" w:hAnsi="仿宋" w:cs="仿宋"/>
        </w:rPr>
        <w:t>"a": 10,</w:t>
      </w:r>
    </w:p>
    <w:p w:rsidR="00737AD2" w:rsidRDefault="007003A1">
      <w:pPr>
        <w:pStyle w:val="BodyText"/>
        <w:spacing w:line="212" w:lineRule="exact"/>
        <w:ind w:left="1617"/>
        <w:rPr>
          <w:rFonts w:ascii="仿宋" w:eastAsia="仿宋" w:hAnsi="仿宋" w:cs="仿宋"/>
        </w:rPr>
      </w:pPr>
      <w:r>
        <w:rPr>
          <w:rFonts w:ascii="仿宋" w:eastAsia="仿宋" w:hAnsi="仿宋" w:cs="仿宋"/>
        </w:rPr>
        <w:t>"age": 22,</w:t>
      </w:r>
    </w:p>
    <w:p w:rsidR="00737AD2" w:rsidRDefault="007003A1">
      <w:pPr>
        <w:pStyle w:val="BodyText"/>
        <w:spacing w:line="212" w:lineRule="exact"/>
        <w:ind w:left="1617"/>
        <w:rPr>
          <w:rFonts w:ascii="仿宋" w:eastAsia="仿宋" w:hAnsi="仿宋" w:cs="仿宋"/>
        </w:rPr>
      </w:pPr>
      <w:r>
        <w:rPr>
          <w:rFonts w:ascii="仿宋" w:eastAsia="仿宋" w:hAnsi="仿宋" w:cs="仿宋"/>
        </w:rPr>
        <w:t>"name":"Mike"</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headerReference w:type="even" r:id="rId76"/>
          <w:headerReference w:type="default" r:id="rId77"/>
          <w:pgSz w:w="12240" w:h="15840"/>
          <w:pgMar w:top="1340" w:right="1020" w:bottom="280" w:left="700" w:header="713" w:footer="0" w:gutter="0"/>
          <w:pgNumType w:start="184"/>
          <w:cols w:space="720"/>
        </w:sectPr>
      </w:pPr>
    </w:p>
    <w:p w:rsidR="00737AD2" w:rsidRDefault="00737AD2">
      <w:pPr>
        <w:spacing w:before="7" w:line="120" w:lineRule="exact"/>
        <w:rPr>
          <w:sz w:val="12"/>
          <w:szCs w:val="12"/>
        </w:rPr>
      </w:pPr>
    </w:p>
    <w:p w:rsidR="00737AD2" w:rsidRDefault="00EC10B3">
      <w:pPr>
        <w:pStyle w:val="BodyText"/>
        <w:spacing w:before="5"/>
        <w:ind w:left="1097"/>
        <w:rPr>
          <w:rFonts w:ascii="仿宋" w:eastAsia="仿宋" w:hAnsi="仿宋" w:cs="仿宋"/>
        </w:rPr>
      </w:pPr>
      <w:r w:rsidRPr="00EC10B3">
        <w:pict>
          <v:group id="_x0000_s2560" style="position:absolute;left:0;text-align:left;margin-left:95.85pt;margin-top:4.7pt;width:459.45pt;height:53pt;z-index:-25331;mso-position-horizontal-relative:page" coordorigin="1917,94" coordsize="9189,1060">
            <v:shape id="_x0000_s2561" style="position:absolute;left:1917;top:94;width:9189;height:1060" coordorigin="1917,94" coordsize="9189,1060" path="m1917,94r9189,l11106,1154r-9189,l1917,94xe" fillcolor="#efefef" stroked="f">
              <v:path arrowok="t"/>
            </v:shape>
            <w10:wrap anchorx="page"/>
          </v:group>
        </w:pict>
      </w:r>
      <w:r w:rsidR="007003A1">
        <w:rPr>
          <w:rFonts w:ascii="仿宋" w:eastAsia="仿宋" w:hAnsi="仿宋" w:cs="仿宋"/>
        </w:rPr>
        <w:t>"_id": {</w:t>
      </w:r>
    </w:p>
    <w:p w:rsidR="00737AD2" w:rsidRDefault="007003A1">
      <w:pPr>
        <w:pStyle w:val="BodyText"/>
        <w:spacing w:line="212" w:lineRule="exact"/>
        <w:ind w:left="1297"/>
        <w:rPr>
          <w:rFonts w:ascii="仿宋" w:eastAsia="仿宋" w:hAnsi="仿宋" w:cs="仿宋"/>
        </w:rPr>
      </w:pPr>
      <w:r>
        <w:rPr>
          <w:rFonts w:ascii="仿宋" w:eastAsia="仿宋" w:hAnsi="仿宋" w:cs="仿宋"/>
        </w:rPr>
        <w:t>"$oid": "516cfc334630a7f338c169b0"</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"age": 3</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按访问计划更新记录，假设集合中存在指定的索引名testIndex</w:t>
      </w:r>
    </w:p>
    <w:p w:rsidR="00737AD2" w:rsidRDefault="00EC10B3">
      <w:pPr>
        <w:pStyle w:val="BodyText"/>
        <w:spacing w:before="10"/>
        <w:ind w:left="897"/>
        <w:rPr>
          <w:rFonts w:ascii="仿宋" w:eastAsia="仿宋" w:hAnsi="仿宋" w:cs="仿宋"/>
        </w:rPr>
      </w:pPr>
      <w:r w:rsidRPr="00EC10B3">
        <w:pict>
          <v:group id="_x0000_s2558" style="position:absolute;left:0;text-align:left;margin-left:95.85pt;margin-top:4.95pt;width:459.45pt;height:10.6pt;z-index:-25330;mso-position-horizontal-relative:page" coordorigin="1917,99" coordsize="9189,212">
            <v:shape id="_x0000_s255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db.foo.bar.upsert({</w:t>
      </w:r>
      <w:hyperlink w:anchor="_bookmark277" w:history="1">
        <w:r w:rsidR="007003A1">
          <w:rPr>
            <w:rFonts w:ascii="仿宋" w:eastAsia="仿宋" w:hAnsi="仿宋" w:cs="仿宋"/>
            <w:color w:val="0000FF"/>
          </w:rPr>
          <w:t>$inc</w:t>
        </w:r>
      </w:hyperlink>
      <w:r w:rsidR="007003A1">
        <w:rPr>
          <w:rFonts w:ascii="仿宋" w:eastAsia="仿宋" w:hAnsi="仿宋" w:cs="仿宋"/>
          <w:color w:val="000000"/>
        </w:rPr>
        <w:t>:{age:1}},{age:{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:20}},{"":"testIndex"})&gt;</w:t>
      </w:r>
    </w:p>
    <w:p w:rsidR="00737AD2" w:rsidRDefault="00737AD2">
      <w:pPr>
        <w:spacing w:before="5" w:line="130" w:lineRule="exact"/>
        <w:rPr>
          <w:sz w:val="13"/>
          <w:szCs w:val="13"/>
        </w:rPr>
      </w:pPr>
    </w:p>
    <w:p w:rsidR="00737AD2" w:rsidRDefault="007003A1">
      <w:pPr>
        <w:pStyle w:val="BodyText"/>
        <w:spacing w:line="168" w:lineRule="auto"/>
        <w:ind w:left="897" w:right="309"/>
      </w:pPr>
      <w:r>
        <w:rPr>
          <w:w w:val="95"/>
        </w:rPr>
        <w:t>此操作等效于使用update方法，使用索引名为testIndex的索引访问集合bar中age字段值大于20的记</w:t>
      </w:r>
      <w:r>
        <w:t xml:space="preserve"> 录，将这些记录的age字段名加1。此时返回：</w:t>
      </w:r>
    </w:p>
    <w:p w:rsidR="00737AD2" w:rsidRDefault="00EC10B3">
      <w:pPr>
        <w:pStyle w:val="BodyText"/>
        <w:spacing w:before="22"/>
        <w:ind w:left="997"/>
        <w:rPr>
          <w:rFonts w:ascii="仿宋" w:eastAsia="仿宋" w:hAnsi="仿宋" w:cs="仿宋"/>
        </w:rPr>
      </w:pPr>
      <w:r w:rsidRPr="00EC10B3">
        <w:pict>
          <v:group id="_x0000_s2556" style="position:absolute;left:0;text-align:left;margin-left:95.85pt;margin-top:5.55pt;width:459.45pt;height:84.8pt;z-index:-25329;mso-position-horizontal-relative:page" coordorigin="1917,111" coordsize="9189,1696">
            <v:shape id="_x0000_s2557"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297"/>
        <w:rPr>
          <w:rFonts w:ascii="仿宋" w:eastAsia="仿宋" w:hAnsi="仿宋" w:cs="仿宋"/>
        </w:rPr>
      </w:pPr>
      <w:r>
        <w:rPr>
          <w:rFonts w:ascii="仿宋" w:eastAsia="仿宋" w:hAnsi="仿宋" w:cs="仿宋"/>
        </w:rPr>
        <w:t>"_id": {</w:t>
      </w:r>
    </w:p>
    <w:p w:rsidR="00737AD2" w:rsidRDefault="007003A1">
      <w:pPr>
        <w:pStyle w:val="BodyText"/>
        <w:spacing w:line="212" w:lineRule="exact"/>
        <w:ind w:left="1497"/>
        <w:rPr>
          <w:rFonts w:ascii="仿宋" w:eastAsia="仿宋" w:hAnsi="仿宋" w:cs="仿宋"/>
        </w:rPr>
      </w:pPr>
      <w:r>
        <w:rPr>
          <w:rFonts w:ascii="仿宋" w:eastAsia="仿宋" w:hAnsi="仿宋" w:cs="仿宋"/>
        </w:rPr>
        <w:t>"$oid": "516a76a1c9565daf06050000"</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297"/>
        <w:rPr>
          <w:rFonts w:ascii="仿宋" w:eastAsia="仿宋" w:hAnsi="仿宋" w:cs="仿宋"/>
        </w:rPr>
      </w:pPr>
      <w:r>
        <w:rPr>
          <w:rFonts w:ascii="仿宋" w:eastAsia="仿宋" w:hAnsi="仿宋" w:cs="仿宋"/>
        </w:rPr>
        <w:t>"a": 10,</w:t>
      </w:r>
    </w:p>
    <w:p w:rsidR="00737AD2" w:rsidRDefault="007003A1">
      <w:pPr>
        <w:pStyle w:val="BodyText"/>
        <w:spacing w:line="212" w:lineRule="exact"/>
        <w:ind w:left="1297"/>
        <w:rPr>
          <w:rFonts w:ascii="仿宋" w:eastAsia="仿宋" w:hAnsi="仿宋" w:cs="仿宋"/>
        </w:rPr>
      </w:pPr>
      <w:r>
        <w:rPr>
          <w:rFonts w:ascii="仿宋" w:eastAsia="仿宋" w:hAnsi="仿宋" w:cs="仿宋"/>
        </w:rPr>
        <w:t>"age": 23,</w:t>
      </w:r>
    </w:p>
    <w:p w:rsidR="00737AD2" w:rsidRDefault="007003A1">
      <w:pPr>
        <w:pStyle w:val="BodyText"/>
        <w:spacing w:line="212" w:lineRule="exact"/>
        <w:ind w:left="1297"/>
        <w:rPr>
          <w:rFonts w:ascii="仿宋" w:eastAsia="仿宋" w:hAnsi="仿宋" w:cs="仿宋"/>
        </w:rPr>
      </w:pPr>
      <w:r>
        <w:rPr>
          <w:rFonts w:ascii="仿宋" w:eastAsia="仿宋" w:hAnsi="仿宋" w:cs="仿宋"/>
        </w:rPr>
        <w:t>"name":"Mike"</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0" w:right="8863"/>
        <w:jc w:val="center"/>
      </w:pPr>
      <w:bookmarkStart w:id="621" w:name="cursor.close()"/>
      <w:bookmarkStart w:id="622" w:name="_bookmark227"/>
      <w:bookmarkEnd w:id="621"/>
      <w:bookmarkEnd w:id="622"/>
      <w:r>
        <w:rPr>
          <w:w w:val="95"/>
        </w:rPr>
        <w:t>cursor.close()</w:t>
      </w:r>
    </w:p>
    <w:p w:rsidR="00737AD2" w:rsidRDefault="00737AD2">
      <w:pPr>
        <w:spacing w:before="2" w:line="200" w:lineRule="exact"/>
        <w:rPr>
          <w:sz w:val="20"/>
          <w:szCs w:val="20"/>
        </w:rPr>
      </w:pPr>
    </w:p>
    <w:p w:rsidR="00737AD2" w:rsidRDefault="007003A1">
      <w:pPr>
        <w:pStyle w:val="BodyText"/>
        <w:spacing w:line="253" w:lineRule="auto"/>
        <w:ind w:left="613" w:right="6681"/>
      </w:pPr>
      <w:r>
        <w:t>cursor.close()</w:t>
      </w:r>
      <w:r>
        <w:rPr>
          <w:w w:val="95"/>
        </w:rPr>
        <w:t xml:space="preserve"> </w:t>
      </w:r>
      <w:r>
        <w:t>关闭当前游标，当前游标不再可用。</w:t>
      </w:r>
    </w:p>
    <w:p w:rsidR="00737AD2" w:rsidRDefault="00737AD2">
      <w:pPr>
        <w:spacing w:before="4" w:line="180" w:lineRule="exact"/>
        <w:rPr>
          <w:sz w:val="18"/>
          <w:szCs w:val="18"/>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插入10条记录</w:t>
      </w:r>
    </w:p>
    <w:p w:rsidR="00737AD2" w:rsidRDefault="00EC10B3">
      <w:pPr>
        <w:pStyle w:val="BodyText"/>
        <w:spacing w:before="50"/>
        <w:ind w:left="897"/>
        <w:rPr>
          <w:rFonts w:ascii="仿宋" w:eastAsia="仿宋" w:hAnsi="仿宋" w:cs="仿宋"/>
        </w:rPr>
      </w:pPr>
      <w:r w:rsidRPr="00EC10B3">
        <w:pict>
          <v:group id="_x0000_s2554" style="position:absolute;left:0;text-align:left;margin-left:95.85pt;margin-top:6.95pt;width:459.45pt;height:10.6pt;z-index:-25328;mso-position-horizontal-relative:page" coordorigin="1917,139" coordsize="9189,212">
            <v:shape id="_x0000_s255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for(i = 0; i &lt; 10; i++) { db.foo.bar.insert({a:i}) }</w:t>
      </w:r>
    </w:p>
    <w:p w:rsidR="00737AD2" w:rsidRDefault="00EC10B3">
      <w:pPr>
        <w:pStyle w:val="BodyText"/>
        <w:spacing w:before="49" w:line="275" w:lineRule="auto"/>
        <w:ind w:left="897" w:right="6876"/>
        <w:rPr>
          <w:rFonts w:ascii="仿宋" w:eastAsia="仿宋" w:hAnsi="仿宋" w:cs="仿宋"/>
        </w:rPr>
      </w:pPr>
      <w:r w:rsidRPr="00EC10B3">
        <w:pict>
          <v:group id="_x0000_s2552" style="position:absolute;left:0;text-align:left;margin-left:95.85pt;margin-top:26.3pt;width:459.45pt;height:10.6pt;z-index:-25327;mso-position-horizontal-relative:page" coordorigin="1917,526" coordsize="9189,212">
            <v:shape id="_x0000_s2553" style="position:absolute;left:1917;top:526;width:9189;height:212" coordorigin="1917,526" coordsize="9189,212" path="m1917,526r9189,l11106,738r-9189,l1917,526xe" fillcolor="#efefef" stroked="f">
              <v:path arrowok="t"/>
            </v:shape>
            <w10:wrap anchorx="page"/>
          </v:group>
        </w:pict>
      </w:r>
      <w:r w:rsidRPr="00EC10B3">
        <w:pict>
          <v:group id="_x0000_s2550" style="position:absolute;left:0;text-align:left;margin-left:95.85pt;margin-top:62.9pt;width:459.45pt;height:10.6pt;z-index:-25326;mso-position-horizontal-relative:page" coordorigin="1917,1258" coordsize="9189,212">
            <v:shape id="_x0000_s2551" style="position:absolute;left:1917;top:1258;width:9189;height:212" coordorigin="1917,1258" coordsize="9189,212" path="m1917,1258r9189,l11106,1470r-9189,l1917,1258xe" fillcolor="#efefef" stroked="f">
              <v:path arrowok="t"/>
            </v:shape>
            <w10:wrap anchorx="page"/>
          </v:group>
        </w:pict>
      </w:r>
      <w:r w:rsidR="007003A1">
        <w:t xml:space="preserve">查询集合foo.bar的所有记录 </w:t>
      </w:r>
      <w:r w:rsidR="007003A1">
        <w:rPr>
          <w:rFonts w:ascii="仿宋" w:eastAsia="仿宋" w:hAnsi="仿宋" w:cs="仿宋"/>
        </w:rPr>
        <w:t xml:space="preserve">var cur = db.foo.bar.find() </w:t>
      </w:r>
      <w:r w:rsidR="007003A1">
        <w:t xml:space="preserve">使用游标取出一条记录 </w:t>
      </w:r>
      <w:r w:rsidR="007003A1">
        <w:rPr>
          <w:rFonts w:ascii="仿宋" w:eastAsia="仿宋" w:hAnsi="仿宋" w:cs="仿宋"/>
        </w:rPr>
        <w:t>cur.next()</w:t>
      </w:r>
    </w:p>
    <w:p w:rsidR="00737AD2" w:rsidRDefault="00EC10B3">
      <w:pPr>
        <w:pStyle w:val="BodyText"/>
        <w:spacing w:before="48"/>
        <w:ind w:left="897"/>
        <w:rPr>
          <w:rFonts w:ascii="仿宋" w:eastAsia="仿宋" w:hAnsi="仿宋" w:cs="仿宋"/>
        </w:rPr>
      </w:pPr>
      <w:r w:rsidRPr="00EC10B3">
        <w:pict>
          <v:group id="_x0000_s2548" style="position:absolute;left:0;text-align:left;margin-left:95.85pt;margin-top:6.85pt;width:459.45pt;height:63.6pt;z-index:-25325;mso-position-horizontal-relative:page" coordorigin="1917,137" coordsize="9189,1272">
            <v:shape id="_x0000_s2549" style="position:absolute;left:1917;top:137;width:9189;height:1272" coordorigin="1917,137" coordsize="9189,1272" path="m1917,137r9189,l11106,1409r-9189,l1917,137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"_id": {</w:t>
      </w:r>
    </w:p>
    <w:p w:rsidR="00737AD2" w:rsidRDefault="007003A1">
      <w:pPr>
        <w:pStyle w:val="BodyText"/>
        <w:spacing w:line="212" w:lineRule="exact"/>
        <w:ind w:left="1097"/>
        <w:rPr>
          <w:rFonts w:ascii="仿宋" w:eastAsia="仿宋" w:hAnsi="仿宋" w:cs="仿宋"/>
        </w:rPr>
      </w:pPr>
      <w:r>
        <w:rPr>
          <w:rFonts w:ascii="仿宋" w:eastAsia="仿宋" w:hAnsi="仿宋" w:cs="仿宋"/>
        </w:rPr>
        <w:t>"$oid": "53b3c2d7bb65d2f74c000000"</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"a": 0</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EC10B3">
      <w:pPr>
        <w:pStyle w:val="BodyText"/>
        <w:spacing w:before="49" w:line="276" w:lineRule="auto"/>
        <w:ind w:left="897" w:right="7763"/>
      </w:pPr>
      <w:r>
        <w:pict>
          <v:group id="_x0000_s2546" style="position:absolute;left:0;text-align:left;margin-left:95.85pt;margin-top:26.3pt;width:459.45pt;height:10.6pt;z-index:-25324;mso-position-horizontal-relative:page" coordorigin="1917,526" coordsize="9189,212">
            <v:shape id="_x0000_s2547" style="position:absolute;left:1917;top:526;width:9189;height:212" coordorigin="1917,526" coordsize="9189,212" path="m1917,526r9189,l11106,738r-9189,l1917,526xe" fillcolor="#efefef" stroked="f">
              <v:path arrowok="t"/>
            </v:shape>
            <w10:wrap anchorx="page"/>
          </v:group>
        </w:pict>
      </w:r>
      <w:r>
        <w:pict>
          <v:group id="_x0000_s2544" style="position:absolute;left:0;text-align:left;margin-left:95.85pt;margin-top:62.9pt;width:459.45pt;height:10.6pt;z-index:-25323;mso-position-horizontal-relative:page" coordorigin="1917,1258" coordsize="9189,212">
            <v:shape id="_x0000_s2545" style="position:absolute;left:1917;top:1258;width:9189;height:212" coordorigin="1917,1258" coordsize="9189,212" path="m1917,1258r9189,l11106,1470r-9189,l1917,1258xe" fillcolor="#efefef" stroked="f">
              <v:path arrowok="t"/>
            </v:shape>
            <w10:wrap anchorx="page"/>
          </v:group>
        </w:pict>
      </w:r>
      <w:r w:rsidR="007003A1">
        <w:t xml:space="preserve">关闭游标 </w:t>
      </w:r>
      <w:r w:rsidR="007003A1">
        <w:rPr>
          <w:rFonts w:ascii="仿宋" w:eastAsia="仿宋" w:hAnsi="仿宋" w:cs="仿宋"/>
        </w:rPr>
        <w:t xml:space="preserve">cur.close() </w:t>
      </w:r>
      <w:r w:rsidR="007003A1">
        <w:t xml:space="preserve">再次获取下一条记录 </w:t>
      </w:r>
      <w:r w:rsidR="007003A1">
        <w:rPr>
          <w:rFonts w:ascii="仿宋" w:eastAsia="仿宋" w:hAnsi="仿宋" w:cs="仿宋"/>
        </w:rPr>
        <w:t xml:space="preserve">cur.next() </w:t>
      </w:r>
      <w:r w:rsidR="007003A1">
        <w:t>无结果返回</w:t>
      </w:r>
    </w:p>
    <w:p w:rsidR="00737AD2" w:rsidRDefault="007003A1">
      <w:pPr>
        <w:pStyle w:val="Heading3"/>
        <w:spacing w:before="75"/>
      </w:pPr>
      <w:bookmarkStart w:id="623" w:name="cursor.current()"/>
      <w:bookmarkStart w:id="624" w:name="_bookmark228"/>
      <w:bookmarkEnd w:id="623"/>
      <w:bookmarkEnd w:id="624"/>
      <w:r>
        <w:rPr>
          <w:w w:val="95"/>
        </w:rPr>
        <w:t>cursor.current()</w:t>
      </w:r>
    </w:p>
    <w:p w:rsidR="00737AD2" w:rsidRDefault="00737AD2">
      <w:pPr>
        <w:spacing w:before="2" w:line="200" w:lineRule="exact"/>
        <w:rPr>
          <w:sz w:val="20"/>
          <w:szCs w:val="20"/>
        </w:rPr>
      </w:pPr>
    </w:p>
    <w:p w:rsidR="00737AD2" w:rsidRDefault="007003A1">
      <w:pPr>
        <w:pStyle w:val="BodyText"/>
        <w:spacing w:line="253" w:lineRule="auto"/>
        <w:ind w:left="613" w:right="4457"/>
      </w:pPr>
      <w:r>
        <w:rPr>
          <w:w w:val="95"/>
        </w:rPr>
        <w:t>cursor.current()</w:t>
      </w:r>
      <w:r>
        <w:rPr>
          <w:w w:val="96"/>
        </w:rPr>
        <w:t xml:space="preserve"> </w:t>
      </w:r>
      <w:r>
        <w:rPr>
          <w:w w:val="95"/>
        </w:rPr>
        <w:t>返回当前游标指向的记录。更多查看</w:t>
      </w:r>
      <w:hyperlink w:anchor="_bookmark232" w:history="1">
        <w:r>
          <w:rPr>
            <w:color w:val="0000FF"/>
            <w:w w:val="95"/>
          </w:rPr>
          <w:t>cursor.next()</w:t>
        </w:r>
      </w:hyperlink>
      <w:r>
        <w:rPr>
          <w:color w:val="000000"/>
          <w:w w:val="95"/>
        </w:rPr>
        <w:t>方法。</w:t>
      </w:r>
    </w:p>
    <w:p w:rsidR="00737AD2" w:rsidRDefault="00737AD2">
      <w:pPr>
        <w:spacing w:line="253" w:lineRule="auto"/>
        <w:sectPr w:rsidR="00737AD2">
          <w:pgSz w:w="12240" w:h="15840"/>
          <w:pgMar w:top="900" w:right="680" w:bottom="280" w:left="1020" w:header="713" w:footer="0" w:gutter="0"/>
          <w:cols w:space="720"/>
        </w:sectPr>
      </w:pPr>
    </w:p>
    <w:p w:rsidR="00737AD2" w:rsidRDefault="007003A1">
      <w:pPr>
        <w:pStyle w:val="BodyText"/>
        <w:tabs>
          <w:tab w:val="left" w:pos="1217"/>
        </w:tabs>
        <w:spacing w:before="46"/>
      </w:pPr>
      <w:r>
        <w:rPr>
          <w:rFonts w:ascii="Times New Roman" w:eastAsia="Times New Roman" w:hAnsi="Times New Roman" w:cs="Times New Roman"/>
        </w:rPr>
        <w:lastRenderedPageBreak/>
        <w:t>•</w:t>
      </w:r>
      <w:r>
        <w:rPr>
          <w:rFonts w:ascii="Times New Roman" w:eastAsia="Times New Roman" w:hAnsi="Times New Roman" w:cs="Times New Roman"/>
        </w:rPr>
        <w:tab/>
      </w:r>
      <w:r>
        <w:rPr>
          <w:position w:val="1"/>
        </w:rPr>
        <w:t>选择集合bar下age大于10的记录，返回当前游标指向的记录。</w:t>
      </w:r>
    </w:p>
    <w:p w:rsidR="00737AD2" w:rsidRDefault="00EC10B3">
      <w:pPr>
        <w:pStyle w:val="BodyText"/>
        <w:spacing w:before="50"/>
        <w:ind w:left="1217"/>
        <w:rPr>
          <w:rFonts w:ascii="仿宋" w:eastAsia="仿宋" w:hAnsi="仿宋" w:cs="仿宋"/>
        </w:rPr>
      </w:pPr>
      <w:r w:rsidRPr="00EC10B3">
        <w:pict>
          <v:group id="_x0000_s2542" style="position:absolute;left:0;text-align:left;margin-left:95.85pt;margin-top:6.95pt;width:459.45pt;height:10.6pt;z-index:-25322;mso-position-horizontal-relative:page" coordorigin="1917,139" coordsize="9189,212">
            <v:shape id="_x0000_s254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:10}}).current()</w:t>
      </w:r>
    </w:p>
    <w:p w:rsidR="00737AD2" w:rsidRDefault="00737AD2">
      <w:pPr>
        <w:spacing w:before="6" w:line="100" w:lineRule="exact"/>
        <w:rPr>
          <w:sz w:val="10"/>
          <w:szCs w:val="10"/>
        </w:rPr>
      </w:pPr>
    </w:p>
    <w:p w:rsidR="00737AD2" w:rsidRDefault="007003A1">
      <w:pPr>
        <w:pStyle w:val="Heading3"/>
        <w:ind w:left="93" w:right="8065"/>
        <w:jc w:val="center"/>
      </w:pPr>
      <w:bookmarkStart w:id="625" w:name="cursor.explain()"/>
      <w:bookmarkStart w:id="626" w:name="_bookmark229"/>
      <w:bookmarkEnd w:id="625"/>
      <w:bookmarkEnd w:id="626"/>
      <w:r>
        <w:rPr>
          <w:w w:val="95"/>
        </w:rPr>
        <w:t>cursor.explain()</w:t>
      </w:r>
    </w:p>
    <w:p w:rsidR="00737AD2" w:rsidRDefault="00737AD2">
      <w:pPr>
        <w:spacing w:before="2" w:line="200" w:lineRule="exact"/>
        <w:rPr>
          <w:sz w:val="20"/>
          <w:szCs w:val="20"/>
        </w:rPr>
      </w:pPr>
    </w:p>
    <w:p w:rsidR="00737AD2" w:rsidRDefault="007003A1">
      <w:pPr>
        <w:pStyle w:val="BodyText"/>
        <w:spacing w:line="253" w:lineRule="auto"/>
        <w:ind w:right="6700"/>
      </w:pPr>
      <w:r>
        <w:t>cursor.explain()</w:t>
      </w:r>
      <w:r>
        <w:rPr>
          <w:w w:val="95"/>
        </w:rPr>
        <w:t xml:space="preserve"> </w:t>
      </w:r>
      <w:r>
        <w:t>返回查询的访问计划。</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75"/>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75"/>
                <w:sz w:val="14"/>
                <w:szCs w:val="14"/>
              </w:rPr>
              <w:t>-</w:t>
            </w:r>
          </w:p>
        </w:tc>
      </w:tr>
    </w:tbl>
    <w:p w:rsidR="00737AD2" w:rsidRDefault="00737AD2">
      <w:pPr>
        <w:spacing w:before="3" w:line="200" w:lineRule="exact"/>
        <w:rPr>
          <w:sz w:val="20"/>
          <w:szCs w:val="20"/>
        </w:rPr>
      </w:pPr>
    </w:p>
    <w:p w:rsidR="00737AD2" w:rsidRDefault="007003A1">
      <w:pPr>
        <w:pStyle w:val="BodyText"/>
        <w:spacing w:line="312" w:lineRule="exact"/>
      </w:pPr>
      <w:r>
        <w:t>访问计划描述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2091"/>
        <w:gridCol w:w="4224"/>
        <w:gridCol w:w="3157"/>
      </w:tblGrid>
      <w:tr w:rsidR="00737AD2">
        <w:trPr>
          <w:trHeight w:hRule="exact" w:val="305"/>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224" w:type="dxa"/>
            <w:tcBorders>
              <w:top w:val="nil"/>
              <w:left w:val="nil"/>
              <w:bottom w:val="nil"/>
              <w:right w:val="single" w:sz="8" w:space="0" w:color="000000"/>
            </w:tcBorders>
          </w:tcPr>
          <w:p w:rsidR="00737AD2" w:rsidRDefault="007003A1">
            <w:pPr>
              <w:pStyle w:val="TableParagraph"/>
              <w:spacing w:line="223" w:lineRule="exact"/>
              <w:ind w:left="1116"/>
              <w:rPr>
                <w:rFonts w:ascii="微软雅黑" w:eastAsia="微软雅黑" w:hAnsi="微软雅黑" w:cs="微软雅黑"/>
                <w:sz w:val="14"/>
                <w:szCs w:val="14"/>
              </w:rPr>
            </w:pPr>
            <w:r>
              <w:rPr>
                <w:rFonts w:ascii="微软雅黑" w:eastAsia="微软雅黑" w:hAnsi="微软雅黑" w:cs="微软雅黑"/>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830"/>
        </w:trPr>
        <w:tc>
          <w:tcPr>
            <w:tcW w:w="2091"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FullName</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ScanType</w:t>
            </w:r>
          </w:p>
        </w:tc>
        <w:tc>
          <w:tcPr>
            <w:tcW w:w="4224" w:type="dxa"/>
            <w:tcBorders>
              <w:top w:val="nil"/>
              <w:left w:val="nil"/>
              <w:bottom w:val="nil"/>
              <w:right w:val="nil"/>
            </w:tcBorders>
          </w:tcPr>
          <w:p w:rsidR="00737AD2" w:rsidRDefault="007003A1">
            <w:pPr>
              <w:pStyle w:val="TableParagraph"/>
              <w:spacing w:line="21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string</w:t>
            </w:r>
          </w:p>
          <w:p w:rsidR="00737AD2" w:rsidRDefault="007003A1">
            <w:pPr>
              <w:pStyle w:val="TableParagraph"/>
              <w:spacing w:before="61"/>
              <w:ind w:left="1116"/>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3157"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sz w:val="14"/>
                <w:szCs w:val="14"/>
              </w:rPr>
              <w:t>集合名</w:t>
            </w:r>
          </w:p>
          <w:p w:rsidR="00737AD2" w:rsidRDefault="007003A1">
            <w:pPr>
              <w:pStyle w:val="TableParagraph"/>
              <w:spacing w:before="61" w:line="241" w:lineRule="auto"/>
              <w:ind w:left="50" w:right="468"/>
              <w:rPr>
                <w:rFonts w:ascii="微软雅黑" w:eastAsia="微软雅黑" w:hAnsi="微软雅黑" w:cs="微软雅黑"/>
                <w:sz w:val="14"/>
                <w:szCs w:val="14"/>
              </w:rPr>
            </w:pPr>
            <w:r>
              <w:rPr>
                <w:rFonts w:ascii="微软雅黑" w:eastAsia="微软雅黑" w:hAnsi="微软雅黑" w:cs="微软雅黑"/>
                <w:w w:val="90"/>
                <w:sz w:val="14"/>
                <w:szCs w:val="14"/>
              </w:rPr>
              <w:t>扫描方式——</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表扫描：“TBSCAN”；</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索引扫</w:t>
            </w:r>
            <w:r>
              <w:rPr>
                <w:rFonts w:ascii="微软雅黑" w:eastAsia="微软雅黑" w:hAnsi="微软雅黑" w:cs="微软雅黑"/>
                <w:sz w:val="14"/>
                <w:szCs w:val="14"/>
              </w:rPr>
              <w:t xml:space="preserve"> </w:t>
            </w:r>
            <w:r>
              <w:rPr>
                <w:rFonts w:ascii="微软雅黑" w:eastAsia="微软雅黑" w:hAnsi="微软雅黑" w:cs="微软雅黑"/>
                <w:w w:val="90"/>
                <w:sz w:val="14"/>
                <w:szCs w:val="14"/>
              </w:rPr>
              <w:t>描：“IXSCAN”</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IdxName</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使用索引的名称</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UseExtSort</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0"/>
                <w:sz w:val="14"/>
                <w:szCs w:val="14"/>
              </w:rPr>
              <w:t>bool</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是否使用非索引排序</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Node</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节点名</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ReturnNum</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int64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返回记录数量</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ElapsedTime</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float64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查询耗时（秒）</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IdxRead</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int64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索引记录扫描条数</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DataRead</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int64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数据记录扫描条数</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UsrCpu</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float64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用户态cpu使用时间（秒）</w:t>
            </w:r>
          </w:p>
        </w:tc>
      </w:tr>
      <w:tr w:rsidR="00737AD2">
        <w:trPr>
          <w:trHeight w:hRule="exact" w:val="300"/>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SysCpu</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5"/>
                <w:sz w:val="14"/>
                <w:szCs w:val="14"/>
              </w:rPr>
              <w:t>float64</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内核态cpu使用时间（秒）</w:t>
            </w:r>
          </w:p>
        </w:tc>
      </w:tr>
      <w:tr w:rsidR="00737AD2">
        <w:trPr>
          <w:trHeight w:hRule="exact" w:val="305"/>
        </w:trPr>
        <w:tc>
          <w:tcPr>
            <w:tcW w:w="209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SubCollections</w:t>
            </w:r>
          </w:p>
        </w:tc>
        <w:tc>
          <w:tcPr>
            <w:tcW w:w="4224" w:type="dxa"/>
            <w:tcBorders>
              <w:top w:val="nil"/>
              <w:left w:val="nil"/>
              <w:bottom w:val="nil"/>
              <w:right w:val="single" w:sz="8" w:space="0" w:color="000000"/>
            </w:tcBorders>
          </w:tcPr>
          <w:p w:rsidR="00737AD2" w:rsidRDefault="007003A1">
            <w:pPr>
              <w:pStyle w:val="TableParagraph"/>
              <w:spacing w:line="228" w:lineRule="exact"/>
              <w:ind w:left="1116"/>
              <w:rPr>
                <w:rFonts w:ascii="微软雅黑" w:eastAsia="微软雅黑" w:hAnsi="微软雅黑" w:cs="微软雅黑"/>
                <w:sz w:val="14"/>
                <w:szCs w:val="14"/>
              </w:rPr>
            </w:pPr>
            <w:r>
              <w:rPr>
                <w:rFonts w:ascii="微软雅黑" w:eastAsia="微软雅黑" w:hAnsi="微软雅黑" w:cs="微软雅黑"/>
                <w:w w:val="90"/>
                <w:sz w:val="14"/>
                <w:szCs w:val="14"/>
              </w:rPr>
              <w:t>Json</w:t>
            </w:r>
            <w:r>
              <w:rPr>
                <w:rFonts w:ascii="微软雅黑" w:eastAsia="微软雅黑" w:hAnsi="微软雅黑" w:cs="微软雅黑"/>
                <w:spacing w:val="14"/>
                <w:w w:val="90"/>
                <w:sz w:val="14"/>
                <w:szCs w:val="14"/>
              </w:rPr>
              <w:t xml:space="preserve"> </w:t>
            </w:r>
            <w:r>
              <w:rPr>
                <w:rFonts w:ascii="微软雅黑" w:eastAsia="微软雅黑" w:hAnsi="微软雅黑" w:cs="微软雅黑"/>
                <w:w w:val="90"/>
                <w:sz w:val="14"/>
                <w:szCs w:val="14"/>
              </w:rPr>
              <w:t>Array</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垂直分区表中各子表访问计划</w:t>
            </w:r>
          </w:p>
        </w:tc>
      </w:tr>
    </w:tbl>
    <w:p w:rsidR="00737AD2" w:rsidRDefault="00737AD2">
      <w:pPr>
        <w:spacing w:before="3" w:line="200" w:lineRule="exact"/>
        <w:rPr>
          <w:sz w:val="20"/>
          <w:szCs w:val="20"/>
          <w:lang w:eastAsia="zh-CN"/>
        </w:rPr>
      </w:pPr>
    </w:p>
    <w:p w:rsidR="00737AD2" w:rsidRDefault="007003A1">
      <w:pPr>
        <w:pStyle w:val="BodyText"/>
        <w:spacing w:line="312" w:lineRule="exact"/>
        <w:rPr>
          <w:lang w:eastAsia="zh-CN"/>
        </w:rPr>
      </w:pPr>
      <w:r>
        <w:rPr>
          <w:lang w:eastAsia="zh-CN"/>
        </w:rPr>
        <w:t>格式</w:t>
      </w:r>
    </w:p>
    <w:p w:rsidR="00737AD2" w:rsidRDefault="00EC10B3">
      <w:pPr>
        <w:pStyle w:val="BodyText"/>
        <w:spacing w:before="18"/>
        <w:ind w:left="1573"/>
        <w:rPr>
          <w:lang w:eastAsia="zh-CN"/>
        </w:rPr>
      </w:pPr>
      <w:r>
        <w:pict>
          <v:shape id="_x0000_s2541" type="#_x0000_t75" style="position:absolute;left:0;text-align:left;margin-left:81.7pt;margin-top:7.75pt;width:24pt;height:24pt;z-index:-25321;mso-position-horizontal-relative:page">
            <v:imagedata r:id="rId21" o:title=""/>
            <w10:wrap anchorx="page"/>
          </v:shape>
        </w:pict>
      </w:r>
      <w:r w:rsidR="007003A1">
        <w:rPr>
          <w:lang w:eastAsia="zh-CN"/>
        </w:rPr>
        <w:t>注:</w:t>
      </w:r>
      <w:r w:rsidR="007003A1">
        <w:rPr>
          <w:spacing w:val="26"/>
          <w:lang w:eastAsia="zh-CN"/>
        </w:rPr>
        <w:t xml:space="preserve"> </w:t>
      </w:r>
      <w:r w:rsidR="007003A1">
        <w:rPr>
          <w:lang w:eastAsia="zh-CN"/>
        </w:rPr>
        <w:t>如果集合经过split分布在多个复制组，访问计划会按照一组一记录的方式返回。</w:t>
      </w:r>
    </w:p>
    <w:p w:rsidR="00737AD2" w:rsidRDefault="00737AD2">
      <w:pPr>
        <w:spacing w:before="6" w:line="150" w:lineRule="exact"/>
        <w:rPr>
          <w:sz w:val="15"/>
          <w:szCs w:val="15"/>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pStyle w:val="BodyText"/>
        <w:spacing w:line="312" w:lineRule="exac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foo.bar是一个水平分区集合，分布在三个复制组上。</w:t>
      </w:r>
    </w:p>
    <w:p w:rsidR="00737AD2" w:rsidRDefault="00EC10B3">
      <w:pPr>
        <w:pStyle w:val="BodyText"/>
        <w:spacing w:before="50"/>
        <w:ind w:left="1217"/>
        <w:rPr>
          <w:rFonts w:ascii="仿宋" w:eastAsia="仿宋" w:hAnsi="仿宋" w:cs="仿宋"/>
        </w:rPr>
      </w:pPr>
      <w:r w:rsidRPr="00EC10B3">
        <w:pict>
          <v:group id="_x0000_s2539" style="position:absolute;left:0;text-align:left;margin-left:95.85pt;margin-top:6.95pt;width:459.45pt;height:10.6pt;z-index:-25320;mso-position-horizontal-relative:page" coordorigin="1917,139" coordsize="9189,212">
            <v:shape id="_x0000_s254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db.foo.bar.find().sort({b:1}).explain()</w:t>
      </w:r>
    </w:p>
    <w:p w:rsidR="00737AD2" w:rsidRDefault="007003A1">
      <w:pPr>
        <w:pStyle w:val="BodyText"/>
        <w:spacing w:before="49"/>
        <w:ind w:left="1217"/>
      </w:pPr>
      <w:r>
        <w:t>返回：</w:t>
      </w:r>
    </w:p>
    <w:p w:rsidR="00737AD2" w:rsidRDefault="00EC10B3">
      <w:pPr>
        <w:pStyle w:val="BodyText"/>
        <w:spacing w:before="6"/>
        <w:ind w:left="1217"/>
        <w:rPr>
          <w:rFonts w:ascii="仿宋" w:eastAsia="仿宋" w:hAnsi="仿宋" w:cs="仿宋"/>
        </w:rPr>
      </w:pPr>
      <w:r w:rsidRPr="00EC10B3">
        <w:pict>
          <v:group id="_x0000_s2537" style="position:absolute;left:0;text-align:left;margin-left:95.85pt;margin-top:4.75pt;width:459.45pt;height:116.6pt;z-index:-25319;mso-position-horizontal-relative:page" coordorigin="1917,95" coordsize="9189,2332">
            <v:shape id="_x0000_s2538" style="position:absolute;left:1917;top:95;width:9189;height:2332" coordorigin="1917,95" coordsize="9189,2332" path="m1917,95r9189,l11106,2427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"FullName": "foo.bar",</w:t>
      </w:r>
    </w:p>
    <w:p w:rsidR="00737AD2" w:rsidRDefault="007003A1">
      <w:pPr>
        <w:pStyle w:val="BodyText"/>
        <w:spacing w:line="212" w:lineRule="exact"/>
        <w:ind w:left="1417"/>
        <w:rPr>
          <w:rFonts w:ascii="仿宋" w:eastAsia="仿宋" w:hAnsi="仿宋" w:cs="仿宋"/>
        </w:rPr>
      </w:pPr>
      <w:r>
        <w:rPr>
          <w:rFonts w:ascii="仿宋" w:eastAsia="仿宋" w:hAnsi="仿宋" w:cs="仿宋"/>
        </w:rPr>
        <w:t>"ScanType": "TBSCAN",</w:t>
      </w:r>
    </w:p>
    <w:p w:rsidR="00737AD2" w:rsidRDefault="007003A1">
      <w:pPr>
        <w:pStyle w:val="BodyText"/>
        <w:spacing w:line="212" w:lineRule="exact"/>
        <w:ind w:left="1417"/>
        <w:rPr>
          <w:rFonts w:ascii="仿宋" w:eastAsia="仿宋" w:hAnsi="仿宋" w:cs="仿宋"/>
        </w:rPr>
      </w:pPr>
      <w:r>
        <w:rPr>
          <w:rFonts w:ascii="仿宋" w:eastAsia="仿宋" w:hAnsi="仿宋" w:cs="仿宋"/>
        </w:rPr>
        <w:t>"IdxName": "",</w:t>
      </w:r>
    </w:p>
    <w:p w:rsidR="00737AD2" w:rsidRDefault="007003A1">
      <w:pPr>
        <w:pStyle w:val="BodyText"/>
        <w:spacing w:line="212" w:lineRule="exact"/>
        <w:ind w:left="1417"/>
        <w:rPr>
          <w:rFonts w:ascii="仿宋" w:eastAsia="仿宋" w:hAnsi="仿宋" w:cs="仿宋"/>
        </w:rPr>
      </w:pPr>
      <w:r>
        <w:rPr>
          <w:rFonts w:ascii="仿宋" w:eastAsia="仿宋" w:hAnsi="仿宋" w:cs="仿宋"/>
        </w:rPr>
        <w:t>"UseExtSort": true,</w:t>
      </w:r>
    </w:p>
    <w:p w:rsidR="00737AD2" w:rsidRDefault="007003A1">
      <w:pPr>
        <w:pStyle w:val="BodyText"/>
        <w:spacing w:line="212" w:lineRule="exact"/>
        <w:ind w:left="1417"/>
        <w:rPr>
          <w:rFonts w:ascii="仿宋" w:eastAsia="仿宋" w:hAnsi="仿宋" w:cs="仿宋"/>
        </w:rPr>
      </w:pPr>
      <w:r>
        <w:rPr>
          <w:rFonts w:ascii="仿宋" w:eastAsia="仿宋" w:hAnsi="仿宋" w:cs="仿宋"/>
        </w:rPr>
        <w:t>"Node": "vmsvr2-cent-x64:40020",</w:t>
      </w:r>
    </w:p>
    <w:p w:rsidR="00737AD2" w:rsidRDefault="007003A1">
      <w:pPr>
        <w:pStyle w:val="BodyText"/>
        <w:spacing w:line="212" w:lineRule="exact"/>
        <w:ind w:left="1417"/>
        <w:rPr>
          <w:rFonts w:ascii="仿宋" w:eastAsia="仿宋" w:hAnsi="仿宋" w:cs="仿宋"/>
        </w:rPr>
      </w:pPr>
      <w:r>
        <w:rPr>
          <w:rFonts w:ascii="仿宋" w:eastAsia="仿宋" w:hAnsi="仿宋" w:cs="仿宋"/>
        </w:rPr>
        <w:t>"ReturnNum": 38,</w:t>
      </w:r>
    </w:p>
    <w:p w:rsidR="00737AD2" w:rsidRDefault="007003A1">
      <w:pPr>
        <w:pStyle w:val="BodyText"/>
        <w:spacing w:line="212" w:lineRule="exact"/>
        <w:ind w:left="1417"/>
        <w:rPr>
          <w:rFonts w:ascii="仿宋" w:eastAsia="仿宋" w:hAnsi="仿宋" w:cs="仿宋"/>
        </w:rPr>
      </w:pPr>
      <w:r>
        <w:rPr>
          <w:rFonts w:ascii="仿宋" w:eastAsia="仿宋" w:hAnsi="仿宋" w:cs="仿宋"/>
        </w:rPr>
        <w:t>"ElapsedTime": 0.000477,</w:t>
      </w:r>
    </w:p>
    <w:p w:rsidR="00737AD2" w:rsidRDefault="007003A1">
      <w:pPr>
        <w:pStyle w:val="BodyText"/>
        <w:spacing w:line="212" w:lineRule="exact"/>
        <w:ind w:left="1417"/>
        <w:rPr>
          <w:rFonts w:ascii="仿宋" w:eastAsia="仿宋" w:hAnsi="仿宋" w:cs="仿宋"/>
        </w:rPr>
      </w:pPr>
      <w:r>
        <w:rPr>
          <w:rFonts w:ascii="仿宋" w:eastAsia="仿宋" w:hAnsi="仿宋" w:cs="仿宋"/>
        </w:rPr>
        <w:t>"IdxRead": 0,</w:t>
      </w:r>
    </w:p>
    <w:p w:rsidR="00737AD2" w:rsidRDefault="007003A1">
      <w:pPr>
        <w:pStyle w:val="BodyText"/>
        <w:spacing w:line="212" w:lineRule="exact"/>
        <w:ind w:left="1417"/>
        <w:rPr>
          <w:rFonts w:ascii="仿宋" w:eastAsia="仿宋" w:hAnsi="仿宋" w:cs="仿宋"/>
        </w:rPr>
      </w:pPr>
      <w:r>
        <w:rPr>
          <w:rFonts w:ascii="仿宋" w:eastAsia="仿宋" w:hAnsi="仿宋" w:cs="仿宋"/>
        </w:rPr>
        <w:t>"DataRead": 38,</w:t>
      </w:r>
    </w:p>
    <w:p w:rsidR="00737AD2" w:rsidRDefault="007003A1">
      <w:pPr>
        <w:pStyle w:val="BodyText"/>
        <w:spacing w:line="212" w:lineRule="exact"/>
        <w:ind w:left="1417"/>
        <w:rPr>
          <w:rFonts w:ascii="仿宋" w:eastAsia="仿宋" w:hAnsi="仿宋" w:cs="仿宋"/>
        </w:rPr>
      </w:pPr>
      <w:r>
        <w:rPr>
          <w:rFonts w:ascii="仿宋" w:eastAsia="仿宋" w:hAnsi="仿宋" w:cs="仿宋"/>
        </w:rPr>
        <w:t>"UsrCpu": 0,</w:t>
      </w:r>
    </w:p>
    <w:p w:rsidR="00737AD2" w:rsidRDefault="00737AD2">
      <w:pPr>
        <w:spacing w:line="212" w:lineRule="exact"/>
        <w:rPr>
          <w:rFonts w:ascii="仿宋" w:eastAsia="仿宋" w:hAnsi="仿宋" w:cs="仿宋"/>
        </w:rPr>
        <w:sectPr w:rsidR="00737AD2">
          <w:pgSz w:w="12240" w:h="15840"/>
          <w:pgMar w:top="134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097"/>
        <w:rPr>
          <w:rFonts w:ascii="仿宋" w:eastAsia="仿宋" w:hAnsi="仿宋" w:cs="仿宋"/>
        </w:rPr>
      </w:pPr>
      <w:r w:rsidRPr="00EC10B3">
        <w:pict>
          <v:group id="_x0000_s2535" style="position:absolute;left:0;text-align:left;margin-left:95.85pt;margin-top:4.7pt;width:459.45pt;height:296.8pt;z-index:-25318;mso-position-horizontal-relative:page" coordorigin="1917,94" coordsize="9189,5936">
            <v:shape id="_x0000_s2536" style="position:absolute;left:1917;top:94;width:9189;height:5936" coordorigin="1917,94" coordsize="9189,5936" path="m1917,94r9189,l11106,6030r-9189,l1917,94xe" fillcolor="#efefef" stroked="f">
              <v:path arrowok="t"/>
            </v:shape>
            <w10:wrap anchorx="page"/>
          </v:group>
        </w:pict>
      </w:r>
      <w:r w:rsidR="007003A1">
        <w:rPr>
          <w:rFonts w:ascii="仿宋" w:eastAsia="仿宋" w:hAnsi="仿宋" w:cs="仿宋"/>
        </w:rPr>
        <w:t>"SysCpu": 0</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"FullName": "foo.bar",</w:t>
      </w:r>
    </w:p>
    <w:p w:rsidR="00737AD2" w:rsidRDefault="007003A1">
      <w:pPr>
        <w:pStyle w:val="BodyText"/>
        <w:spacing w:line="212" w:lineRule="exact"/>
        <w:ind w:left="1097"/>
        <w:rPr>
          <w:rFonts w:ascii="仿宋" w:eastAsia="仿宋" w:hAnsi="仿宋" w:cs="仿宋"/>
        </w:rPr>
      </w:pPr>
      <w:r>
        <w:rPr>
          <w:rFonts w:ascii="仿宋" w:eastAsia="仿宋" w:hAnsi="仿宋" w:cs="仿宋"/>
        </w:rPr>
        <w:t>"ScanType": "TBSCAN",</w:t>
      </w:r>
    </w:p>
    <w:p w:rsidR="00737AD2" w:rsidRDefault="007003A1">
      <w:pPr>
        <w:pStyle w:val="BodyText"/>
        <w:spacing w:line="212" w:lineRule="exact"/>
        <w:ind w:left="1097"/>
        <w:rPr>
          <w:rFonts w:ascii="仿宋" w:eastAsia="仿宋" w:hAnsi="仿宋" w:cs="仿宋"/>
        </w:rPr>
      </w:pPr>
      <w:r>
        <w:rPr>
          <w:rFonts w:ascii="仿宋" w:eastAsia="仿宋" w:hAnsi="仿宋" w:cs="仿宋"/>
        </w:rPr>
        <w:t>"IdxName": "",</w:t>
      </w:r>
    </w:p>
    <w:p w:rsidR="00737AD2" w:rsidRDefault="007003A1">
      <w:pPr>
        <w:pStyle w:val="BodyText"/>
        <w:spacing w:line="212" w:lineRule="exact"/>
        <w:ind w:left="1097"/>
        <w:rPr>
          <w:rFonts w:ascii="仿宋" w:eastAsia="仿宋" w:hAnsi="仿宋" w:cs="仿宋"/>
        </w:rPr>
      </w:pPr>
      <w:r>
        <w:rPr>
          <w:rFonts w:ascii="仿宋" w:eastAsia="仿宋" w:hAnsi="仿宋" w:cs="仿宋"/>
        </w:rPr>
        <w:t>"UseExtSort": true,</w:t>
      </w:r>
    </w:p>
    <w:p w:rsidR="00737AD2" w:rsidRDefault="007003A1">
      <w:pPr>
        <w:pStyle w:val="BodyText"/>
        <w:spacing w:line="212" w:lineRule="exact"/>
        <w:ind w:left="1097"/>
        <w:rPr>
          <w:rFonts w:ascii="仿宋" w:eastAsia="仿宋" w:hAnsi="仿宋" w:cs="仿宋"/>
        </w:rPr>
      </w:pPr>
      <w:r>
        <w:rPr>
          <w:rFonts w:ascii="仿宋" w:eastAsia="仿宋" w:hAnsi="仿宋" w:cs="仿宋"/>
        </w:rPr>
        <w:t>"Node": "vmsvr2-cent-x64:40000",</w:t>
      </w:r>
    </w:p>
    <w:p w:rsidR="00737AD2" w:rsidRDefault="007003A1">
      <w:pPr>
        <w:pStyle w:val="BodyText"/>
        <w:spacing w:line="212" w:lineRule="exact"/>
        <w:ind w:left="1097"/>
        <w:rPr>
          <w:rFonts w:ascii="仿宋" w:eastAsia="仿宋" w:hAnsi="仿宋" w:cs="仿宋"/>
        </w:rPr>
      </w:pPr>
      <w:r>
        <w:rPr>
          <w:rFonts w:ascii="仿宋" w:eastAsia="仿宋" w:hAnsi="仿宋" w:cs="仿宋"/>
        </w:rPr>
        <w:t>"ReturnNum": 34,</w:t>
      </w:r>
    </w:p>
    <w:p w:rsidR="00737AD2" w:rsidRDefault="007003A1">
      <w:pPr>
        <w:pStyle w:val="BodyText"/>
        <w:numPr>
          <w:ilvl w:val="2"/>
          <w:numId w:val="7"/>
        </w:numPr>
        <w:tabs>
          <w:tab w:val="left" w:pos="1297"/>
        </w:tabs>
        <w:spacing w:line="212" w:lineRule="exact"/>
        <w:ind w:left="1297"/>
        <w:rPr>
          <w:rFonts w:ascii="仿宋" w:eastAsia="仿宋" w:hAnsi="仿宋" w:cs="仿宋"/>
        </w:rPr>
      </w:pPr>
      <w:r>
        <w:rPr>
          <w:rFonts w:ascii="仿宋" w:eastAsia="仿宋" w:hAnsi="仿宋" w:cs="仿宋"/>
        </w:rPr>
        <w:t>ElapsedTime ": 0.000415,</w:t>
      </w:r>
    </w:p>
    <w:p w:rsidR="00737AD2" w:rsidRDefault="007003A1">
      <w:pPr>
        <w:pStyle w:val="BodyText"/>
        <w:spacing w:line="212" w:lineRule="exact"/>
        <w:ind w:left="1097"/>
        <w:rPr>
          <w:rFonts w:ascii="仿宋" w:eastAsia="仿宋" w:hAnsi="仿宋" w:cs="仿宋"/>
        </w:rPr>
      </w:pPr>
      <w:r>
        <w:rPr>
          <w:rFonts w:ascii="仿宋" w:eastAsia="仿宋" w:hAnsi="仿宋" w:cs="仿宋"/>
        </w:rPr>
        <w:t>"IdxRead": 0,</w:t>
      </w:r>
    </w:p>
    <w:p w:rsidR="00737AD2" w:rsidRDefault="007003A1">
      <w:pPr>
        <w:pStyle w:val="BodyText"/>
        <w:spacing w:line="212" w:lineRule="exact"/>
        <w:ind w:left="1097"/>
        <w:rPr>
          <w:rFonts w:ascii="仿宋" w:eastAsia="仿宋" w:hAnsi="仿宋" w:cs="仿宋"/>
        </w:rPr>
      </w:pPr>
      <w:r>
        <w:rPr>
          <w:rFonts w:ascii="仿宋" w:eastAsia="仿宋" w:hAnsi="仿宋" w:cs="仿宋"/>
        </w:rPr>
        <w:t>"DataRead": 34,</w:t>
      </w:r>
    </w:p>
    <w:p w:rsidR="00737AD2" w:rsidRDefault="007003A1">
      <w:pPr>
        <w:pStyle w:val="BodyText"/>
        <w:spacing w:line="212" w:lineRule="exact"/>
        <w:ind w:left="1097"/>
        <w:rPr>
          <w:rFonts w:ascii="仿宋" w:eastAsia="仿宋" w:hAnsi="仿宋" w:cs="仿宋"/>
        </w:rPr>
      </w:pPr>
      <w:r>
        <w:rPr>
          <w:rFonts w:ascii="仿宋" w:eastAsia="仿宋" w:hAnsi="仿宋" w:cs="仿宋"/>
        </w:rPr>
        <w:t>"UsrCpu": 0,</w:t>
      </w:r>
    </w:p>
    <w:p w:rsidR="00737AD2" w:rsidRDefault="007003A1">
      <w:pPr>
        <w:pStyle w:val="BodyText"/>
        <w:spacing w:line="212" w:lineRule="exact"/>
        <w:ind w:left="1097"/>
        <w:rPr>
          <w:rFonts w:ascii="仿宋" w:eastAsia="仿宋" w:hAnsi="仿宋" w:cs="仿宋"/>
        </w:rPr>
      </w:pPr>
      <w:r>
        <w:rPr>
          <w:rFonts w:ascii="仿宋" w:eastAsia="仿宋" w:hAnsi="仿宋" w:cs="仿宋"/>
        </w:rPr>
        <w:t>"SysCpu": 0</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"FullName": "foo.bar",</w:t>
      </w:r>
    </w:p>
    <w:p w:rsidR="00737AD2" w:rsidRDefault="007003A1">
      <w:pPr>
        <w:pStyle w:val="BodyText"/>
        <w:spacing w:line="212" w:lineRule="exact"/>
        <w:ind w:left="1097"/>
        <w:rPr>
          <w:rFonts w:ascii="仿宋" w:eastAsia="仿宋" w:hAnsi="仿宋" w:cs="仿宋"/>
        </w:rPr>
      </w:pPr>
      <w:r>
        <w:rPr>
          <w:rFonts w:ascii="仿宋" w:eastAsia="仿宋" w:hAnsi="仿宋" w:cs="仿宋"/>
        </w:rPr>
        <w:t>"ScanType": "TBSCAN",</w:t>
      </w:r>
    </w:p>
    <w:p w:rsidR="00737AD2" w:rsidRDefault="007003A1">
      <w:pPr>
        <w:pStyle w:val="BodyText"/>
        <w:spacing w:line="212" w:lineRule="exact"/>
        <w:ind w:left="1097"/>
        <w:rPr>
          <w:rFonts w:ascii="仿宋" w:eastAsia="仿宋" w:hAnsi="仿宋" w:cs="仿宋"/>
        </w:rPr>
      </w:pPr>
      <w:r>
        <w:rPr>
          <w:rFonts w:ascii="仿宋" w:eastAsia="仿宋" w:hAnsi="仿宋" w:cs="仿宋"/>
        </w:rPr>
        <w:t>"IdxName": "",</w:t>
      </w:r>
    </w:p>
    <w:p w:rsidR="00737AD2" w:rsidRDefault="007003A1">
      <w:pPr>
        <w:pStyle w:val="BodyText"/>
        <w:spacing w:line="212" w:lineRule="exact"/>
        <w:ind w:left="1097"/>
        <w:rPr>
          <w:rFonts w:ascii="仿宋" w:eastAsia="仿宋" w:hAnsi="仿宋" w:cs="仿宋"/>
        </w:rPr>
      </w:pPr>
      <w:r>
        <w:rPr>
          <w:rFonts w:ascii="仿宋" w:eastAsia="仿宋" w:hAnsi="仿宋" w:cs="仿宋"/>
        </w:rPr>
        <w:t>"UseExtSort": true,</w:t>
      </w:r>
    </w:p>
    <w:p w:rsidR="00737AD2" w:rsidRDefault="007003A1">
      <w:pPr>
        <w:pStyle w:val="BodyText"/>
        <w:spacing w:line="212" w:lineRule="exact"/>
        <w:ind w:left="1097"/>
        <w:rPr>
          <w:rFonts w:ascii="仿宋" w:eastAsia="仿宋" w:hAnsi="仿宋" w:cs="仿宋"/>
        </w:rPr>
      </w:pPr>
      <w:r>
        <w:rPr>
          <w:rFonts w:ascii="仿宋" w:eastAsia="仿宋" w:hAnsi="仿宋" w:cs="仿宋"/>
        </w:rPr>
        <w:t>"Node": "vmsvr2-cent-x64:40010",</w:t>
      </w:r>
    </w:p>
    <w:p w:rsidR="00737AD2" w:rsidRDefault="007003A1">
      <w:pPr>
        <w:pStyle w:val="BodyText"/>
        <w:spacing w:line="212" w:lineRule="exact"/>
        <w:ind w:left="1097"/>
        <w:rPr>
          <w:rFonts w:ascii="仿宋" w:eastAsia="仿宋" w:hAnsi="仿宋" w:cs="仿宋"/>
        </w:rPr>
      </w:pPr>
      <w:r>
        <w:rPr>
          <w:rFonts w:ascii="仿宋" w:eastAsia="仿宋" w:hAnsi="仿宋" w:cs="仿宋"/>
        </w:rPr>
        <w:t>"ReturnNum": 28,</w:t>
      </w:r>
    </w:p>
    <w:p w:rsidR="00737AD2" w:rsidRDefault="007003A1">
      <w:pPr>
        <w:pStyle w:val="BodyText"/>
        <w:numPr>
          <w:ilvl w:val="2"/>
          <w:numId w:val="7"/>
        </w:numPr>
        <w:tabs>
          <w:tab w:val="left" w:pos="1297"/>
        </w:tabs>
        <w:spacing w:line="212" w:lineRule="exact"/>
        <w:ind w:left="1297"/>
        <w:rPr>
          <w:rFonts w:ascii="仿宋" w:eastAsia="仿宋" w:hAnsi="仿宋" w:cs="仿宋"/>
        </w:rPr>
      </w:pPr>
      <w:r>
        <w:rPr>
          <w:rFonts w:ascii="仿宋" w:eastAsia="仿宋" w:hAnsi="仿宋" w:cs="仿宋"/>
        </w:rPr>
        <w:t>ElapsedTime ": 0.000517,</w:t>
      </w:r>
    </w:p>
    <w:p w:rsidR="00737AD2" w:rsidRDefault="007003A1">
      <w:pPr>
        <w:pStyle w:val="BodyText"/>
        <w:spacing w:line="212" w:lineRule="exact"/>
        <w:ind w:left="1097"/>
        <w:rPr>
          <w:rFonts w:ascii="仿宋" w:eastAsia="仿宋" w:hAnsi="仿宋" w:cs="仿宋"/>
        </w:rPr>
      </w:pPr>
      <w:r>
        <w:rPr>
          <w:rFonts w:ascii="仿宋" w:eastAsia="仿宋" w:hAnsi="仿宋" w:cs="仿宋"/>
        </w:rPr>
        <w:t>"IdxRead": 0,</w:t>
      </w:r>
    </w:p>
    <w:p w:rsidR="00737AD2" w:rsidRDefault="007003A1">
      <w:pPr>
        <w:pStyle w:val="BodyText"/>
        <w:spacing w:line="212" w:lineRule="exact"/>
        <w:ind w:left="1097"/>
        <w:rPr>
          <w:rFonts w:ascii="仿宋" w:eastAsia="仿宋" w:hAnsi="仿宋" w:cs="仿宋"/>
        </w:rPr>
      </w:pPr>
      <w:r>
        <w:rPr>
          <w:rFonts w:ascii="仿宋" w:eastAsia="仿宋" w:hAnsi="仿宋" w:cs="仿宋"/>
        </w:rPr>
        <w:t>"DataRead": 28,</w:t>
      </w:r>
    </w:p>
    <w:p w:rsidR="00737AD2" w:rsidRDefault="007003A1">
      <w:pPr>
        <w:pStyle w:val="BodyText"/>
        <w:spacing w:line="212" w:lineRule="exact"/>
        <w:ind w:left="1097"/>
        <w:rPr>
          <w:rFonts w:ascii="仿宋" w:eastAsia="仿宋" w:hAnsi="仿宋" w:cs="仿宋"/>
        </w:rPr>
      </w:pPr>
      <w:r>
        <w:rPr>
          <w:rFonts w:ascii="仿宋" w:eastAsia="仿宋" w:hAnsi="仿宋" w:cs="仿宋"/>
        </w:rPr>
        <w:t>"UsrCpu": 0,</w:t>
      </w:r>
    </w:p>
    <w:p w:rsidR="00737AD2" w:rsidRDefault="007003A1">
      <w:pPr>
        <w:pStyle w:val="BodyText"/>
        <w:spacing w:line="212" w:lineRule="exact"/>
        <w:ind w:left="1097"/>
        <w:rPr>
          <w:rFonts w:ascii="仿宋" w:eastAsia="仿宋" w:hAnsi="仿宋" w:cs="仿宋"/>
        </w:rPr>
      </w:pPr>
      <w:r>
        <w:rPr>
          <w:rFonts w:ascii="仿宋" w:eastAsia="仿宋" w:hAnsi="仿宋" w:cs="仿宋"/>
        </w:rPr>
        <w:t>"SysCpu": 0</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pPr>
      <w:bookmarkStart w:id="627" w:name="cursor.hint()"/>
      <w:bookmarkStart w:id="628" w:name="_bookmark230"/>
      <w:bookmarkEnd w:id="627"/>
      <w:bookmarkEnd w:id="628"/>
      <w:r>
        <w:rPr>
          <w:w w:val="95"/>
        </w:rPr>
        <w:t>cursor.hint()</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cursor.hint(&lt;hint&gt;)</w:t>
      </w:r>
      <w:r>
        <w:rPr>
          <w:w w:val="92"/>
        </w:rPr>
        <w:t xml:space="preserve"> </w:t>
      </w:r>
      <w:r>
        <w:rPr>
          <w:w w:val="95"/>
        </w:rPr>
        <w:t>按指定的索引遍历结果集。</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hint</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指定访问计划，加快查询速度。</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right="9526"/>
        <w:jc w:val="both"/>
      </w:pPr>
      <w:r>
        <w:t>格式</w:t>
      </w:r>
    </w:p>
    <w:p w:rsidR="00737AD2" w:rsidRDefault="00737AD2">
      <w:pPr>
        <w:spacing w:before="5" w:line="100" w:lineRule="exact"/>
        <w:rPr>
          <w:sz w:val="10"/>
          <w:szCs w:val="10"/>
        </w:rPr>
      </w:pPr>
    </w:p>
    <w:p w:rsidR="00737AD2" w:rsidRDefault="007003A1">
      <w:pPr>
        <w:pStyle w:val="BodyText"/>
        <w:spacing w:line="168" w:lineRule="auto"/>
        <w:ind w:left="613" w:right="550"/>
        <w:jc w:val="both"/>
        <w:rPr>
          <w:lang w:eastAsia="zh-CN"/>
        </w:rPr>
      </w:pPr>
      <w:r>
        <w:rPr>
          <w:w w:val="95"/>
          <w:lang w:eastAsia="zh-CN"/>
        </w:rPr>
        <w:t>cursor.hint()的方法定义包含hint参数，如果不设定hint参数的内容相当于不使用索引遍历结果集。hint参数</w:t>
      </w:r>
      <w:r>
        <w:rPr>
          <w:lang w:eastAsia="zh-CN"/>
        </w:rPr>
        <w:t xml:space="preserve"> </w:t>
      </w:r>
      <w:r>
        <w:rPr>
          <w:w w:val="95"/>
          <w:lang w:eastAsia="zh-CN"/>
        </w:rPr>
        <w:t>是一个包含一个单一字段的json对象，字段名会被忽略，而其字段值则指定为需要访问索引的名称，当字段</w:t>
      </w:r>
      <w:r>
        <w:rPr>
          <w:lang w:eastAsia="zh-CN"/>
        </w:rPr>
        <w:t xml:space="preserve"> 值为null时，则遍历集合中所有的记录。</w:t>
      </w:r>
    </w:p>
    <w:p w:rsidR="00737AD2" w:rsidRDefault="007003A1">
      <w:pPr>
        <w:pStyle w:val="BodyText"/>
        <w:spacing w:before="34"/>
        <w:ind w:left="613" w:right="8926"/>
        <w:jc w:val="both"/>
      </w:pPr>
      <w:r>
        <w:t>格式如下：</w:t>
      </w:r>
    </w:p>
    <w:p w:rsidR="00737AD2" w:rsidRDefault="00EC10B3">
      <w:pPr>
        <w:pStyle w:val="BodyText"/>
        <w:spacing w:before="46"/>
        <w:ind w:left="613" w:right="6826"/>
        <w:jc w:val="both"/>
        <w:rPr>
          <w:rFonts w:ascii="仿宋" w:eastAsia="仿宋" w:hAnsi="仿宋" w:cs="仿宋"/>
        </w:rPr>
      </w:pPr>
      <w:r w:rsidRPr="00EC10B3">
        <w:pict>
          <v:group id="_x0000_s2533" style="position:absolute;left:0;text-align:left;margin-left:81.7pt;margin-top:6.75pt;width:473.6pt;height:10.6pt;z-index:-25317;mso-position-horizontal-relative:page" coordorigin="1634,135" coordsize="9472,212">
            <v:shape id="_x0000_s2534"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{"":null}或者{"":"&lt;indexname&gt;"}</w:t>
      </w:r>
    </w:p>
    <w:p w:rsidR="00737AD2" w:rsidRDefault="00737AD2">
      <w:pPr>
        <w:spacing w:before="9" w:line="180" w:lineRule="exact"/>
        <w:rPr>
          <w:sz w:val="18"/>
          <w:szCs w:val="18"/>
        </w:rPr>
      </w:pPr>
    </w:p>
    <w:p w:rsidR="00737AD2" w:rsidRDefault="007003A1">
      <w:pPr>
        <w:pStyle w:val="BodyText"/>
        <w:ind w:left="613" w:right="9526"/>
        <w:jc w:val="both"/>
      </w:pPr>
      <w:r>
        <w:t>示例</w:t>
      </w:r>
    </w:p>
    <w:p w:rsidR="00737AD2" w:rsidRDefault="007003A1">
      <w:pPr>
        <w:pStyle w:val="BodyText"/>
        <w:spacing w:before="34"/>
        <w:ind w:left="613" w:right="3996"/>
        <w:jc w:val="both"/>
      </w:pPr>
      <w:r>
        <w:rPr>
          <w:rFonts w:ascii="Times New Roman" w:eastAsia="Times New Roman" w:hAnsi="Times New Roman" w:cs="Times New Roman"/>
        </w:rPr>
        <w:t xml:space="preserve">• </w:t>
      </w:r>
      <w:r>
        <w:rPr>
          <w:rFonts w:ascii="Times New Roman" w:eastAsia="Times New Roman" w:hAnsi="Times New Roman" w:cs="Times New Roman"/>
          <w:spacing w:val="12"/>
        </w:rPr>
        <w:t xml:space="preserve"> </w:t>
      </w:r>
      <w:r>
        <w:rPr>
          <w:position w:val="1"/>
        </w:rPr>
        <w:t>使用索引ageIndex遍历集合bar下存在age字段的记录，并返回。</w:t>
      </w:r>
    </w:p>
    <w:p w:rsidR="00737AD2" w:rsidRDefault="00EC10B3">
      <w:pPr>
        <w:pStyle w:val="BodyText"/>
        <w:spacing w:before="50"/>
        <w:ind w:left="897"/>
        <w:rPr>
          <w:rFonts w:ascii="仿宋" w:eastAsia="仿宋" w:hAnsi="仿宋" w:cs="仿宋"/>
        </w:rPr>
      </w:pPr>
      <w:r w:rsidRPr="00EC10B3">
        <w:pict>
          <v:group id="_x0000_s2531" style="position:absolute;left:0;text-align:left;margin-left:95.85pt;margin-top:6.95pt;width:459.45pt;height:10.6pt;z-index:-25316;mso-position-horizontal-relative:page" coordorigin="1917,139" coordsize="9189,212">
            <v:shape id="_x0000_s253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db.foo.bar.find({age:{$exists:1}}).hint({"":"ageIndex"})</w:t>
      </w:r>
    </w:p>
    <w:p w:rsidR="00737AD2" w:rsidRDefault="00737AD2">
      <w:pPr>
        <w:spacing w:before="6" w:line="100" w:lineRule="exact"/>
        <w:rPr>
          <w:sz w:val="10"/>
          <w:szCs w:val="10"/>
        </w:rPr>
      </w:pPr>
    </w:p>
    <w:p w:rsidR="00737AD2" w:rsidRDefault="007003A1">
      <w:pPr>
        <w:pStyle w:val="Heading3"/>
        <w:ind w:left="79" w:right="9011"/>
        <w:jc w:val="center"/>
      </w:pPr>
      <w:bookmarkStart w:id="629" w:name="cursor.limit()"/>
      <w:bookmarkStart w:id="630" w:name="_bookmark231"/>
      <w:bookmarkEnd w:id="629"/>
      <w:bookmarkEnd w:id="630"/>
      <w:r>
        <w:rPr>
          <w:w w:val="95"/>
        </w:rPr>
        <w:t>cursor.limit()</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cursor.limit(&lt;num&gt;)</w:t>
      </w:r>
      <w:r>
        <w:rPr>
          <w:w w:val="92"/>
        </w:rPr>
        <w:t xml:space="preserve"> </w:t>
      </w:r>
      <w:r>
        <w:rPr>
          <w:w w:val="95"/>
        </w:rPr>
        <w:t>控制结果集返回记录的条数。</w:t>
      </w:r>
    </w:p>
    <w:p w:rsidR="00737AD2" w:rsidRDefault="00737AD2">
      <w:pPr>
        <w:spacing w:line="253" w:lineRule="auto"/>
        <w:sectPr w:rsidR="00737AD2">
          <w:pgSz w:w="12240" w:h="15840"/>
          <w:pgMar w:top="90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自定义返回结果集的记录条数。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203"/>
        <w:rPr>
          <w:lang w:eastAsia="zh-CN"/>
        </w:rPr>
      </w:pPr>
      <w:r>
        <w:rPr>
          <w:w w:val="95"/>
          <w:lang w:eastAsia="zh-CN"/>
        </w:rPr>
        <w:t>cousor.limit()方法的定义格式包含num参数，它是int类型。如果不设定num的内容，相当于返回所有的结果</w:t>
      </w:r>
      <w:r>
        <w:rPr>
          <w:lang w:eastAsia="zh-CN"/>
        </w:rPr>
        <w:t xml:space="preserve"> 集记录。如果想返回结果集的前5条记录，可是设置num的值为5。</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选择集合bar下age字段值大于10的记录，控制返回前面10条记录。</w:t>
      </w:r>
    </w:p>
    <w:p w:rsidR="00737AD2" w:rsidRDefault="00EC10B3">
      <w:pPr>
        <w:pStyle w:val="BodyText"/>
        <w:spacing w:before="50"/>
        <w:ind w:left="1217"/>
        <w:rPr>
          <w:rFonts w:ascii="仿宋" w:eastAsia="仿宋" w:hAnsi="仿宋" w:cs="仿宋"/>
        </w:rPr>
      </w:pPr>
      <w:r w:rsidRPr="00EC10B3">
        <w:pict>
          <v:group id="_x0000_s2529" style="position:absolute;left:0;text-align:left;margin-left:95.85pt;margin-top:6.95pt;width:459.45pt;height:10.6pt;z-index:-25315;mso-position-horizontal-relative:page" coordorigin="1917,139" coordsize="9189,212">
            <v:shape id="_x0000_s253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:10}}).limit(10)</w:t>
      </w:r>
    </w:p>
    <w:p w:rsidR="00737AD2" w:rsidRDefault="00737AD2">
      <w:pPr>
        <w:spacing w:before="10" w:line="140" w:lineRule="exact"/>
        <w:rPr>
          <w:sz w:val="14"/>
          <w:szCs w:val="14"/>
        </w:rPr>
      </w:pPr>
    </w:p>
    <w:p w:rsidR="00737AD2" w:rsidRDefault="00921398">
      <w:pPr>
        <w:pStyle w:val="BodyText"/>
        <w:spacing w:line="140" w:lineRule="auto"/>
        <w:ind w:left="1573" w:right="133" w:hanging="640"/>
        <w:rPr>
          <w:lang w:eastAsia="zh-CN"/>
        </w:rPr>
      </w:pPr>
      <w:r>
        <w:pict>
          <v:shape id="_x0000_i1123"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如果结果集的记录数小于10，按实际的记录数返回，如果结果集的记录数大于10，则返回前10条。</w:t>
      </w:r>
    </w:p>
    <w:p w:rsidR="00737AD2" w:rsidRDefault="00737AD2">
      <w:pPr>
        <w:spacing w:before="7" w:line="130" w:lineRule="exact"/>
        <w:rPr>
          <w:sz w:val="13"/>
          <w:szCs w:val="13"/>
          <w:lang w:eastAsia="zh-CN"/>
        </w:rPr>
      </w:pPr>
    </w:p>
    <w:p w:rsidR="00737AD2" w:rsidRDefault="007003A1">
      <w:pPr>
        <w:pStyle w:val="Heading3"/>
        <w:ind w:left="0" w:right="8281"/>
        <w:jc w:val="center"/>
      </w:pPr>
      <w:bookmarkStart w:id="631" w:name="cursor.next()"/>
      <w:bookmarkStart w:id="632" w:name="_bookmark232"/>
      <w:bookmarkEnd w:id="631"/>
      <w:bookmarkEnd w:id="632"/>
      <w:r>
        <w:rPr>
          <w:w w:val="95"/>
        </w:rPr>
        <w:t>cursor.next()</w:t>
      </w:r>
    </w:p>
    <w:p w:rsidR="00737AD2" w:rsidRDefault="00737AD2">
      <w:pPr>
        <w:spacing w:before="2" w:line="200" w:lineRule="exact"/>
        <w:rPr>
          <w:sz w:val="20"/>
          <w:szCs w:val="20"/>
        </w:rPr>
      </w:pPr>
    </w:p>
    <w:p w:rsidR="00737AD2" w:rsidRDefault="007003A1">
      <w:pPr>
        <w:pStyle w:val="BodyText"/>
        <w:spacing w:line="253" w:lineRule="auto"/>
        <w:ind w:right="3589"/>
      </w:pPr>
      <w:r>
        <w:rPr>
          <w:w w:val="95"/>
        </w:rPr>
        <w:t>cursor.next() 返回当前游标指向的下一条记录。更多查看</w:t>
      </w:r>
      <w:hyperlink w:anchor="_bookmark228" w:history="1">
        <w:r>
          <w:rPr>
            <w:color w:val="0000FF"/>
            <w:w w:val="95"/>
          </w:rPr>
          <w:t>cursor.current()</w:t>
        </w:r>
      </w:hyperlink>
      <w:r>
        <w:rPr>
          <w:color w:val="000000"/>
          <w:w w:val="95"/>
        </w:rPr>
        <w:t>方法。</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选择集合bar下age大于10的记录，返回当前游标指向的下一条记录。</w:t>
      </w:r>
    </w:p>
    <w:p w:rsidR="00737AD2" w:rsidRDefault="00EC10B3">
      <w:pPr>
        <w:pStyle w:val="BodyText"/>
        <w:spacing w:before="50"/>
        <w:ind w:left="1217"/>
        <w:rPr>
          <w:rFonts w:ascii="仿宋" w:eastAsia="仿宋" w:hAnsi="仿宋" w:cs="仿宋"/>
        </w:rPr>
      </w:pPr>
      <w:r w:rsidRPr="00EC10B3">
        <w:pict>
          <v:group id="_x0000_s2526" style="position:absolute;left:0;text-align:left;margin-left:95.85pt;margin-top:6.95pt;width:459.45pt;height:10.6pt;z-index:-25314;mso-position-horizontal-relative:page" coordorigin="1917,139" coordsize="9189,212">
            <v:shape id="_x0000_s252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:10}}).next()</w:t>
      </w:r>
    </w:p>
    <w:p w:rsidR="00737AD2" w:rsidRDefault="00737AD2">
      <w:pPr>
        <w:spacing w:before="6" w:line="100" w:lineRule="exact"/>
        <w:rPr>
          <w:sz w:val="10"/>
          <w:szCs w:val="10"/>
        </w:rPr>
      </w:pPr>
    </w:p>
    <w:p w:rsidR="00737AD2" w:rsidRDefault="007003A1">
      <w:pPr>
        <w:pStyle w:val="Heading3"/>
        <w:ind w:left="0" w:right="8347"/>
        <w:jc w:val="center"/>
        <w:rPr>
          <w:lang w:eastAsia="zh-CN"/>
        </w:rPr>
      </w:pPr>
      <w:bookmarkStart w:id="633" w:name="cursor.size()"/>
      <w:bookmarkStart w:id="634" w:name="_bookmark233"/>
      <w:bookmarkEnd w:id="633"/>
      <w:bookmarkEnd w:id="634"/>
      <w:r>
        <w:rPr>
          <w:w w:val="95"/>
          <w:lang w:eastAsia="zh-CN"/>
        </w:rPr>
        <w:t>cursor.size()</w:t>
      </w:r>
    </w:p>
    <w:p w:rsidR="00737AD2" w:rsidRDefault="00737AD2">
      <w:pPr>
        <w:spacing w:before="2" w:line="200" w:lineRule="exact"/>
        <w:rPr>
          <w:sz w:val="20"/>
          <w:szCs w:val="20"/>
          <w:lang w:eastAsia="zh-CN"/>
        </w:rPr>
      </w:pPr>
    </w:p>
    <w:p w:rsidR="00737AD2" w:rsidRDefault="007003A1">
      <w:pPr>
        <w:pStyle w:val="BodyText"/>
        <w:spacing w:line="253" w:lineRule="auto"/>
        <w:ind w:right="5202"/>
        <w:rPr>
          <w:lang w:eastAsia="zh-CN"/>
        </w:rPr>
      </w:pPr>
      <w:r>
        <w:rPr>
          <w:lang w:eastAsia="zh-CN"/>
        </w:rPr>
        <w:t>cursor.size()</w:t>
      </w:r>
      <w:r>
        <w:rPr>
          <w:w w:val="95"/>
          <w:lang w:eastAsia="zh-CN"/>
        </w:rPr>
        <w:t xml:space="preserve"> </w:t>
      </w:r>
      <w:r>
        <w:rPr>
          <w:lang w:eastAsia="zh-CN"/>
        </w:rPr>
        <w:t>返回当前游标到最终游标的记录条数。</w:t>
      </w:r>
    </w:p>
    <w:p w:rsidR="00737AD2" w:rsidRDefault="00737AD2">
      <w:pPr>
        <w:spacing w:before="4" w:line="180" w:lineRule="exact"/>
        <w:rPr>
          <w:sz w:val="18"/>
          <w:szCs w:val="18"/>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选择集合bar下age大于10的记录，返回当前游标到最终游标的记录条数。</w:t>
      </w:r>
    </w:p>
    <w:p w:rsidR="00737AD2" w:rsidRDefault="00EC10B3">
      <w:pPr>
        <w:pStyle w:val="BodyText"/>
        <w:spacing w:before="50"/>
        <w:ind w:left="1217"/>
        <w:rPr>
          <w:rFonts w:ascii="仿宋" w:eastAsia="仿宋" w:hAnsi="仿宋" w:cs="仿宋"/>
        </w:rPr>
      </w:pPr>
      <w:r w:rsidRPr="00EC10B3">
        <w:pict>
          <v:group id="_x0000_s2524" style="position:absolute;left:0;text-align:left;margin-left:95.85pt;margin-top:6.95pt;width:459.45pt;height:10.6pt;z-index:-25313;mso-position-horizontal-relative:page" coordorigin="1917,139" coordsize="9189,212">
            <v:shape id="_x0000_s252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:10}}).size()</w:t>
      </w:r>
    </w:p>
    <w:p w:rsidR="00737AD2" w:rsidRDefault="00737AD2">
      <w:pPr>
        <w:spacing w:before="6" w:line="100" w:lineRule="exact"/>
        <w:rPr>
          <w:sz w:val="10"/>
          <w:szCs w:val="10"/>
        </w:rPr>
      </w:pPr>
    </w:p>
    <w:p w:rsidR="00737AD2" w:rsidRDefault="007003A1">
      <w:pPr>
        <w:pStyle w:val="Heading3"/>
        <w:ind w:left="0" w:right="8322"/>
        <w:jc w:val="center"/>
      </w:pPr>
      <w:bookmarkStart w:id="635" w:name="cursor.skip()"/>
      <w:bookmarkStart w:id="636" w:name="_bookmark234"/>
      <w:bookmarkEnd w:id="635"/>
      <w:bookmarkEnd w:id="636"/>
      <w:r>
        <w:rPr>
          <w:w w:val="95"/>
        </w:rPr>
        <w:t>cursor.skip()</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cursor.skip(&lt;num&gt;)</w:t>
      </w:r>
      <w:r>
        <w:rPr>
          <w:w w:val="92"/>
        </w:rPr>
        <w:t xml:space="preserve"> </w:t>
      </w:r>
      <w:r>
        <w:rPr>
          <w:w w:val="95"/>
        </w:rPr>
        <w:t>指定结果集从哪条记录开始返回。</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num</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自定义结果集从哪条记录返回。</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135"/>
        <w:rPr>
          <w:lang w:eastAsia="zh-CN"/>
        </w:rPr>
      </w:pPr>
      <w:r>
        <w:rPr>
          <w:w w:val="95"/>
          <w:lang w:eastAsia="zh-CN"/>
        </w:rPr>
        <w:t>cousor.skip()方法的定义格式包含num参数，它是int类型。如果不设定num的内容或者设定num的值</w:t>
      </w:r>
      <w:r>
        <w:rPr>
          <w:lang w:eastAsia="zh-CN"/>
        </w:rPr>
        <w:t xml:space="preserve"> 为0，相当于返回所有的结果集；如果想从结果集的第3条记录开始返回，可是设置num的值等于2。</w:t>
      </w:r>
    </w:p>
    <w:p w:rsidR="00737AD2" w:rsidRDefault="00737AD2">
      <w:pPr>
        <w:spacing w:line="168" w:lineRule="auto"/>
        <w:rPr>
          <w:lang w:eastAsia="zh-CN"/>
        </w:rPr>
        <w:sectPr w:rsidR="00737AD2">
          <w:headerReference w:type="even" r:id="rId78"/>
          <w:headerReference w:type="default" r:id="rId79"/>
          <w:pgSz w:w="12240" w:h="15840"/>
          <w:pgMar w:top="900" w:right="1020" w:bottom="280" w:left="700" w:header="713" w:footer="0" w:gutter="0"/>
          <w:pgNumType w:start="188"/>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选择集合bar下age字段值大于10的记录，从第5条记录开始返回，即跳过前面的四条记录</w:t>
      </w:r>
    </w:p>
    <w:p w:rsidR="00737AD2" w:rsidRDefault="00EC10B3">
      <w:pPr>
        <w:pStyle w:val="BodyText"/>
        <w:spacing w:before="50"/>
        <w:ind w:left="897"/>
        <w:rPr>
          <w:rFonts w:ascii="仿宋" w:eastAsia="仿宋" w:hAnsi="仿宋" w:cs="仿宋"/>
        </w:rPr>
      </w:pPr>
      <w:r w:rsidRPr="00EC10B3">
        <w:pict>
          <v:group id="_x0000_s2522" style="position:absolute;left:0;text-align:left;margin-left:95.85pt;margin-top:6.95pt;width:459.45pt;height:10.6pt;z-index:-25312;mso-position-horizontal-relative:page" coordorigin="1917,139" coordsize="9189,212">
            <v:shape id="_x0000_s252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:10}}).skip(4)</w:t>
      </w:r>
    </w:p>
    <w:p w:rsidR="00737AD2" w:rsidRDefault="00737AD2">
      <w:pPr>
        <w:spacing w:before="10" w:line="140" w:lineRule="exact"/>
        <w:rPr>
          <w:sz w:val="14"/>
          <w:szCs w:val="14"/>
        </w:rPr>
      </w:pPr>
    </w:p>
    <w:p w:rsidR="00737AD2" w:rsidRDefault="00921398">
      <w:pPr>
        <w:pStyle w:val="BodyText"/>
        <w:spacing w:line="140" w:lineRule="auto"/>
        <w:ind w:left="1253" w:right="268" w:hanging="640"/>
        <w:rPr>
          <w:lang w:eastAsia="zh-CN"/>
        </w:rPr>
      </w:pPr>
      <w:r>
        <w:pict>
          <v:shape id="_x0000_i1124"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如果结果集的记录数小于5，那么无记录返回；如果结果集的记录数大于5，从第5条开始返回。</w:t>
      </w:r>
    </w:p>
    <w:p w:rsidR="00737AD2" w:rsidRDefault="00737AD2">
      <w:pPr>
        <w:spacing w:before="7" w:line="130" w:lineRule="exact"/>
        <w:rPr>
          <w:sz w:val="13"/>
          <w:szCs w:val="13"/>
          <w:lang w:eastAsia="zh-CN"/>
        </w:rPr>
      </w:pPr>
    </w:p>
    <w:p w:rsidR="00737AD2" w:rsidRDefault="007003A1">
      <w:pPr>
        <w:pStyle w:val="Heading3"/>
        <w:ind w:left="81" w:right="9069"/>
        <w:jc w:val="center"/>
      </w:pPr>
      <w:bookmarkStart w:id="637" w:name="cursor.sort()"/>
      <w:bookmarkStart w:id="638" w:name="_bookmark235"/>
      <w:bookmarkEnd w:id="637"/>
      <w:bookmarkEnd w:id="638"/>
      <w:r>
        <w:rPr>
          <w:w w:val="95"/>
        </w:rPr>
        <w:t>cursor.sort()</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cursor.sort(&lt;sort&gt;)</w:t>
      </w:r>
      <w:r>
        <w:rPr>
          <w:w w:val="92"/>
        </w:rPr>
        <w:t xml:space="preserve"> </w:t>
      </w:r>
      <w:r>
        <w:rPr>
          <w:w w:val="95"/>
        </w:rPr>
        <w:t>对结果集按指定字段排序。</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737AD2">
        <w:trPr>
          <w:trHeight w:hRule="exact" w:val="30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77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w:t>
            </w:r>
          </w:p>
        </w:tc>
        <w:tc>
          <w:tcPr>
            <w:tcW w:w="3292" w:type="dxa"/>
            <w:tcBorders>
              <w:top w:val="nil"/>
              <w:left w:val="nil"/>
              <w:bottom w:val="nil"/>
              <w:right w:val="single" w:sz="8" w:space="0" w:color="000000"/>
            </w:tcBorders>
          </w:tcPr>
          <w:p w:rsidR="00737AD2" w:rsidRDefault="007003A1">
            <w:pPr>
              <w:pStyle w:val="TableParagraph"/>
              <w:spacing w:line="21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对结果集按指定字段排序。字段名的</w:t>
            </w:r>
          </w:p>
          <w:p w:rsidR="00737AD2" w:rsidRDefault="007003A1">
            <w:pPr>
              <w:pStyle w:val="TableParagraph"/>
              <w:spacing w:before="1" w:line="241" w:lineRule="auto"/>
              <w:ind w:left="40" w:right="190"/>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值为1或者-1,1代表升序；-1代表降</w:t>
            </w:r>
            <w:r>
              <w:rPr>
                <w:rFonts w:ascii="微软雅黑" w:eastAsia="微软雅黑" w:hAnsi="微软雅黑" w:cs="微软雅黑"/>
                <w:sz w:val="14"/>
                <w:szCs w:val="14"/>
                <w:lang w:eastAsia="zh-CN"/>
              </w:rPr>
              <w:t xml:space="preserve"> 序。</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37AD2">
      <w:pPr>
        <w:spacing w:before="5" w:line="100" w:lineRule="exact"/>
        <w:rPr>
          <w:sz w:val="10"/>
          <w:szCs w:val="10"/>
        </w:rPr>
      </w:pPr>
    </w:p>
    <w:p w:rsidR="00737AD2" w:rsidRDefault="007003A1">
      <w:pPr>
        <w:pStyle w:val="BodyText"/>
        <w:spacing w:line="168" w:lineRule="auto"/>
        <w:ind w:left="613" w:right="268"/>
        <w:rPr>
          <w:lang w:eastAsia="zh-CN"/>
        </w:rPr>
      </w:pPr>
      <w:r>
        <w:rPr>
          <w:w w:val="95"/>
          <w:lang w:eastAsia="zh-CN"/>
        </w:rPr>
        <w:t>cursor.sort()方法的定义格式包含sort参数，它是一个json对象。如果不设定sort的内容，相当于对返回的结</w:t>
      </w:r>
      <w:r>
        <w:rPr>
          <w:lang w:eastAsia="zh-CN"/>
        </w:rPr>
        <w:t xml:space="preserve"> 果集不排序。</w:t>
      </w:r>
    </w:p>
    <w:p w:rsidR="00737AD2" w:rsidRDefault="007003A1">
      <w:pPr>
        <w:pStyle w:val="BodyText"/>
        <w:spacing w:before="34"/>
        <w:ind w:left="613"/>
        <w:rPr>
          <w:lang w:eastAsia="zh-CN"/>
        </w:rPr>
      </w:pPr>
      <w:r>
        <w:rPr>
          <w:lang w:eastAsia="zh-CN"/>
        </w:rPr>
        <w:t>设定sort参数的话，格式如下：</w:t>
      </w:r>
    </w:p>
    <w:p w:rsidR="00737AD2" w:rsidRDefault="00EC10B3">
      <w:pPr>
        <w:pStyle w:val="BodyText"/>
        <w:spacing w:before="46"/>
        <w:ind w:left="613"/>
        <w:rPr>
          <w:rFonts w:ascii="仿宋" w:eastAsia="仿宋" w:hAnsi="仿宋" w:cs="仿宋"/>
          <w:lang w:eastAsia="zh-CN"/>
        </w:rPr>
      </w:pPr>
      <w:r w:rsidRPr="00EC10B3">
        <w:pict>
          <v:group id="_x0000_s2519" style="position:absolute;left:0;text-align:left;margin-left:81.7pt;margin-top:6.75pt;width:473.6pt;height:10.6pt;z-index:-25311;mso-position-horizontal-relative:page" coordorigin="1634,135" coordsize="9472,212">
            <v:shape id="_x0000_s2520"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{&lt;字段名1&gt;:&lt;-1|1&gt;,&lt;字段名2&gt;:&lt;-1|1&gt;,...}</w:t>
      </w:r>
    </w:p>
    <w:p w:rsidR="00737AD2" w:rsidRDefault="00737AD2">
      <w:pPr>
        <w:spacing w:before="9" w:line="180" w:lineRule="exact"/>
        <w:rPr>
          <w:sz w:val="18"/>
          <w:szCs w:val="18"/>
          <w:lang w:eastAsia="zh-CN"/>
        </w:rPr>
      </w:pPr>
    </w:p>
    <w:p w:rsidR="00737AD2" w:rsidRDefault="007003A1">
      <w:pPr>
        <w:pStyle w:val="BodyText"/>
        <w:ind w:left="613"/>
        <w:rPr>
          <w:lang w:eastAsia="zh-CN"/>
        </w:rPr>
      </w:pPr>
      <w:r>
        <w:rPr>
          <w:lang w:eastAsia="zh-CN"/>
        </w:rPr>
        <w:t>示例</w:t>
      </w:r>
    </w:p>
    <w:p w:rsidR="00737AD2" w:rsidRDefault="00737AD2">
      <w:pPr>
        <w:spacing w:before="10" w:line="110" w:lineRule="exact"/>
        <w:rPr>
          <w:sz w:val="11"/>
          <w:szCs w:val="11"/>
          <w:lang w:eastAsia="zh-CN"/>
        </w:rPr>
      </w:pPr>
    </w:p>
    <w:p w:rsidR="00737AD2" w:rsidRDefault="007003A1">
      <w:pPr>
        <w:pStyle w:val="BodyText"/>
        <w:tabs>
          <w:tab w:val="left" w:pos="897"/>
        </w:tabs>
        <w:spacing w:line="171" w:lineRule="auto"/>
        <w:ind w:left="897" w:right="65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返回集合bar中age字段值大于20的记录，设置只返回记录的name和age字段，并按age字段值的升序排</w:t>
      </w:r>
      <w:r>
        <w:rPr>
          <w:position w:val="1"/>
          <w:lang w:eastAsia="zh-CN"/>
        </w:rPr>
        <w:t xml:space="preserve"> </w:t>
      </w:r>
      <w:r>
        <w:rPr>
          <w:lang w:eastAsia="zh-CN"/>
        </w:rPr>
        <w:t>序。</w:t>
      </w:r>
    </w:p>
    <w:p w:rsidR="00737AD2" w:rsidRDefault="00EC10B3">
      <w:pPr>
        <w:pStyle w:val="BodyText"/>
        <w:spacing w:before="61"/>
        <w:ind w:left="897"/>
        <w:rPr>
          <w:rFonts w:ascii="仿宋" w:eastAsia="仿宋" w:hAnsi="仿宋" w:cs="仿宋"/>
        </w:rPr>
      </w:pPr>
      <w:r w:rsidRPr="00EC10B3">
        <w:pict>
          <v:group id="_x0000_s2517" style="position:absolute;left:0;text-align:left;margin-left:95.85pt;margin-top:7.5pt;width:459.45pt;height:10.6pt;z-index:-25310;mso-position-horizontal-relative:page" coordorigin="1917,150" coordsize="9189,212">
            <v:shape id="_x0000_s2518" style="position:absolute;left:1917;top:150;width:9189;height:212" coordorigin="1917,150" coordsize="9189,212" path="m1917,150r9189,l11106,362r-9189,l1917,150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:20}},{age:"",name:""}).sort({age:1})</w:t>
      </w:r>
    </w:p>
    <w:p w:rsidR="00737AD2" w:rsidRDefault="00737AD2">
      <w:pPr>
        <w:spacing w:before="10" w:line="160" w:lineRule="exact"/>
        <w:rPr>
          <w:sz w:val="16"/>
          <w:szCs w:val="16"/>
        </w:rPr>
      </w:pPr>
    </w:p>
    <w:p w:rsidR="00737AD2" w:rsidRDefault="00921398">
      <w:pPr>
        <w:pStyle w:val="BodyText"/>
        <w:spacing w:line="140" w:lineRule="auto"/>
        <w:ind w:left="1537" w:right="317" w:hanging="640"/>
        <w:rPr>
          <w:lang w:eastAsia="zh-CN"/>
        </w:rPr>
      </w:pPr>
      <w:r>
        <w:pict>
          <v:shape id="_x0000_i1125"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通过</w:t>
      </w:r>
      <w:hyperlink w:anchor="_bookmark218" w:history="1">
        <w:r w:rsidR="007003A1">
          <w:rPr>
            <w:color w:val="0000FF"/>
            <w:w w:val="95"/>
            <w:lang w:eastAsia="zh-CN"/>
          </w:rPr>
          <w:t>find()</w:t>
        </w:r>
      </w:hyperlink>
      <w:r w:rsidR="007003A1">
        <w:rPr>
          <w:color w:val="000000"/>
          <w:w w:val="95"/>
          <w:lang w:eastAsia="zh-CN"/>
        </w:rPr>
        <w:t>方法，我们能任意选择我们想要返回的字段名，在上例中我们选择了返回记录</w:t>
      </w:r>
    </w:p>
    <w:p w:rsidR="00737AD2" w:rsidRDefault="007003A1">
      <w:pPr>
        <w:pStyle w:val="BodyText"/>
        <w:spacing w:before="6" w:line="168" w:lineRule="auto"/>
        <w:ind w:left="1537" w:right="309"/>
        <w:rPr>
          <w:lang w:eastAsia="zh-CN"/>
        </w:rPr>
      </w:pPr>
      <w:r>
        <w:rPr>
          <w:w w:val="95"/>
          <w:lang w:eastAsia="zh-CN"/>
        </w:rPr>
        <w:t xml:space="preserve">的age和name字段，此时用sort()方法时，只能对记录的age或name字段排序。而如果我们    </w:t>
      </w:r>
      <w:r>
        <w:rPr>
          <w:spacing w:val="35"/>
          <w:w w:val="95"/>
          <w:lang w:eastAsia="zh-CN"/>
        </w:rPr>
        <w:t xml:space="preserve"> </w:t>
      </w:r>
      <w:r>
        <w:rPr>
          <w:w w:val="95"/>
          <w:lang w:eastAsia="zh-CN"/>
        </w:rPr>
        <w:t>择返</w:t>
      </w:r>
      <w:r>
        <w:rPr>
          <w:lang w:eastAsia="zh-CN"/>
        </w:rPr>
        <w:t xml:space="preserve"> 回记录的所有字段，即不设置find方法的sel参数内容时，那么sort()能对任意字段排序。</w:t>
      </w:r>
    </w:p>
    <w:p w:rsidR="00737AD2" w:rsidRDefault="00737AD2">
      <w:pPr>
        <w:spacing w:before="1" w:line="130" w:lineRule="exact"/>
        <w:rPr>
          <w:sz w:val="13"/>
          <w:szCs w:val="13"/>
          <w:lang w:eastAsia="zh-CN"/>
        </w:rPr>
      </w:pPr>
    </w:p>
    <w:p w:rsidR="00737AD2" w:rsidRDefault="007003A1">
      <w:pPr>
        <w:pStyle w:val="Heading3"/>
      </w:pPr>
      <w:bookmarkStart w:id="639" w:name="cursor.toArray()"/>
      <w:bookmarkStart w:id="640" w:name="_bookmark236"/>
      <w:bookmarkEnd w:id="639"/>
      <w:bookmarkEnd w:id="640"/>
      <w:r>
        <w:rPr>
          <w:w w:val="95"/>
        </w:rPr>
        <w:t>cursor.toArray()</w:t>
      </w:r>
    </w:p>
    <w:p w:rsidR="00737AD2" w:rsidRDefault="00737AD2">
      <w:pPr>
        <w:spacing w:before="2" w:line="200" w:lineRule="exact"/>
        <w:rPr>
          <w:sz w:val="20"/>
          <w:szCs w:val="20"/>
        </w:rPr>
      </w:pPr>
    </w:p>
    <w:p w:rsidR="00737AD2" w:rsidRDefault="007003A1">
      <w:pPr>
        <w:pStyle w:val="BodyText"/>
        <w:spacing w:line="253" w:lineRule="auto"/>
        <w:ind w:left="613" w:right="7394"/>
      </w:pPr>
      <w:r>
        <w:t>cursor.toArray()</w:t>
      </w:r>
      <w:r>
        <w:rPr>
          <w:w w:val="95"/>
        </w:rPr>
        <w:t xml:space="preserve"> </w:t>
      </w:r>
      <w:r>
        <w:t>以数组的形式返回结果集。</w:t>
      </w:r>
    </w:p>
    <w:p w:rsidR="00737AD2" w:rsidRDefault="00737AD2">
      <w:pPr>
        <w:spacing w:before="4" w:line="180" w:lineRule="exact"/>
        <w:rPr>
          <w:sz w:val="18"/>
          <w:szCs w:val="18"/>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以数组的形式返回集合bar中age字段值大于5的记录。</w:t>
      </w:r>
    </w:p>
    <w:p w:rsidR="00737AD2" w:rsidRDefault="00EC10B3">
      <w:pPr>
        <w:pStyle w:val="BodyText"/>
        <w:spacing w:before="19" w:line="372" w:lineRule="exact"/>
        <w:ind w:left="897" w:right="4963"/>
        <w:rPr>
          <w:rFonts w:ascii="仿宋" w:eastAsia="仿宋" w:hAnsi="仿宋" w:cs="仿宋"/>
        </w:rPr>
      </w:pPr>
      <w:r w:rsidRPr="00EC10B3">
        <w:pict>
          <v:group id="_x0000_s2514" style="position:absolute;left:0;text-align:left;margin-left:95.85pt;margin-top:6.95pt;width:459.45pt;height:10.6pt;z-index:-25309;mso-position-horizontal-relative:page" coordorigin="1917,139" coordsize="9189,212">
            <v:shape id="_x0000_s2515" style="position:absolute;left:1917;top:139;width:9189;height:212" coordorigin="1917,139" coordsize="9189,212" path="m1917,139r9189,l11106,351r-9189,l1917,139xe" fillcolor="#efefef" stroked="f">
              <v:path arrowok="t"/>
            </v:shape>
            <w10:wrap anchorx="page"/>
          </v:group>
        </w:pict>
      </w:r>
      <w:r w:rsidRPr="00EC10B3">
        <w:pict>
          <v:group id="_x0000_s2512" style="position:absolute;left:0;text-align:left;margin-left:95.85pt;margin-top:25.55pt;width:459.45pt;height:63.6pt;z-index:-25308;mso-position-horizontal-relative:page" coordorigin="1917,511" coordsize="9189,1272">
            <v:shape id="_x0000_s2513" style="position:absolute;left:1917;top:511;width:9189;height:1272" coordorigin="1917,511" coordsize="9189,1272" path="m1917,511r9189,l11106,1783r-9189,l1917,511xe" fillcolor="#efefef" stroked="f">
              <v:path arrowok="t"/>
            </v:shape>
            <w10:wrap anchorx="page"/>
          </v:group>
        </w:pict>
      </w:r>
      <w:r w:rsidR="007003A1">
        <w:rPr>
          <w:rFonts w:ascii="仿宋" w:eastAsia="仿宋" w:hAnsi="仿宋" w:cs="仿宋"/>
        </w:rPr>
        <w:t>db.foo.bar.find({age:{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:10}}).toArray() 返回：{</w:t>
      </w:r>
    </w:p>
    <w:p w:rsidR="00737AD2" w:rsidRDefault="007003A1">
      <w:pPr>
        <w:pStyle w:val="BodyText"/>
        <w:spacing w:line="166" w:lineRule="exact"/>
        <w:ind w:left="1097"/>
        <w:rPr>
          <w:rFonts w:ascii="仿宋" w:eastAsia="仿宋" w:hAnsi="仿宋" w:cs="仿宋"/>
        </w:rPr>
      </w:pPr>
      <w:r>
        <w:rPr>
          <w:rFonts w:ascii="仿宋" w:eastAsia="仿宋" w:hAnsi="仿宋" w:cs="仿宋"/>
        </w:rPr>
        <w:t>"_id": {</w:t>
      </w:r>
    </w:p>
    <w:p w:rsidR="00737AD2" w:rsidRDefault="007003A1">
      <w:pPr>
        <w:pStyle w:val="BodyText"/>
        <w:spacing w:line="212" w:lineRule="exact"/>
        <w:ind w:left="1297"/>
        <w:rPr>
          <w:rFonts w:ascii="仿宋" w:eastAsia="仿宋" w:hAnsi="仿宋" w:cs="仿宋"/>
        </w:rPr>
      </w:pPr>
      <w:r>
        <w:rPr>
          <w:rFonts w:ascii="仿宋" w:eastAsia="仿宋" w:hAnsi="仿宋" w:cs="仿宋"/>
        </w:rPr>
        <w:t>"$oid": "516a76a1c9565daf06030000"</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"age": 10,</w:t>
      </w:r>
    </w:p>
    <w:p w:rsidR="00737AD2" w:rsidRDefault="007003A1">
      <w:pPr>
        <w:pStyle w:val="BodyText"/>
        <w:spacing w:line="212" w:lineRule="exact"/>
        <w:ind w:left="1097"/>
        <w:rPr>
          <w:rFonts w:ascii="仿宋" w:eastAsia="仿宋" w:hAnsi="仿宋" w:cs="仿宋"/>
        </w:rPr>
      </w:pPr>
      <w:r>
        <w:rPr>
          <w:rFonts w:ascii="仿宋" w:eastAsia="仿宋" w:hAnsi="仿宋" w:cs="仿宋"/>
        </w:rPr>
        <w:t>"name": "Tom"</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217"/>
        <w:rPr>
          <w:rFonts w:ascii="仿宋" w:eastAsia="仿宋" w:hAnsi="仿宋" w:cs="仿宋"/>
        </w:rPr>
      </w:pPr>
      <w:r w:rsidRPr="00EC10B3">
        <w:pict>
          <v:group id="_x0000_s2510" style="position:absolute;left:0;text-align:left;margin-left:95.85pt;margin-top:4.7pt;width:459.45pt;height:127.2pt;z-index:-25307;mso-position-horizontal-relative:page" coordorigin="1917,94" coordsize="9189,2544">
            <v:shape id="_x0000_s2511" style="position:absolute;left:1917;top:94;width:9189;height:2544" coordorigin="1917,94" coordsize="9189,2544" path="m1917,94r9189,l11106,2638r-9189,l1917,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"516a76a1c9565daf06050000"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20,</w:t>
      </w:r>
    </w:p>
    <w:p w:rsidR="00737AD2" w:rsidRDefault="007003A1">
      <w:pPr>
        <w:pStyle w:val="BodyText"/>
        <w:spacing w:line="212" w:lineRule="exact"/>
        <w:ind w:left="1417"/>
        <w:rPr>
          <w:rFonts w:ascii="仿宋" w:eastAsia="仿宋" w:hAnsi="仿宋" w:cs="仿宋"/>
        </w:rPr>
      </w:pPr>
      <w:r>
        <w:rPr>
          <w:rFonts w:ascii="仿宋" w:eastAsia="仿宋" w:hAnsi="仿宋" w:cs="仿宋"/>
        </w:rPr>
        <w:t>"a": 10</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"516a76a1c9565daf06040000"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15</w:t>
      </w:r>
    </w:p>
    <w:p w:rsidR="00737AD2" w:rsidRDefault="007003A1">
      <w:pPr>
        <w:pStyle w:val="BodyText"/>
        <w:spacing w:line="212" w:lineRule="exact"/>
        <w:ind w:left="1197" w:right="9182"/>
        <w:jc w:val="center"/>
        <w:rPr>
          <w:rFonts w:ascii="仿宋" w:eastAsia="仿宋" w:hAnsi="仿宋" w:cs="仿宋"/>
        </w:rPr>
      </w:pPr>
      <w:r>
        <w:rPr>
          <w:rFonts w:ascii="仿宋" w:eastAsia="仿宋" w:hAnsi="仿宋" w:cs="仿宋"/>
        </w:rPr>
        <w:t>}</w:t>
      </w:r>
    </w:p>
    <w:p w:rsidR="00737AD2" w:rsidRDefault="00737AD2">
      <w:pPr>
        <w:spacing w:before="6" w:line="100" w:lineRule="exact"/>
        <w:rPr>
          <w:sz w:val="10"/>
          <w:szCs w:val="10"/>
        </w:rPr>
      </w:pPr>
    </w:p>
    <w:p w:rsidR="00737AD2" w:rsidRDefault="007003A1">
      <w:pPr>
        <w:pStyle w:val="Heading3"/>
        <w:ind w:left="0" w:right="7968"/>
        <w:jc w:val="center"/>
      </w:pPr>
      <w:bookmarkStart w:id="641" w:name="rg.createNode()"/>
      <w:bookmarkStart w:id="642" w:name="_bookmark237"/>
      <w:bookmarkEnd w:id="641"/>
      <w:bookmarkEnd w:id="642"/>
      <w:r>
        <w:rPr>
          <w:w w:val="95"/>
        </w:rPr>
        <w:t>rg.createNode()</w:t>
      </w:r>
    </w:p>
    <w:p w:rsidR="00737AD2" w:rsidRDefault="00737AD2">
      <w:pPr>
        <w:spacing w:before="2" w:line="200" w:lineRule="exact"/>
        <w:rPr>
          <w:sz w:val="20"/>
          <w:szCs w:val="20"/>
        </w:rPr>
      </w:pPr>
    </w:p>
    <w:p w:rsidR="00737AD2" w:rsidRDefault="007003A1">
      <w:pPr>
        <w:pStyle w:val="BodyText"/>
        <w:spacing w:line="253" w:lineRule="auto"/>
        <w:ind w:right="4445"/>
      </w:pPr>
      <w:r>
        <w:rPr>
          <w:w w:val="90"/>
        </w:rPr>
        <w:t xml:space="preserve">rg.createNode(&lt;host&gt;,&lt;service&gt;,&lt;dbpath&gt;,[config]) </w:t>
      </w:r>
      <w:r>
        <w:rPr>
          <w:w w:val="95"/>
        </w:rPr>
        <w:t>在分区组中创建节点。</w:t>
      </w:r>
    </w:p>
    <w:p w:rsidR="00737AD2" w:rsidRDefault="00737AD2">
      <w:pPr>
        <w:spacing w:before="4" w:line="120" w:lineRule="exact"/>
        <w:rPr>
          <w:sz w:val="12"/>
          <w:szCs w:val="12"/>
        </w:rPr>
      </w:pPr>
    </w:p>
    <w:p w:rsidR="00737AD2" w:rsidRDefault="00921398">
      <w:pPr>
        <w:pStyle w:val="BodyText"/>
        <w:spacing w:line="140" w:lineRule="auto"/>
        <w:ind w:left="1573" w:right="4769" w:hanging="640"/>
        <w:rPr>
          <w:lang w:eastAsia="zh-CN"/>
        </w:rPr>
      </w:pPr>
      <w:r>
        <w:pict>
          <v:shape id="_x0000_i1126"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只有在分区组启动之后，才能创建节点操作。</w:t>
      </w:r>
    </w:p>
    <w:p w:rsidR="00737AD2" w:rsidRDefault="00737AD2">
      <w:pPr>
        <w:spacing w:line="220" w:lineRule="exact"/>
        <w:rPr>
          <w:lang w:eastAsia="zh-CN"/>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737AD2">
        <w:trPr>
          <w:trHeight w:hRule="exact" w:val="29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92" w:type="dxa"/>
            <w:tcBorders>
              <w:top w:val="nil"/>
              <w:left w:val="nil"/>
              <w:bottom w:val="nil"/>
              <w:right w:val="single" w:sz="8" w:space="0" w:color="000000"/>
            </w:tcBorders>
          </w:tcPr>
          <w:p w:rsidR="00737AD2" w:rsidRDefault="007003A1">
            <w:pPr>
              <w:pStyle w:val="TableParagraph"/>
              <w:spacing w:line="223" w:lineRule="exact"/>
              <w:ind w:left="974"/>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指定节点的主机名。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节点端口号。</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dbpath</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节点路径。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785"/>
        </w:trPr>
        <w:tc>
          <w:tcPr>
            <w:tcW w:w="144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config</w:t>
            </w:r>
          </w:p>
        </w:tc>
        <w:tc>
          <w:tcPr>
            <w:tcW w:w="3292" w:type="dxa"/>
            <w:tcBorders>
              <w:top w:val="nil"/>
              <w:left w:val="nil"/>
              <w:bottom w:val="nil"/>
              <w:right w:val="single" w:sz="8" w:space="0" w:color="000000"/>
            </w:tcBorders>
          </w:tcPr>
          <w:p w:rsidR="00737AD2" w:rsidRDefault="007003A1">
            <w:pPr>
              <w:pStyle w:val="TableParagraph"/>
              <w:spacing w:line="228" w:lineRule="exact"/>
              <w:ind w:left="974"/>
              <w:rPr>
                <w:rFonts w:ascii="微软雅黑" w:eastAsia="微软雅黑" w:hAnsi="微软雅黑" w:cs="微软雅黑"/>
                <w:sz w:val="14"/>
                <w:szCs w:val="14"/>
              </w:rPr>
            </w:pPr>
            <w:r>
              <w:rPr>
                <w:rFonts w:ascii="微软雅黑" w:eastAsia="微软雅黑" w:hAnsi="微软雅黑" w:cs="微软雅黑"/>
                <w:w w:val="90"/>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节点配置信息，如配置日志大小，是</w:t>
            </w:r>
          </w:p>
          <w:p w:rsidR="00737AD2" w:rsidRDefault="007003A1">
            <w:pPr>
              <w:pStyle w:val="TableParagraph"/>
              <w:spacing w:before="1" w:line="241" w:lineRule="auto"/>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否打开事务等，具体可参考</w:t>
            </w:r>
            <w:hyperlink w:anchor="_bookmark58" w:history="1">
              <w:r>
                <w:rPr>
                  <w:rFonts w:ascii="微软雅黑" w:eastAsia="微软雅黑" w:hAnsi="微软雅黑" w:cs="微软雅黑"/>
                  <w:color w:val="0000FF"/>
                  <w:sz w:val="14"/>
                  <w:szCs w:val="14"/>
                  <w:lang w:eastAsia="zh-CN"/>
                </w:rPr>
                <w:t>数据库配</w:t>
              </w:r>
            </w:hyperlink>
            <w:r>
              <w:rPr>
                <w:rFonts w:ascii="微软雅黑" w:eastAsia="微软雅黑" w:hAnsi="微软雅黑" w:cs="微软雅黑"/>
                <w:color w:val="0000FF"/>
                <w:sz w:val="14"/>
                <w:szCs w:val="14"/>
                <w:lang w:eastAsia="zh-CN"/>
              </w:rPr>
              <w:t xml:space="preserve"> </w:t>
            </w:r>
            <w:hyperlink w:anchor="_bookmark58" w:history="1">
              <w:r>
                <w:rPr>
                  <w:rFonts w:ascii="微软雅黑" w:eastAsia="微软雅黑" w:hAnsi="微软雅黑" w:cs="微软雅黑"/>
                  <w:color w:val="0000FF"/>
                  <w:sz w:val="14"/>
                  <w:szCs w:val="14"/>
                  <w:lang w:eastAsia="zh-CN"/>
                </w:rPr>
                <w:t>置</w:t>
              </w:r>
            </w:hyperlink>
            <w:r>
              <w:rPr>
                <w:rFonts w:ascii="微软雅黑" w:eastAsia="微软雅黑" w:hAnsi="微软雅黑" w:cs="微软雅黑"/>
                <w:color w:val="000000"/>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135"/>
      </w:pPr>
      <w:r>
        <w:rPr>
          <w:w w:val="95"/>
        </w:rPr>
        <w:t>rg.createNode()方法的定义格式有四个参数：host、service、dbpath、config，如上表所示，前三个参数的</w:t>
      </w:r>
      <w:r>
        <w:t xml:space="preserve"> 类型都是字符串型，必填；最后一个是Json对象，选填。</w:t>
      </w:r>
    </w:p>
    <w:p w:rsidR="00737AD2" w:rsidRDefault="00EC10B3">
      <w:pPr>
        <w:pStyle w:val="BodyText"/>
        <w:spacing w:before="22"/>
        <w:rPr>
          <w:rFonts w:ascii="仿宋" w:eastAsia="仿宋" w:hAnsi="仿宋" w:cs="仿宋"/>
        </w:rPr>
      </w:pPr>
      <w:r w:rsidRPr="00EC10B3">
        <w:pict>
          <v:group id="_x0000_s2507" style="position:absolute;left:0;text-align:left;margin-left:81.7pt;margin-top:5.55pt;width:473.6pt;height:10.6pt;z-index:-25306;mso-position-horizontal-relative:page" coordorigin="1634,111" coordsize="9472,212">
            <v:shape id="_x0000_s2508"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rPr>
        <w:t>("&lt;主机名&gt;","&lt;端口号&gt;","&lt;节点路径&gt;,"[{&lt;configParam&gt;:value,...}])</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在分区组group中创建一个端口号为11800的节点，指定日志文件大小为64MB</w:t>
      </w:r>
    </w:p>
    <w:p w:rsidR="00737AD2" w:rsidRDefault="00EC10B3">
      <w:pPr>
        <w:pStyle w:val="BodyText"/>
        <w:spacing w:before="10"/>
        <w:ind w:left="1217"/>
        <w:rPr>
          <w:rFonts w:ascii="仿宋" w:eastAsia="仿宋" w:hAnsi="仿宋" w:cs="仿宋"/>
        </w:rPr>
      </w:pPr>
      <w:r w:rsidRPr="00EC10B3">
        <w:pict>
          <v:group id="_x0000_s2505" style="position:absolute;left:0;text-align:left;margin-left:95.85pt;margin-top:4.95pt;width:459.45pt;height:10.6pt;z-index:-25305;mso-position-horizontal-relative:page" coordorigin="1917,99" coordsize="9189,212">
            <v:shape id="_x0000_s250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rg.createNode("vmsvr2-suse-x64",11800,"/opt/sequoiadb/data/11800",{logfilesz:64})</w:t>
      </w:r>
    </w:p>
    <w:p w:rsidR="00737AD2" w:rsidRDefault="00737AD2">
      <w:pPr>
        <w:spacing w:before="2" w:line="130" w:lineRule="exact"/>
        <w:rPr>
          <w:sz w:val="13"/>
          <w:szCs w:val="13"/>
        </w:rPr>
      </w:pPr>
    </w:p>
    <w:p w:rsidR="00737AD2" w:rsidRDefault="00921398">
      <w:pPr>
        <w:pStyle w:val="BodyText"/>
        <w:spacing w:line="154" w:lineRule="auto"/>
        <w:ind w:left="1573" w:right="133" w:hanging="640"/>
        <w:rPr>
          <w:lang w:eastAsia="zh-CN"/>
        </w:rPr>
      </w:pPr>
      <w:r>
        <w:pict>
          <v:shape id="_x0000_i1127"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在一个分区组中能创建多个节点，但是连个节点的端口号必须相差5以上。因为系统为每个节点后台</w:t>
      </w:r>
      <w:r w:rsidR="007003A1">
        <w:rPr>
          <w:lang w:eastAsia="zh-CN"/>
        </w:rPr>
        <w:t xml:space="preserve"> 控制了5个通信接口。</w:t>
      </w:r>
    </w:p>
    <w:p w:rsidR="00737AD2" w:rsidRDefault="00737AD2">
      <w:pPr>
        <w:spacing w:before="4" w:line="130" w:lineRule="exact"/>
        <w:rPr>
          <w:sz w:val="13"/>
          <w:szCs w:val="13"/>
          <w:lang w:eastAsia="zh-CN"/>
        </w:rPr>
      </w:pPr>
    </w:p>
    <w:p w:rsidR="00737AD2" w:rsidRDefault="007003A1">
      <w:pPr>
        <w:pStyle w:val="Heading3"/>
        <w:ind w:left="0" w:right="8264"/>
        <w:jc w:val="center"/>
      </w:pPr>
      <w:bookmarkStart w:id="643" w:name="rg.getDetail()"/>
      <w:bookmarkStart w:id="644" w:name="_bookmark238"/>
      <w:bookmarkEnd w:id="643"/>
      <w:bookmarkEnd w:id="644"/>
      <w:r>
        <w:rPr>
          <w:w w:val="90"/>
        </w:rPr>
        <w:t>rg.getDetail()</w:t>
      </w:r>
    </w:p>
    <w:p w:rsidR="00737AD2" w:rsidRDefault="00737AD2">
      <w:pPr>
        <w:spacing w:before="8" w:line="280" w:lineRule="exact"/>
        <w:rPr>
          <w:sz w:val="28"/>
          <w:szCs w:val="28"/>
        </w:rPr>
      </w:pPr>
    </w:p>
    <w:p w:rsidR="00737AD2" w:rsidRDefault="007003A1">
      <w:pPr>
        <w:pStyle w:val="BodyText"/>
        <w:spacing w:line="168" w:lineRule="auto"/>
        <w:ind w:right="6700"/>
      </w:pPr>
      <w:r>
        <w:rPr>
          <w:w w:val="95"/>
        </w:rPr>
        <w:t>rg.getDetail()</w:t>
      </w:r>
      <w:r>
        <w:rPr>
          <w:w w:val="91"/>
        </w:rPr>
        <w:t xml:space="preserve"> </w:t>
      </w:r>
      <w:r>
        <w:rPr>
          <w:w w:val="95"/>
        </w:rPr>
        <w:t>返回分区组的信息。</w:t>
      </w:r>
    </w:p>
    <w:p w:rsidR="00737AD2" w:rsidRDefault="00737AD2">
      <w:pPr>
        <w:spacing w:before="14" w:line="200" w:lineRule="exact"/>
        <w:rPr>
          <w:sz w:val="20"/>
          <w:szCs w:val="20"/>
        </w:rPr>
      </w:pPr>
    </w:p>
    <w:p w:rsidR="00737AD2" w:rsidRDefault="007003A1">
      <w:pPr>
        <w:pStyle w:val="BodyText"/>
      </w:pPr>
      <w:r>
        <w:t>示例</w:t>
      </w:r>
    </w:p>
    <w:p w:rsidR="00737AD2" w:rsidRDefault="00EC10B3">
      <w:pPr>
        <w:pStyle w:val="BodyText"/>
        <w:numPr>
          <w:ilvl w:val="1"/>
          <w:numId w:val="7"/>
        </w:numPr>
        <w:tabs>
          <w:tab w:val="left" w:pos="1217"/>
        </w:tabs>
        <w:spacing w:before="66" w:line="308" w:lineRule="exact"/>
        <w:ind w:left="1217"/>
        <w:rPr>
          <w:rFonts w:ascii="仿宋" w:eastAsia="仿宋" w:hAnsi="仿宋" w:cs="仿宋"/>
        </w:rPr>
      </w:pPr>
      <w:r w:rsidRPr="00EC10B3">
        <w:pict>
          <v:group id="_x0000_s2502" style="position:absolute;left:0;text-align:left;margin-left:95.85pt;margin-top:7.75pt;width:459.45pt;height:31.8pt;z-index:-25304;mso-position-horizontal-relative:page" coordorigin="1917,155" coordsize="9189,636">
            <v:shape id="_x0000_s2503" style="position:absolute;left:1917;top:155;width:9189;height:636" coordorigin="1917,155" coordsize="9189,636" path="m1917,155r9189,l11106,791r-9189,l1917,155xe" fillcolor="#efefef" stroked="f">
              <v:path arrowok="t"/>
            </v:shape>
            <w10:wrap anchorx="page"/>
          </v:group>
        </w:pict>
      </w:r>
      <w:r w:rsidR="007003A1">
        <w:rPr>
          <w:rFonts w:ascii="仿宋" w:eastAsia="仿宋" w:hAnsi="仿宋" w:cs="仿宋"/>
        </w:rPr>
        <w:t>&gt; rg.getDetail()</w:t>
      </w:r>
    </w:p>
    <w:p w:rsidR="00737AD2" w:rsidRDefault="007003A1">
      <w:pPr>
        <w:pStyle w:val="BodyText"/>
        <w:spacing w:line="198"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"Group": [</w:t>
      </w:r>
    </w:p>
    <w:p w:rsidR="00737AD2" w:rsidRDefault="00737AD2">
      <w:pPr>
        <w:spacing w:line="212" w:lineRule="exact"/>
        <w:rPr>
          <w:rFonts w:ascii="仿宋" w:eastAsia="仿宋" w:hAnsi="仿宋" w:cs="仿宋"/>
        </w:rPr>
        <w:sectPr w:rsidR="00737AD2">
          <w:pgSz w:w="12240" w:h="15840"/>
          <w:pgMar w:top="900" w:right="102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297"/>
        <w:rPr>
          <w:rFonts w:ascii="仿宋" w:eastAsia="仿宋" w:hAnsi="仿宋" w:cs="仿宋"/>
        </w:rPr>
      </w:pPr>
      <w:r w:rsidRPr="00EC10B3">
        <w:pict>
          <v:group id="_x0000_s2500" style="position:absolute;left:0;text-align:left;margin-left:95.85pt;margin-top:4.7pt;width:459.45pt;height:604.2pt;z-index:-25303;mso-position-horizontal-relative:page" coordorigin="1917,94" coordsize="9189,12084">
            <v:shape id="_x0000_s2501" style="position:absolute;left:1917;top:94;width:9189;height:12084" coordorigin="1917,94" coordsize="9189,12084" path="m1917,94r9189,l11106,12178r-9189,l1917,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"dbpath": "/opt/sequoiadb/data/11800",</w:t>
      </w:r>
    </w:p>
    <w:p w:rsidR="00737AD2" w:rsidRDefault="007003A1">
      <w:pPr>
        <w:pStyle w:val="BodyText"/>
        <w:spacing w:line="212" w:lineRule="exact"/>
        <w:ind w:left="1497"/>
        <w:rPr>
          <w:rFonts w:ascii="仿宋" w:eastAsia="仿宋" w:hAnsi="仿宋" w:cs="仿宋"/>
        </w:rPr>
      </w:pPr>
      <w:r>
        <w:rPr>
          <w:rFonts w:ascii="仿宋" w:eastAsia="仿宋" w:hAnsi="仿宋" w:cs="仿宋"/>
        </w:rPr>
        <w:t>"HostName": "vmsvr2-suse-x64",</w:t>
      </w:r>
    </w:p>
    <w:p w:rsidR="00737AD2" w:rsidRDefault="007003A1">
      <w:pPr>
        <w:pStyle w:val="BodyText"/>
        <w:spacing w:line="212" w:lineRule="exact"/>
        <w:ind w:left="1497"/>
        <w:rPr>
          <w:rFonts w:ascii="仿宋" w:eastAsia="仿宋" w:hAnsi="仿宋" w:cs="仿宋"/>
        </w:rPr>
      </w:pPr>
      <w:r>
        <w:rPr>
          <w:rFonts w:ascii="仿宋" w:eastAsia="仿宋" w:hAnsi="仿宋" w:cs="仿宋"/>
        </w:rPr>
        <w:t>"Service": [</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0,</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"11800"</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1,</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"11801"</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2,</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"11802"</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3,</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"11803"</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"NodeID": 1000</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"dbpath": "/opt/sequoiadb/data/11850",</w:t>
      </w:r>
    </w:p>
    <w:p w:rsidR="00737AD2" w:rsidRDefault="007003A1">
      <w:pPr>
        <w:pStyle w:val="BodyText"/>
        <w:spacing w:line="212" w:lineRule="exact"/>
        <w:ind w:left="1497"/>
        <w:rPr>
          <w:rFonts w:ascii="仿宋" w:eastAsia="仿宋" w:hAnsi="仿宋" w:cs="仿宋"/>
        </w:rPr>
      </w:pPr>
      <w:r>
        <w:rPr>
          <w:rFonts w:ascii="仿宋" w:eastAsia="仿宋" w:hAnsi="仿宋" w:cs="仿宋"/>
        </w:rPr>
        <w:t>"HostName": "vmsvr2-suse-x64",</w:t>
      </w:r>
    </w:p>
    <w:p w:rsidR="00737AD2" w:rsidRDefault="007003A1">
      <w:pPr>
        <w:pStyle w:val="BodyText"/>
        <w:spacing w:line="212" w:lineRule="exact"/>
        <w:ind w:left="1497"/>
        <w:rPr>
          <w:rFonts w:ascii="仿宋" w:eastAsia="仿宋" w:hAnsi="仿宋" w:cs="仿宋"/>
        </w:rPr>
      </w:pPr>
      <w:r>
        <w:rPr>
          <w:rFonts w:ascii="仿宋" w:eastAsia="仿宋" w:hAnsi="仿宋" w:cs="仿宋"/>
        </w:rPr>
        <w:t>"Service": [</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0,</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"11850"</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1,</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"11851"</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2,</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"11852"</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897"/>
        <w:rPr>
          <w:rFonts w:ascii="仿宋" w:eastAsia="仿宋" w:hAnsi="仿宋" w:cs="仿宋"/>
        </w:rPr>
      </w:pPr>
      <w:r>
        <w:rPr>
          <w:rFonts w:ascii="仿宋" w:eastAsia="仿宋" w:hAnsi="仿宋" w:cs="仿宋"/>
        </w:rPr>
        <w:t>"Type": 3,</w:t>
      </w:r>
    </w:p>
    <w:p w:rsidR="00737AD2" w:rsidRDefault="007003A1">
      <w:pPr>
        <w:pStyle w:val="BodyText"/>
        <w:spacing w:line="212" w:lineRule="exact"/>
        <w:ind w:left="1897"/>
        <w:rPr>
          <w:rFonts w:ascii="仿宋" w:eastAsia="仿宋" w:hAnsi="仿宋" w:cs="仿宋"/>
        </w:rPr>
      </w:pPr>
      <w:r>
        <w:rPr>
          <w:rFonts w:ascii="仿宋" w:eastAsia="仿宋" w:hAnsi="仿宋" w:cs="仿宋"/>
        </w:rPr>
        <w:t>"Name": "11853"</w:t>
      </w:r>
    </w:p>
    <w:p w:rsidR="00737AD2" w:rsidRDefault="007003A1">
      <w:pPr>
        <w:pStyle w:val="BodyText"/>
        <w:spacing w:line="212" w:lineRule="exact"/>
        <w:ind w:left="16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w:t>
      </w:r>
    </w:p>
    <w:p w:rsidR="00737AD2" w:rsidRDefault="007003A1">
      <w:pPr>
        <w:pStyle w:val="BodyText"/>
        <w:spacing w:line="212" w:lineRule="exact"/>
        <w:ind w:left="1497"/>
        <w:rPr>
          <w:rFonts w:ascii="仿宋" w:eastAsia="仿宋" w:hAnsi="仿宋" w:cs="仿宋"/>
        </w:rPr>
      </w:pPr>
      <w:r>
        <w:rPr>
          <w:rFonts w:ascii="仿宋" w:eastAsia="仿宋" w:hAnsi="仿宋" w:cs="仿宋"/>
        </w:rPr>
        <w:t>"NodeID": 1001</w:t>
      </w:r>
    </w:p>
    <w:p w:rsidR="00737AD2" w:rsidRDefault="007003A1">
      <w:pPr>
        <w:pStyle w:val="BodyText"/>
        <w:spacing w:line="212" w:lineRule="exact"/>
        <w:ind w:left="12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"GroupID": 1001,</w:t>
      </w:r>
    </w:p>
    <w:p w:rsidR="00737AD2" w:rsidRDefault="007003A1">
      <w:pPr>
        <w:pStyle w:val="BodyText"/>
        <w:spacing w:line="212" w:lineRule="exact"/>
        <w:ind w:left="1097"/>
        <w:rPr>
          <w:rFonts w:ascii="仿宋" w:eastAsia="仿宋" w:hAnsi="仿宋" w:cs="仿宋"/>
        </w:rPr>
      </w:pPr>
      <w:r>
        <w:rPr>
          <w:rFonts w:ascii="仿宋" w:eastAsia="仿宋" w:hAnsi="仿宋" w:cs="仿宋"/>
        </w:rPr>
        <w:t>"GroupName": "group",</w:t>
      </w:r>
    </w:p>
    <w:p w:rsidR="00737AD2" w:rsidRDefault="007003A1">
      <w:pPr>
        <w:pStyle w:val="BodyText"/>
        <w:spacing w:line="212" w:lineRule="exact"/>
        <w:ind w:left="1097"/>
        <w:rPr>
          <w:rFonts w:ascii="仿宋" w:eastAsia="仿宋" w:hAnsi="仿宋" w:cs="仿宋"/>
        </w:rPr>
      </w:pPr>
      <w:r>
        <w:rPr>
          <w:rFonts w:ascii="仿宋" w:eastAsia="仿宋" w:hAnsi="仿宋" w:cs="仿宋"/>
        </w:rPr>
        <w:t>"PrimaryNode": 1001,</w:t>
      </w:r>
    </w:p>
    <w:p w:rsidR="00737AD2" w:rsidRDefault="007003A1">
      <w:pPr>
        <w:pStyle w:val="BodyText"/>
        <w:spacing w:line="212" w:lineRule="exact"/>
        <w:ind w:left="1097"/>
        <w:rPr>
          <w:rFonts w:ascii="仿宋" w:eastAsia="仿宋" w:hAnsi="仿宋" w:cs="仿宋"/>
        </w:rPr>
      </w:pPr>
      <w:r>
        <w:rPr>
          <w:rFonts w:ascii="仿宋" w:eastAsia="仿宋" w:hAnsi="仿宋" w:cs="仿宋"/>
        </w:rPr>
        <w:t>"Role": 0,</w:t>
      </w:r>
    </w:p>
    <w:p w:rsidR="00737AD2" w:rsidRDefault="007003A1">
      <w:pPr>
        <w:pStyle w:val="BodyText"/>
        <w:spacing w:line="212" w:lineRule="exact"/>
        <w:ind w:left="1097"/>
        <w:rPr>
          <w:rFonts w:ascii="仿宋" w:eastAsia="仿宋" w:hAnsi="仿宋" w:cs="仿宋"/>
        </w:rPr>
      </w:pPr>
      <w:r>
        <w:rPr>
          <w:rFonts w:ascii="仿宋" w:eastAsia="仿宋" w:hAnsi="仿宋" w:cs="仿宋"/>
        </w:rPr>
        <w:t>"Status": 1,</w:t>
      </w:r>
    </w:p>
    <w:p w:rsidR="00737AD2" w:rsidRDefault="007003A1">
      <w:pPr>
        <w:pStyle w:val="BodyText"/>
        <w:spacing w:line="212" w:lineRule="exact"/>
        <w:ind w:left="1097"/>
        <w:rPr>
          <w:rFonts w:ascii="仿宋" w:eastAsia="仿宋" w:hAnsi="仿宋" w:cs="仿宋"/>
        </w:rPr>
      </w:pPr>
      <w:r>
        <w:rPr>
          <w:rFonts w:ascii="仿宋" w:eastAsia="仿宋" w:hAnsi="仿宋" w:cs="仿宋"/>
        </w:rPr>
        <w:t>"Version": 3,</w:t>
      </w:r>
    </w:p>
    <w:p w:rsidR="00737AD2" w:rsidRDefault="007003A1">
      <w:pPr>
        <w:pStyle w:val="BodyText"/>
        <w:spacing w:line="212" w:lineRule="exact"/>
        <w:ind w:left="1097"/>
        <w:rPr>
          <w:rFonts w:ascii="仿宋" w:eastAsia="仿宋" w:hAnsi="仿宋" w:cs="仿宋"/>
        </w:rPr>
      </w:pPr>
      <w:r>
        <w:rPr>
          <w:rFonts w:ascii="仿宋" w:eastAsia="仿宋" w:hAnsi="仿宋" w:cs="仿宋"/>
        </w:rPr>
        <w:t>"_id": {</w:t>
      </w:r>
    </w:p>
    <w:p w:rsidR="00737AD2" w:rsidRDefault="007003A1">
      <w:pPr>
        <w:pStyle w:val="BodyText"/>
        <w:spacing w:line="212" w:lineRule="exact"/>
        <w:ind w:left="1297"/>
        <w:rPr>
          <w:rFonts w:ascii="仿宋" w:eastAsia="仿宋" w:hAnsi="仿宋" w:cs="仿宋"/>
        </w:rPr>
      </w:pPr>
      <w:r>
        <w:rPr>
          <w:rFonts w:ascii="仿宋" w:eastAsia="仿宋" w:hAnsi="仿宋" w:cs="仿宋"/>
        </w:rPr>
        <w:t>"$oid": "517b2fc33d7e6f820fc0eb57"</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pPr>
      <w:bookmarkStart w:id="645" w:name="rg.getMaster()"/>
      <w:bookmarkStart w:id="646" w:name="_bookmark239"/>
      <w:bookmarkEnd w:id="645"/>
      <w:bookmarkEnd w:id="646"/>
      <w:r>
        <w:rPr>
          <w:w w:val="90"/>
        </w:rPr>
        <w:t>rg.getMaster()</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rg.getMaster()</w:t>
      </w:r>
      <w:r>
        <w:rPr>
          <w:w w:val="92"/>
        </w:rPr>
        <w:t xml:space="preserve"> </w:t>
      </w:r>
      <w:r>
        <w:rPr>
          <w:w w:val="95"/>
        </w:rPr>
        <w:t>返回分区组的主节点。</w:t>
      </w:r>
    </w:p>
    <w:p w:rsidR="00737AD2" w:rsidRDefault="00737AD2">
      <w:pPr>
        <w:spacing w:line="253" w:lineRule="auto"/>
        <w:sectPr w:rsidR="00737AD2">
          <w:pgSz w:w="12240" w:h="15840"/>
          <w:pgMar w:top="900" w:right="680" w:bottom="280" w:left="1020" w:header="713" w:footer="0" w:gutter="0"/>
          <w:cols w:space="720"/>
        </w:sectPr>
      </w:pPr>
    </w:p>
    <w:p w:rsidR="00737AD2" w:rsidRDefault="007003A1">
      <w:pPr>
        <w:pStyle w:val="BodyText"/>
        <w:tabs>
          <w:tab w:val="left" w:pos="1217"/>
        </w:tabs>
        <w:spacing w:before="46"/>
      </w:pPr>
      <w:r>
        <w:rPr>
          <w:rFonts w:ascii="Times New Roman" w:eastAsia="Times New Roman" w:hAnsi="Times New Roman" w:cs="Times New Roman"/>
        </w:rPr>
        <w:lastRenderedPageBreak/>
        <w:t>•</w:t>
      </w:r>
      <w:r>
        <w:rPr>
          <w:rFonts w:ascii="Times New Roman" w:eastAsia="Times New Roman" w:hAnsi="Times New Roman" w:cs="Times New Roman"/>
        </w:rPr>
        <w:tab/>
      </w:r>
      <w:r>
        <w:rPr>
          <w:position w:val="1"/>
        </w:rPr>
        <w:t>返回分区组的主节点</w:t>
      </w:r>
    </w:p>
    <w:p w:rsidR="00737AD2" w:rsidRDefault="00EC10B3">
      <w:pPr>
        <w:pStyle w:val="BodyText"/>
        <w:spacing w:before="84" w:line="172" w:lineRule="auto"/>
        <w:ind w:left="1217" w:right="5202"/>
        <w:rPr>
          <w:rFonts w:ascii="仿宋" w:eastAsia="仿宋" w:hAnsi="仿宋" w:cs="仿宋"/>
        </w:rPr>
      </w:pPr>
      <w:r w:rsidRPr="00EC10B3">
        <w:pict>
          <v:group id="_x0000_s2498" style="position:absolute;left:0;text-align:left;margin-left:95.85pt;margin-top:4.9pt;width:459.45pt;height:21.2pt;z-index:-25302;mso-position-horizontal-relative:page" coordorigin="1917,98" coordsize="9189,424">
            <v:shape id="_x0000_s2499"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&gt; rg.getMaster() 返回：vmsvr2-suse-x64:11850</w:t>
      </w:r>
    </w:p>
    <w:p w:rsidR="00737AD2" w:rsidRDefault="00737AD2">
      <w:pPr>
        <w:spacing w:before="4" w:line="110" w:lineRule="exact"/>
        <w:rPr>
          <w:sz w:val="11"/>
          <w:szCs w:val="11"/>
        </w:rPr>
      </w:pPr>
    </w:p>
    <w:p w:rsidR="00737AD2" w:rsidRDefault="007003A1">
      <w:pPr>
        <w:pStyle w:val="Heading3"/>
        <w:ind w:left="433"/>
      </w:pPr>
      <w:bookmarkStart w:id="647" w:name="rg.getNode()"/>
      <w:bookmarkStart w:id="648" w:name="_bookmark240"/>
      <w:bookmarkEnd w:id="647"/>
      <w:bookmarkEnd w:id="648"/>
      <w:r>
        <w:rPr>
          <w:w w:val="90"/>
        </w:rPr>
        <w:t>rg.getNode()</w:t>
      </w:r>
    </w:p>
    <w:p w:rsidR="00737AD2" w:rsidRDefault="00737AD2">
      <w:pPr>
        <w:spacing w:before="2" w:line="200" w:lineRule="exact"/>
        <w:rPr>
          <w:sz w:val="20"/>
          <w:szCs w:val="20"/>
        </w:rPr>
      </w:pPr>
    </w:p>
    <w:p w:rsidR="00737AD2" w:rsidRDefault="007003A1">
      <w:pPr>
        <w:pStyle w:val="BodyText"/>
        <w:spacing w:line="253" w:lineRule="auto"/>
        <w:ind w:right="4121"/>
      </w:pPr>
      <w:r>
        <w:rPr>
          <w:w w:val="90"/>
        </w:rPr>
        <w:t>rg.getNode(&lt;nodename|hostname&gt;,&lt;servicename&gt;)</w:t>
      </w:r>
      <w:r>
        <w:rPr>
          <w:w w:val="92"/>
        </w:rPr>
        <w:t xml:space="preserve"> </w:t>
      </w:r>
      <w:r>
        <w:rPr>
          <w:w w:val="95"/>
        </w:rPr>
        <w:t>返回指定节点信息。</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631"/>
        <w:gridCol w:w="3105"/>
        <w:gridCol w:w="2363"/>
        <w:gridCol w:w="2373"/>
      </w:tblGrid>
      <w:tr w:rsidR="00737AD2">
        <w:trPr>
          <w:trHeight w:hRule="exact" w:val="295"/>
        </w:trPr>
        <w:tc>
          <w:tcPr>
            <w:tcW w:w="163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10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78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0"/>
        </w:trPr>
        <w:tc>
          <w:tcPr>
            <w:tcW w:w="163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nodename</w:t>
            </w:r>
          </w:p>
        </w:tc>
        <w:tc>
          <w:tcPr>
            <w:tcW w:w="310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8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节点名称。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nodename与hostname二选一</w:t>
            </w:r>
          </w:p>
        </w:tc>
      </w:tr>
      <w:tr w:rsidR="00737AD2">
        <w:trPr>
          <w:trHeight w:hRule="exact" w:val="300"/>
        </w:trPr>
        <w:tc>
          <w:tcPr>
            <w:tcW w:w="163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hostname</w:t>
            </w:r>
          </w:p>
        </w:tc>
        <w:tc>
          <w:tcPr>
            <w:tcW w:w="310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8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主机名。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hostname与nodename二选一</w:t>
            </w:r>
          </w:p>
        </w:tc>
      </w:tr>
      <w:tr w:rsidR="00737AD2">
        <w:trPr>
          <w:trHeight w:hRule="exact" w:val="305"/>
        </w:trPr>
        <w:tc>
          <w:tcPr>
            <w:tcW w:w="163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servicename</w:t>
            </w:r>
          </w:p>
        </w:tc>
        <w:tc>
          <w:tcPr>
            <w:tcW w:w="3105"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787"/>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服务器名称。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pPr>
      <w:r>
        <w:t>格式</w:t>
      </w:r>
    </w:p>
    <w:p w:rsidR="00737AD2" w:rsidRDefault="00737AD2">
      <w:pPr>
        <w:spacing w:before="5" w:line="100" w:lineRule="exact"/>
        <w:rPr>
          <w:sz w:val="10"/>
          <w:szCs w:val="10"/>
        </w:rPr>
      </w:pPr>
    </w:p>
    <w:p w:rsidR="00737AD2" w:rsidRDefault="007003A1">
      <w:pPr>
        <w:pStyle w:val="BodyText"/>
        <w:spacing w:line="168" w:lineRule="auto"/>
        <w:ind w:right="203"/>
        <w:rPr>
          <w:lang w:eastAsia="zh-CN"/>
        </w:rPr>
      </w:pPr>
      <w:r>
        <w:rPr>
          <w:w w:val="95"/>
          <w:lang w:eastAsia="zh-CN"/>
        </w:rPr>
        <w:t>rg.getNode()方法定义了两个参数，第一个参数可是节点名称也可以是主机名，第二个参数为服务器名称。</w:t>
      </w:r>
      <w:r>
        <w:rPr>
          <w:lang w:eastAsia="zh-CN"/>
        </w:rPr>
        <w:t xml:space="preserve"> 两个参数的类型都是字符串型，且必填。</w:t>
      </w:r>
    </w:p>
    <w:p w:rsidR="00737AD2" w:rsidRDefault="00EC10B3">
      <w:pPr>
        <w:pStyle w:val="BodyText"/>
        <w:spacing w:before="22"/>
        <w:rPr>
          <w:rFonts w:ascii="仿宋" w:eastAsia="仿宋" w:hAnsi="仿宋" w:cs="仿宋"/>
          <w:lang w:eastAsia="zh-CN"/>
        </w:rPr>
      </w:pPr>
      <w:r w:rsidRPr="00EC10B3">
        <w:pict>
          <v:group id="_x0000_s2496" style="position:absolute;left:0;text-align:left;margin-left:81.7pt;margin-top:5.55pt;width:473.6pt;height:10.6pt;z-index:-25301;mso-position-horizontal-relative:page" coordorigin="1634,111" coordsize="9472,212">
            <v:shape id="_x0000_s2497" style="position:absolute;left:1634;top:111;width:9472;height:212" coordorigin="1634,111" coordsize="9472,212" path="m1634,111r9472,l11106,323r-9472,l1634,111xe" fillcolor="#efefef" stroked="f">
              <v:path arrowok="t"/>
            </v:shape>
            <w10:wrap anchorx="page"/>
          </v:group>
        </w:pict>
      </w:r>
      <w:r w:rsidR="007003A1">
        <w:rPr>
          <w:rFonts w:ascii="仿宋" w:eastAsia="仿宋" w:hAnsi="仿宋" w:cs="仿宋"/>
          <w:lang w:eastAsia="zh-CN"/>
        </w:rPr>
        <w:t>("&lt;节点名称&gt;|&lt;主机名&gt;","&lt;服务器名称&gt;")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返回指定主机名和服务器名的节点</w:t>
      </w:r>
    </w:p>
    <w:p w:rsidR="00737AD2" w:rsidRDefault="00EC10B3">
      <w:pPr>
        <w:pStyle w:val="BodyText"/>
        <w:spacing w:before="84" w:line="172" w:lineRule="auto"/>
        <w:ind w:left="1217" w:right="3671"/>
        <w:rPr>
          <w:rFonts w:ascii="仿宋" w:eastAsia="仿宋" w:hAnsi="仿宋" w:cs="仿宋"/>
        </w:rPr>
      </w:pPr>
      <w:r w:rsidRPr="00EC10B3">
        <w:pict>
          <v:group id="_x0000_s2494" style="position:absolute;left:0;text-align:left;margin-left:95.85pt;margin-top:4.9pt;width:459.45pt;height:21.2pt;z-index:-25300;mso-position-horizontal-relative:page" coordorigin="1917,98" coordsize="9189,424">
            <v:shape id="_x0000_s2495"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&gt; rg.getNode("vmsvr2-suse-x64","11800") 返回：vmsvr2-suse-x64:11800</w:t>
      </w:r>
    </w:p>
    <w:p w:rsidR="00737AD2" w:rsidRDefault="00737AD2">
      <w:pPr>
        <w:spacing w:before="4" w:line="110" w:lineRule="exact"/>
        <w:rPr>
          <w:sz w:val="11"/>
          <w:szCs w:val="11"/>
        </w:rPr>
      </w:pPr>
    </w:p>
    <w:p w:rsidR="00737AD2" w:rsidRDefault="007003A1">
      <w:pPr>
        <w:pStyle w:val="Heading3"/>
        <w:ind w:left="0" w:right="8332"/>
        <w:jc w:val="center"/>
        <w:rPr>
          <w:lang w:eastAsia="zh-CN"/>
        </w:rPr>
      </w:pPr>
      <w:bookmarkStart w:id="649" w:name="rg.getSlave()"/>
      <w:bookmarkStart w:id="650" w:name="_bookmark241"/>
      <w:bookmarkEnd w:id="649"/>
      <w:bookmarkEnd w:id="650"/>
      <w:r>
        <w:rPr>
          <w:w w:val="90"/>
          <w:lang w:eastAsia="zh-CN"/>
        </w:rPr>
        <w:t>rg.getSlave()</w:t>
      </w:r>
    </w:p>
    <w:p w:rsidR="00737AD2" w:rsidRDefault="00737AD2">
      <w:pPr>
        <w:spacing w:before="2" w:line="200" w:lineRule="exact"/>
        <w:rPr>
          <w:sz w:val="20"/>
          <w:szCs w:val="20"/>
          <w:lang w:eastAsia="zh-CN"/>
        </w:rPr>
      </w:pPr>
    </w:p>
    <w:p w:rsidR="00737AD2" w:rsidRDefault="007003A1">
      <w:pPr>
        <w:pStyle w:val="BodyText"/>
        <w:spacing w:line="253" w:lineRule="auto"/>
        <w:ind w:right="6700"/>
        <w:rPr>
          <w:lang w:eastAsia="zh-CN"/>
        </w:rPr>
      </w:pPr>
      <w:r>
        <w:rPr>
          <w:w w:val="95"/>
          <w:lang w:eastAsia="zh-CN"/>
        </w:rPr>
        <w:t>rg.getSlave()</w:t>
      </w:r>
      <w:r>
        <w:rPr>
          <w:w w:val="91"/>
          <w:lang w:eastAsia="zh-CN"/>
        </w:rPr>
        <w:t xml:space="preserve"> </w:t>
      </w:r>
      <w:r>
        <w:rPr>
          <w:w w:val="95"/>
          <w:lang w:eastAsia="zh-CN"/>
        </w:rPr>
        <w:t>返回分区组的从节点。</w:t>
      </w:r>
    </w:p>
    <w:p w:rsidR="00737AD2" w:rsidRDefault="00737AD2">
      <w:pPr>
        <w:spacing w:before="4" w:line="180" w:lineRule="exact"/>
        <w:rPr>
          <w:sz w:val="18"/>
          <w:szCs w:val="18"/>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返回分区组的从节点</w:t>
      </w:r>
    </w:p>
    <w:p w:rsidR="00737AD2" w:rsidRDefault="00EC10B3">
      <w:pPr>
        <w:pStyle w:val="BodyText"/>
        <w:spacing w:before="10"/>
        <w:ind w:left="1217"/>
        <w:rPr>
          <w:rFonts w:ascii="仿宋" w:eastAsia="仿宋" w:hAnsi="仿宋" w:cs="仿宋"/>
        </w:rPr>
      </w:pPr>
      <w:r w:rsidRPr="00EC10B3">
        <w:pict>
          <v:group id="_x0000_s2492" style="position:absolute;left:0;text-align:left;margin-left:95.85pt;margin-top:4.95pt;width:459.45pt;height:21.2pt;z-index:-25299;mso-position-horizontal-relative:page" coordorigin="1917,99" coordsize="9189,424">
            <v:shape id="_x0000_s2493"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&gt; rg.getSlave()</w:t>
      </w:r>
    </w:p>
    <w:p w:rsidR="00737AD2" w:rsidRDefault="007003A1">
      <w:pPr>
        <w:pStyle w:val="BodyText"/>
        <w:spacing w:line="212" w:lineRule="exact"/>
        <w:ind w:left="1217"/>
        <w:rPr>
          <w:rFonts w:ascii="仿宋" w:eastAsia="仿宋" w:hAnsi="仿宋" w:cs="仿宋"/>
        </w:rPr>
      </w:pPr>
      <w:r>
        <w:rPr>
          <w:rFonts w:ascii="仿宋" w:eastAsia="仿宋" w:hAnsi="仿宋" w:cs="仿宋"/>
        </w:rPr>
        <w:t>返回：vmsvr2-suse-x64:11800</w:t>
      </w:r>
    </w:p>
    <w:p w:rsidR="00737AD2" w:rsidRDefault="00737AD2">
      <w:pPr>
        <w:spacing w:before="6" w:line="100" w:lineRule="exact"/>
        <w:rPr>
          <w:sz w:val="10"/>
          <w:szCs w:val="10"/>
        </w:rPr>
      </w:pPr>
    </w:p>
    <w:p w:rsidR="00737AD2" w:rsidRDefault="007003A1">
      <w:pPr>
        <w:pStyle w:val="Heading3"/>
        <w:ind w:left="433"/>
      </w:pPr>
      <w:bookmarkStart w:id="651" w:name="rg.removeNode()"/>
      <w:bookmarkStart w:id="652" w:name="_bookmark242"/>
      <w:bookmarkEnd w:id="651"/>
      <w:bookmarkEnd w:id="652"/>
      <w:r>
        <w:rPr>
          <w:w w:val="95"/>
        </w:rPr>
        <w:t>rg.removeNode()</w:t>
      </w:r>
    </w:p>
    <w:p w:rsidR="00737AD2" w:rsidRDefault="00737AD2">
      <w:pPr>
        <w:spacing w:before="2" w:line="200" w:lineRule="exact"/>
        <w:rPr>
          <w:sz w:val="20"/>
          <w:szCs w:val="20"/>
        </w:rPr>
      </w:pPr>
    </w:p>
    <w:p w:rsidR="00737AD2" w:rsidRDefault="007003A1">
      <w:pPr>
        <w:pStyle w:val="BodyText"/>
        <w:spacing w:line="253" w:lineRule="auto"/>
        <w:ind w:right="4487"/>
      </w:pPr>
      <w:r>
        <w:rPr>
          <w:w w:val="90"/>
        </w:rPr>
        <w:t xml:space="preserve">rg.removeNode(&lt;host&gt;,&lt;service&gt;,[config]) </w:t>
      </w:r>
      <w:r>
        <w:rPr>
          <w:w w:val="95"/>
        </w:rPr>
        <w:t>删除分区组中的指定节点。</w:t>
      </w:r>
    </w:p>
    <w:p w:rsidR="00737AD2" w:rsidRDefault="00737AD2">
      <w:pPr>
        <w:spacing w:before="4" w:line="180" w:lineRule="exact"/>
        <w:rPr>
          <w:sz w:val="18"/>
          <w:szCs w:val="18"/>
        </w:rPr>
      </w:pPr>
    </w:p>
    <w:p w:rsidR="00737AD2" w:rsidRDefault="007003A1">
      <w:pPr>
        <w:pStyle w:val="BodyText"/>
      </w:pPr>
      <w:r>
        <w:t>参数描述</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1453"/>
        <w:gridCol w:w="3284"/>
        <w:gridCol w:w="2363"/>
        <w:gridCol w:w="2373"/>
      </w:tblGrid>
      <w:tr w:rsidR="00737AD2">
        <w:trPr>
          <w:trHeight w:hRule="exact" w:val="300"/>
        </w:trPr>
        <w:tc>
          <w:tcPr>
            <w:tcW w:w="145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84" w:type="dxa"/>
            <w:tcBorders>
              <w:top w:val="nil"/>
              <w:left w:val="nil"/>
              <w:bottom w:val="nil"/>
              <w:right w:val="single" w:sz="8" w:space="0" w:color="000000"/>
            </w:tcBorders>
          </w:tcPr>
          <w:p w:rsidR="00737AD2" w:rsidRDefault="007003A1">
            <w:pPr>
              <w:pStyle w:val="TableParagraph"/>
              <w:spacing w:line="223" w:lineRule="exact"/>
              <w:ind w:left="965"/>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5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host</w:t>
            </w:r>
          </w:p>
        </w:tc>
        <w:tc>
          <w:tcPr>
            <w:tcW w:w="3284" w:type="dxa"/>
            <w:tcBorders>
              <w:top w:val="nil"/>
              <w:left w:val="nil"/>
              <w:bottom w:val="nil"/>
              <w:right w:val="single" w:sz="8" w:space="0" w:color="000000"/>
            </w:tcBorders>
          </w:tcPr>
          <w:p w:rsidR="00737AD2" w:rsidRDefault="007003A1">
            <w:pPr>
              <w:pStyle w:val="TableParagraph"/>
              <w:spacing w:line="223" w:lineRule="exact"/>
              <w:ind w:left="965"/>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节点主机名。</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300"/>
        </w:trPr>
        <w:tc>
          <w:tcPr>
            <w:tcW w:w="145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service</w:t>
            </w:r>
          </w:p>
        </w:tc>
        <w:tc>
          <w:tcPr>
            <w:tcW w:w="3284" w:type="dxa"/>
            <w:tcBorders>
              <w:top w:val="nil"/>
              <w:left w:val="nil"/>
              <w:bottom w:val="nil"/>
              <w:right w:val="single" w:sz="8" w:space="0" w:color="000000"/>
            </w:tcBorders>
          </w:tcPr>
          <w:p w:rsidR="00737AD2" w:rsidRDefault="007003A1">
            <w:pPr>
              <w:pStyle w:val="TableParagraph"/>
              <w:spacing w:line="218" w:lineRule="exact"/>
              <w:ind w:left="965"/>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节点端口号。</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r w:rsidR="00737AD2">
        <w:trPr>
          <w:trHeight w:hRule="exact" w:val="295"/>
        </w:trPr>
        <w:tc>
          <w:tcPr>
            <w:tcW w:w="145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config</w:t>
            </w:r>
          </w:p>
        </w:tc>
        <w:tc>
          <w:tcPr>
            <w:tcW w:w="3284" w:type="dxa"/>
            <w:tcBorders>
              <w:top w:val="nil"/>
              <w:left w:val="nil"/>
              <w:bottom w:val="nil"/>
              <w:right w:val="single" w:sz="8" w:space="0" w:color="000000"/>
            </w:tcBorders>
          </w:tcPr>
          <w:p w:rsidR="00737AD2" w:rsidRDefault="007003A1">
            <w:pPr>
              <w:pStyle w:val="TableParagraph"/>
              <w:spacing w:line="218" w:lineRule="exact"/>
              <w:ind w:left="965"/>
              <w:rPr>
                <w:rFonts w:ascii="微软雅黑" w:eastAsia="微软雅黑" w:hAnsi="微软雅黑" w:cs="微软雅黑"/>
                <w:sz w:val="14"/>
                <w:szCs w:val="14"/>
              </w:rPr>
            </w:pPr>
            <w:r>
              <w:rPr>
                <w:rFonts w:ascii="微软雅黑" w:eastAsia="微软雅黑" w:hAnsi="微软雅黑" w:cs="微软雅黑"/>
                <w:w w:val="95"/>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节点配置信息。</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sz w:val="14"/>
                <w:szCs w:val="14"/>
              </w:rPr>
              <w:t>否</w:t>
            </w:r>
          </w:p>
        </w:tc>
      </w:tr>
    </w:tbl>
    <w:p w:rsidR="00737AD2" w:rsidRDefault="00737AD2">
      <w:pPr>
        <w:spacing w:line="208" w:lineRule="exact"/>
        <w:rPr>
          <w:rFonts w:ascii="微软雅黑" w:eastAsia="微软雅黑" w:hAnsi="微软雅黑" w:cs="微软雅黑"/>
          <w:sz w:val="14"/>
          <w:szCs w:val="14"/>
        </w:rPr>
        <w:sectPr w:rsidR="00737AD2">
          <w:headerReference w:type="even" r:id="rId80"/>
          <w:headerReference w:type="default" r:id="rId81"/>
          <w:pgSz w:w="12240" w:h="15840"/>
          <w:pgMar w:top="1340" w:right="1020" w:bottom="280" w:left="700" w:header="713" w:footer="0" w:gutter="0"/>
          <w:pgNumType w:start="192"/>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格式</w:t>
      </w:r>
    </w:p>
    <w:p w:rsidR="00737AD2" w:rsidRDefault="007003A1">
      <w:pPr>
        <w:pStyle w:val="BodyText"/>
        <w:spacing w:before="18"/>
        <w:ind w:left="613"/>
      </w:pPr>
      <w:r>
        <w:rPr>
          <w:w w:val="95"/>
        </w:rPr>
        <w:t>rg.removeNode()方法的定义格式有三个参数：host、service、config，如上表所示，格式如下：</w:t>
      </w:r>
    </w:p>
    <w:p w:rsidR="00737AD2" w:rsidRDefault="00EC10B3">
      <w:pPr>
        <w:pStyle w:val="BodyText"/>
        <w:spacing w:before="6"/>
        <w:ind w:left="613"/>
        <w:rPr>
          <w:rFonts w:ascii="仿宋" w:eastAsia="仿宋" w:hAnsi="仿宋" w:cs="仿宋"/>
        </w:rPr>
      </w:pPr>
      <w:r w:rsidRPr="00EC10B3">
        <w:pict>
          <v:group id="_x0000_s2490" style="position:absolute;left:0;text-align:left;margin-left:81.7pt;margin-top:4.75pt;width:473.6pt;height:10.6pt;z-index:-25298;mso-position-horizontal-relative:page" coordorigin="1634,95" coordsize="9472,212">
            <v:shape id="_x0000_s2491"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("&lt;主机名&gt;","&lt;端口号&gt;"[,{&lt;configParam&gt;:value,...}])</w:t>
      </w:r>
    </w:p>
    <w:p w:rsidR="00737AD2" w:rsidRDefault="00737AD2">
      <w:pPr>
        <w:spacing w:before="9" w:line="180" w:lineRule="exact"/>
        <w:rPr>
          <w:sz w:val="18"/>
          <w:szCs w:val="18"/>
        </w:rPr>
      </w:pPr>
    </w:p>
    <w:p w:rsidR="00737AD2" w:rsidRDefault="007003A1">
      <w:pPr>
        <w:pStyle w:val="BodyText"/>
        <w:ind w:left="613"/>
      </w:pPr>
      <w: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在分区组group中删除节点命令如下</w:t>
      </w:r>
    </w:p>
    <w:p w:rsidR="00737AD2" w:rsidRDefault="00EC10B3">
      <w:pPr>
        <w:pStyle w:val="BodyText"/>
        <w:spacing w:before="10"/>
        <w:ind w:left="897"/>
        <w:rPr>
          <w:rFonts w:ascii="仿宋" w:eastAsia="仿宋" w:hAnsi="仿宋" w:cs="仿宋"/>
        </w:rPr>
      </w:pPr>
      <w:r w:rsidRPr="00EC10B3">
        <w:pict>
          <v:group id="_x0000_s2488" style="position:absolute;left:0;text-align:left;margin-left:95.85pt;margin-top:4.95pt;width:459.45pt;height:10.6pt;z-index:-25297;mso-position-horizontal-relative:page" coordorigin="1917,99" coordsize="9189,212">
            <v:shape id="_x0000_s248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rg.removeNode("vmsvr2-suse-x64",11800)</w:t>
      </w:r>
    </w:p>
    <w:p w:rsidR="00737AD2" w:rsidRDefault="00737AD2">
      <w:pPr>
        <w:spacing w:before="10" w:line="140" w:lineRule="exact"/>
        <w:rPr>
          <w:sz w:val="14"/>
          <w:szCs w:val="14"/>
        </w:rPr>
      </w:pPr>
    </w:p>
    <w:p w:rsidR="00737AD2" w:rsidRDefault="00921398">
      <w:pPr>
        <w:pStyle w:val="BodyText"/>
        <w:spacing w:line="140" w:lineRule="auto"/>
        <w:ind w:left="1253" w:right="5268" w:hanging="640"/>
        <w:rPr>
          <w:lang w:eastAsia="zh-CN"/>
        </w:rPr>
      </w:pPr>
      <w:r>
        <w:pict>
          <v:shape id="_x0000_i1128"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lang w:eastAsia="zh-CN"/>
        </w:rPr>
        <w:t>指定删除的节点必须存在，否则出现异常。</w:t>
      </w:r>
    </w:p>
    <w:p w:rsidR="00737AD2" w:rsidRDefault="00737AD2">
      <w:pPr>
        <w:spacing w:before="7" w:line="130" w:lineRule="exact"/>
        <w:rPr>
          <w:sz w:val="13"/>
          <w:szCs w:val="13"/>
          <w:lang w:eastAsia="zh-CN"/>
        </w:rPr>
      </w:pPr>
    </w:p>
    <w:p w:rsidR="00737AD2" w:rsidRDefault="007003A1">
      <w:pPr>
        <w:pStyle w:val="Heading3"/>
        <w:rPr>
          <w:lang w:eastAsia="zh-CN"/>
        </w:rPr>
      </w:pPr>
      <w:bookmarkStart w:id="653" w:name="rg.start()"/>
      <w:bookmarkStart w:id="654" w:name="_bookmark243"/>
      <w:bookmarkEnd w:id="653"/>
      <w:bookmarkEnd w:id="654"/>
      <w:r>
        <w:rPr>
          <w:w w:val="95"/>
          <w:lang w:eastAsia="zh-CN"/>
        </w:rPr>
        <w:t>rg.start()</w:t>
      </w:r>
    </w:p>
    <w:p w:rsidR="00737AD2" w:rsidRDefault="00737AD2">
      <w:pPr>
        <w:spacing w:before="2" w:line="200" w:lineRule="exact"/>
        <w:rPr>
          <w:sz w:val="20"/>
          <w:szCs w:val="20"/>
          <w:lang w:eastAsia="zh-CN"/>
        </w:rPr>
      </w:pPr>
    </w:p>
    <w:p w:rsidR="00737AD2" w:rsidRDefault="007003A1">
      <w:pPr>
        <w:pStyle w:val="BodyText"/>
        <w:spacing w:line="253" w:lineRule="auto"/>
        <w:ind w:left="613" w:right="691"/>
        <w:rPr>
          <w:lang w:eastAsia="zh-CN"/>
        </w:rPr>
      </w:pPr>
      <w:r>
        <w:rPr>
          <w:w w:val="95"/>
          <w:lang w:eastAsia="zh-CN"/>
        </w:rPr>
        <w:t>rg.start()</w:t>
      </w:r>
      <w:r>
        <w:rPr>
          <w:w w:val="94"/>
          <w:lang w:eastAsia="zh-CN"/>
        </w:rPr>
        <w:t xml:space="preserve"> </w:t>
      </w:r>
      <w:r>
        <w:rPr>
          <w:w w:val="95"/>
          <w:lang w:eastAsia="zh-CN"/>
        </w:rPr>
        <w:t>启动分区组。分区组启动之后才能创建节点及其他操作。也可以使用方法</w:t>
      </w:r>
      <w:hyperlink w:anchor="_bookmark203" w:history="1">
        <w:r>
          <w:rPr>
            <w:color w:val="0000FF"/>
            <w:w w:val="95"/>
            <w:lang w:eastAsia="zh-CN"/>
          </w:rPr>
          <w:t>db.startRG(&lt;name&gt;)</w:t>
        </w:r>
      </w:hyperlink>
      <w:r>
        <w:rPr>
          <w:color w:val="000000"/>
          <w:w w:val="95"/>
          <w:lang w:eastAsia="zh-CN"/>
        </w:rPr>
        <w:t>)启动指定的节</w:t>
      </w:r>
    </w:p>
    <w:p w:rsidR="00737AD2" w:rsidRDefault="007003A1">
      <w:pPr>
        <w:pStyle w:val="BodyText"/>
        <w:spacing w:line="225" w:lineRule="exact"/>
        <w:ind w:left="613"/>
        <w:rPr>
          <w:lang w:eastAsia="zh-CN"/>
        </w:rPr>
      </w:pPr>
      <w:r>
        <w:rPr>
          <w:lang w:eastAsia="zh-CN"/>
        </w:rPr>
        <w:t>点。</w:t>
      </w:r>
    </w:p>
    <w:p w:rsidR="00737AD2" w:rsidRDefault="00737AD2">
      <w:pPr>
        <w:spacing w:before="9" w:line="190" w:lineRule="exact"/>
        <w:rPr>
          <w:sz w:val="19"/>
          <w:szCs w:val="19"/>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启动分区组命令：</w:t>
      </w:r>
    </w:p>
    <w:p w:rsidR="00737AD2" w:rsidRDefault="00EC10B3">
      <w:pPr>
        <w:pStyle w:val="BodyText"/>
        <w:spacing w:before="50"/>
        <w:ind w:left="897"/>
        <w:rPr>
          <w:rFonts w:ascii="仿宋" w:eastAsia="仿宋" w:hAnsi="仿宋" w:cs="仿宋"/>
          <w:lang w:eastAsia="zh-CN"/>
        </w:rPr>
      </w:pPr>
      <w:r w:rsidRPr="00EC10B3">
        <w:pict>
          <v:group id="_x0000_s2485" style="position:absolute;left:0;text-align:left;margin-left:95.85pt;margin-top:6.95pt;width:459.45pt;height:10.6pt;z-index:-25296;mso-position-horizontal-relative:page" coordorigin="1917,139" coordsize="9189,212">
            <v:shape id="_x0000_s2486"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lang w:eastAsia="zh-CN"/>
        </w:rPr>
        <w:t>rg.start() //等价于db.startRG("group")</w:t>
      </w:r>
    </w:p>
    <w:p w:rsidR="00737AD2" w:rsidRDefault="00737AD2">
      <w:pPr>
        <w:spacing w:before="6" w:line="100" w:lineRule="exact"/>
        <w:rPr>
          <w:sz w:val="10"/>
          <w:szCs w:val="10"/>
          <w:lang w:eastAsia="zh-CN"/>
        </w:rPr>
      </w:pPr>
    </w:p>
    <w:p w:rsidR="00737AD2" w:rsidRDefault="007003A1">
      <w:pPr>
        <w:pStyle w:val="Heading3"/>
        <w:rPr>
          <w:lang w:eastAsia="zh-CN"/>
        </w:rPr>
      </w:pPr>
      <w:bookmarkStart w:id="655" w:name="rg.stop()"/>
      <w:bookmarkStart w:id="656" w:name="_bookmark244"/>
      <w:bookmarkEnd w:id="655"/>
      <w:bookmarkEnd w:id="656"/>
      <w:r>
        <w:rPr>
          <w:w w:val="90"/>
          <w:lang w:eastAsia="zh-CN"/>
        </w:rPr>
        <w:t>rg.stop()</w:t>
      </w:r>
    </w:p>
    <w:p w:rsidR="00737AD2" w:rsidRDefault="00737AD2">
      <w:pPr>
        <w:spacing w:before="2" w:line="200" w:lineRule="exact"/>
        <w:rPr>
          <w:sz w:val="20"/>
          <w:szCs w:val="20"/>
          <w:lang w:eastAsia="zh-CN"/>
        </w:rPr>
      </w:pPr>
    </w:p>
    <w:p w:rsidR="00737AD2" w:rsidRDefault="007003A1">
      <w:pPr>
        <w:pStyle w:val="BodyText"/>
        <w:spacing w:line="253" w:lineRule="auto"/>
        <w:ind w:left="613" w:right="4963"/>
        <w:rPr>
          <w:lang w:eastAsia="zh-CN"/>
        </w:rPr>
      </w:pPr>
      <w:r>
        <w:rPr>
          <w:w w:val="95"/>
          <w:lang w:eastAsia="zh-CN"/>
        </w:rPr>
        <w:t>rg.stop()</w:t>
      </w:r>
      <w:r>
        <w:rPr>
          <w:w w:val="92"/>
          <w:lang w:eastAsia="zh-CN"/>
        </w:rPr>
        <w:t xml:space="preserve"> </w:t>
      </w:r>
      <w:r>
        <w:rPr>
          <w:w w:val="95"/>
          <w:lang w:eastAsia="zh-CN"/>
        </w:rPr>
        <w:t>停止分区组。停止之后就不能创建节点等相关操作。</w:t>
      </w:r>
    </w:p>
    <w:p w:rsidR="00737AD2" w:rsidRDefault="00737AD2">
      <w:pPr>
        <w:spacing w:before="4" w:line="180" w:lineRule="exact"/>
        <w:rPr>
          <w:sz w:val="18"/>
          <w:szCs w:val="18"/>
          <w:lang w:eastAsia="zh-CN"/>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停止分区组</w:t>
      </w:r>
    </w:p>
    <w:p w:rsidR="00737AD2" w:rsidRDefault="00EC10B3">
      <w:pPr>
        <w:pStyle w:val="BodyText"/>
        <w:spacing w:before="50"/>
        <w:ind w:left="897"/>
        <w:rPr>
          <w:rFonts w:ascii="仿宋" w:eastAsia="仿宋" w:hAnsi="仿宋" w:cs="仿宋"/>
        </w:rPr>
      </w:pPr>
      <w:r w:rsidRPr="00EC10B3">
        <w:pict>
          <v:group id="_x0000_s2483" style="position:absolute;left:0;text-align:left;margin-left:95.85pt;margin-top:6.95pt;width:459.45pt;height:10.6pt;z-index:-25295;mso-position-horizontal-relative:page" coordorigin="1917,139" coordsize="9189,212">
            <v:shape id="_x0000_s2484"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rg.stop()</w:t>
      </w:r>
    </w:p>
    <w:p w:rsidR="00737AD2" w:rsidRDefault="00737AD2">
      <w:pPr>
        <w:spacing w:before="6" w:line="100" w:lineRule="exact"/>
        <w:rPr>
          <w:sz w:val="10"/>
          <w:szCs w:val="10"/>
        </w:rPr>
      </w:pPr>
    </w:p>
    <w:p w:rsidR="00737AD2" w:rsidRDefault="007003A1">
      <w:pPr>
        <w:pStyle w:val="Heading3"/>
      </w:pPr>
      <w:bookmarkStart w:id="657" w:name="node.connect()"/>
      <w:bookmarkStart w:id="658" w:name="_bookmark245"/>
      <w:bookmarkEnd w:id="657"/>
      <w:bookmarkEnd w:id="658"/>
      <w:r>
        <w:rPr>
          <w:w w:val="95"/>
        </w:rPr>
        <w:t>node.connect()</w:t>
      </w:r>
    </w:p>
    <w:p w:rsidR="00737AD2" w:rsidRDefault="00737AD2">
      <w:pPr>
        <w:spacing w:before="2" w:line="200" w:lineRule="exact"/>
        <w:rPr>
          <w:sz w:val="20"/>
          <w:szCs w:val="20"/>
        </w:rPr>
      </w:pPr>
    </w:p>
    <w:p w:rsidR="00737AD2" w:rsidRDefault="007003A1">
      <w:pPr>
        <w:pStyle w:val="BodyText"/>
        <w:spacing w:line="253" w:lineRule="auto"/>
        <w:ind w:left="613" w:right="317"/>
      </w:pPr>
      <w:r>
        <w:rPr>
          <w:w w:val="95"/>
        </w:rPr>
        <w:t>node.connect()</w:t>
      </w:r>
      <w:r>
        <w:rPr>
          <w:w w:val="93"/>
        </w:rPr>
        <w:t xml:space="preserve"> </w:t>
      </w:r>
      <w:r>
        <w:rPr>
          <w:w w:val="95"/>
        </w:rPr>
        <w:t>将数据库连接到指定节点。连接之后能进行一系列的操作，可以使用node.connect().help()查看相关的操</w:t>
      </w:r>
    </w:p>
    <w:p w:rsidR="00737AD2" w:rsidRDefault="007003A1">
      <w:pPr>
        <w:pStyle w:val="BodyText"/>
        <w:spacing w:line="225" w:lineRule="exact"/>
        <w:ind w:left="613"/>
      </w:pPr>
      <w:r>
        <w:t>作。</w:t>
      </w:r>
    </w:p>
    <w:p w:rsidR="00737AD2" w:rsidRDefault="00737AD2">
      <w:pPr>
        <w:spacing w:before="9" w:line="190" w:lineRule="exact"/>
        <w:rPr>
          <w:sz w:val="19"/>
          <w:szCs w:val="19"/>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将数据库连接到节点名为node上</w:t>
      </w:r>
    </w:p>
    <w:p w:rsidR="00737AD2" w:rsidRDefault="00EC10B3">
      <w:pPr>
        <w:pStyle w:val="BodyText"/>
        <w:spacing w:before="84" w:line="172" w:lineRule="auto"/>
        <w:ind w:left="897" w:right="6681"/>
        <w:rPr>
          <w:rFonts w:ascii="仿宋" w:eastAsia="仿宋" w:hAnsi="仿宋" w:cs="仿宋"/>
        </w:rPr>
      </w:pPr>
      <w:r w:rsidRPr="00EC10B3">
        <w:pict>
          <v:group id="_x0000_s2481" style="position:absolute;left:0;text-align:left;margin-left:95.85pt;margin-top:4.9pt;width:459.45pt;height:21.2pt;z-index:-25294;mso-position-horizontal-relative:page" coordorigin="1917,98" coordsize="9189,424">
            <v:shape id="_x0000_s2482"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&gt; node.connect() 返回：vmsvr2-suse-x64:11800</w:t>
      </w:r>
    </w:p>
    <w:p w:rsidR="00737AD2" w:rsidRDefault="00737AD2">
      <w:pPr>
        <w:spacing w:before="4" w:line="110" w:lineRule="exact"/>
        <w:rPr>
          <w:sz w:val="11"/>
          <w:szCs w:val="11"/>
        </w:rPr>
      </w:pPr>
    </w:p>
    <w:p w:rsidR="00737AD2" w:rsidRDefault="007003A1">
      <w:pPr>
        <w:pStyle w:val="Heading3"/>
      </w:pPr>
      <w:bookmarkStart w:id="659" w:name="node.getHostName()"/>
      <w:bookmarkStart w:id="660" w:name="_bookmark246"/>
      <w:bookmarkEnd w:id="659"/>
      <w:bookmarkEnd w:id="660"/>
      <w:r>
        <w:rPr>
          <w:w w:val="90"/>
        </w:rPr>
        <w:t>node.getHostName()</w:t>
      </w:r>
    </w:p>
    <w:p w:rsidR="00737AD2" w:rsidRDefault="00737AD2">
      <w:pPr>
        <w:spacing w:before="2" w:line="200" w:lineRule="exact"/>
        <w:rPr>
          <w:sz w:val="20"/>
          <w:szCs w:val="20"/>
        </w:rPr>
      </w:pPr>
    </w:p>
    <w:p w:rsidR="00737AD2" w:rsidRDefault="007003A1">
      <w:pPr>
        <w:pStyle w:val="BodyText"/>
        <w:spacing w:line="253" w:lineRule="auto"/>
        <w:ind w:left="613" w:right="7424"/>
      </w:pPr>
      <w:r>
        <w:rPr>
          <w:w w:val="90"/>
        </w:rPr>
        <w:t>node.getHostName()</w:t>
      </w:r>
      <w:r>
        <w:rPr>
          <w:w w:val="92"/>
        </w:rPr>
        <w:t xml:space="preserve"> </w:t>
      </w:r>
      <w:r>
        <w:rPr>
          <w:w w:val="95"/>
        </w:rPr>
        <w:t>返回节点的主机名。</w:t>
      </w:r>
    </w:p>
    <w:p w:rsidR="00737AD2" w:rsidRDefault="00737AD2">
      <w:pPr>
        <w:spacing w:line="253" w:lineRule="auto"/>
        <w:sectPr w:rsidR="00737AD2">
          <w:pgSz w:w="12240" w:h="15840"/>
          <w:pgMar w:top="900" w:right="680" w:bottom="280" w:left="1020" w:header="713" w:footer="0" w:gutter="0"/>
          <w:cols w:space="720"/>
        </w:sectPr>
      </w:pPr>
    </w:p>
    <w:p w:rsidR="00737AD2" w:rsidRDefault="00EC10B3">
      <w:pPr>
        <w:pStyle w:val="BodyText"/>
        <w:tabs>
          <w:tab w:val="left" w:pos="1217"/>
        </w:tabs>
        <w:spacing w:before="46"/>
      </w:pPr>
      <w:r>
        <w:lastRenderedPageBreak/>
        <w:pict>
          <v:group id="_x0000_s2479" style="position:absolute;left:0;text-align:left;margin-left:95.85pt;margin-top:91.7pt;width:459.45pt;height:21.2pt;z-index:-25293;mso-position-horizontal-relative:page;mso-position-vertical-relative:page" coordorigin="1917,1834" coordsize="9189,424">
            <v:shape id="_x0000_s2480" style="position:absolute;left:1917;top:1834;width:9189;height:424" coordorigin="1917,1834" coordsize="9189,424" path="m1917,1834r9189,l11106,2258r-9189,l1917,1834xe" fillcolor="#efefef" stroked="f">
              <v:path arrowok="t"/>
            </v:shape>
            <w10:wrap anchorx="page" anchory="page"/>
          </v:group>
        </w:pict>
      </w:r>
      <w:r>
        <w:pict>
          <v:group id="_x0000_s2477" style="position:absolute;left:0;text-align:left;margin-left:95.85pt;margin-top:234.3pt;width:459.45pt;height:42.4pt;z-index:-25292;mso-position-horizontal-relative:page;mso-position-vertical-relative:page" coordorigin="1917,4686" coordsize="9189,848">
            <v:shape id="_x0000_s2478" style="position:absolute;left:1917;top:4686;width:9189;height:848" coordorigin="1917,4686" coordsize="9189,848" path="m1917,4686r9189,l11106,5534r-9189,l1917,4686xe" fillcolor="#efefef" stroked="f">
              <v:path arrowok="t"/>
            </v:shape>
            <w10:wrap anchorx="page" anchory="page"/>
          </v:group>
        </w:pict>
      </w:r>
      <w:r>
        <w:pict>
          <v:group id="_x0000_s2475" style="position:absolute;left:0;text-align:left;margin-left:95.85pt;margin-top:398.1pt;width:459.45pt;height:21.2pt;z-index:-25291;mso-position-horizontal-relative:page;mso-position-vertical-relative:page" coordorigin="1917,7962" coordsize="9189,424">
            <v:shape id="_x0000_s2476" style="position:absolute;left:1917;top:7962;width:9189;height:424" coordorigin="1917,7962" coordsize="9189,424" path="m1917,7962r9189,l11106,8386r-9189,l1917,7962xe" fillcolor="#efefef" stroked="f">
              <v:path arrowok="t"/>
            </v:shape>
            <w10:wrap anchorx="page" anchory="page"/>
          </v:group>
        </w:pict>
      </w:r>
      <w:r>
        <w:pict>
          <v:group id="_x0000_s2473" style="position:absolute;left:0;text-align:left;margin-left:95.85pt;margin-top:540.7pt;width:459.45pt;height:10.6pt;z-index:-25290;mso-position-horizontal-relative:page;mso-position-vertical-relative:page" coordorigin="1917,10814" coordsize="9189,212">
            <v:shape id="_x0000_s2474" style="position:absolute;left:1917;top:10814;width:9189;height:212" coordorigin="1917,10814" coordsize="9189,212" path="m1917,10814r9189,l11106,11026r-9189,l1917,10814xe" fillcolor="#efefef" stroked="f">
              <v:path arrowok="t"/>
            </v:shape>
            <w10:wrap anchorx="page" anchory="page"/>
          </v:group>
        </w:pict>
      </w:r>
      <w:r>
        <w:pict>
          <v:group id="_x0000_s2471" style="position:absolute;left:0;text-align:left;margin-left:95.85pt;margin-top:672.7pt;width:459.45pt;height:10.6pt;z-index:-25289;mso-position-horizontal-relative:page;mso-position-vertical-relative:page" coordorigin="1917,13454" coordsize="9189,212">
            <v:shape id="_x0000_s2472" style="position:absolute;left:1917;top:13454;width:9189;height:212" coordorigin="1917,13454" coordsize="9189,212" path="m1917,13454r9189,l11106,13666r-9189,l1917,13454xe" fillcolor="#efefef" stroked="f">
              <v:path arrowok="t"/>
            </v:shape>
            <w10:wrap anchorx="page" anchory="page"/>
          </v:group>
        </w:pict>
      </w:r>
      <w:r w:rsidR="007003A1">
        <w:rPr>
          <w:rFonts w:ascii="Times New Roman" w:eastAsia="Times New Roman" w:hAnsi="Times New Roman" w:cs="Times New Roman"/>
        </w:rPr>
        <w:t>•</w:t>
      </w:r>
      <w:r w:rsidR="007003A1">
        <w:rPr>
          <w:rFonts w:ascii="Times New Roman" w:eastAsia="Times New Roman" w:hAnsi="Times New Roman" w:cs="Times New Roman"/>
        </w:rPr>
        <w:tab/>
      </w:r>
      <w:r w:rsidR="007003A1">
        <w:rPr>
          <w:position w:val="1"/>
        </w:rPr>
        <w:t>返回节点名称为node的主机名</w:t>
      </w:r>
    </w:p>
    <w:p w:rsidR="00737AD2" w:rsidRDefault="007003A1">
      <w:pPr>
        <w:pStyle w:val="BodyText"/>
        <w:spacing w:before="84" w:line="172" w:lineRule="auto"/>
        <w:ind w:left="1217" w:right="6107"/>
        <w:rPr>
          <w:rFonts w:ascii="仿宋" w:eastAsia="仿宋" w:hAnsi="仿宋" w:cs="仿宋"/>
        </w:rPr>
      </w:pPr>
      <w:r>
        <w:rPr>
          <w:rFonts w:ascii="仿宋" w:eastAsia="仿宋" w:hAnsi="仿宋" w:cs="仿宋"/>
        </w:rPr>
        <w:t>&gt; node.getHostName() 返回：vmsvr2-suse-x64</w:t>
      </w:r>
    </w:p>
    <w:p w:rsidR="00737AD2" w:rsidRDefault="00737AD2">
      <w:pPr>
        <w:spacing w:before="4" w:line="110" w:lineRule="exact"/>
        <w:rPr>
          <w:sz w:val="11"/>
          <w:szCs w:val="11"/>
        </w:rPr>
      </w:pPr>
    </w:p>
    <w:p w:rsidR="00737AD2" w:rsidRDefault="007003A1">
      <w:pPr>
        <w:pStyle w:val="Heading3"/>
        <w:ind w:left="433"/>
      </w:pPr>
      <w:bookmarkStart w:id="661" w:name="node.getNodeDetail()"/>
      <w:bookmarkStart w:id="662" w:name="_bookmark247"/>
      <w:bookmarkEnd w:id="661"/>
      <w:bookmarkEnd w:id="662"/>
      <w:r>
        <w:rPr>
          <w:w w:val="90"/>
        </w:rPr>
        <w:t>node.getNodeDetail()</w:t>
      </w:r>
    </w:p>
    <w:p w:rsidR="00737AD2" w:rsidRDefault="00737AD2">
      <w:pPr>
        <w:spacing w:before="2" w:line="200" w:lineRule="exact"/>
        <w:rPr>
          <w:sz w:val="20"/>
          <w:szCs w:val="20"/>
        </w:rPr>
      </w:pPr>
    </w:p>
    <w:p w:rsidR="00737AD2" w:rsidRDefault="007003A1">
      <w:pPr>
        <w:pStyle w:val="BodyText"/>
        <w:spacing w:line="253" w:lineRule="auto"/>
        <w:ind w:right="6970"/>
      </w:pPr>
      <w:r>
        <w:rPr>
          <w:w w:val="90"/>
        </w:rPr>
        <w:t>node.getNodeDetail()</w:t>
      </w:r>
      <w:r>
        <w:rPr>
          <w:w w:val="92"/>
        </w:rPr>
        <w:t xml:space="preserve"> </w:t>
      </w:r>
      <w:r>
        <w:rPr>
          <w:w w:val="95"/>
        </w:rPr>
        <w:t>返回当前节点信息。</w:t>
      </w:r>
    </w:p>
    <w:p w:rsidR="00737AD2" w:rsidRDefault="00737AD2">
      <w:pPr>
        <w:spacing w:before="4" w:line="180" w:lineRule="exact"/>
        <w:rPr>
          <w:sz w:val="18"/>
          <w:szCs w:val="18"/>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返回节点名称为node的信息</w:t>
      </w:r>
    </w:p>
    <w:p w:rsidR="00737AD2" w:rsidRDefault="007003A1">
      <w:pPr>
        <w:pStyle w:val="BodyText"/>
        <w:spacing w:before="10"/>
        <w:ind w:left="1217"/>
        <w:rPr>
          <w:rFonts w:ascii="仿宋" w:eastAsia="仿宋" w:hAnsi="仿宋" w:cs="仿宋"/>
        </w:rPr>
      </w:pPr>
      <w:r>
        <w:rPr>
          <w:rFonts w:ascii="仿宋" w:eastAsia="仿宋" w:hAnsi="仿宋" w:cs="仿宋"/>
        </w:rPr>
        <w:t>&gt; node.getNodeDetail()</w:t>
      </w:r>
    </w:p>
    <w:p w:rsidR="00737AD2" w:rsidRDefault="007003A1">
      <w:pPr>
        <w:pStyle w:val="BodyText"/>
        <w:spacing w:line="212" w:lineRule="exact"/>
        <w:ind w:left="1217"/>
        <w:rPr>
          <w:rFonts w:ascii="仿宋" w:eastAsia="仿宋" w:hAnsi="仿宋" w:cs="仿宋"/>
        </w:rPr>
      </w:pPr>
      <w:r>
        <w:rPr>
          <w:rFonts w:ascii="仿宋" w:eastAsia="仿宋" w:hAnsi="仿宋" w:cs="仿宋"/>
        </w:rPr>
        <w:t>返回：1000:vmsvr2-suse-x64:11800(group)</w:t>
      </w:r>
    </w:p>
    <w:p w:rsidR="00737AD2" w:rsidRDefault="007003A1">
      <w:pPr>
        <w:pStyle w:val="BodyText"/>
        <w:spacing w:line="212" w:lineRule="exact"/>
        <w:ind w:left="1217"/>
        <w:rPr>
          <w:rFonts w:ascii="仿宋" w:eastAsia="仿宋" w:hAnsi="仿宋" w:cs="仿宋"/>
        </w:rPr>
      </w:pPr>
      <w:r>
        <w:rPr>
          <w:rFonts w:ascii="仿宋" w:eastAsia="仿宋" w:hAnsi="仿宋" w:cs="仿宋"/>
        </w:rPr>
        <w:t>其中"1000"为节点ID（NodeID）；"vmsvr2-suse-x64"为主机名（HostName）；"11800"为服务器</w:t>
      </w:r>
    </w:p>
    <w:p w:rsidR="00737AD2" w:rsidRDefault="007003A1">
      <w:pPr>
        <w:pStyle w:val="BodyText"/>
        <w:spacing w:line="212" w:lineRule="exact"/>
        <w:ind w:left="1217"/>
        <w:rPr>
          <w:rFonts w:ascii="仿宋" w:eastAsia="仿宋" w:hAnsi="仿宋" w:cs="仿宋"/>
        </w:rPr>
      </w:pPr>
      <w:r>
        <w:rPr>
          <w:rFonts w:ascii="仿宋" w:eastAsia="仿宋" w:hAnsi="仿宋" w:cs="仿宋"/>
        </w:rPr>
        <w:t>名（ServiceName），"（group）"为节点所在的分区组名。</w:t>
      </w:r>
    </w:p>
    <w:p w:rsidR="00737AD2" w:rsidRDefault="00737AD2">
      <w:pPr>
        <w:spacing w:before="6" w:line="100" w:lineRule="exact"/>
        <w:rPr>
          <w:sz w:val="10"/>
          <w:szCs w:val="10"/>
        </w:rPr>
      </w:pPr>
    </w:p>
    <w:p w:rsidR="00737AD2" w:rsidRDefault="007003A1">
      <w:pPr>
        <w:pStyle w:val="Heading3"/>
        <w:ind w:left="433"/>
      </w:pPr>
      <w:bookmarkStart w:id="663" w:name="node.getServiceName()"/>
      <w:bookmarkStart w:id="664" w:name="_bookmark248"/>
      <w:bookmarkEnd w:id="663"/>
      <w:bookmarkEnd w:id="664"/>
      <w:r>
        <w:rPr>
          <w:w w:val="95"/>
        </w:rPr>
        <w:t>node.getServiceName()</w:t>
      </w:r>
    </w:p>
    <w:p w:rsidR="00737AD2" w:rsidRDefault="00737AD2">
      <w:pPr>
        <w:spacing w:before="2" w:line="200" w:lineRule="exact"/>
        <w:rPr>
          <w:sz w:val="20"/>
          <w:szCs w:val="20"/>
        </w:rPr>
      </w:pPr>
    </w:p>
    <w:p w:rsidR="00737AD2" w:rsidRDefault="007003A1">
      <w:pPr>
        <w:pStyle w:val="BodyText"/>
        <w:spacing w:line="253" w:lineRule="auto"/>
        <w:ind w:right="4991"/>
      </w:pPr>
      <w:r>
        <w:rPr>
          <w:w w:val="90"/>
        </w:rPr>
        <w:t>node.getServiceName()</w:t>
      </w:r>
      <w:r>
        <w:rPr>
          <w:w w:val="93"/>
        </w:rPr>
        <w:t xml:space="preserve"> </w:t>
      </w:r>
      <w:r>
        <w:rPr>
          <w:w w:val="95"/>
        </w:rPr>
        <w:t>返回节点的服务器名。</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返回节点名为node的服务器名</w:t>
      </w:r>
    </w:p>
    <w:p w:rsidR="00737AD2" w:rsidRDefault="007003A1">
      <w:pPr>
        <w:pStyle w:val="BodyText"/>
        <w:spacing w:before="84" w:line="172" w:lineRule="auto"/>
        <w:ind w:left="1217" w:right="6107"/>
        <w:rPr>
          <w:rFonts w:ascii="仿宋" w:eastAsia="仿宋" w:hAnsi="仿宋" w:cs="仿宋"/>
        </w:rPr>
      </w:pPr>
      <w:r>
        <w:rPr>
          <w:rFonts w:ascii="仿宋" w:eastAsia="仿宋" w:hAnsi="仿宋" w:cs="仿宋"/>
        </w:rPr>
        <w:t>&gt; node.getServiceName() 返回：11800</w:t>
      </w:r>
    </w:p>
    <w:p w:rsidR="00737AD2" w:rsidRDefault="00737AD2">
      <w:pPr>
        <w:spacing w:before="4" w:line="110" w:lineRule="exact"/>
        <w:rPr>
          <w:sz w:val="11"/>
          <w:szCs w:val="11"/>
        </w:rPr>
      </w:pPr>
    </w:p>
    <w:p w:rsidR="00737AD2" w:rsidRDefault="007003A1">
      <w:pPr>
        <w:pStyle w:val="Heading3"/>
        <w:ind w:left="0" w:right="7700"/>
        <w:jc w:val="center"/>
      </w:pPr>
      <w:bookmarkStart w:id="665" w:name="node.start()"/>
      <w:bookmarkStart w:id="666" w:name="_bookmark249"/>
      <w:bookmarkEnd w:id="665"/>
      <w:bookmarkEnd w:id="666"/>
      <w:r>
        <w:rPr>
          <w:w w:val="95"/>
        </w:rPr>
        <w:t>node.start()</w:t>
      </w:r>
    </w:p>
    <w:p w:rsidR="00737AD2" w:rsidRDefault="00737AD2">
      <w:pPr>
        <w:spacing w:before="2" w:line="200" w:lineRule="exact"/>
        <w:rPr>
          <w:sz w:val="20"/>
          <w:szCs w:val="20"/>
        </w:rPr>
      </w:pPr>
    </w:p>
    <w:p w:rsidR="00737AD2" w:rsidRDefault="007003A1">
      <w:pPr>
        <w:pStyle w:val="BodyText"/>
        <w:spacing w:line="253" w:lineRule="auto"/>
        <w:ind w:right="6840"/>
      </w:pPr>
      <w:r>
        <w:rPr>
          <w:w w:val="95"/>
        </w:rPr>
        <w:t>node.start()</w:t>
      </w:r>
      <w:r>
        <w:rPr>
          <w:w w:val="94"/>
        </w:rPr>
        <w:t xml:space="preserve"> </w:t>
      </w:r>
      <w:r>
        <w:rPr>
          <w:w w:val="95"/>
        </w:rPr>
        <w:t>启动当前节点。</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启动当前名称为node的节点</w:t>
      </w:r>
      <w:r>
        <w:rPr>
          <w:spacing w:val="-42"/>
          <w:position w:val="1"/>
          <w:lang w:eastAsia="zh-CN"/>
        </w:rPr>
        <w:t xml:space="preserve"> </w:t>
      </w:r>
      <w:r>
        <w:rPr>
          <w:position w:val="1"/>
          <w:lang w:eastAsia="zh-CN"/>
        </w:rPr>
        <w:t>。</w:t>
      </w:r>
    </w:p>
    <w:p w:rsidR="00737AD2" w:rsidRDefault="007003A1">
      <w:pPr>
        <w:pStyle w:val="BodyText"/>
        <w:spacing w:before="10"/>
        <w:ind w:left="1217"/>
        <w:rPr>
          <w:rFonts w:ascii="仿宋" w:eastAsia="仿宋" w:hAnsi="仿宋" w:cs="仿宋"/>
        </w:rPr>
      </w:pPr>
      <w:r>
        <w:rPr>
          <w:rFonts w:ascii="仿宋" w:eastAsia="仿宋" w:hAnsi="仿宋" w:cs="仿宋"/>
        </w:rPr>
        <w:t>node.start()</w:t>
      </w:r>
    </w:p>
    <w:p w:rsidR="00737AD2" w:rsidRDefault="00737AD2">
      <w:pPr>
        <w:spacing w:before="6" w:line="100" w:lineRule="exact"/>
        <w:rPr>
          <w:sz w:val="10"/>
          <w:szCs w:val="10"/>
        </w:rPr>
      </w:pPr>
    </w:p>
    <w:p w:rsidR="00737AD2" w:rsidRDefault="007003A1">
      <w:pPr>
        <w:pStyle w:val="Heading3"/>
        <w:ind w:left="0" w:right="7725"/>
        <w:jc w:val="center"/>
      </w:pPr>
      <w:bookmarkStart w:id="667" w:name="node.stop()"/>
      <w:bookmarkStart w:id="668" w:name="_bookmark250"/>
      <w:bookmarkEnd w:id="667"/>
      <w:bookmarkEnd w:id="668"/>
      <w:r>
        <w:rPr>
          <w:w w:val="95"/>
        </w:rPr>
        <w:t>node.stop()</w:t>
      </w:r>
    </w:p>
    <w:p w:rsidR="00737AD2" w:rsidRDefault="00737AD2">
      <w:pPr>
        <w:spacing w:before="2" w:line="200" w:lineRule="exact"/>
        <w:rPr>
          <w:sz w:val="20"/>
          <w:szCs w:val="20"/>
        </w:rPr>
      </w:pPr>
    </w:p>
    <w:p w:rsidR="00737AD2" w:rsidRDefault="007003A1">
      <w:pPr>
        <w:pStyle w:val="BodyText"/>
        <w:spacing w:line="253" w:lineRule="auto"/>
        <w:ind w:right="6840"/>
      </w:pPr>
      <w:r>
        <w:rPr>
          <w:w w:val="95"/>
        </w:rPr>
        <w:t>node.stop()</w:t>
      </w:r>
      <w:r>
        <w:rPr>
          <w:w w:val="93"/>
        </w:rPr>
        <w:t xml:space="preserve"> </w:t>
      </w:r>
      <w:r>
        <w:rPr>
          <w:w w:val="95"/>
        </w:rPr>
        <w:t>停止当前节点。</w:t>
      </w:r>
    </w:p>
    <w:p w:rsidR="00737AD2" w:rsidRDefault="00737AD2">
      <w:pPr>
        <w:spacing w:before="4"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停止当前名称为node的节点</w:t>
      </w:r>
      <w:r>
        <w:rPr>
          <w:spacing w:val="-42"/>
          <w:position w:val="1"/>
        </w:rPr>
        <w:t xml:space="preserve"> </w:t>
      </w:r>
      <w:r>
        <w:rPr>
          <w:position w:val="1"/>
        </w:rPr>
        <w:t>。</w:t>
      </w:r>
    </w:p>
    <w:p w:rsidR="00737AD2" w:rsidRDefault="007003A1">
      <w:pPr>
        <w:pStyle w:val="BodyText"/>
        <w:spacing w:before="10"/>
        <w:ind w:left="1217"/>
        <w:rPr>
          <w:rFonts w:ascii="仿宋" w:eastAsia="仿宋" w:hAnsi="仿宋" w:cs="仿宋"/>
        </w:rPr>
      </w:pPr>
      <w:r>
        <w:rPr>
          <w:rFonts w:ascii="仿宋" w:eastAsia="仿宋" w:hAnsi="仿宋" w:cs="仿宋"/>
        </w:rPr>
        <w:t>node.stop()</w:t>
      </w:r>
    </w:p>
    <w:p w:rsidR="00737AD2" w:rsidRDefault="00737AD2">
      <w:pPr>
        <w:rPr>
          <w:rFonts w:ascii="仿宋" w:eastAsia="仿宋" w:hAnsi="仿宋" w:cs="仿宋"/>
        </w:rPr>
        <w:sectPr w:rsidR="00737AD2">
          <w:pgSz w:w="12240" w:h="15840"/>
          <w:pgMar w:top="1340" w:right="1720" w:bottom="280" w:left="70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pPr>
      <w:bookmarkStart w:id="669" w:name="domain.alter()"/>
      <w:bookmarkStart w:id="670" w:name="_bookmark251"/>
      <w:bookmarkEnd w:id="669"/>
      <w:bookmarkEnd w:id="670"/>
      <w:r>
        <w:rPr>
          <w:w w:val="95"/>
        </w:rPr>
        <w:t>domain.alter()</w:t>
      </w:r>
    </w:p>
    <w:p w:rsidR="00737AD2" w:rsidRDefault="00737AD2">
      <w:pPr>
        <w:spacing w:before="2" w:line="200" w:lineRule="exact"/>
        <w:rPr>
          <w:sz w:val="20"/>
          <w:szCs w:val="20"/>
        </w:rPr>
      </w:pPr>
    </w:p>
    <w:p w:rsidR="00737AD2" w:rsidRDefault="007003A1">
      <w:pPr>
        <w:pStyle w:val="BodyText"/>
        <w:spacing w:line="253" w:lineRule="auto"/>
        <w:ind w:left="613" w:right="7424"/>
      </w:pPr>
      <w:r>
        <w:rPr>
          <w:w w:val="90"/>
        </w:rPr>
        <w:t>domain.alter(&lt;options&gt;)</w:t>
      </w:r>
      <w:r>
        <w:rPr>
          <w:w w:val="91"/>
        </w:rPr>
        <w:t xml:space="preserve"> </w:t>
      </w:r>
      <w:r>
        <w:rPr>
          <w:w w:val="95"/>
        </w:rPr>
        <w:t>修改域的属性。</w:t>
      </w:r>
    </w:p>
    <w:p w:rsidR="00737AD2" w:rsidRDefault="00737AD2">
      <w:pPr>
        <w:spacing w:before="4" w:line="180" w:lineRule="exact"/>
        <w:rPr>
          <w:sz w:val="18"/>
          <w:szCs w:val="18"/>
        </w:rPr>
      </w:pPr>
    </w:p>
    <w:p w:rsidR="00737AD2" w:rsidRDefault="007003A1">
      <w:pPr>
        <w:pStyle w:val="BodyText"/>
        <w:ind w:left="613"/>
      </w:pPr>
      <w:r>
        <w:t>参数描述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1471"/>
        <w:gridCol w:w="3266"/>
        <w:gridCol w:w="2363"/>
        <w:gridCol w:w="2373"/>
      </w:tblGrid>
      <w:tr w:rsidR="00737AD2">
        <w:trPr>
          <w:trHeight w:hRule="exact" w:val="29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3266" w:type="dxa"/>
            <w:tcBorders>
              <w:top w:val="nil"/>
              <w:left w:val="nil"/>
              <w:bottom w:val="nil"/>
              <w:right w:val="single" w:sz="8" w:space="0" w:color="000000"/>
            </w:tcBorders>
          </w:tcPr>
          <w:p w:rsidR="00737AD2" w:rsidRDefault="007003A1">
            <w:pPr>
              <w:pStyle w:val="TableParagraph"/>
              <w:spacing w:line="223" w:lineRule="exact"/>
              <w:ind w:left="947"/>
              <w:rPr>
                <w:rFonts w:ascii="微软雅黑" w:eastAsia="微软雅黑" w:hAnsi="微软雅黑" w:cs="微软雅黑"/>
                <w:sz w:val="14"/>
                <w:szCs w:val="14"/>
              </w:rPr>
            </w:pPr>
            <w:r>
              <w:rPr>
                <w:rFonts w:ascii="微软雅黑" w:eastAsia="微软雅黑" w:hAnsi="微软雅黑" w:cs="微软雅黑"/>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是否必填</w:t>
            </w:r>
          </w:p>
        </w:tc>
      </w:tr>
      <w:tr w:rsidR="00737AD2">
        <w:trPr>
          <w:trHeight w:hRule="exact" w:val="305"/>
        </w:trPr>
        <w:tc>
          <w:tcPr>
            <w:tcW w:w="147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options</w:t>
            </w:r>
          </w:p>
        </w:tc>
        <w:tc>
          <w:tcPr>
            <w:tcW w:w="3266" w:type="dxa"/>
            <w:tcBorders>
              <w:top w:val="nil"/>
              <w:left w:val="nil"/>
              <w:bottom w:val="nil"/>
              <w:right w:val="single" w:sz="8" w:space="0" w:color="000000"/>
            </w:tcBorders>
          </w:tcPr>
          <w:p w:rsidR="00737AD2" w:rsidRDefault="007003A1">
            <w:pPr>
              <w:pStyle w:val="TableParagraph"/>
              <w:spacing w:line="228" w:lineRule="exact"/>
              <w:ind w:left="947"/>
              <w:rPr>
                <w:rFonts w:ascii="微软雅黑" w:eastAsia="微软雅黑" w:hAnsi="微软雅黑" w:cs="微软雅黑"/>
                <w:sz w:val="14"/>
                <w:szCs w:val="14"/>
              </w:rPr>
            </w:pPr>
            <w:r>
              <w:rPr>
                <w:rFonts w:ascii="微软雅黑" w:eastAsia="微软雅黑" w:hAnsi="微软雅黑" w:cs="微软雅黑"/>
                <w:w w:val="95"/>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需要修改的属性列表。</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sz w:val="14"/>
                <w:szCs w:val="14"/>
              </w:rPr>
              <w:t>是</w:t>
            </w:r>
          </w:p>
        </w:tc>
      </w:tr>
    </w:tbl>
    <w:p w:rsidR="00737AD2" w:rsidRDefault="00737AD2">
      <w:pPr>
        <w:spacing w:before="3" w:line="200" w:lineRule="exact"/>
        <w:rPr>
          <w:sz w:val="20"/>
          <w:szCs w:val="20"/>
        </w:rPr>
      </w:pPr>
    </w:p>
    <w:p w:rsidR="00737AD2" w:rsidRDefault="007003A1">
      <w:pPr>
        <w:pStyle w:val="BodyText"/>
        <w:spacing w:line="312" w:lineRule="exact"/>
        <w:ind w:left="613"/>
      </w:pPr>
      <w:r>
        <w:t>格式</w:t>
      </w:r>
    </w:p>
    <w:p w:rsidR="00737AD2" w:rsidRDefault="007003A1">
      <w:pPr>
        <w:pStyle w:val="BodyText"/>
        <w:spacing w:before="18"/>
        <w:ind w:left="613"/>
      </w:pPr>
      <w:r>
        <w:t>目前通过options可设置域的属性有：</w:t>
      </w:r>
    </w:p>
    <w:p w:rsidR="00737AD2" w:rsidRDefault="00737AD2">
      <w:pPr>
        <w:spacing w:before="5" w:line="60" w:lineRule="exact"/>
        <w:rPr>
          <w:sz w:val="6"/>
          <w:szCs w:val="6"/>
        </w:rPr>
      </w:pPr>
    </w:p>
    <w:tbl>
      <w:tblPr>
        <w:tblW w:w="0" w:type="auto"/>
        <w:tblInd w:w="603" w:type="dxa"/>
        <w:tblLayout w:type="fixed"/>
        <w:tblCellMar>
          <w:left w:w="0" w:type="dxa"/>
          <w:right w:w="0" w:type="dxa"/>
        </w:tblCellMar>
        <w:tblLook w:val="01E0"/>
      </w:tblPr>
      <w:tblGrid>
        <w:gridCol w:w="1914"/>
        <w:gridCol w:w="4401"/>
        <w:gridCol w:w="3157"/>
      </w:tblGrid>
      <w:tr w:rsidR="00737AD2">
        <w:trPr>
          <w:trHeight w:hRule="exact" w:val="295"/>
        </w:trPr>
        <w:tc>
          <w:tcPr>
            <w:tcW w:w="1914"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属性名</w:t>
            </w:r>
          </w:p>
        </w:tc>
        <w:tc>
          <w:tcPr>
            <w:tcW w:w="4401" w:type="dxa"/>
            <w:tcBorders>
              <w:top w:val="nil"/>
              <w:left w:val="nil"/>
              <w:bottom w:val="nil"/>
              <w:right w:val="single" w:sz="8" w:space="0" w:color="000000"/>
            </w:tcBorders>
          </w:tcPr>
          <w:p w:rsidR="00737AD2" w:rsidRDefault="007003A1">
            <w:pPr>
              <w:pStyle w:val="TableParagraph"/>
              <w:spacing w:line="223" w:lineRule="exact"/>
              <w:ind w:left="1293"/>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格式</w:t>
            </w:r>
          </w:p>
        </w:tc>
      </w:tr>
      <w:tr w:rsidR="00737AD2">
        <w:trPr>
          <w:trHeight w:hRule="exact" w:val="300"/>
        </w:trPr>
        <w:tc>
          <w:tcPr>
            <w:tcW w:w="191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Groups</w:t>
            </w:r>
          </w:p>
        </w:tc>
        <w:tc>
          <w:tcPr>
            <w:tcW w:w="4401" w:type="dxa"/>
            <w:tcBorders>
              <w:top w:val="nil"/>
              <w:left w:val="nil"/>
              <w:bottom w:val="nil"/>
              <w:right w:val="single" w:sz="8" w:space="0" w:color="000000"/>
            </w:tcBorders>
          </w:tcPr>
          <w:p w:rsidR="00737AD2" w:rsidRDefault="007003A1">
            <w:pPr>
              <w:pStyle w:val="TableParagraph"/>
              <w:spacing w:line="228" w:lineRule="exact"/>
              <w:ind w:left="1293"/>
              <w:rPr>
                <w:rFonts w:ascii="微软雅黑" w:eastAsia="微软雅黑" w:hAnsi="微软雅黑" w:cs="微软雅黑"/>
                <w:sz w:val="14"/>
                <w:szCs w:val="14"/>
              </w:rPr>
            </w:pPr>
            <w:r>
              <w:rPr>
                <w:rFonts w:ascii="微软雅黑" w:eastAsia="微软雅黑" w:hAnsi="微软雅黑" w:cs="微软雅黑"/>
                <w:sz w:val="14"/>
                <w:szCs w:val="14"/>
              </w:rPr>
              <w:t>包含的复制组。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Groups:['data1','data2']</w:t>
            </w:r>
          </w:p>
        </w:tc>
      </w:tr>
      <w:tr w:rsidR="00737AD2">
        <w:trPr>
          <w:trHeight w:hRule="exact" w:val="305"/>
        </w:trPr>
        <w:tc>
          <w:tcPr>
            <w:tcW w:w="1914"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AutoSplit</w:t>
            </w:r>
          </w:p>
        </w:tc>
        <w:tc>
          <w:tcPr>
            <w:tcW w:w="4401" w:type="dxa"/>
            <w:tcBorders>
              <w:top w:val="nil"/>
              <w:left w:val="nil"/>
              <w:bottom w:val="nil"/>
              <w:right w:val="single" w:sz="8" w:space="0" w:color="000000"/>
            </w:tcBorders>
          </w:tcPr>
          <w:p w:rsidR="00737AD2" w:rsidRDefault="007003A1">
            <w:pPr>
              <w:pStyle w:val="TableParagraph"/>
              <w:spacing w:line="228" w:lineRule="exact"/>
              <w:ind w:left="1293"/>
              <w:rPr>
                <w:rFonts w:ascii="微软雅黑" w:eastAsia="微软雅黑" w:hAnsi="微软雅黑" w:cs="微软雅黑"/>
                <w:sz w:val="14"/>
                <w:szCs w:val="14"/>
              </w:rPr>
            </w:pPr>
            <w:r>
              <w:rPr>
                <w:rFonts w:ascii="微软雅黑" w:eastAsia="微软雅黑" w:hAnsi="微软雅黑" w:cs="微软雅黑"/>
                <w:sz w:val="14"/>
                <w:szCs w:val="14"/>
              </w:rPr>
              <w:t>自动切分。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AutoSplit:true|false</w:t>
            </w:r>
          </w:p>
        </w:tc>
      </w:tr>
    </w:tbl>
    <w:p w:rsidR="00737AD2" w:rsidRDefault="00921398">
      <w:pPr>
        <w:pStyle w:val="BodyText"/>
        <w:spacing w:line="556" w:lineRule="exact"/>
        <w:ind w:left="613"/>
      </w:pPr>
      <w:r>
        <w:pict>
          <v:shape id="_x0000_i1129"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删除复制组前必须保证其不包含任何数据。</w:t>
      </w:r>
    </w:p>
    <w:p w:rsidR="00737AD2" w:rsidRDefault="007003A1">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AutoSplit的更改不对之前创建的集合和集合空间产生影响。</w:t>
      </w:r>
    </w:p>
    <w:p w:rsidR="00737AD2" w:rsidRDefault="00737AD2">
      <w:pPr>
        <w:spacing w:before="14" w:line="240" w:lineRule="exact"/>
        <w:rPr>
          <w:sz w:val="24"/>
          <w:szCs w:val="24"/>
          <w:lang w:eastAsia="zh-CN"/>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首先创建一个域，包含两个复制组，开启自动切分。</w:t>
      </w:r>
    </w:p>
    <w:p w:rsidR="00737AD2" w:rsidRDefault="00EC10B3">
      <w:pPr>
        <w:pStyle w:val="BodyText"/>
        <w:spacing w:before="50"/>
        <w:ind w:left="897"/>
        <w:rPr>
          <w:rFonts w:ascii="仿宋" w:eastAsia="仿宋" w:hAnsi="仿宋" w:cs="仿宋"/>
        </w:rPr>
      </w:pPr>
      <w:r w:rsidRPr="00EC10B3">
        <w:pict>
          <v:group id="_x0000_s2468" style="position:absolute;left:0;text-align:left;margin-left:95.85pt;margin-top:6.95pt;width:459.45pt;height:10.6pt;z-index:-25288;mso-position-horizontal-relative:page" coordorigin="1917,139" coordsize="9189,212">
            <v:shape id="_x0000_s246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&gt; var domain = db.createDomain('mydomain',['data1','data2'],{AutoSplit:true})</w:t>
      </w:r>
    </w:p>
    <w:p w:rsidR="00737AD2" w:rsidRDefault="007003A1">
      <w:pPr>
        <w:pStyle w:val="BodyText"/>
        <w:spacing w:before="49"/>
        <w:ind w:left="897"/>
        <w:rPr>
          <w:lang w:eastAsia="zh-CN"/>
        </w:rPr>
      </w:pPr>
      <w:r>
        <w:rPr>
          <w:lang w:eastAsia="zh-CN"/>
        </w:rPr>
        <w:t>从域中删除一个复制组data2，添加另一个复制组data3，最后域中包含data1和data3两个复制组。</w:t>
      </w:r>
    </w:p>
    <w:p w:rsidR="00737AD2" w:rsidRDefault="00EC10B3">
      <w:pPr>
        <w:pStyle w:val="BodyText"/>
        <w:spacing w:before="46"/>
        <w:ind w:left="897"/>
        <w:rPr>
          <w:rFonts w:ascii="仿宋" w:eastAsia="仿宋" w:hAnsi="仿宋" w:cs="仿宋"/>
        </w:rPr>
      </w:pPr>
      <w:r w:rsidRPr="00EC10B3">
        <w:pict>
          <v:group id="_x0000_s2466" style="position:absolute;left:0;text-align:left;margin-left:95.85pt;margin-top:6.75pt;width:459.45pt;height:10.6pt;z-index:-25287;mso-position-horizontal-relative:page" coordorigin="1917,135" coordsize="9189,212">
            <v:shape id="_x0000_s2467"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&gt; domain.alter({Groups:['data1','data3']})</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首先创建一个域，包含一个复制组，复制组中包含表foo.bar。</w:t>
      </w:r>
    </w:p>
    <w:p w:rsidR="00737AD2" w:rsidRDefault="00EC10B3">
      <w:pPr>
        <w:pStyle w:val="BodyText"/>
        <w:spacing w:before="50"/>
        <w:ind w:left="897"/>
        <w:rPr>
          <w:rFonts w:ascii="仿宋" w:eastAsia="仿宋" w:hAnsi="仿宋" w:cs="仿宋"/>
        </w:rPr>
      </w:pPr>
      <w:r w:rsidRPr="00EC10B3">
        <w:pict>
          <v:group id="_x0000_s2464" style="position:absolute;left:0;text-align:left;margin-left:95.85pt;margin-top:6.95pt;width:459.45pt;height:10.6pt;z-index:-25286;mso-position-horizontal-relative:page" coordorigin="1917,139" coordsize="9189,212">
            <v:shape id="_x0000_s246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&gt; var domain = db.createDomain('mydomain',['group1'])</w:t>
      </w:r>
    </w:p>
    <w:p w:rsidR="00737AD2" w:rsidRDefault="007003A1">
      <w:pPr>
        <w:pStyle w:val="BodyText"/>
        <w:spacing w:before="49"/>
        <w:ind w:left="897"/>
        <w:rPr>
          <w:lang w:eastAsia="zh-CN"/>
        </w:rPr>
      </w:pPr>
      <w:r>
        <w:rPr>
          <w:lang w:eastAsia="zh-CN"/>
        </w:rPr>
        <w:t>从域中删除原复制组，添加另一个复制组，将因把拥有数据的group1从域中删除而报错。</w:t>
      </w:r>
    </w:p>
    <w:p w:rsidR="00737AD2" w:rsidRDefault="00737AD2">
      <w:pPr>
        <w:spacing w:before="1" w:line="120" w:lineRule="exact"/>
        <w:rPr>
          <w:sz w:val="12"/>
          <w:szCs w:val="12"/>
          <w:lang w:eastAsia="zh-CN"/>
        </w:rPr>
      </w:pPr>
    </w:p>
    <w:p w:rsidR="00737AD2" w:rsidRDefault="00EC10B3">
      <w:pPr>
        <w:pStyle w:val="BodyText"/>
        <w:spacing w:line="172" w:lineRule="auto"/>
        <w:ind w:left="897" w:right="5863"/>
        <w:rPr>
          <w:rFonts w:ascii="仿宋" w:eastAsia="仿宋" w:hAnsi="仿宋" w:cs="仿宋"/>
        </w:rPr>
      </w:pPr>
      <w:r w:rsidRPr="00EC10B3">
        <w:pict>
          <v:group id="_x0000_s2462" style="position:absolute;left:0;text-align:left;margin-left:95.85pt;margin-top:.7pt;width:459.45pt;height:42.4pt;z-index:-25285;mso-position-horizontal-relative:page" coordorigin="1917,14" coordsize="9189,848">
            <v:shape id="_x0000_s2463" style="position:absolute;left:1917;top:14;width:9189;height:848" coordorigin="1917,14" coordsize="9189,848" path="m1917,14r9189,l11106,862r-9189,l1917,14xe" fillcolor="#efefef" stroked="f">
              <v:path arrowok="t"/>
            </v:shape>
            <w10:wrap anchorx="page"/>
          </v:group>
        </w:pict>
      </w:r>
      <w:r w:rsidR="007003A1">
        <w:rPr>
          <w:rFonts w:ascii="仿宋" w:eastAsia="仿宋" w:hAnsi="仿宋" w:cs="仿宋"/>
        </w:rPr>
        <w:t>&gt; domain.alter({Groups:['group2']}) (nofile):0 uncaught exception: -256</w:t>
      </w:r>
    </w:p>
    <w:p w:rsidR="00737AD2" w:rsidRDefault="007003A1">
      <w:pPr>
        <w:pStyle w:val="BodyText"/>
        <w:spacing w:line="220" w:lineRule="exact"/>
        <w:ind w:left="897"/>
        <w:rPr>
          <w:rFonts w:ascii="仿宋" w:eastAsia="仿宋" w:hAnsi="仿宋" w:cs="仿宋"/>
        </w:rPr>
      </w:pPr>
      <w:r>
        <w:rPr>
          <w:rFonts w:ascii="仿宋" w:eastAsia="仿宋" w:hAnsi="仿宋" w:cs="仿宋"/>
        </w:rPr>
        <w:t>&gt; getErr(-256)</w:t>
      </w:r>
    </w:p>
    <w:p w:rsidR="00737AD2" w:rsidRDefault="007003A1">
      <w:pPr>
        <w:pStyle w:val="BodyText"/>
        <w:spacing w:line="212" w:lineRule="exact"/>
        <w:ind w:left="897"/>
        <w:rPr>
          <w:rFonts w:ascii="仿宋" w:eastAsia="仿宋" w:hAnsi="仿宋" w:cs="仿宋"/>
        </w:rPr>
      </w:pPr>
      <w:r>
        <w:rPr>
          <w:rFonts w:ascii="仿宋" w:eastAsia="仿宋" w:hAnsi="仿宋" w:cs="仿宋"/>
        </w:rPr>
        <w:t>Domain is not empty</w:t>
      </w:r>
    </w:p>
    <w:p w:rsidR="00737AD2" w:rsidRDefault="00737AD2">
      <w:pPr>
        <w:spacing w:before="6" w:line="100" w:lineRule="exact"/>
        <w:rPr>
          <w:sz w:val="10"/>
          <w:szCs w:val="10"/>
        </w:rPr>
      </w:pPr>
    </w:p>
    <w:p w:rsidR="00737AD2" w:rsidRDefault="007003A1">
      <w:pPr>
        <w:pStyle w:val="Heading3"/>
        <w:ind w:left="81" w:right="7869"/>
        <w:jc w:val="center"/>
      </w:pPr>
      <w:bookmarkStart w:id="671" w:name="domain.listCollections()"/>
      <w:bookmarkStart w:id="672" w:name="_bookmark252"/>
      <w:bookmarkEnd w:id="671"/>
      <w:bookmarkEnd w:id="672"/>
      <w:r>
        <w:rPr>
          <w:w w:val="95"/>
        </w:rPr>
        <w:t>domain.listCollections()</w:t>
      </w:r>
    </w:p>
    <w:p w:rsidR="00737AD2" w:rsidRDefault="00737AD2">
      <w:pPr>
        <w:spacing w:before="2" w:line="200" w:lineRule="exact"/>
        <w:rPr>
          <w:sz w:val="20"/>
          <w:szCs w:val="20"/>
        </w:rPr>
      </w:pPr>
    </w:p>
    <w:p w:rsidR="00737AD2" w:rsidRDefault="007003A1">
      <w:pPr>
        <w:pStyle w:val="BodyText"/>
        <w:spacing w:line="253" w:lineRule="auto"/>
        <w:ind w:left="613" w:right="2663"/>
      </w:pPr>
      <w:r>
        <w:rPr>
          <w:w w:val="95"/>
        </w:rPr>
        <w:t>domain.listCollections()</w:t>
      </w:r>
      <w:r>
        <w:rPr>
          <w:w w:val="94"/>
        </w:rPr>
        <w:t xml:space="preserve"> </w:t>
      </w:r>
      <w:r>
        <w:rPr>
          <w:w w:val="95"/>
        </w:rPr>
        <w:t>枚举集合，执行此方法会将指定域下的集合信息全部显示出来。</w:t>
      </w:r>
    </w:p>
    <w:p w:rsidR="00737AD2" w:rsidRDefault="00737AD2">
      <w:pPr>
        <w:spacing w:before="4" w:line="180" w:lineRule="exact"/>
        <w:rPr>
          <w:sz w:val="18"/>
          <w:szCs w:val="18"/>
        </w:rPr>
      </w:pPr>
    </w:p>
    <w:p w:rsidR="00737AD2" w:rsidRDefault="007003A1">
      <w:pPr>
        <w:pStyle w:val="BodyText"/>
        <w:ind w:left="613"/>
      </w:pPr>
      <w:r>
        <w:t>示例</w:t>
      </w:r>
    </w:p>
    <w:p w:rsidR="00737AD2" w:rsidRDefault="00EC10B3">
      <w:pPr>
        <w:pStyle w:val="BodyText"/>
        <w:numPr>
          <w:ilvl w:val="0"/>
          <w:numId w:val="7"/>
        </w:numPr>
        <w:tabs>
          <w:tab w:val="left" w:pos="897"/>
        </w:tabs>
        <w:spacing w:before="66"/>
        <w:ind w:left="897"/>
        <w:rPr>
          <w:rFonts w:ascii="仿宋" w:eastAsia="仿宋" w:hAnsi="仿宋" w:cs="仿宋"/>
        </w:rPr>
      </w:pPr>
      <w:r w:rsidRPr="00EC10B3">
        <w:pict>
          <v:group id="_x0000_s2460" style="position:absolute;left:0;text-align:left;margin-left:95.85pt;margin-top:7.75pt;width:459.45pt;height:10.6pt;z-index:-25284;mso-position-horizontal-relative:page" coordorigin="1917,155" coordsize="9189,212">
            <v:shape id="_x0000_s2461" style="position:absolute;left:1917;top:155;width:9189;height:212" coordorigin="1917,155" coordsize="9189,212" path="m1917,155r9189,l11106,367r-9189,l1917,155xe" fillcolor="#efefef" stroked="f">
              <v:path arrowok="t"/>
            </v:shape>
            <w10:wrap anchorx="page"/>
          </v:group>
        </w:pict>
      </w:r>
      <w:r w:rsidR="007003A1">
        <w:rPr>
          <w:rFonts w:ascii="仿宋" w:eastAsia="仿宋" w:hAnsi="仿宋" w:cs="仿宋"/>
        </w:rPr>
        <w:t>domain.listCollections()</w:t>
      </w:r>
    </w:p>
    <w:p w:rsidR="00737AD2" w:rsidRDefault="007003A1">
      <w:pPr>
        <w:pStyle w:val="BodyText"/>
        <w:spacing w:before="34"/>
        <w:ind w:left="897"/>
      </w:pPr>
      <w:r>
        <w:t>返回：</w:t>
      </w:r>
    </w:p>
    <w:p w:rsidR="00737AD2" w:rsidRDefault="00EC10B3">
      <w:pPr>
        <w:pStyle w:val="BodyText"/>
        <w:spacing w:before="6"/>
        <w:ind w:left="577" w:right="8422"/>
        <w:jc w:val="center"/>
        <w:rPr>
          <w:rFonts w:ascii="仿宋" w:eastAsia="仿宋" w:hAnsi="仿宋" w:cs="仿宋"/>
        </w:rPr>
      </w:pPr>
      <w:r w:rsidRPr="00EC10B3">
        <w:pict>
          <v:group id="_x0000_s2458" style="position:absolute;left:0;text-align:left;margin-left:95.85pt;margin-top:4.75pt;width:459.45pt;height:31.8pt;z-index:-25283;mso-position-horizontal-relative:page" coordorigin="1917,95" coordsize="9189,636">
            <v:shape id="_x0000_s2459"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697"/>
        <w:rPr>
          <w:rFonts w:ascii="仿宋" w:eastAsia="仿宋" w:hAnsi="仿宋" w:cs="仿宋"/>
        </w:rPr>
      </w:pPr>
      <w:r>
        <w:rPr>
          <w:rFonts w:ascii="仿宋" w:eastAsia="仿宋" w:hAnsi="仿宋" w:cs="仿宋"/>
        </w:rPr>
        <w:t>"Name": "foo.bar"</w:t>
      </w:r>
    </w:p>
    <w:p w:rsidR="00737AD2" w:rsidRDefault="007003A1">
      <w:pPr>
        <w:pStyle w:val="BodyText"/>
        <w:spacing w:line="212" w:lineRule="exact"/>
        <w:ind w:left="149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33"/>
      </w:pPr>
      <w:bookmarkStart w:id="673" w:name="domain.listCollectionSpaces()"/>
      <w:bookmarkStart w:id="674" w:name="_bookmark253"/>
      <w:bookmarkEnd w:id="673"/>
      <w:bookmarkEnd w:id="674"/>
      <w:r>
        <w:rPr>
          <w:w w:val="95"/>
        </w:rPr>
        <w:t>domain.listCollectionSpaces()</w:t>
      </w:r>
    </w:p>
    <w:p w:rsidR="00737AD2" w:rsidRDefault="00737AD2">
      <w:pPr>
        <w:spacing w:before="2" w:line="200" w:lineRule="exact"/>
        <w:rPr>
          <w:sz w:val="20"/>
          <w:szCs w:val="20"/>
        </w:rPr>
      </w:pPr>
    </w:p>
    <w:p w:rsidR="00737AD2" w:rsidRDefault="007003A1">
      <w:pPr>
        <w:pStyle w:val="BodyText"/>
        <w:spacing w:line="253" w:lineRule="auto"/>
        <w:ind w:right="5407"/>
      </w:pPr>
      <w:r>
        <w:rPr>
          <w:w w:val="90"/>
        </w:rPr>
        <w:t>domain.listCollectionSpaces()</w:t>
      </w:r>
      <w:r>
        <w:rPr>
          <w:w w:val="93"/>
        </w:rPr>
        <w:t xml:space="preserve"> </w:t>
      </w:r>
      <w:r>
        <w:rPr>
          <w:w w:val="95"/>
        </w:rPr>
        <w:t>枚举域中所有的集合空间。</w:t>
      </w:r>
    </w:p>
    <w:p w:rsidR="00737AD2" w:rsidRDefault="00737AD2">
      <w:pPr>
        <w:spacing w:before="4" w:line="180" w:lineRule="exact"/>
        <w:rPr>
          <w:sz w:val="18"/>
          <w:szCs w:val="18"/>
        </w:rPr>
      </w:pPr>
    </w:p>
    <w:p w:rsidR="00737AD2" w:rsidRDefault="007003A1">
      <w:pPr>
        <w:pStyle w:val="BodyText"/>
      </w:pPr>
      <w:r>
        <w:t>示例</w:t>
      </w:r>
    </w:p>
    <w:p w:rsidR="00737AD2" w:rsidRDefault="00EC10B3">
      <w:pPr>
        <w:pStyle w:val="BodyText"/>
        <w:numPr>
          <w:ilvl w:val="1"/>
          <w:numId w:val="7"/>
        </w:numPr>
        <w:tabs>
          <w:tab w:val="left" w:pos="1217"/>
        </w:tabs>
        <w:spacing w:before="66"/>
        <w:ind w:left="1217"/>
        <w:rPr>
          <w:rFonts w:ascii="仿宋" w:eastAsia="仿宋" w:hAnsi="仿宋" w:cs="仿宋"/>
        </w:rPr>
      </w:pPr>
      <w:r w:rsidRPr="00EC10B3">
        <w:pict>
          <v:group id="_x0000_s2456" style="position:absolute;left:0;text-align:left;margin-left:95.85pt;margin-top:7.75pt;width:459.45pt;height:10.6pt;z-index:-25282;mso-position-horizontal-relative:page" coordorigin="1917,155" coordsize="9189,212">
            <v:shape id="_x0000_s2457" style="position:absolute;left:1917;top:155;width:9189;height:212" coordorigin="1917,155" coordsize="9189,212" path="m1917,155r9189,l11106,367r-9189,l1917,155xe" fillcolor="#efefef" stroked="f">
              <v:path arrowok="t"/>
            </v:shape>
            <w10:wrap anchorx="page"/>
          </v:group>
        </w:pict>
      </w:r>
      <w:r w:rsidR="007003A1">
        <w:rPr>
          <w:rFonts w:ascii="仿宋" w:eastAsia="仿宋" w:hAnsi="仿宋" w:cs="仿宋"/>
        </w:rPr>
        <w:t>domain.listCollectionSpaces()</w:t>
      </w:r>
    </w:p>
    <w:p w:rsidR="00737AD2" w:rsidRDefault="007003A1">
      <w:pPr>
        <w:pStyle w:val="BodyText"/>
        <w:spacing w:before="34"/>
        <w:ind w:left="1217"/>
      </w:pPr>
      <w:r>
        <w:t>返回：</w:t>
      </w:r>
    </w:p>
    <w:p w:rsidR="00737AD2" w:rsidRDefault="00EC10B3">
      <w:pPr>
        <w:pStyle w:val="BodyText"/>
        <w:spacing w:before="6"/>
        <w:ind w:left="1817"/>
        <w:rPr>
          <w:rFonts w:ascii="仿宋" w:eastAsia="仿宋" w:hAnsi="仿宋" w:cs="仿宋"/>
        </w:rPr>
      </w:pPr>
      <w:r w:rsidRPr="00EC10B3">
        <w:pict>
          <v:group id="_x0000_s2454" style="position:absolute;left:0;text-align:left;margin-left:95.85pt;margin-top:4.75pt;width:459.45pt;height:31.8pt;z-index:-25281;mso-position-horizontal-relative:page" coordorigin="1917,95" coordsize="9189,636">
            <v:shape id="_x0000_s2455" style="position:absolute;left:1917;top:95;width:9189;height:636" coordorigin="1917,95" coordsize="9189,636" path="m1917,95r9189,l11106,731r-9189,l1917,95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2017"/>
        <w:rPr>
          <w:rFonts w:ascii="仿宋" w:eastAsia="仿宋" w:hAnsi="仿宋" w:cs="仿宋"/>
        </w:rPr>
      </w:pPr>
      <w:r>
        <w:rPr>
          <w:rFonts w:ascii="仿宋" w:eastAsia="仿宋" w:hAnsi="仿宋" w:cs="仿宋"/>
        </w:rPr>
        <w:t>"Name":"foo"</w:t>
      </w:r>
    </w:p>
    <w:p w:rsidR="00737AD2" w:rsidRDefault="007003A1">
      <w:pPr>
        <w:pStyle w:val="BodyText"/>
        <w:spacing w:line="212" w:lineRule="exact"/>
        <w:ind w:left="1817"/>
        <w:rPr>
          <w:rFonts w:ascii="仿宋" w:eastAsia="仿宋" w:hAnsi="仿宋" w:cs="仿宋"/>
        </w:rPr>
      </w:pPr>
      <w:r>
        <w:rPr>
          <w:rFonts w:ascii="仿宋" w:eastAsia="仿宋" w:hAnsi="仿宋" w:cs="仿宋"/>
        </w:rPr>
        <w:t>}</w:t>
      </w:r>
    </w:p>
    <w:p w:rsidR="00737AD2" w:rsidRDefault="00737AD2">
      <w:pPr>
        <w:spacing w:line="200" w:lineRule="exact"/>
        <w:rPr>
          <w:sz w:val="20"/>
          <w:szCs w:val="20"/>
        </w:rPr>
      </w:pPr>
    </w:p>
    <w:p w:rsidR="00737AD2" w:rsidRDefault="00737AD2">
      <w:pPr>
        <w:spacing w:before="4" w:line="200" w:lineRule="exact"/>
        <w:rPr>
          <w:sz w:val="20"/>
          <w:szCs w:val="20"/>
        </w:rPr>
      </w:pPr>
    </w:p>
    <w:p w:rsidR="00737AD2" w:rsidRDefault="00EC10B3" w:rsidP="001509B5">
      <w:pPr>
        <w:pStyle w:val="Heading2"/>
        <w:kinsoku w:val="0"/>
        <w:overflowPunct w:val="0"/>
        <w:spacing w:line="396" w:lineRule="exact"/>
      </w:pPr>
      <w:r>
        <w:pict>
          <v:group id="_x0000_s2452" style="position:absolute;left:0;text-align:left;margin-left:56.7pt;margin-top:21.4pt;width:498.6pt;height:.1pt;z-index:-25280;mso-position-horizontal-relative:page" coordorigin="1134,428" coordsize="9972,2">
            <v:shape id="_x0000_s2453" style="position:absolute;left:1134;top:428;width:9972;height:2" coordorigin="1134,428" coordsize="9972,0" path="m1134,428r9972,e" filled="f" strokeweight="1pt">
              <v:path arrowok="t"/>
            </v:shape>
            <w10:wrap anchorx="page"/>
          </v:group>
        </w:pict>
      </w:r>
      <w:bookmarkStart w:id="675" w:name="操作符"/>
      <w:bookmarkStart w:id="676" w:name="_bookmark254"/>
      <w:bookmarkEnd w:id="675"/>
      <w:bookmarkEnd w:id="676"/>
      <w:r w:rsidR="007003A1">
        <w:t>操作符</w:t>
      </w:r>
      <w:ins w:id="677" w:author="zhangsuonan" w:date="2014-07-17T13:05:00Z">
        <w:r w:rsidR="001509B5">
          <w:rPr>
            <w:rFonts w:asciiTheme="minorEastAsia" w:eastAsiaTheme="minorEastAsia" w:hAnsiTheme="minorEastAsia"/>
            <w:w w:val="95"/>
          </w:rPr>
          <w:t>(</w:t>
        </w:r>
        <w:r w:rsidR="001509B5">
          <w:rPr>
            <w:rFonts w:asciiTheme="minorEastAsia" w:eastAsiaTheme="minorEastAsia" w:hAnsiTheme="minorEastAsia" w:hint="eastAsia"/>
            <w:w w:val="95"/>
          </w:rPr>
          <w:t>胡晓均</w:t>
        </w:r>
        <w:r w:rsidR="001509B5">
          <w:rPr>
            <w:rFonts w:asciiTheme="minorEastAsia" w:eastAsiaTheme="minorEastAsia" w:hAnsiTheme="minorEastAsia"/>
            <w:w w:val="95"/>
          </w:rPr>
          <w:t>)</w:t>
        </w:r>
      </w:ins>
    </w:p>
    <w:p w:rsidR="00737AD2" w:rsidRDefault="00737AD2">
      <w:pPr>
        <w:spacing w:before="5" w:line="220" w:lineRule="exact"/>
      </w:pPr>
    </w:p>
    <w:p w:rsidR="00737AD2" w:rsidRDefault="007003A1">
      <w:pPr>
        <w:pStyle w:val="BodyText"/>
      </w:pPr>
      <w:r>
        <w:t>匹配规则</w:t>
      </w:r>
    </w:p>
    <w:p w:rsidR="00737AD2" w:rsidRDefault="00737AD2">
      <w:pPr>
        <w:spacing w:before="5" w:line="120" w:lineRule="exact"/>
        <w:rPr>
          <w:sz w:val="12"/>
          <w:szCs w:val="12"/>
        </w:rPr>
      </w:pPr>
    </w:p>
    <w:tbl>
      <w:tblPr>
        <w:tblW w:w="0" w:type="auto"/>
        <w:tblInd w:w="923" w:type="dxa"/>
        <w:tblLayout w:type="fixed"/>
        <w:tblCellMar>
          <w:left w:w="0" w:type="dxa"/>
          <w:right w:w="0" w:type="dxa"/>
        </w:tblCellMar>
        <w:tblLook w:val="01E0"/>
      </w:tblPr>
      <w:tblGrid>
        <w:gridCol w:w="2018"/>
        <w:gridCol w:w="4297"/>
        <w:gridCol w:w="3157"/>
      </w:tblGrid>
      <w:tr w:rsidR="00737AD2">
        <w:trPr>
          <w:trHeight w:hRule="exact" w:val="295"/>
        </w:trPr>
        <w:tc>
          <w:tcPr>
            <w:tcW w:w="201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匹配符</w:t>
            </w:r>
          </w:p>
        </w:tc>
        <w:tc>
          <w:tcPr>
            <w:tcW w:w="4297" w:type="dxa"/>
            <w:tcBorders>
              <w:top w:val="nil"/>
              <w:left w:val="nil"/>
              <w:bottom w:val="nil"/>
              <w:right w:val="single" w:sz="8" w:space="0" w:color="000000"/>
            </w:tcBorders>
          </w:tcPr>
          <w:p w:rsidR="00737AD2" w:rsidRDefault="007003A1">
            <w:pPr>
              <w:pStyle w:val="TableParagraph"/>
              <w:spacing w:line="223" w:lineRule="exact"/>
              <w:ind w:left="118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6" w:history="1">
              <w:r w:rsidR="007003A1">
                <w:rPr>
                  <w:rFonts w:ascii="微软雅黑" w:eastAsia="微软雅黑" w:hAnsi="微软雅黑" w:cs="微软雅黑"/>
                  <w:color w:val="0000FF"/>
                  <w:w w:val="90"/>
                  <w:sz w:val="14"/>
                  <w:szCs w:val="14"/>
                </w:rPr>
                <w:t>$gt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db.foo.bar.find({age:{$gt:20}})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7" w:history="1">
              <w:r w:rsidR="007003A1">
                <w:rPr>
                  <w:rFonts w:ascii="微软雅黑" w:eastAsia="微软雅黑" w:hAnsi="微软雅黑" w:cs="微软雅黑"/>
                  <w:color w:val="0000FF"/>
                  <w:w w:val="90"/>
                  <w:sz w:val="14"/>
                  <w:szCs w:val="14"/>
                </w:rPr>
                <w:t>$gte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大于等于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db.foo.bar.find({age:{$gte:20}})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8" w:history="1">
              <w:r w:rsidR="007003A1">
                <w:rPr>
                  <w:rFonts w:ascii="微软雅黑" w:eastAsia="微软雅黑" w:hAnsi="微软雅黑" w:cs="微软雅黑"/>
                  <w:color w:val="0000FF"/>
                  <w:w w:val="95"/>
                  <w:sz w:val="14"/>
                  <w:szCs w:val="14"/>
                </w:rPr>
                <w:t>$lt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小于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foo.bar.find({age:{$lt:20}})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9" w:history="1">
              <w:r w:rsidR="007003A1">
                <w:rPr>
                  <w:rFonts w:ascii="微软雅黑" w:eastAsia="微软雅黑" w:hAnsi="微软雅黑" w:cs="微软雅黑"/>
                  <w:color w:val="0000FF"/>
                  <w:w w:val="95"/>
                  <w:sz w:val="14"/>
                  <w:szCs w:val="14"/>
                </w:rPr>
                <w:t>$lte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小于等于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db.foo.bar.find({age:{$lte:20}})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0" w:history="1">
              <w:r w:rsidR="007003A1">
                <w:rPr>
                  <w:rFonts w:ascii="微软雅黑" w:eastAsia="微软雅黑" w:hAnsi="微软雅黑" w:cs="微软雅黑"/>
                  <w:color w:val="0000FF"/>
                  <w:w w:val="95"/>
                  <w:sz w:val="14"/>
                  <w:szCs w:val="14"/>
                </w:rPr>
                <w:t>$ne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不等于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db.foo.bar.find({age:{$ne:20}})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1" w:history="1">
              <w:r w:rsidR="007003A1">
                <w:rPr>
                  <w:rFonts w:ascii="微软雅黑" w:eastAsia="微软雅黑" w:hAnsi="微软雅黑" w:cs="微软雅黑"/>
                  <w:color w:val="0000FF"/>
                  <w:w w:val="95"/>
                  <w:sz w:val="14"/>
                  <w:szCs w:val="14"/>
                </w:rPr>
                <w:t>$et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db.foo.bar.find({age:{$et:20}})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2" w:history="1">
              <w:r w:rsidR="007003A1">
                <w:rPr>
                  <w:rFonts w:ascii="微软雅黑" w:eastAsia="微软雅黑" w:hAnsi="微软雅黑" w:cs="微软雅黑"/>
                  <w:color w:val="0000FF"/>
                  <w:w w:val="95"/>
                  <w:sz w:val="14"/>
                  <w:szCs w:val="14"/>
                </w:rPr>
                <w:t>$mod</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取模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db.foo.bar.find({age:{$mod:[6,5]}})</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3" w:history="1">
              <w:r w:rsidR="007003A1">
                <w:rPr>
                  <w:rFonts w:ascii="微软雅黑" w:eastAsia="微软雅黑" w:hAnsi="微软雅黑" w:cs="微软雅黑"/>
                  <w:color w:val="0000FF"/>
                  <w:w w:val="95"/>
                  <w:sz w:val="14"/>
                  <w:szCs w:val="14"/>
                </w:rPr>
                <w:t>$in</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集合内存在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db.foo.bar.find({age:{$in:[20,21]}})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4" w:history="1">
              <w:r w:rsidR="007003A1">
                <w:rPr>
                  <w:rFonts w:ascii="微软雅黑" w:eastAsia="微软雅黑" w:hAnsi="微软雅黑" w:cs="微软雅黑"/>
                  <w:color w:val="0000FF"/>
                  <w:w w:val="95"/>
                  <w:sz w:val="14"/>
                  <w:szCs w:val="14"/>
                </w:rPr>
                <w:t>$isnull</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为null或不存在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Db.foo.bar.find({$age:{$isnull:1}})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5" w:history="1">
              <w:r w:rsidR="007003A1">
                <w:rPr>
                  <w:rFonts w:ascii="微软雅黑" w:eastAsia="微软雅黑" w:hAnsi="微软雅黑" w:cs="微软雅黑"/>
                  <w:color w:val="0000FF"/>
                  <w:w w:val="95"/>
                  <w:sz w:val="14"/>
                  <w:szCs w:val="14"/>
                </w:rPr>
                <w:t>$nin</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集合内不存在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db.foo.bar.find({age:{$nin:[20,21]})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6" w:history="1">
              <w:r w:rsidR="007003A1">
                <w:rPr>
                  <w:rFonts w:ascii="微软雅黑" w:eastAsia="微软雅黑" w:hAnsi="微软雅黑" w:cs="微软雅黑"/>
                  <w:color w:val="0000FF"/>
                  <w:w w:val="95"/>
                  <w:sz w:val="14"/>
                  <w:szCs w:val="14"/>
                </w:rPr>
                <w:t>$all</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全部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db.foo.bar.find({age:{$all:[20,21]}})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7" w:history="1">
              <w:r w:rsidR="007003A1">
                <w:rPr>
                  <w:rFonts w:ascii="微软雅黑" w:eastAsia="微软雅黑" w:hAnsi="微软雅黑" w:cs="微软雅黑"/>
                  <w:color w:val="0000FF"/>
                  <w:w w:val="95"/>
                  <w:sz w:val="14"/>
                  <w:szCs w:val="14"/>
                </w:rPr>
                <w:t>$and</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db.foo.bar.find({$and:{age:20},{name:"Tom"}})</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8" w:history="1">
              <w:r w:rsidR="007003A1">
                <w:rPr>
                  <w:rFonts w:ascii="微软雅黑" w:eastAsia="微软雅黑" w:hAnsi="微软雅黑" w:cs="微软雅黑"/>
                  <w:color w:val="0000FF"/>
                  <w:w w:val="90"/>
                  <w:sz w:val="14"/>
                  <w:szCs w:val="14"/>
                </w:rPr>
                <w:t>$not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非</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db.foo.bar.find({$not:{age:20},{name:"Tom"}})</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9" w:history="1">
              <w:r w:rsidR="007003A1">
                <w:rPr>
                  <w:rFonts w:ascii="微软雅黑" w:eastAsia="微软雅黑" w:hAnsi="微软雅黑" w:cs="微软雅黑"/>
                  <w:color w:val="0000FF"/>
                  <w:w w:val="95"/>
                  <w:sz w:val="14"/>
                  <w:szCs w:val="14"/>
                </w:rPr>
                <w:t>$or</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或</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db.foo.bar.find({$or:{age:20},{name:"Tom"}})</w:t>
            </w:r>
          </w:p>
        </w:tc>
      </w:tr>
      <w:tr w:rsidR="00737AD2">
        <w:trPr>
          <w:trHeight w:hRule="exact" w:val="30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70" w:history="1">
              <w:r w:rsidR="007003A1">
                <w:rPr>
                  <w:rFonts w:ascii="微软雅黑" w:eastAsia="微软雅黑" w:hAnsi="微软雅黑" w:cs="微软雅黑"/>
                  <w:color w:val="0000FF"/>
                  <w:w w:val="90"/>
                  <w:sz w:val="14"/>
                  <w:szCs w:val="14"/>
                </w:rPr>
                <w:t>$type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数据类型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db.foo.bar.find({age:{$type:16}})</w:t>
            </w:r>
          </w:p>
        </w:tc>
      </w:tr>
      <w:tr w:rsidR="00737AD2">
        <w:trPr>
          <w:trHeight w:hRule="exact" w:val="30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271" w:history="1">
              <w:r w:rsidR="007003A1">
                <w:rPr>
                  <w:rFonts w:ascii="微软雅黑" w:eastAsia="微软雅黑" w:hAnsi="微软雅黑" w:cs="微软雅黑"/>
                  <w:color w:val="0000FF"/>
                  <w:w w:val="95"/>
                  <w:sz w:val="14"/>
                  <w:szCs w:val="14"/>
                </w:rPr>
                <w:t>$exists</w:t>
              </w:r>
            </w:hyperlink>
          </w:p>
        </w:tc>
        <w:tc>
          <w:tcPr>
            <w:tcW w:w="4297" w:type="dxa"/>
            <w:tcBorders>
              <w:top w:val="nil"/>
              <w:left w:val="nil"/>
              <w:bottom w:val="nil"/>
              <w:right w:val="single" w:sz="8" w:space="0" w:color="000000"/>
            </w:tcBorders>
          </w:tcPr>
          <w:p w:rsidR="00737AD2" w:rsidRDefault="007003A1">
            <w:pPr>
              <w:pStyle w:val="TableParagraph"/>
              <w:spacing w:line="223" w:lineRule="exact"/>
              <w:ind w:left="1189"/>
              <w:rPr>
                <w:rFonts w:ascii="微软雅黑" w:eastAsia="微软雅黑" w:hAnsi="微软雅黑" w:cs="微软雅黑"/>
                <w:sz w:val="14"/>
                <w:szCs w:val="14"/>
              </w:rPr>
            </w:pPr>
            <w:r>
              <w:rPr>
                <w:rFonts w:ascii="微软雅黑" w:eastAsia="微软雅黑" w:hAnsi="微软雅黑" w:cs="微软雅黑"/>
                <w:sz w:val="14"/>
                <w:szCs w:val="14"/>
              </w:rPr>
              <w:t>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db.foo.bar.find({age:{$exists:1}})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2" w:history="1">
              <w:r w:rsidR="007003A1">
                <w:rPr>
                  <w:rFonts w:ascii="微软雅黑" w:eastAsia="微软雅黑" w:hAnsi="微软雅黑" w:cs="微软雅黑"/>
                  <w:color w:val="0000FF"/>
                  <w:w w:val="95"/>
                  <w:sz w:val="14"/>
                  <w:szCs w:val="14"/>
                </w:rPr>
                <w:t>$elemMatch</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元素匹配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db.foo.bar.find({age:{$elemMatch:20}})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3" w:history="1">
              <w:r w:rsidR="007003A1">
                <w:rPr>
                  <w:rFonts w:ascii="微软雅黑" w:eastAsia="微软雅黑" w:hAnsi="微软雅黑" w:cs="微软雅黑"/>
                  <w:color w:val="0000FF"/>
                  <w:w w:val="95"/>
                  <w:sz w:val="14"/>
                  <w:szCs w:val="14"/>
                </w:rPr>
                <w:t>$+标识符</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数组元素匹配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db.foo.bar.find({"array.$2":10})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4" w:history="1">
              <w:r w:rsidR="007003A1">
                <w:rPr>
                  <w:rFonts w:ascii="微软雅黑" w:eastAsia="微软雅黑" w:hAnsi="微软雅黑" w:cs="微软雅黑"/>
                  <w:color w:val="0000FF"/>
                  <w:w w:val="95"/>
                  <w:sz w:val="14"/>
                  <w:szCs w:val="14"/>
                </w:rPr>
                <w:t>$size</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db.foo.bar.find({array:{$size:3}})</w:t>
            </w:r>
          </w:p>
        </w:tc>
      </w:tr>
      <w:tr w:rsidR="00737AD2">
        <w:trPr>
          <w:trHeight w:hRule="exact" w:val="29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5" w:history="1">
              <w:r w:rsidR="007003A1">
                <w:rPr>
                  <w:rFonts w:ascii="微软雅黑" w:eastAsia="微软雅黑" w:hAnsi="微软雅黑" w:cs="微软雅黑"/>
                  <w:color w:val="0000FF"/>
                  <w:w w:val="95"/>
                  <w:sz w:val="14"/>
                  <w:szCs w:val="14"/>
                </w:rPr>
                <w:t>$regex</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db.foo.bar.find({str:{$regex:'dh.*fj',$options:'i'}})</w:t>
            </w:r>
          </w:p>
        </w:tc>
      </w:tr>
    </w:tbl>
    <w:p w:rsidR="00737AD2" w:rsidRDefault="00737AD2">
      <w:pPr>
        <w:spacing w:before="3" w:line="200" w:lineRule="exact"/>
        <w:rPr>
          <w:sz w:val="20"/>
          <w:szCs w:val="20"/>
        </w:rPr>
      </w:pPr>
    </w:p>
    <w:p w:rsidR="00737AD2" w:rsidRDefault="007003A1">
      <w:pPr>
        <w:pStyle w:val="BodyText"/>
        <w:spacing w:line="312" w:lineRule="exact"/>
        <w:rPr>
          <w:lang w:eastAsia="zh-CN"/>
        </w:rPr>
      </w:pPr>
      <w:r>
        <w:rPr>
          <w:lang w:eastAsia="zh-CN"/>
        </w:rPr>
        <w:t>更新规则</w:t>
      </w:r>
    </w:p>
    <w:p w:rsidR="00737AD2" w:rsidRDefault="00737AD2">
      <w:pPr>
        <w:spacing w:line="110" w:lineRule="exact"/>
        <w:rPr>
          <w:sz w:val="11"/>
          <w:szCs w:val="11"/>
          <w:lang w:eastAsia="zh-CN"/>
        </w:rPr>
      </w:pPr>
    </w:p>
    <w:p w:rsidR="00737AD2" w:rsidRDefault="00EC10B3">
      <w:pPr>
        <w:tabs>
          <w:tab w:val="left" w:pos="3351"/>
        </w:tabs>
        <w:spacing w:before="9"/>
        <w:ind w:left="983"/>
        <w:rPr>
          <w:rFonts w:ascii="微软雅黑" w:eastAsia="微软雅黑" w:hAnsi="微软雅黑" w:cs="微软雅黑"/>
          <w:sz w:val="14"/>
          <w:szCs w:val="14"/>
          <w:lang w:eastAsia="zh-CN"/>
        </w:rPr>
      </w:pPr>
      <w:r w:rsidRPr="00EC10B3">
        <w:rPr>
          <w:rFonts w:eastAsiaTheme="minorHAnsi"/>
        </w:rPr>
        <w:pict>
          <v:shape id="_x0000_s2451" type="#_x0000_t202" style="position:absolute;left:0;text-align:left;margin-left:81.2pt;margin-top:.75pt;width:475.1pt;height:61pt;z-index:-25279;mso-position-horizontal-relative:page" filled="f" stroked="f">
            <v:textbox style="mso-next-textbox:#_x0000_s2451" inset="0,0,0,0">
              <w:txbxContent>
                <w:tbl>
                  <w:tblPr>
                    <w:tblW w:w="0" w:type="auto"/>
                    <w:tblLayout w:type="fixed"/>
                    <w:tblCellMar>
                      <w:left w:w="0" w:type="dxa"/>
                      <w:right w:w="0" w:type="dxa"/>
                    </w:tblCellMar>
                    <w:tblLook w:val="01E0"/>
                  </w:tblPr>
                  <w:tblGrid>
                    <w:gridCol w:w="4741"/>
                    <w:gridCol w:w="2358"/>
                    <w:gridCol w:w="2373"/>
                  </w:tblGrid>
                  <w:tr w:rsidR="00921398">
                    <w:trPr>
                      <w:trHeight w:hRule="exact" w:val="595"/>
                    </w:trPr>
                    <w:tc>
                      <w:tcPr>
                        <w:tcW w:w="4741" w:type="dxa"/>
                        <w:tcBorders>
                          <w:top w:val="nil"/>
                          <w:left w:val="nil"/>
                          <w:bottom w:val="nil"/>
                          <w:right w:val="nil"/>
                        </w:tcBorders>
                      </w:tcPr>
                      <w:p w:rsidR="00921398" w:rsidRDefault="00921398"/>
                    </w:tc>
                    <w:tc>
                      <w:tcPr>
                        <w:tcW w:w="2358" w:type="dxa"/>
                        <w:tcBorders>
                          <w:top w:val="single" w:sz="8" w:space="0" w:color="000000"/>
                          <w:left w:val="nil"/>
                          <w:bottom w:val="single" w:sz="8" w:space="0" w:color="000000"/>
                          <w:right w:val="nil"/>
                        </w:tcBorders>
                      </w:tcPr>
                      <w:p w:rsidR="00921398" w:rsidRDefault="00921398">
                        <w:pPr>
                          <w:pStyle w:val="TableParagraph"/>
                          <w:spacing w:line="213"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信息</w:t>
                        </w:r>
                      </w:p>
                      <w:p w:rsidR="00921398" w:rsidRDefault="00921398">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将指定字段名的值增加给定的值。</w:t>
                        </w:r>
                      </w:p>
                    </w:tc>
                    <w:tc>
                      <w:tcPr>
                        <w:tcW w:w="2373" w:type="dxa"/>
                        <w:tcBorders>
                          <w:top w:val="single" w:sz="8" w:space="0" w:color="000000"/>
                          <w:left w:val="nil"/>
                          <w:bottom w:val="single" w:sz="8" w:space="0" w:color="000000"/>
                          <w:right w:val="nil"/>
                        </w:tcBorders>
                      </w:tcPr>
                      <w:p w:rsidR="00921398" w:rsidRDefault="00921398">
                        <w:pPr>
                          <w:pStyle w:val="TableParagraph"/>
                          <w:spacing w:line="213" w:lineRule="exact"/>
                          <w:ind w:left="55"/>
                          <w:rPr>
                            <w:rFonts w:ascii="微软雅黑" w:eastAsia="微软雅黑" w:hAnsi="微软雅黑" w:cs="微软雅黑"/>
                            <w:sz w:val="14"/>
                            <w:szCs w:val="14"/>
                          </w:rPr>
                        </w:pPr>
                        <w:r>
                          <w:rPr>
                            <w:rFonts w:ascii="微软雅黑" w:eastAsia="微软雅黑" w:hAnsi="微软雅黑" w:cs="微软雅黑"/>
                            <w:sz w:val="14"/>
                            <w:szCs w:val="14"/>
                          </w:rPr>
                          <w:t>示例</w:t>
                        </w:r>
                      </w:p>
                      <w:p w:rsidR="00921398" w:rsidRDefault="00921398">
                        <w:pPr>
                          <w:pStyle w:val="TableParagraph"/>
                          <w:spacing w:before="61"/>
                          <w:ind w:left="55"/>
                          <w:rPr>
                            <w:rFonts w:ascii="微软雅黑" w:eastAsia="微软雅黑" w:hAnsi="微软雅黑" w:cs="微软雅黑"/>
                            <w:sz w:val="14"/>
                            <w:szCs w:val="14"/>
                          </w:rPr>
                        </w:pPr>
                        <w:r>
                          <w:rPr>
                            <w:rFonts w:ascii="微软雅黑" w:eastAsia="微软雅黑" w:hAnsi="微软雅黑" w:cs="微软雅黑"/>
                            <w:w w:val="95"/>
                            <w:sz w:val="14"/>
                            <w:szCs w:val="14"/>
                          </w:rPr>
                          <w:t>db.foo.bar.update({$inc:{age:25}})</w:t>
                        </w:r>
                      </w:p>
                    </w:tc>
                  </w:tr>
                  <w:tr w:rsidR="00921398">
                    <w:trPr>
                      <w:trHeight w:hRule="exact" w:val="300"/>
                    </w:trPr>
                    <w:tc>
                      <w:tcPr>
                        <w:tcW w:w="4741" w:type="dxa"/>
                        <w:tcBorders>
                          <w:top w:val="nil"/>
                          <w:left w:val="single" w:sz="8" w:space="0" w:color="000000"/>
                          <w:bottom w:val="nil"/>
                          <w:right w:val="single" w:sz="8" w:space="0" w:color="000000"/>
                        </w:tcBorders>
                      </w:tcPr>
                      <w:p w:rsidR="00921398" w:rsidRDefault="00921398">
                        <w:pPr>
                          <w:pStyle w:val="TableParagraph"/>
                          <w:tabs>
                            <w:tab w:val="left" w:pos="2408"/>
                          </w:tabs>
                          <w:spacing w:line="228" w:lineRule="exact"/>
                          <w:ind w:left="40"/>
                          <w:rPr>
                            <w:rFonts w:ascii="微软雅黑" w:eastAsia="微软雅黑" w:hAnsi="微软雅黑" w:cs="微软雅黑"/>
                            <w:sz w:val="14"/>
                            <w:szCs w:val="14"/>
                          </w:rPr>
                        </w:pPr>
                        <w:hyperlink w:anchor="_bookmark278" w:history="1">
                          <w:r>
                            <w:rPr>
                              <w:rFonts w:ascii="微软雅黑" w:eastAsia="微软雅黑" w:hAnsi="微软雅黑" w:cs="微软雅黑"/>
                              <w:color w:val="0000FF"/>
                              <w:w w:val="95"/>
                              <w:sz w:val="14"/>
                              <w:szCs w:val="14"/>
                            </w:rPr>
                            <w:t>$set</w:t>
                          </w:r>
                          <w:r>
                            <w:rPr>
                              <w:rFonts w:ascii="微软雅黑" w:eastAsia="微软雅黑" w:hAnsi="微软雅黑" w:cs="微软雅黑"/>
                              <w:color w:val="0000FF"/>
                              <w:w w:val="95"/>
                              <w:sz w:val="14"/>
                              <w:szCs w:val="14"/>
                            </w:rPr>
                            <w:tab/>
                          </w:r>
                        </w:hyperlink>
                        <w:r>
                          <w:rPr>
                            <w:rFonts w:ascii="微软雅黑" w:eastAsia="微软雅黑" w:hAnsi="微软雅黑" w:cs="微软雅黑"/>
                            <w:color w:val="000000"/>
                            <w:w w:val="95"/>
                            <w:sz w:val="14"/>
                            <w:szCs w:val="14"/>
                          </w:rPr>
                          <w:t>设置指定字段</w:t>
                        </w:r>
                      </w:p>
                    </w:tc>
                    <w:tc>
                      <w:tcPr>
                        <w:tcW w:w="2358"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将给定字段名设定为给定值。</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db.foo.bar.update({$set:{age:10}})</w:t>
                        </w:r>
                      </w:p>
                    </w:tc>
                  </w:tr>
                  <w:tr w:rsidR="00921398">
                    <w:trPr>
                      <w:trHeight w:hRule="exact" w:val="305"/>
                    </w:trPr>
                    <w:tc>
                      <w:tcPr>
                        <w:tcW w:w="4741" w:type="dxa"/>
                        <w:tcBorders>
                          <w:top w:val="nil"/>
                          <w:left w:val="single" w:sz="8" w:space="0" w:color="000000"/>
                          <w:bottom w:val="nil"/>
                          <w:right w:val="single" w:sz="8" w:space="0" w:color="000000"/>
                        </w:tcBorders>
                      </w:tcPr>
                      <w:p w:rsidR="00921398" w:rsidRDefault="00921398">
                        <w:pPr>
                          <w:pStyle w:val="TableParagraph"/>
                          <w:tabs>
                            <w:tab w:val="left" w:pos="2408"/>
                          </w:tabs>
                          <w:spacing w:line="228" w:lineRule="exact"/>
                          <w:ind w:left="40"/>
                          <w:rPr>
                            <w:rFonts w:ascii="微软雅黑" w:eastAsia="微软雅黑" w:hAnsi="微软雅黑" w:cs="微软雅黑"/>
                            <w:sz w:val="14"/>
                            <w:szCs w:val="14"/>
                          </w:rPr>
                        </w:pPr>
                        <w:hyperlink w:anchor="_bookmark279" w:history="1">
                          <w:r>
                            <w:rPr>
                              <w:rFonts w:ascii="微软雅黑" w:eastAsia="微软雅黑" w:hAnsi="微软雅黑" w:cs="微软雅黑"/>
                              <w:color w:val="0000FF"/>
                              <w:w w:val="95"/>
                              <w:sz w:val="14"/>
                              <w:szCs w:val="14"/>
                            </w:rPr>
                            <w:t>$unset</w:t>
                          </w:r>
                          <w:r>
                            <w:rPr>
                              <w:rFonts w:ascii="微软雅黑" w:eastAsia="微软雅黑" w:hAnsi="微软雅黑" w:cs="微软雅黑"/>
                              <w:color w:val="0000FF"/>
                              <w:w w:val="95"/>
                              <w:sz w:val="14"/>
                              <w:szCs w:val="14"/>
                            </w:rPr>
                            <w:tab/>
                          </w:r>
                        </w:hyperlink>
                        <w:r>
                          <w:rPr>
                            <w:rFonts w:ascii="微软雅黑" w:eastAsia="微软雅黑" w:hAnsi="微软雅黑" w:cs="微软雅黑"/>
                            <w:color w:val="000000"/>
                            <w:w w:val="95"/>
                            <w:sz w:val="14"/>
                            <w:szCs w:val="14"/>
                          </w:rPr>
                          <w:t>删除指定字段</w:t>
                        </w:r>
                      </w:p>
                    </w:tc>
                    <w:tc>
                      <w:tcPr>
                        <w:tcW w:w="2358"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删除对象中的指定字段。</w:t>
                        </w:r>
                      </w:p>
                    </w:tc>
                    <w:tc>
                      <w:tcPr>
                        <w:tcW w:w="2373"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db.foo.bar.update({$unset:{age:""}})</w:t>
                        </w:r>
                      </w:p>
                    </w:tc>
                  </w:tr>
                </w:tbl>
                <w:p w:rsidR="00921398" w:rsidRDefault="00921398"/>
              </w:txbxContent>
            </v:textbox>
            <w10:wrap anchorx="page"/>
          </v:shape>
        </w:pict>
      </w:r>
      <w:r w:rsidR="007003A1">
        <w:rPr>
          <w:rFonts w:ascii="微软雅黑" w:eastAsia="微软雅黑" w:hAnsi="微软雅黑" w:cs="微软雅黑"/>
          <w:sz w:val="14"/>
          <w:szCs w:val="14"/>
          <w:lang w:eastAsia="zh-CN"/>
        </w:rPr>
        <w:t>更新符</w:t>
      </w:r>
      <w:r w:rsidR="007003A1">
        <w:rPr>
          <w:rFonts w:ascii="微软雅黑" w:eastAsia="微软雅黑" w:hAnsi="微软雅黑" w:cs="微软雅黑"/>
          <w:sz w:val="14"/>
          <w:szCs w:val="14"/>
          <w:lang w:eastAsia="zh-CN"/>
        </w:rPr>
        <w:tab/>
        <w:t>描述</w:t>
      </w:r>
    </w:p>
    <w:p w:rsidR="00737AD2" w:rsidRDefault="00EC10B3">
      <w:pPr>
        <w:tabs>
          <w:tab w:val="left" w:pos="3351"/>
        </w:tabs>
        <w:spacing w:before="61"/>
        <w:ind w:left="983"/>
        <w:rPr>
          <w:rFonts w:ascii="微软雅黑" w:eastAsia="微软雅黑" w:hAnsi="微软雅黑" w:cs="微软雅黑"/>
          <w:sz w:val="14"/>
          <w:szCs w:val="14"/>
          <w:lang w:eastAsia="zh-CN"/>
        </w:rPr>
      </w:pPr>
      <w:hyperlink w:anchor="_bookmark277" w:history="1">
        <w:r w:rsidR="007003A1">
          <w:rPr>
            <w:rFonts w:ascii="微软雅黑" w:eastAsia="微软雅黑" w:hAnsi="微软雅黑" w:cs="微软雅黑"/>
            <w:color w:val="0000FF"/>
            <w:w w:val="95"/>
            <w:sz w:val="14"/>
            <w:szCs w:val="14"/>
            <w:lang w:eastAsia="zh-CN"/>
          </w:rPr>
          <w:t>$inc</w:t>
        </w:r>
        <w:r w:rsidR="007003A1">
          <w:rPr>
            <w:rFonts w:ascii="微软雅黑" w:eastAsia="微软雅黑" w:hAnsi="微软雅黑" w:cs="微软雅黑"/>
            <w:color w:val="0000FF"/>
            <w:w w:val="95"/>
            <w:sz w:val="14"/>
            <w:szCs w:val="14"/>
            <w:lang w:eastAsia="zh-CN"/>
          </w:rPr>
          <w:tab/>
        </w:r>
      </w:hyperlink>
      <w:r w:rsidR="007003A1">
        <w:rPr>
          <w:rFonts w:ascii="微软雅黑" w:eastAsia="微软雅黑" w:hAnsi="微软雅黑" w:cs="微软雅黑"/>
          <w:color w:val="000000"/>
          <w:w w:val="95"/>
          <w:sz w:val="14"/>
          <w:szCs w:val="14"/>
          <w:lang w:eastAsia="zh-CN"/>
        </w:rPr>
        <w:t>添加</w:t>
      </w:r>
    </w:p>
    <w:p w:rsidR="00737AD2" w:rsidRDefault="00737AD2">
      <w:pPr>
        <w:rPr>
          <w:rFonts w:ascii="微软雅黑" w:eastAsia="微软雅黑" w:hAnsi="微软雅黑" w:cs="微软雅黑"/>
          <w:sz w:val="14"/>
          <w:szCs w:val="14"/>
          <w:lang w:eastAsia="zh-CN"/>
        </w:rPr>
        <w:sectPr w:rsidR="00737AD2">
          <w:headerReference w:type="even" r:id="rId82"/>
          <w:headerReference w:type="default" r:id="rId83"/>
          <w:pgSz w:w="12240" w:h="15840"/>
          <w:pgMar w:top="900" w:right="1020" w:bottom="280" w:left="700" w:header="713" w:footer="0" w:gutter="0"/>
          <w:pgNumType w:start="196"/>
          <w:cols w:space="720"/>
        </w:sectPr>
      </w:pPr>
    </w:p>
    <w:p w:rsidR="00737AD2" w:rsidRDefault="00737AD2">
      <w:pPr>
        <w:spacing w:before="11" w:line="200" w:lineRule="exact"/>
        <w:rPr>
          <w:sz w:val="20"/>
          <w:szCs w:val="20"/>
          <w:lang w:eastAsia="zh-CN"/>
        </w:rPr>
      </w:pPr>
    </w:p>
    <w:tbl>
      <w:tblPr>
        <w:tblW w:w="0" w:type="auto"/>
        <w:tblInd w:w="103" w:type="dxa"/>
        <w:tblLayout w:type="fixed"/>
        <w:tblCellMar>
          <w:left w:w="0" w:type="dxa"/>
          <w:right w:w="0" w:type="dxa"/>
        </w:tblCellMar>
        <w:tblLook w:val="01E0"/>
      </w:tblPr>
      <w:tblGrid>
        <w:gridCol w:w="1549"/>
        <w:gridCol w:w="3187"/>
        <w:gridCol w:w="2363"/>
        <w:gridCol w:w="2373"/>
      </w:tblGrid>
      <w:tr w:rsidR="00737AD2">
        <w:trPr>
          <w:trHeight w:hRule="exact" w:val="305"/>
        </w:trPr>
        <w:tc>
          <w:tcPr>
            <w:tcW w:w="154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更新符</w:t>
            </w:r>
          </w:p>
        </w:tc>
        <w:tc>
          <w:tcPr>
            <w:tcW w:w="3187" w:type="dxa"/>
            <w:tcBorders>
              <w:top w:val="nil"/>
              <w:left w:val="nil"/>
              <w:bottom w:val="nil"/>
              <w:right w:val="single" w:sz="8" w:space="0" w:color="000000"/>
            </w:tcBorders>
          </w:tcPr>
          <w:p w:rsidR="00737AD2" w:rsidRDefault="007003A1">
            <w:pPr>
              <w:pStyle w:val="TableParagraph"/>
              <w:spacing w:line="223" w:lineRule="exact"/>
              <w:ind w:left="86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信息</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260"/>
        </w:trPr>
        <w:tc>
          <w:tcPr>
            <w:tcW w:w="1549"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0" w:history="1">
              <w:r w:rsidR="007003A1">
                <w:rPr>
                  <w:rFonts w:ascii="微软雅黑" w:eastAsia="微软雅黑" w:hAnsi="微软雅黑" w:cs="微软雅黑"/>
                  <w:color w:val="0000FF"/>
                  <w:w w:val="95"/>
                  <w:sz w:val="14"/>
                  <w:szCs w:val="14"/>
                </w:rPr>
                <w:t>$addtoset</w:t>
              </w:r>
            </w:hyperlink>
          </w:p>
        </w:tc>
        <w:tc>
          <w:tcPr>
            <w:tcW w:w="3187" w:type="dxa"/>
            <w:vMerge w:val="restart"/>
            <w:tcBorders>
              <w:top w:val="nil"/>
              <w:left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加入集合</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如果添加元素不存在在数组中则添</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db.foo.bar.update({$addtoset:</w:t>
            </w:r>
          </w:p>
        </w:tc>
      </w:tr>
      <w:tr w:rsidR="00737AD2">
        <w:trPr>
          <w:trHeight w:hRule="exact" w:val="240"/>
        </w:trPr>
        <w:tc>
          <w:tcPr>
            <w:tcW w:w="1549" w:type="dxa"/>
            <w:vMerge/>
            <w:tcBorders>
              <w:left w:val="single" w:sz="8" w:space="0" w:color="000000"/>
              <w:right w:val="nil"/>
            </w:tcBorders>
          </w:tcPr>
          <w:p w:rsidR="00737AD2" w:rsidRDefault="00737AD2"/>
        </w:tc>
        <w:tc>
          <w:tcPr>
            <w:tcW w:w="3187" w:type="dxa"/>
            <w:vMerge/>
            <w:tcBorders>
              <w:left w:val="nil"/>
              <w:right w:val="single" w:sz="8" w:space="0" w:color="000000"/>
            </w:tcBorders>
          </w:tcPr>
          <w:p w:rsidR="00737AD2" w:rsidRDefault="00737AD2"/>
        </w:tc>
        <w:tc>
          <w:tcPr>
            <w:tcW w:w="2363"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加，否则跳过。目标字段必须为数</w:t>
            </w:r>
          </w:p>
        </w:tc>
        <w:tc>
          <w:tcPr>
            <w:tcW w:w="2373" w:type="dxa"/>
            <w:vMerge w:val="restart"/>
            <w:tcBorders>
              <w:top w:val="nil"/>
              <w:left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{array:[3,4,5]}})</w:t>
            </w:r>
          </w:p>
        </w:tc>
      </w:tr>
      <w:tr w:rsidR="00737AD2">
        <w:trPr>
          <w:trHeight w:hRule="exact" w:val="280"/>
        </w:trPr>
        <w:tc>
          <w:tcPr>
            <w:tcW w:w="1549" w:type="dxa"/>
            <w:vMerge/>
            <w:tcBorders>
              <w:left w:val="single" w:sz="8" w:space="0" w:color="000000"/>
              <w:bottom w:val="single" w:sz="8" w:space="0" w:color="000000"/>
              <w:right w:val="nil"/>
            </w:tcBorders>
          </w:tcPr>
          <w:p w:rsidR="00737AD2" w:rsidRDefault="00737AD2"/>
        </w:tc>
        <w:tc>
          <w:tcPr>
            <w:tcW w:w="318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组。</w:t>
            </w:r>
          </w:p>
        </w:tc>
        <w:tc>
          <w:tcPr>
            <w:tcW w:w="2373" w:type="dxa"/>
            <w:vMerge/>
            <w:tcBorders>
              <w:left w:val="single" w:sz="8" w:space="0" w:color="000000"/>
              <w:bottom w:val="single" w:sz="8" w:space="0" w:color="000000"/>
              <w:right w:val="single" w:sz="8" w:space="0" w:color="000000"/>
            </w:tcBorders>
          </w:tcPr>
          <w:p w:rsidR="00737AD2" w:rsidRDefault="00737AD2"/>
        </w:tc>
      </w:tr>
      <w:tr w:rsidR="00737AD2">
        <w:trPr>
          <w:trHeight w:hRule="exact" w:val="780"/>
        </w:trPr>
        <w:tc>
          <w:tcPr>
            <w:tcW w:w="1549"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1" w:history="1">
              <w:r w:rsidR="007003A1">
                <w:rPr>
                  <w:rFonts w:ascii="微软雅黑" w:eastAsia="微软雅黑" w:hAnsi="微软雅黑" w:cs="微软雅黑"/>
                  <w:color w:val="0000FF"/>
                  <w:w w:val="90"/>
                  <w:sz w:val="14"/>
                  <w:szCs w:val="14"/>
                </w:rPr>
                <w:t>$pop</w:t>
              </w:r>
            </w:hyperlink>
          </w:p>
        </w:tc>
        <w:tc>
          <w:tcPr>
            <w:tcW w:w="3187" w:type="dxa"/>
            <w:tcBorders>
              <w:top w:val="nil"/>
              <w:left w:val="nil"/>
              <w:bottom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消除数组中最后N个数值</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删除数组中最后N个数值，目标字段</w:t>
            </w:r>
          </w:p>
          <w:p w:rsidR="00737AD2" w:rsidRDefault="007003A1">
            <w:pPr>
              <w:pStyle w:val="TableParagraph"/>
              <w:spacing w:before="1" w:line="241" w:lineRule="auto"/>
              <w:ind w:left="40" w:right="163"/>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必须为数组（如果N小于0意味着从</w:t>
            </w:r>
            <w:r>
              <w:rPr>
                <w:rFonts w:ascii="微软雅黑" w:eastAsia="微软雅黑" w:hAnsi="微软雅黑" w:cs="微软雅黑"/>
                <w:sz w:val="14"/>
                <w:szCs w:val="14"/>
                <w:lang w:eastAsia="zh-CN"/>
              </w:rPr>
              <w:t xml:space="preserve"> 数组起始删除第-N个数值）。</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db.foo.bar.update({$pop:{array:2}})</w:t>
            </w:r>
          </w:p>
        </w:tc>
      </w:tr>
      <w:tr w:rsidR="00737AD2">
        <w:trPr>
          <w:trHeight w:hRule="exact" w:val="540"/>
        </w:trPr>
        <w:tc>
          <w:tcPr>
            <w:tcW w:w="1549"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2" w:history="1">
              <w:r w:rsidR="007003A1">
                <w:rPr>
                  <w:rFonts w:ascii="微软雅黑" w:eastAsia="微软雅黑" w:hAnsi="微软雅黑" w:cs="微软雅黑"/>
                  <w:color w:val="0000FF"/>
                  <w:w w:val="95"/>
                  <w:sz w:val="14"/>
                  <w:szCs w:val="14"/>
                </w:rPr>
                <w:t>$pull</w:t>
              </w:r>
            </w:hyperlink>
          </w:p>
        </w:tc>
        <w:tc>
          <w:tcPr>
            <w:tcW w:w="3187" w:type="dxa"/>
            <w:tcBorders>
              <w:top w:val="nil"/>
              <w:left w:val="nil"/>
              <w:bottom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消除数值</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目标数组中清除给定数值，目标元素</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必须为数组。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db.foo.bar.update({$pull:{array:2}})</w:t>
            </w:r>
          </w:p>
        </w:tc>
      </w:tr>
      <w:tr w:rsidR="00737AD2">
        <w:trPr>
          <w:trHeight w:hRule="exact" w:val="260"/>
        </w:trPr>
        <w:tc>
          <w:tcPr>
            <w:tcW w:w="1549"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3" w:history="1">
              <w:r w:rsidR="007003A1">
                <w:rPr>
                  <w:rFonts w:ascii="微软雅黑" w:eastAsia="微软雅黑" w:hAnsi="微软雅黑" w:cs="微软雅黑"/>
                  <w:color w:val="0000FF"/>
                  <w:w w:val="95"/>
                  <w:sz w:val="14"/>
                  <w:szCs w:val="14"/>
                </w:rPr>
                <w:t>$pull_all</w:t>
              </w:r>
            </w:hyperlink>
          </w:p>
        </w:tc>
        <w:tc>
          <w:tcPr>
            <w:tcW w:w="3187" w:type="dxa"/>
            <w:vMerge w:val="restart"/>
            <w:tcBorders>
              <w:top w:val="nil"/>
              <w:left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消除数组</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目标数组中清除给定数组中每个元素</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db.foo.bar.update({$pull_all:{array:</w:t>
            </w:r>
          </w:p>
        </w:tc>
      </w:tr>
      <w:tr w:rsidR="00737AD2">
        <w:trPr>
          <w:trHeight w:hRule="exact" w:val="280"/>
        </w:trPr>
        <w:tc>
          <w:tcPr>
            <w:tcW w:w="1549" w:type="dxa"/>
            <w:vMerge/>
            <w:tcBorders>
              <w:left w:val="single" w:sz="8" w:space="0" w:color="000000"/>
              <w:bottom w:val="single" w:sz="8" w:space="0" w:color="000000"/>
              <w:right w:val="nil"/>
            </w:tcBorders>
          </w:tcPr>
          <w:p w:rsidR="00737AD2" w:rsidRDefault="00737AD2"/>
        </w:tc>
        <w:tc>
          <w:tcPr>
            <w:tcW w:w="318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的数值，目标元素必须为数组。</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[2,3,4}})</w:t>
            </w:r>
          </w:p>
        </w:tc>
      </w:tr>
      <w:tr w:rsidR="00737AD2">
        <w:trPr>
          <w:trHeight w:hRule="exact" w:val="260"/>
        </w:trPr>
        <w:tc>
          <w:tcPr>
            <w:tcW w:w="1549"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4" w:history="1">
              <w:r w:rsidR="007003A1">
                <w:rPr>
                  <w:rFonts w:ascii="微软雅黑" w:eastAsia="微软雅黑" w:hAnsi="微软雅黑" w:cs="微软雅黑"/>
                  <w:color w:val="0000FF"/>
                  <w:w w:val="95"/>
                  <w:sz w:val="14"/>
                  <w:szCs w:val="14"/>
                </w:rPr>
                <w:t>$push</w:t>
              </w:r>
            </w:hyperlink>
          </w:p>
        </w:tc>
        <w:tc>
          <w:tcPr>
            <w:tcW w:w="3187" w:type="dxa"/>
            <w:vMerge w:val="restart"/>
            <w:tcBorders>
              <w:top w:val="nil"/>
              <w:left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推入数值</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将数值插入目标数组，目标元素必须</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db.foo.bar.update({$push:</w:t>
            </w:r>
          </w:p>
        </w:tc>
      </w:tr>
      <w:tr w:rsidR="00737AD2">
        <w:trPr>
          <w:trHeight w:hRule="exact" w:val="280"/>
        </w:trPr>
        <w:tc>
          <w:tcPr>
            <w:tcW w:w="1549" w:type="dxa"/>
            <w:vMerge/>
            <w:tcBorders>
              <w:left w:val="single" w:sz="8" w:space="0" w:color="000000"/>
              <w:bottom w:val="single" w:sz="8" w:space="0" w:color="000000"/>
              <w:right w:val="nil"/>
            </w:tcBorders>
          </w:tcPr>
          <w:p w:rsidR="00737AD2" w:rsidRDefault="00737AD2"/>
        </w:tc>
        <w:tc>
          <w:tcPr>
            <w:tcW w:w="318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为数组</w:t>
            </w:r>
            <w:r>
              <w:rPr>
                <w:rFonts w:ascii="微软雅黑" w:eastAsia="微软雅黑" w:hAnsi="微软雅黑" w:cs="微软雅黑"/>
                <w:spacing w:val="-5"/>
                <w:sz w:val="14"/>
                <w:szCs w:val="14"/>
              </w:rPr>
              <w:t xml:space="preserve"> </w:t>
            </w:r>
            <w:r>
              <w:rPr>
                <w:rFonts w:ascii="微软雅黑" w:eastAsia="微软雅黑" w:hAnsi="微软雅黑" w:cs="微软雅黑"/>
                <w:sz w:val="14"/>
                <w:szCs w:val="14"/>
              </w:rPr>
              <w:t>。</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{array:2}})</w:t>
            </w:r>
          </w:p>
        </w:tc>
      </w:tr>
      <w:tr w:rsidR="00737AD2">
        <w:trPr>
          <w:trHeight w:hRule="exact" w:val="260"/>
        </w:trPr>
        <w:tc>
          <w:tcPr>
            <w:tcW w:w="1549"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5" w:history="1">
              <w:r w:rsidR="007003A1">
                <w:rPr>
                  <w:rFonts w:ascii="微软雅黑" w:eastAsia="微软雅黑" w:hAnsi="微软雅黑" w:cs="微软雅黑"/>
                  <w:color w:val="0000FF"/>
                  <w:w w:val="95"/>
                  <w:sz w:val="14"/>
                  <w:szCs w:val="14"/>
                </w:rPr>
                <w:t>$push_all</w:t>
              </w:r>
            </w:hyperlink>
          </w:p>
        </w:tc>
        <w:tc>
          <w:tcPr>
            <w:tcW w:w="3187" w:type="dxa"/>
            <w:vMerge w:val="restart"/>
            <w:tcBorders>
              <w:top w:val="nil"/>
              <w:left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推入数组</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将给定数组中每一个值插入目标数</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db.foo.bar.update({$push_all:</w:t>
            </w:r>
          </w:p>
        </w:tc>
      </w:tr>
      <w:tr w:rsidR="00737AD2">
        <w:trPr>
          <w:trHeight w:hRule="exact" w:val="275"/>
        </w:trPr>
        <w:tc>
          <w:tcPr>
            <w:tcW w:w="1549" w:type="dxa"/>
            <w:vMerge/>
            <w:tcBorders>
              <w:left w:val="single" w:sz="8" w:space="0" w:color="000000"/>
              <w:bottom w:val="single" w:sz="8" w:space="0" w:color="000000"/>
              <w:right w:val="nil"/>
            </w:tcBorders>
          </w:tcPr>
          <w:p w:rsidR="00737AD2" w:rsidRDefault="00737AD2"/>
        </w:tc>
        <w:tc>
          <w:tcPr>
            <w:tcW w:w="318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组，目标元素必须为数组。</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{array:[2,3,4}})</w:t>
            </w:r>
          </w:p>
        </w:tc>
      </w:tr>
    </w:tbl>
    <w:p w:rsidR="00737AD2" w:rsidRDefault="00737AD2">
      <w:pPr>
        <w:spacing w:before="3" w:line="200" w:lineRule="exact"/>
        <w:rPr>
          <w:sz w:val="20"/>
          <w:szCs w:val="20"/>
        </w:rPr>
      </w:pPr>
    </w:p>
    <w:p w:rsidR="00737AD2" w:rsidRDefault="007003A1">
      <w:pPr>
        <w:pStyle w:val="BodyText"/>
        <w:spacing w:line="312" w:lineRule="exact"/>
        <w:ind w:left="113"/>
      </w:pPr>
      <w:r>
        <w:t>聚集符</w:t>
      </w:r>
    </w:p>
    <w:p w:rsidR="00737AD2" w:rsidRDefault="00737AD2">
      <w:pPr>
        <w:spacing w:before="5" w:line="120" w:lineRule="exact"/>
        <w:rPr>
          <w:sz w:val="12"/>
          <w:szCs w:val="12"/>
        </w:rPr>
      </w:pPr>
    </w:p>
    <w:tbl>
      <w:tblPr>
        <w:tblW w:w="0" w:type="auto"/>
        <w:tblInd w:w="103" w:type="dxa"/>
        <w:tblLayout w:type="fixed"/>
        <w:tblCellMar>
          <w:left w:w="0" w:type="dxa"/>
          <w:right w:w="0" w:type="dxa"/>
        </w:tblCellMar>
        <w:tblLook w:val="01E0"/>
      </w:tblPr>
      <w:tblGrid>
        <w:gridCol w:w="1888"/>
        <w:gridCol w:w="4427"/>
        <w:gridCol w:w="3157"/>
      </w:tblGrid>
      <w:tr w:rsidR="00737AD2">
        <w:trPr>
          <w:trHeight w:hRule="exact" w:val="295"/>
        </w:trPr>
        <w:tc>
          <w:tcPr>
            <w:tcW w:w="188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4427" w:type="dxa"/>
            <w:tcBorders>
              <w:top w:val="nil"/>
              <w:left w:val="nil"/>
              <w:bottom w:val="nil"/>
              <w:right w:val="single" w:sz="8" w:space="0" w:color="000000"/>
            </w:tcBorders>
          </w:tcPr>
          <w:p w:rsidR="00737AD2" w:rsidRDefault="007003A1">
            <w:pPr>
              <w:pStyle w:val="TableParagraph"/>
              <w:spacing w:line="223" w:lineRule="exact"/>
              <w:ind w:left="131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7" w:history="1">
              <w:r w:rsidR="007003A1">
                <w:rPr>
                  <w:rFonts w:ascii="微软雅黑" w:eastAsia="微软雅黑" w:hAnsi="微软雅黑" w:cs="微软雅黑"/>
                  <w:color w:val="0000FF"/>
                  <w:w w:val="95"/>
                  <w:sz w:val="14"/>
                  <w:szCs w:val="14"/>
                </w:rPr>
                <w:t>$project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选择需要输出的字段名，“1”表示输出，“0”表示不</w:t>
            </w:r>
          </w:p>
          <w:p w:rsidR="00737AD2" w:rsidRDefault="007003A1">
            <w:pPr>
              <w:pStyle w:val="TableParagraph"/>
              <w:spacing w:before="1"/>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{$project:{field1:1,field:0,aliase:"$field3"}}</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8" w:history="1">
              <w:r w:rsidR="007003A1">
                <w:rPr>
                  <w:rFonts w:ascii="微软雅黑" w:eastAsia="微软雅黑" w:hAnsi="微软雅黑" w:cs="微软雅黑"/>
                  <w:color w:val="0000FF"/>
                  <w:w w:val="95"/>
                  <w:sz w:val="14"/>
                  <w:szCs w:val="14"/>
                </w:rPr>
                <w:t>$match</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实现从集合中选择匹配条件的记录，相当</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{$match:{field:{$lte:value}}}</w:t>
            </w:r>
          </w:p>
        </w:tc>
      </w:tr>
      <w:tr w:rsidR="00737AD2">
        <w:trPr>
          <w:trHeight w:hRule="exact" w:val="30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8" w:history="1">
              <w:r w:rsidR="007003A1">
                <w:rPr>
                  <w:rFonts w:ascii="微软雅黑" w:eastAsia="微软雅黑" w:hAnsi="微软雅黑" w:cs="微软雅黑"/>
                  <w:color w:val="0000FF"/>
                  <w:w w:val="95"/>
                  <w:sz w:val="14"/>
                  <w:szCs w:val="14"/>
                </w:rPr>
                <w:t>$limit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rPr>
            </w:pPr>
            <w:r>
              <w:rPr>
                <w:rFonts w:ascii="微软雅黑" w:eastAsia="微软雅黑" w:hAnsi="微软雅黑" w:cs="微软雅黑"/>
                <w:sz w:val="14"/>
                <w:szCs w:val="14"/>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{$limit:10}</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00" w:history="1">
              <w:r w:rsidR="007003A1">
                <w:rPr>
                  <w:rFonts w:ascii="微软雅黑" w:eastAsia="微软雅黑" w:hAnsi="微软雅黑" w:cs="微软雅黑"/>
                  <w:color w:val="0000FF"/>
                  <w:w w:val="95"/>
                  <w:sz w:val="14"/>
                  <w:szCs w:val="14"/>
                </w:rPr>
                <w:t>$skip</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控制结果集的开始点，即跳过结果集中指定条数</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{$skip:5}</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9" w:history="1">
              <w:r w:rsidR="007003A1">
                <w:rPr>
                  <w:rFonts w:ascii="微软雅黑" w:eastAsia="微软雅黑" w:hAnsi="微软雅黑" w:cs="微软雅黑"/>
                  <w:color w:val="0000FF"/>
                  <w:w w:val="90"/>
                  <w:sz w:val="14"/>
                  <w:szCs w:val="14"/>
                </w:rPr>
                <w:t>$group</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 xml:space="preserve">实现对记录的分组，类似与SQL的group </w:t>
            </w:r>
            <w:r>
              <w:rPr>
                <w:rFonts w:ascii="微软雅黑" w:eastAsia="微软雅黑" w:hAnsi="微软雅黑" w:cs="微软雅黑"/>
                <w:spacing w:val="24"/>
                <w:w w:val="95"/>
                <w:sz w:val="14"/>
                <w:szCs w:val="14"/>
                <w:lang w:eastAsia="zh-CN"/>
              </w:rPr>
              <w:t xml:space="preserve"> </w:t>
            </w:r>
            <w:r>
              <w:rPr>
                <w:rFonts w:ascii="微软雅黑" w:eastAsia="微软雅黑" w:hAnsi="微软雅黑" w:cs="微软雅黑"/>
                <w:w w:val="95"/>
                <w:sz w:val="14"/>
                <w:szCs w:val="14"/>
                <w:lang w:eastAsia="zh-CN"/>
              </w:rPr>
              <w:t>by语</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w w:val="85"/>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{$group:{_id:"$field"}}</w:t>
            </w:r>
          </w:p>
        </w:tc>
      </w:tr>
      <w:tr w:rsidR="00737AD2">
        <w:trPr>
          <w:trHeight w:hRule="exact" w:val="545"/>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9" w:history="1">
              <w:r w:rsidR="007003A1">
                <w:rPr>
                  <w:rFonts w:ascii="微软雅黑" w:eastAsia="微软雅黑" w:hAnsi="微软雅黑" w:cs="微软雅黑"/>
                  <w:color w:val="0000FF"/>
                  <w:w w:val="95"/>
                  <w:sz w:val="14"/>
                  <w:szCs w:val="14"/>
                </w:rPr>
                <w:t>$sort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实现对结果集的排序，“1”代表升序，“-1”代表降</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{$sort:{field1:1,field2:-1,...}}</w:t>
            </w:r>
          </w:p>
        </w:tc>
      </w:tr>
    </w:tbl>
    <w:p w:rsidR="00737AD2" w:rsidRDefault="007003A1">
      <w:pPr>
        <w:pStyle w:val="BodyText"/>
        <w:spacing w:line="335" w:lineRule="exact"/>
        <w:ind w:left="113"/>
      </w:pPr>
      <w:r>
        <w:t>$group聚集符支持以下聚集函数：</w:t>
      </w:r>
    </w:p>
    <w:p w:rsidR="00737AD2" w:rsidRDefault="00737AD2">
      <w:pPr>
        <w:spacing w:before="5" w:line="20" w:lineRule="exact"/>
        <w:rPr>
          <w:sz w:val="4"/>
          <w:szCs w:val="4"/>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0" w:history="1">
              <w:r w:rsidR="007003A1">
                <w:rPr>
                  <w:rFonts w:ascii="微软雅黑" w:eastAsia="微软雅黑" w:hAnsi="微软雅黑" w:cs="微软雅黑"/>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将指定字段值添加到数组中，相同的字段值只会添加一次</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1" w:history="1">
              <w:r w:rsidR="007003A1">
                <w:rPr>
                  <w:rFonts w:ascii="微软雅黑" w:eastAsia="微软雅黑" w:hAnsi="微软雅黑" w:cs="微软雅黑"/>
                  <w:color w:val="0000FF"/>
                  <w:w w:val="95"/>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取分组中第一条记录中的字段值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2" w:history="1">
              <w:r w:rsidR="007003A1">
                <w:rPr>
                  <w:rFonts w:ascii="微软雅黑" w:eastAsia="微软雅黑" w:hAnsi="微软雅黑" w:cs="微软雅黑"/>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取分组中最后一条记录中的字段值</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3" w:history="1">
              <w:r w:rsidR="007003A1">
                <w:rPr>
                  <w:rFonts w:ascii="微软雅黑" w:eastAsia="微软雅黑" w:hAnsi="微软雅黑" w:cs="微软雅黑"/>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取分组中字段值最大的</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294" w:history="1">
              <w:r w:rsidR="007003A1">
                <w:rPr>
                  <w:rFonts w:ascii="微软雅黑" w:eastAsia="微软雅黑" w:hAnsi="微软雅黑" w:cs="微软雅黑"/>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取分组中字段值最小的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5" w:history="1">
              <w:r w:rsidR="007003A1">
                <w:rPr>
                  <w:rFonts w:ascii="微软雅黑" w:eastAsia="微软雅黑" w:hAnsi="微软雅黑" w:cs="微软雅黑"/>
                  <w:color w:val="0000FF"/>
                  <w:w w:val="90"/>
                  <w:sz w:val="14"/>
                  <w:szCs w:val="14"/>
                </w:rPr>
                <w:t>$avg</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取分组中字段值的平均值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7" w:history="1">
              <w:r w:rsidR="007003A1">
                <w:rPr>
                  <w:rFonts w:ascii="微软雅黑" w:eastAsia="微软雅黑" w:hAnsi="微软雅黑" w:cs="微软雅黑"/>
                  <w:color w:val="0000FF"/>
                  <w:w w:val="95"/>
                  <w:sz w:val="14"/>
                  <w:szCs w:val="14"/>
                </w:rPr>
                <w:t>$push</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将所有字段添加到数组中，即使数组中已经存在相同的字段值，也继续添加</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6" w:history="1">
              <w:r w:rsidR="007003A1">
                <w:rPr>
                  <w:rFonts w:ascii="微软雅黑" w:eastAsia="微软雅黑" w:hAnsi="微软雅黑" w:cs="微软雅黑"/>
                  <w:color w:val="0000FF"/>
                  <w:w w:val="95"/>
                  <w:sz w:val="14"/>
                  <w:szCs w:val="14"/>
                </w:rPr>
                <w:t>$sum</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取分组中字段值的总和</w:t>
            </w:r>
          </w:p>
        </w:tc>
      </w:tr>
    </w:tbl>
    <w:p w:rsidR="00737AD2" w:rsidRDefault="00921398">
      <w:pPr>
        <w:pStyle w:val="BodyText"/>
        <w:spacing w:line="546" w:lineRule="exact"/>
        <w:ind w:left="113"/>
        <w:rPr>
          <w:lang w:eastAsia="zh-CN"/>
        </w:rPr>
      </w:pPr>
      <w:r>
        <w:pict>
          <v:shape id="_x0000_i1130"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p>
    <w:p w:rsidR="00737AD2" w:rsidRDefault="007003A1">
      <w:pPr>
        <w:pStyle w:val="BodyText"/>
        <w:spacing w:line="148" w:lineRule="exact"/>
        <w:ind w:left="753"/>
      </w:pPr>
      <w:r>
        <w:rPr>
          <w:w w:val="95"/>
          <w:lang w:eastAsia="zh-CN"/>
        </w:rPr>
        <w:t xml:space="preserve">在SequoiaDB的查询语言中表达相等（=）时，使用JSON{字段名：值}的结构。    </w:t>
      </w:r>
      <w:r>
        <w:rPr>
          <w:spacing w:val="19"/>
          <w:w w:val="95"/>
          <w:lang w:eastAsia="zh-CN"/>
        </w:rPr>
        <w:t xml:space="preserve"> </w:t>
      </w:r>
      <w:r>
        <w:rPr>
          <w:w w:val="95"/>
        </w:rPr>
        <w:t>当然也可以使用</w:t>
      </w:r>
      <w:hyperlink w:anchor="_bookmark261" w:history="1">
        <w:r>
          <w:rPr>
            <w:color w:val="0000FF"/>
            <w:w w:val="95"/>
          </w:rPr>
          <w:t>$et</w:t>
        </w:r>
      </w:hyperlink>
      <w:r>
        <w:rPr>
          <w:color w:val="000000"/>
          <w:w w:val="95"/>
        </w:rPr>
        <w:t>操</w:t>
      </w:r>
    </w:p>
    <w:p w:rsidR="00737AD2" w:rsidRDefault="007003A1">
      <w:pPr>
        <w:pStyle w:val="BodyText"/>
        <w:spacing w:line="240" w:lineRule="exact"/>
        <w:ind w:left="753"/>
      </w:pPr>
      <w:r>
        <w:t>作符</w:t>
      </w:r>
    </w:p>
    <w:p w:rsidR="00737AD2" w:rsidRDefault="007003A1">
      <w:pPr>
        <w:pStyle w:val="BodyText"/>
        <w:spacing w:before="18" w:line="253" w:lineRule="auto"/>
        <w:ind w:left="753" w:right="574"/>
      </w:pPr>
      <w:r>
        <w:t xml:space="preserve">示例： </w:t>
      </w:r>
      <w:r>
        <w:rPr>
          <w:w w:val="95"/>
        </w:rPr>
        <w:t xml:space="preserve">db.collectionspace.collection.find({a:42})等价于db.collectionspace.collection.find({a:{$et:42}}) </w:t>
      </w:r>
      <w:r>
        <w:t>查询集合下符合条件a等于42的记录。</w:t>
      </w:r>
    </w:p>
    <w:p w:rsidR="00737AD2" w:rsidRDefault="00737AD2">
      <w:pPr>
        <w:spacing w:line="253" w:lineRule="auto"/>
        <w:sectPr w:rsidR="00737AD2">
          <w:pgSz w:w="12240" w:h="15840"/>
          <w:pgMar w:top="900" w:right="680" w:bottom="280" w:left="1520" w:header="713" w:footer="0" w:gutter="0"/>
          <w:cols w:space="720"/>
        </w:sectPr>
      </w:pPr>
    </w:p>
    <w:p w:rsidR="00737AD2" w:rsidRDefault="00737AD2">
      <w:pPr>
        <w:spacing w:before="6" w:line="170" w:lineRule="exact"/>
        <w:rPr>
          <w:sz w:val="17"/>
          <w:szCs w:val="17"/>
        </w:rPr>
      </w:pPr>
    </w:p>
    <w:p w:rsidR="00737AD2" w:rsidRDefault="00737AD2">
      <w:pPr>
        <w:spacing w:line="200" w:lineRule="exact"/>
        <w:rPr>
          <w:sz w:val="20"/>
          <w:szCs w:val="20"/>
        </w:rPr>
      </w:pPr>
    </w:p>
    <w:p w:rsidR="00737AD2" w:rsidRDefault="007003A1">
      <w:pPr>
        <w:pStyle w:val="Heading3"/>
        <w:spacing w:line="354" w:lineRule="exact"/>
        <w:ind w:left="433"/>
      </w:pPr>
      <w:bookmarkStart w:id="678" w:name="匹配符"/>
      <w:bookmarkStart w:id="679" w:name="_bookmark255"/>
      <w:bookmarkEnd w:id="678"/>
      <w:bookmarkEnd w:id="679"/>
      <w:r>
        <w:t>匹配符</w:t>
      </w:r>
    </w:p>
    <w:p w:rsidR="00737AD2" w:rsidRDefault="00737AD2">
      <w:pPr>
        <w:spacing w:before="8" w:line="120" w:lineRule="exact"/>
        <w:rPr>
          <w:sz w:val="12"/>
          <w:szCs w:val="12"/>
        </w:rPr>
      </w:pPr>
    </w:p>
    <w:tbl>
      <w:tblPr>
        <w:tblW w:w="0" w:type="auto"/>
        <w:tblInd w:w="923" w:type="dxa"/>
        <w:tblLayout w:type="fixed"/>
        <w:tblCellMar>
          <w:left w:w="0" w:type="dxa"/>
          <w:right w:w="0" w:type="dxa"/>
        </w:tblCellMar>
        <w:tblLook w:val="01E0"/>
      </w:tblPr>
      <w:tblGrid>
        <w:gridCol w:w="2018"/>
        <w:gridCol w:w="4297"/>
        <w:gridCol w:w="3157"/>
      </w:tblGrid>
      <w:tr w:rsidR="00737AD2">
        <w:trPr>
          <w:trHeight w:hRule="exact" w:val="295"/>
        </w:trPr>
        <w:tc>
          <w:tcPr>
            <w:tcW w:w="201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匹配符</w:t>
            </w:r>
          </w:p>
        </w:tc>
        <w:tc>
          <w:tcPr>
            <w:tcW w:w="4297" w:type="dxa"/>
            <w:tcBorders>
              <w:top w:val="nil"/>
              <w:left w:val="nil"/>
              <w:bottom w:val="nil"/>
              <w:right w:val="single" w:sz="8" w:space="0" w:color="000000"/>
            </w:tcBorders>
          </w:tcPr>
          <w:p w:rsidR="00737AD2" w:rsidRDefault="007003A1">
            <w:pPr>
              <w:pStyle w:val="TableParagraph"/>
              <w:spacing w:line="223" w:lineRule="exact"/>
              <w:ind w:left="118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6" w:history="1">
              <w:r w:rsidR="007003A1">
                <w:rPr>
                  <w:rFonts w:ascii="微软雅黑" w:eastAsia="微软雅黑" w:hAnsi="微软雅黑" w:cs="微软雅黑"/>
                  <w:color w:val="0000FF"/>
                  <w:w w:val="90"/>
                  <w:sz w:val="14"/>
                  <w:szCs w:val="14"/>
                </w:rPr>
                <w:t>$gt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db.foo.bar.find({age:{$gt:20}})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7" w:history="1">
              <w:r w:rsidR="007003A1">
                <w:rPr>
                  <w:rFonts w:ascii="微软雅黑" w:eastAsia="微软雅黑" w:hAnsi="微软雅黑" w:cs="微软雅黑"/>
                  <w:color w:val="0000FF"/>
                  <w:w w:val="90"/>
                  <w:sz w:val="14"/>
                  <w:szCs w:val="14"/>
                </w:rPr>
                <w:t>$gte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大于等于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db.foo.bar.find({age:{$gte:20}})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8" w:history="1">
              <w:r w:rsidR="007003A1">
                <w:rPr>
                  <w:rFonts w:ascii="微软雅黑" w:eastAsia="微软雅黑" w:hAnsi="微软雅黑" w:cs="微软雅黑"/>
                  <w:color w:val="0000FF"/>
                  <w:w w:val="95"/>
                  <w:sz w:val="14"/>
                  <w:szCs w:val="14"/>
                </w:rPr>
                <w:t>$lt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小于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foo.bar.find({age:{$lt:20}})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59" w:history="1">
              <w:r w:rsidR="007003A1">
                <w:rPr>
                  <w:rFonts w:ascii="微软雅黑" w:eastAsia="微软雅黑" w:hAnsi="微软雅黑" w:cs="微软雅黑"/>
                  <w:color w:val="0000FF"/>
                  <w:w w:val="95"/>
                  <w:sz w:val="14"/>
                  <w:szCs w:val="14"/>
                </w:rPr>
                <w:t>$lte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小于等于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db.foo.bar.find({age:{$lte:20}})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0" w:history="1">
              <w:r w:rsidR="007003A1">
                <w:rPr>
                  <w:rFonts w:ascii="微软雅黑" w:eastAsia="微软雅黑" w:hAnsi="微软雅黑" w:cs="微软雅黑"/>
                  <w:color w:val="0000FF"/>
                  <w:w w:val="95"/>
                  <w:sz w:val="14"/>
                  <w:szCs w:val="14"/>
                </w:rPr>
                <w:t>$ne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不等于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db.foo.bar.find({age:{$ne:20}})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3" w:history="1">
              <w:r w:rsidR="007003A1">
                <w:rPr>
                  <w:rFonts w:ascii="微软雅黑" w:eastAsia="微软雅黑" w:hAnsi="微软雅黑" w:cs="微软雅黑"/>
                  <w:color w:val="0000FF"/>
                  <w:w w:val="95"/>
                  <w:sz w:val="14"/>
                  <w:szCs w:val="14"/>
                </w:rPr>
                <w:t>$in</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集合内存在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db.foo.bar.find({age:{$in:[20,21]}})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5" w:history="1">
              <w:r w:rsidR="007003A1">
                <w:rPr>
                  <w:rFonts w:ascii="微软雅黑" w:eastAsia="微软雅黑" w:hAnsi="微软雅黑" w:cs="微软雅黑"/>
                  <w:color w:val="0000FF"/>
                  <w:w w:val="95"/>
                  <w:sz w:val="14"/>
                  <w:szCs w:val="14"/>
                </w:rPr>
                <w:t>$nin</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集合内不存在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db.foo.bar.find({age:{$nin:[20,21]})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6" w:history="1">
              <w:r w:rsidR="007003A1">
                <w:rPr>
                  <w:rFonts w:ascii="微软雅黑" w:eastAsia="微软雅黑" w:hAnsi="微软雅黑" w:cs="微软雅黑"/>
                  <w:color w:val="0000FF"/>
                  <w:w w:val="95"/>
                  <w:sz w:val="14"/>
                  <w:szCs w:val="14"/>
                </w:rPr>
                <w:t>$all</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全部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db.foo.bar.find({age:{$all:[20,21]}})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7" w:history="1">
              <w:r w:rsidR="007003A1">
                <w:rPr>
                  <w:rFonts w:ascii="微软雅黑" w:eastAsia="微软雅黑" w:hAnsi="微软雅黑" w:cs="微软雅黑"/>
                  <w:color w:val="0000FF"/>
                  <w:w w:val="95"/>
                  <w:sz w:val="14"/>
                  <w:szCs w:val="14"/>
                </w:rPr>
                <w:t>$and</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与</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db.foo.bar.find({$and:[{age:20},{name:"Tom"}]})</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8" w:history="1">
              <w:r w:rsidR="007003A1">
                <w:rPr>
                  <w:rFonts w:ascii="微软雅黑" w:eastAsia="微软雅黑" w:hAnsi="微软雅黑" w:cs="微软雅黑"/>
                  <w:color w:val="0000FF"/>
                  <w:w w:val="90"/>
                  <w:sz w:val="14"/>
                  <w:szCs w:val="14"/>
                </w:rPr>
                <w:t>$not</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非</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db.foo.bar.find({$not:{age:20},{name:"Tom"}})</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69" w:history="1">
              <w:r w:rsidR="007003A1">
                <w:rPr>
                  <w:rFonts w:ascii="微软雅黑" w:eastAsia="微软雅黑" w:hAnsi="微软雅黑" w:cs="微软雅黑"/>
                  <w:color w:val="0000FF"/>
                  <w:w w:val="95"/>
                  <w:sz w:val="14"/>
                  <w:szCs w:val="14"/>
                </w:rPr>
                <w:t>$or</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或</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db.foo.bar.find({$or:{age:20},{name:"Tom"}})</w:t>
            </w:r>
          </w:p>
        </w:tc>
      </w:tr>
      <w:tr w:rsidR="00737AD2">
        <w:trPr>
          <w:trHeight w:hRule="exact" w:val="30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70" w:history="1">
              <w:r w:rsidR="007003A1">
                <w:rPr>
                  <w:rFonts w:ascii="微软雅黑" w:eastAsia="微软雅黑" w:hAnsi="微软雅黑" w:cs="微软雅黑"/>
                  <w:color w:val="0000FF"/>
                  <w:w w:val="90"/>
                  <w:sz w:val="14"/>
                  <w:szCs w:val="14"/>
                </w:rPr>
                <w:t>$type</w:t>
              </w:r>
            </w:hyperlink>
          </w:p>
        </w:tc>
        <w:tc>
          <w:tcPr>
            <w:tcW w:w="4297" w:type="dxa"/>
            <w:tcBorders>
              <w:top w:val="nil"/>
              <w:left w:val="nil"/>
              <w:bottom w:val="nil"/>
              <w:right w:val="single" w:sz="8" w:space="0" w:color="000000"/>
            </w:tcBorders>
          </w:tcPr>
          <w:p w:rsidR="00737AD2" w:rsidRDefault="007003A1">
            <w:pPr>
              <w:pStyle w:val="TableParagraph"/>
              <w:spacing w:line="228" w:lineRule="exact"/>
              <w:ind w:left="1189"/>
              <w:rPr>
                <w:rFonts w:ascii="微软雅黑" w:eastAsia="微软雅黑" w:hAnsi="微软雅黑" w:cs="微软雅黑"/>
                <w:sz w:val="14"/>
                <w:szCs w:val="14"/>
              </w:rPr>
            </w:pPr>
            <w:r>
              <w:rPr>
                <w:rFonts w:ascii="微软雅黑" w:eastAsia="微软雅黑" w:hAnsi="微软雅黑" w:cs="微软雅黑"/>
                <w:sz w:val="14"/>
                <w:szCs w:val="14"/>
              </w:rPr>
              <w:t>数据类型</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db.foo.bar.find({age:{$type:16}})</w:t>
            </w:r>
          </w:p>
        </w:tc>
      </w:tr>
      <w:tr w:rsidR="00737AD2">
        <w:trPr>
          <w:trHeight w:hRule="exact" w:val="30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271" w:history="1">
              <w:r w:rsidR="007003A1">
                <w:rPr>
                  <w:rFonts w:ascii="微软雅黑" w:eastAsia="微软雅黑" w:hAnsi="微软雅黑" w:cs="微软雅黑"/>
                  <w:color w:val="0000FF"/>
                  <w:w w:val="95"/>
                  <w:sz w:val="14"/>
                  <w:szCs w:val="14"/>
                </w:rPr>
                <w:t>$exists</w:t>
              </w:r>
            </w:hyperlink>
          </w:p>
        </w:tc>
        <w:tc>
          <w:tcPr>
            <w:tcW w:w="4297" w:type="dxa"/>
            <w:tcBorders>
              <w:top w:val="nil"/>
              <w:left w:val="nil"/>
              <w:bottom w:val="nil"/>
              <w:right w:val="single" w:sz="8" w:space="0" w:color="000000"/>
            </w:tcBorders>
          </w:tcPr>
          <w:p w:rsidR="00737AD2" w:rsidRDefault="007003A1">
            <w:pPr>
              <w:pStyle w:val="TableParagraph"/>
              <w:spacing w:line="223" w:lineRule="exact"/>
              <w:ind w:left="1189"/>
              <w:rPr>
                <w:rFonts w:ascii="微软雅黑" w:eastAsia="微软雅黑" w:hAnsi="微软雅黑" w:cs="微软雅黑"/>
                <w:sz w:val="14"/>
                <w:szCs w:val="14"/>
              </w:rPr>
            </w:pPr>
            <w:r>
              <w:rPr>
                <w:rFonts w:ascii="微软雅黑" w:eastAsia="微软雅黑" w:hAnsi="微软雅黑" w:cs="微软雅黑"/>
                <w:sz w:val="14"/>
                <w:szCs w:val="14"/>
              </w:rPr>
              <w:t>存在</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db.foo.bar.find({age:{$exists:1}})</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2" w:history="1">
              <w:r w:rsidR="007003A1">
                <w:rPr>
                  <w:rFonts w:ascii="微软雅黑" w:eastAsia="微软雅黑" w:hAnsi="微软雅黑" w:cs="微软雅黑"/>
                  <w:color w:val="0000FF"/>
                  <w:w w:val="95"/>
                  <w:sz w:val="14"/>
                  <w:szCs w:val="14"/>
                </w:rPr>
                <w:t>$elemMatch</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元素匹配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db.foo.bar.find({age:{$elemMatch:20}})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3" w:history="1">
              <w:r w:rsidR="007003A1">
                <w:rPr>
                  <w:rFonts w:ascii="微软雅黑" w:eastAsia="微软雅黑" w:hAnsi="微软雅黑" w:cs="微软雅黑"/>
                  <w:color w:val="0000FF"/>
                  <w:w w:val="95"/>
                  <w:sz w:val="14"/>
                  <w:szCs w:val="14"/>
                </w:rPr>
                <w:t>$+标识符</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数组元素匹配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db.foo.bar.find({"array.$2":10})</w:t>
            </w:r>
          </w:p>
        </w:tc>
      </w:tr>
      <w:tr w:rsidR="00737AD2">
        <w:trPr>
          <w:trHeight w:hRule="exact" w:val="300"/>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4" w:history="1">
              <w:r w:rsidR="007003A1">
                <w:rPr>
                  <w:rFonts w:ascii="微软雅黑" w:eastAsia="微软雅黑" w:hAnsi="微软雅黑" w:cs="微软雅黑"/>
                  <w:color w:val="0000FF"/>
                  <w:w w:val="95"/>
                  <w:sz w:val="14"/>
                  <w:szCs w:val="14"/>
                </w:rPr>
                <w:t>$size</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大小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db.foo.bar.find({array:{$size:3}})</w:t>
            </w:r>
          </w:p>
        </w:tc>
      </w:tr>
      <w:tr w:rsidR="00737AD2">
        <w:trPr>
          <w:trHeight w:hRule="exact" w:val="295"/>
        </w:trPr>
        <w:tc>
          <w:tcPr>
            <w:tcW w:w="201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5" w:history="1">
              <w:r w:rsidR="007003A1">
                <w:rPr>
                  <w:rFonts w:ascii="微软雅黑" w:eastAsia="微软雅黑" w:hAnsi="微软雅黑" w:cs="微软雅黑"/>
                  <w:color w:val="0000FF"/>
                  <w:w w:val="95"/>
                  <w:sz w:val="14"/>
                  <w:szCs w:val="14"/>
                </w:rPr>
                <w:t>$regex</w:t>
              </w:r>
            </w:hyperlink>
          </w:p>
        </w:tc>
        <w:tc>
          <w:tcPr>
            <w:tcW w:w="4297" w:type="dxa"/>
            <w:tcBorders>
              <w:top w:val="nil"/>
              <w:left w:val="nil"/>
              <w:bottom w:val="nil"/>
              <w:right w:val="single" w:sz="8" w:space="0" w:color="000000"/>
            </w:tcBorders>
          </w:tcPr>
          <w:p w:rsidR="00737AD2" w:rsidRDefault="007003A1">
            <w:pPr>
              <w:pStyle w:val="TableParagraph"/>
              <w:spacing w:line="218" w:lineRule="exact"/>
              <w:ind w:left="1189"/>
              <w:rPr>
                <w:rFonts w:ascii="微软雅黑" w:eastAsia="微软雅黑" w:hAnsi="微软雅黑" w:cs="微软雅黑"/>
                <w:sz w:val="14"/>
                <w:szCs w:val="14"/>
              </w:rPr>
            </w:pPr>
            <w:r>
              <w:rPr>
                <w:rFonts w:ascii="微软雅黑" w:eastAsia="微软雅黑" w:hAnsi="微软雅黑" w:cs="微软雅黑"/>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db.foo.bar.find({str:{$regex:'dh.*fj',$options:'i'}})</w:t>
            </w:r>
          </w:p>
        </w:tc>
      </w:tr>
    </w:tbl>
    <w:p w:rsidR="00737AD2" w:rsidRDefault="00737AD2">
      <w:pPr>
        <w:spacing w:before="3" w:line="100" w:lineRule="exact"/>
        <w:rPr>
          <w:sz w:val="10"/>
          <w:szCs w:val="10"/>
        </w:rPr>
      </w:pPr>
    </w:p>
    <w:p w:rsidR="00737AD2" w:rsidRDefault="007003A1">
      <w:pPr>
        <w:pStyle w:val="BodyText"/>
        <w:spacing w:line="312" w:lineRule="exact"/>
        <w:rPr>
          <w:lang w:eastAsia="zh-CN"/>
        </w:rPr>
      </w:pPr>
      <w:bookmarkStart w:id="680" w:name="$gt"/>
      <w:bookmarkStart w:id="681" w:name="_bookmark256"/>
      <w:bookmarkEnd w:id="680"/>
      <w:bookmarkEnd w:id="681"/>
      <w:r>
        <w:rPr>
          <w:w w:val="90"/>
          <w:lang w:eastAsia="zh-CN"/>
        </w:rPr>
        <w:t>$gt</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EC10B3">
      <w:pPr>
        <w:pStyle w:val="BodyText"/>
        <w:spacing w:before="46"/>
        <w:rPr>
          <w:rFonts w:ascii="仿宋" w:eastAsia="仿宋" w:hAnsi="仿宋" w:cs="仿宋"/>
          <w:lang w:eastAsia="zh-CN"/>
        </w:rPr>
      </w:pPr>
      <w:r w:rsidRPr="00EC10B3">
        <w:pict>
          <v:group id="_x0000_s2448" style="position:absolute;left:0;text-align:left;margin-left:81.7pt;margin-top:6.75pt;width:473.6pt;height:10.6pt;z-index:-25278;mso-position-horizontal-relative:page" coordorigin="1634,135" coordsize="9472,212">
            <v:shape id="_x0000_s244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{&lt;字段名&gt;：{$gt:&lt;值&gt;}}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描述</w:t>
      </w:r>
    </w:p>
    <w:p w:rsidR="00737AD2" w:rsidRDefault="007003A1">
      <w:pPr>
        <w:pStyle w:val="BodyText"/>
        <w:spacing w:before="18" w:line="379" w:lineRule="auto"/>
        <w:ind w:right="4769"/>
        <w:rPr>
          <w:lang w:eastAsia="zh-CN"/>
        </w:rPr>
      </w:pPr>
      <w:r>
        <w:rPr>
          <w:w w:val="85"/>
          <w:lang w:eastAsia="zh-CN"/>
        </w:rPr>
        <w:t xml:space="preserve">$gt选择满足“字段名”的值大于（&gt;）指定“值”的记录。 </w:t>
      </w:r>
      <w:r>
        <w:rPr>
          <w:w w:val="90"/>
          <w:lang w:eastAsia="zh-CN"/>
        </w:rPr>
        <w:t>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返回集合bar中age字段值大于20的记录。</w:t>
      </w:r>
    </w:p>
    <w:p w:rsidR="00737AD2" w:rsidRDefault="00EC10B3">
      <w:pPr>
        <w:pStyle w:val="BodyText"/>
        <w:spacing w:before="10"/>
        <w:ind w:left="1217"/>
        <w:rPr>
          <w:rFonts w:ascii="仿宋" w:eastAsia="仿宋" w:hAnsi="仿宋" w:cs="仿宋"/>
        </w:rPr>
      </w:pPr>
      <w:r w:rsidRPr="00EC10B3">
        <w:pict>
          <v:group id="_x0000_s2446" style="position:absolute;left:0;text-align:left;margin-left:95.85pt;margin-top:4.95pt;width:459.45pt;height:10.6pt;z-index:-25277;mso-position-horizontal-relative:page" coordorigin="1917,99" coordsize="9189,212">
            <v:shape id="_x0000_s244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db.foo.bar.find({age:{$gt:20}})</w:t>
      </w:r>
    </w:p>
    <w:p w:rsidR="00737AD2" w:rsidRDefault="007003A1">
      <w:pPr>
        <w:pStyle w:val="BodyText"/>
        <w:tabs>
          <w:tab w:val="left" w:pos="1217"/>
        </w:tabs>
        <w:spacing w:line="171" w:lineRule="auto"/>
        <w:ind w:left="1217" w:right="12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$gt匹配嵌套对象中的字段名。使用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方法更新嵌套对象service中的ID字段值大于2的记录，将这些</w:t>
      </w:r>
      <w:r>
        <w:rPr>
          <w:color w:val="000000"/>
          <w:position w:val="1"/>
          <w:lang w:eastAsia="zh-CN"/>
        </w:rPr>
        <w:t xml:space="preserve"> </w:t>
      </w:r>
      <w:r>
        <w:rPr>
          <w:color w:val="000000"/>
          <w:lang w:eastAsia="zh-CN"/>
        </w:rPr>
        <w:t>记录的age字段值设定为25。</w:t>
      </w:r>
    </w:p>
    <w:p w:rsidR="00737AD2" w:rsidRDefault="00EC10B3">
      <w:pPr>
        <w:pStyle w:val="BodyText"/>
        <w:spacing w:before="21"/>
        <w:ind w:left="1217"/>
        <w:rPr>
          <w:rFonts w:ascii="仿宋" w:eastAsia="仿宋" w:hAnsi="仿宋" w:cs="仿宋"/>
        </w:rPr>
      </w:pPr>
      <w:r w:rsidRPr="00EC10B3">
        <w:pict>
          <v:group id="_x0000_s2444" style="position:absolute;left:0;text-align:left;margin-left:95.85pt;margin-top:5.5pt;width:459.45pt;height:10.6pt;z-index:-25276;mso-position-horizontal-relative:page" coordorigin="1917,110" coordsize="9189,212">
            <v:shape id="_x0000_s244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:{age:25}},{"service.ID":{$gt:2}})</w:t>
      </w:r>
    </w:p>
    <w:p w:rsidR="00737AD2" w:rsidRDefault="007003A1">
      <w:pPr>
        <w:pStyle w:val="BodyText"/>
        <w:spacing w:before="89"/>
        <w:rPr>
          <w:lang w:eastAsia="zh-CN"/>
        </w:rPr>
      </w:pPr>
      <w:bookmarkStart w:id="682" w:name="$gte"/>
      <w:bookmarkStart w:id="683" w:name="_bookmark257"/>
      <w:bookmarkEnd w:id="682"/>
      <w:bookmarkEnd w:id="683"/>
      <w:r>
        <w:rPr>
          <w:w w:val="90"/>
          <w:lang w:eastAsia="zh-CN"/>
        </w:rPr>
        <w:t>$gte</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EC10B3">
      <w:pPr>
        <w:pStyle w:val="BodyText"/>
        <w:spacing w:before="46"/>
        <w:rPr>
          <w:rFonts w:ascii="仿宋" w:eastAsia="仿宋" w:hAnsi="仿宋" w:cs="仿宋"/>
          <w:lang w:eastAsia="zh-CN"/>
        </w:rPr>
      </w:pPr>
      <w:r w:rsidRPr="00EC10B3">
        <w:pict>
          <v:group id="_x0000_s2442" style="position:absolute;left:0;text-align:left;margin-left:81.7pt;margin-top:6.75pt;width:473.6pt;height:10.6pt;z-index:-25275;mso-position-horizontal-relative:page" coordorigin="1634,135" coordsize="9472,212">
            <v:shape id="_x0000_s244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{&lt;字段名&gt;：{$gte:&lt;值&gt;}}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描述</w:t>
      </w:r>
    </w:p>
    <w:p w:rsidR="00737AD2" w:rsidRDefault="007003A1">
      <w:pPr>
        <w:pStyle w:val="BodyText"/>
        <w:spacing w:before="18"/>
        <w:rPr>
          <w:lang w:eastAsia="zh-CN"/>
        </w:rPr>
      </w:pPr>
      <w:r>
        <w:rPr>
          <w:w w:val="90"/>
          <w:lang w:eastAsia="zh-CN"/>
        </w:rPr>
        <w:t>$gte选择满足“字段名”的值大于等于（&gt;=）指定“值”的记录。</w:t>
      </w:r>
    </w:p>
    <w:p w:rsidR="00737AD2" w:rsidRDefault="00737AD2">
      <w:pPr>
        <w:rPr>
          <w:lang w:eastAsia="zh-CN"/>
        </w:rPr>
        <w:sectPr w:rsidR="00737AD2">
          <w:pgSz w:w="12240" w:h="15840"/>
          <w:pgMar w:top="900" w:right="10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选择查询集合空间foo下集合bar中字段名为age的值大于等于20的记录。</w:t>
      </w:r>
    </w:p>
    <w:p w:rsidR="00737AD2" w:rsidRDefault="00EC10B3">
      <w:pPr>
        <w:pStyle w:val="BodyText"/>
        <w:spacing w:before="10"/>
        <w:ind w:left="397"/>
        <w:rPr>
          <w:rFonts w:ascii="仿宋" w:eastAsia="仿宋" w:hAnsi="仿宋" w:cs="仿宋"/>
        </w:rPr>
      </w:pPr>
      <w:r w:rsidRPr="00EC10B3">
        <w:pict>
          <v:group id="_x0000_s2440" style="position:absolute;left:0;text-align:left;margin-left:95.85pt;margin-top:4.95pt;width:459.45pt;height:10.6pt;z-index:-25274;mso-position-horizontal-relative:page" coordorigin="1917,99" coordsize="9189,212">
            <v:shape id="_x0000_s244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db.foo.bar.find({age:{$gte:20}})</w:t>
      </w:r>
    </w:p>
    <w:p w:rsidR="00737AD2" w:rsidRDefault="007003A1">
      <w:pPr>
        <w:pStyle w:val="BodyText"/>
        <w:tabs>
          <w:tab w:val="left" w:pos="397"/>
        </w:tabs>
        <w:spacing w:line="171" w:lineRule="auto"/>
        <w:ind w:left="397" w:right="96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$gte匹配嵌套对象中的字段名。使用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方法更新嵌套对象service中的ID字段值大于等于2的记</w:t>
      </w:r>
      <w:r>
        <w:rPr>
          <w:color w:val="000000"/>
          <w:position w:val="1"/>
          <w:lang w:eastAsia="zh-CN"/>
        </w:rPr>
        <w:t xml:space="preserve"> </w:t>
      </w:r>
      <w:r>
        <w:rPr>
          <w:color w:val="000000"/>
          <w:lang w:eastAsia="zh-CN"/>
        </w:rPr>
        <w:t>录，将这些记录的age字段值设定为25。</w:t>
      </w:r>
    </w:p>
    <w:p w:rsidR="00737AD2" w:rsidRDefault="00EC10B3">
      <w:pPr>
        <w:pStyle w:val="BodyText"/>
        <w:spacing w:before="21"/>
        <w:ind w:left="397"/>
        <w:rPr>
          <w:rFonts w:ascii="仿宋" w:eastAsia="仿宋" w:hAnsi="仿宋" w:cs="仿宋"/>
        </w:rPr>
      </w:pPr>
      <w:r w:rsidRPr="00EC10B3">
        <w:pict>
          <v:group id="_x0000_s2438" style="position:absolute;left:0;text-align:left;margin-left:95.85pt;margin-top:5.5pt;width:459.45pt;height:10.6pt;z-index:-25273;mso-position-horizontal-relative:page" coordorigin="1917,110" coordsize="9189,212">
            <v:shape id="_x0000_s2439"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:{age:25}},{"service.ID":{$gte:2}})</w:t>
      </w:r>
    </w:p>
    <w:p w:rsidR="00737AD2" w:rsidRDefault="007003A1">
      <w:pPr>
        <w:pStyle w:val="BodyText"/>
        <w:spacing w:before="89"/>
        <w:ind w:left="113"/>
        <w:rPr>
          <w:lang w:eastAsia="zh-CN"/>
        </w:rPr>
      </w:pPr>
      <w:bookmarkStart w:id="684" w:name="$lt"/>
      <w:bookmarkStart w:id="685" w:name="_bookmark258"/>
      <w:bookmarkEnd w:id="684"/>
      <w:bookmarkEnd w:id="685"/>
      <w:r>
        <w:rPr>
          <w:w w:val="95"/>
          <w:lang w:eastAsia="zh-CN"/>
        </w:rPr>
        <w:t>$lt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436" style="position:absolute;left:0;text-align:left;margin-left:81.7pt;margin-top:6.75pt;width:473.6pt;height:10.6pt;z-index:-25272;mso-position-horizontal-relative:page" coordorigin="1634,135" coordsize="9472,212">
            <v:shape id="_x0000_s2437"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{&lt;字段名&gt;：{$lt:&lt;值&gt;}}</w:t>
      </w:r>
    </w:p>
    <w:p w:rsidR="00737AD2" w:rsidRDefault="00737AD2">
      <w:pPr>
        <w:spacing w:before="9" w:line="180" w:lineRule="exact"/>
        <w:rPr>
          <w:sz w:val="18"/>
          <w:szCs w:val="18"/>
          <w:lang w:eastAsia="zh-CN"/>
        </w:rPr>
      </w:pPr>
    </w:p>
    <w:p w:rsidR="00737AD2" w:rsidRDefault="007003A1">
      <w:pPr>
        <w:pStyle w:val="BodyText"/>
        <w:ind w:left="113"/>
        <w:rPr>
          <w:lang w:eastAsia="zh-CN"/>
        </w:rPr>
      </w:pPr>
      <w:r>
        <w:rPr>
          <w:lang w:eastAsia="zh-CN"/>
        </w:rPr>
        <w:t>描述</w:t>
      </w:r>
    </w:p>
    <w:p w:rsidR="00737AD2" w:rsidRDefault="007003A1">
      <w:pPr>
        <w:pStyle w:val="BodyText"/>
        <w:spacing w:before="18" w:line="379" w:lineRule="auto"/>
        <w:ind w:left="113" w:right="5173"/>
        <w:rPr>
          <w:lang w:eastAsia="zh-CN"/>
        </w:rPr>
      </w:pPr>
      <w:r>
        <w:rPr>
          <w:w w:val="85"/>
          <w:lang w:eastAsia="zh-CN"/>
        </w:rPr>
        <w:t xml:space="preserve">$lt选择满足“字段名”的值小于（&lt;）指定“值”的记录。 </w:t>
      </w:r>
      <w:r>
        <w:rPr>
          <w:w w:val="90"/>
          <w:lang w:eastAsia="zh-CN"/>
        </w:rPr>
        <w:t>示例</w:t>
      </w:r>
    </w:p>
    <w:p w:rsidR="00737AD2" w:rsidRDefault="007003A1">
      <w:pPr>
        <w:pStyle w:val="BodyText"/>
        <w:tabs>
          <w:tab w:val="left" w:pos="397"/>
        </w:tabs>
        <w:spacing w:line="22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查询集合bar中字段名为age，其值小于20的记录。</w:t>
      </w:r>
    </w:p>
    <w:p w:rsidR="00737AD2" w:rsidRDefault="00EC10B3">
      <w:pPr>
        <w:pStyle w:val="BodyText"/>
        <w:spacing w:before="10"/>
        <w:ind w:left="397"/>
        <w:rPr>
          <w:rFonts w:ascii="仿宋" w:eastAsia="仿宋" w:hAnsi="仿宋" w:cs="仿宋"/>
        </w:rPr>
      </w:pPr>
      <w:r w:rsidRPr="00EC10B3">
        <w:pict>
          <v:group id="_x0000_s2434" style="position:absolute;left:0;text-align:left;margin-left:95.85pt;margin-top:4.95pt;width:459.45pt;height:10.6pt;z-index:-25271;mso-position-horizontal-relative:page" coordorigin="1917,99" coordsize="9189,212">
            <v:shape id="_x0000_s2435"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db.foo.bar.find({age:{$lt:20}})</w:t>
      </w:r>
    </w:p>
    <w:p w:rsidR="00737AD2" w:rsidRDefault="007003A1">
      <w:pPr>
        <w:pStyle w:val="BodyText"/>
        <w:tabs>
          <w:tab w:val="left" w:pos="397"/>
        </w:tabs>
        <w:spacing w:line="171" w:lineRule="auto"/>
        <w:ind w:left="397" w:right="52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$lt匹配嵌套对象中的字段名。使用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方法更新嵌套对象service中的ID字段值小于2的记录，将这些</w:t>
      </w:r>
      <w:r>
        <w:rPr>
          <w:color w:val="000000"/>
          <w:position w:val="1"/>
          <w:lang w:eastAsia="zh-CN"/>
        </w:rPr>
        <w:t xml:space="preserve"> </w:t>
      </w:r>
      <w:r>
        <w:rPr>
          <w:color w:val="000000"/>
          <w:lang w:eastAsia="zh-CN"/>
        </w:rPr>
        <w:t>记录的age字段值设定为25。</w:t>
      </w:r>
    </w:p>
    <w:p w:rsidR="00737AD2" w:rsidRDefault="00EC10B3">
      <w:pPr>
        <w:pStyle w:val="BodyText"/>
        <w:spacing w:before="21"/>
        <w:ind w:left="397"/>
        <w:rPr>
          <w:rFonts w:ascii="仿宋" w:eastAsia="仿宋" w:hAnsi="仿宋" w:cs="仿宋"/>
        </w:rPr>
      </w:pPr>
      <w:r w:rsidRPr="00EC10B3">
        <w:pict>
          <v:group id="_x0000_s2432" style="position:absolute;left:0;text-align:left;margin-left:95.85pt;margin-top:5.5pt;width:459.45pt;height:10.6pt;z-index:-25270;mso-position-horizontal-relative:page" coordorigin="1917,110" coordsize="9189,212">
            <v:shape id="_x0000_s2433"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:{age:25}},{"service.ID":{$lt:15}})</w:t>
      </w:r>
    </w:p>
    <w:p w:rsidR="00737AD2" w:rsidRDefault="007003A1">
      <w:pPr>
        <w:pStyle w:val="BodyText"/>
        <w:spacing w:before="89"/>
        <w:ind w:left="113"/>
        <w:rPr>
          <w:lang w:eastAsia="zh-CN"/>
        </w:rPr>
      </w:pPr>
      <w:bookmarkStart w:id="686" w:name="$lte"/>
      <w:bookmarkStart w:id="687" w:name="_bookmark259"/>
      <w:bookmarkEnd w:id="686"/>
      <w:bookmarkEnd w:id="687"/>
      <w:r>
        <w:rPr>
          <w:w w:val="95"/>
          <w:lang w:eastAsia="zh-CN"/>
        </w:rPr>
        <w:t>$lte</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430" style="position:absolute;left:0;text-align:left;margin-left:81.7pt;margin-top:6.75pt;width:473.6pt;height:10.6pt;z-index:-25269;mso-position-horizontal-relative:page" coordorigin="1634,135" coordsize="9472,212">
            <v:shape id="_x0000_s243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{&lt;字段名&gt;：{$lte:&lt;值&gt;}}</w:t>
      </w:r>
    </w:p>
    <w:p w:rsidR="00737AD2" w:rsidRDefault="00737AD2">
      <w:pPr>
        <w:spacing w:before="9" w:line="180" w:lineRule="exact"/>
        <w:rPr>
          <w:sz w:val="18"/>
          <w:szCs w:val="18"/>
          <w:lang w:eastAsia="zh-CN"/>
        </w:rPr>
      </w:pPr>
    </w:p>
    <w:p w:rsidR="00737AD2" w:rsidRDefault="007003A1">
      <w:pPr>
        <w:pStyle w:val="BodyText"/>
        <w:ind w:left="113"/>
        <w:rPr>
          <w:lang w:eastAsia="zh-CN"/>
        </w:rPr>
      </w:pPr>
      <w:r>
        <w:rPr>
          <w:lang w:eastAsia="zh-CN"/>
        </w:rPr>
        <w:t>描述</w:t>
      </w:r>
    </w:p>
    <w:p w:rsidR="00737AD2" w:rsidRDefault="007003A1">
      <w:pPr>
        <w:pStyle w:val="BodyText"/>
        <w:spacing w:before="18" w:line="379" w:lineRule="auto"/>
        <w:ind w:left="113" w:right="4610"/>
        <w:rPr>
          <w:lang w:eastAsia="zh-CN"/>
        </w:rPr>
      </w:pPr>
      <w:r>
        <w:rPr>
          <w:w w:val="85"/>
          <w:lang w:eastAsia="zh-CN"/>
        </w:rPr>
        <w:t xml:space="preserve">$lte选择满足“字段名”的值小于等于（&lt;=）指定“值”的记录。 </w:t>
      </w:r>
      <w:r>
        <w:rPr>
          <w:w w:val="90"/>
          <w:lang w:eastAsia="zh-CN"/>
        </w:rPr>
        <w:t>示例</w:t>
      </w:r>
    </w:p>
    <w:p w:rsidR="00737AD2" w:rsidRDefault="007003A1">
      <w:pPr>
        <w:pStyle w:val="BodyText"/>
        <w:tabs>
          <w:tab w:val="left" w:pos="397"/>
        </w:tabs>
        <w:spacing w:line="22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选择查询集合空间foo下集合bar中字段名为age的值小于等于20的记录。</w:t>
      </w:r>
    </w:p>
    <w:p w:rsidR="00737AD2" w:rsidRDefault="00EC10B3">
      <w:pPr>
        <w:pStyle w:val="BodyText"/>
        <w:spacing w:before="10"/>
        <w:ind w:left="397"/>
        <w:rPr>
          <w:rFonts w:ascii="仿宋" w:eastAsia="仿宋" w:hAnsi="仿宋" w:cs="仿宋"/>
        </w:rPr>
      </w:pPr>
      <w:r w:rsidRPr="00EC10B3">
        <w:pict>
          <v:group id="_x0000_s2428" style="position:absolute;left:0;text-align:left;margin-left:95.85pt;margin-top:4.95pt;width:459.45pt;height:10.6pt;z-index:-25268;mso-position-horizontal-relative:page" coordorigin="1917,99" coordsize="9189,212">
            <v:shape id="_x0000_s242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db.foo.bar.find({age:{$lte:20}})</w:t>
      </w:r>
    </w:p>
    <w:p w:rsidR="00737AD2" w:rsidRDefault="007003A1">
      <w:pPr>
        <w:pStyle w:val="BodyText"/>
        <w:tabs>
          <w:tab w:val="left" w:pos="397"/>
        </w:tabs>
        <w:spacing w:line="171" w:lineRule="auto"/>
        <w:ind w:left="397" w:right="614"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$lte匹配一个嵌套对象中的字段名。使用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方法更新嵌套对象service中的ID字段值小于等于2的记</w:t>
      </w:r>
      <w:r>
        <w:rPr>
          <w:color w:val="000000"/>
          <w:position w:val="1"/>
          <w:lang w:eastAsia="zh-CN"/>
        </w:rPr>
        <w:t xml:space="preserve"> </w:t>
      </w:r>
      <w:r>
        <w:rPr>
          <w:color w:val="000000"/>
          <w:lang w:eastAsia="zh-CN"/>
        </w:rPr>
        <w:t>录，将这些记录的age字段值设定为25。</w:t>
      </w:r>
    </w:p>
    <w:p w:rsidR="00737AD2" w:rsidRDefault="00EC10B3">
      <w:pPr>
        <w:pStyle w:val="BodyText"/>
        <w:spacing w:before="21"/>
        <w:ind w:left="397"/>
        <w:rPr>
          <w:rFonts w:ascii="仿宋" w:eastAsia="仿宋" w:hAnsi="仿宋" w:cs="仿宋"/>
        </w:rPr>
      </w:pPr>
      <w:r w:rsidRPr="00EC10B3">
        <w:pict>
          <v:group id="_x0000_s2426" style="position:absolute;left:0;text-align:left;margin-left:95.85pt;margin-top:5.5pt;width:459.45pt;height:10.6pt;z-index:-25267;mso-position-horizontal-relative:page" coordorigin="1917,110" coordsize="9189,212">
            <v:shape id="_x0000_s2427"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:{age:25}},{"service.ID":{$lte:2}})</w:t>
      </w:r>
    </w:p>
    <w:p w:rsidR="00737AD2" w:rsidRDefault="007003A1">
      <w:pPr>
        <w:pStyle w:val="BodyText"/>
        <w:spacing w:before="89"/>
        <w:ind w:left="113"/>
        <w:rPr>
          <w:lang w:eastAsia="zh-CN"/>
        </w:rPr>
      </w:pPr>
      <w:bookmarkStart w:id="688" w:name="$ne"/>
      <w:bookmarkStart w:id="689" w:name="_bookmark260"/>
      <w:bookmarkEnd w:id="688"/>
      <w:bookmarkEnd w:id="689"/>
      <w:r>
        <w:rPr>
          <w:w w:val="95"/>
          <w:lang w:eastAsia="zh-CN"/>
        </w:rPr>
        <w:t>$ne</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424" style="position:absolute;left:0;text-align:left;margin-left:81.7pt;margin-top:6.75pt;width:473.6pt;height:10.6pt;z-index:-25266;mso-position-horizontal-relative:page" coordorigin="1634,135" coordsize="9472,212">
            <v:shape id="_x0000_s2425"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{&lt;字段名&gt;：{$ne:&lt;值&gt;}}</w:t>
      </w:r>
    </w:p>
    <w:p w:rsidR="00737AD2" w:rsidRDefault="00737AD2">
      <w:pPr>
        <w:spacing w:before="9" w:line="180" w:lineRule="exact"/>
        <w:rPr>
          <w:sz w:val="18"/>
          <w:szCs w:val="18"/>
          <w:lang w:eastAsia="zh-CN"/>
        </w:rPr>
      </w:pPr>
    </w:p>
    <w:p w:rsidR="00737AD2" w:rsidRDefault="007003A1">
      <w:pPr>
        <w:pStyle w:val="BodyText"/>
        <w:ind w:left="113"/>
        <w:rPr>
          <w:lang w:eastAsia="zh-CN"/>
        </w:rPr>
      </w:pPr>
      <w:r>
        <w:rPr>
          <w:lang w:eastAsia="zh-CN"/>
        </w:rPr>
        <w:t>描述</w:t>
      </w:r>
    </w:p>
    <w:p w:rsidR="00737AD2" w:rsidRDefault="007003A1">
      <w:pPr>
        <w:pStyle w:val="BodyText"/>
        <w:spacing w:before="18"/>
        <w:ind w:left="113"/>
        <w:rPr>
          <w:lang w:eastAsia="zh-CN"/>
        </w:rPr>
      </w:pPr>
      <w:r>
        <w:rPr>
          <w:w w:val="90"/>
          <w:lang w:eastAsia="zh-CN"/>
        </w:rPr>
        <w:t>$ne选择满足“字段名”的值不等于（!=）指定“值”的记录。</w:t>
      </w:r>
    </w:p>
    <w:p w:rsidR="00737AD2" w:rsidRDefault="00737AD2">
      <w:pPr>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返回集合bar中age字段值等于20的记录。</w:t>
      </w:r>
    </w:p>
    <w:p w:rsidR="00737AD2" w:rsidRDefault="00EC10B3">
      <w:pPr>
        <w:pStyle w:val="BodyText"/>
        <w:spacing w:before="10"/>
        <w:ind w:left="1217"/>
        <w:rPr>
          <w:rFonts w:ascii="仿宋" w:eastAsia="仿宋" w:hAnsi="仿宋" w:cs="仿宋"/>
        </w:rPr>
      </w:pPr>
      <w:r w:rsidRPr="00EC10B3">
        <w:pict>
          <v:group id="_x0000_s2422" style="position:absolute;left:0;text-align:left;margin-left:95.85pt;margin-top:4.95pt;width:459.45pt;height:10.6pt;z-index:-25265;mso-position-horizontal-relative:page" coordorigin="1917,99" coordsize="9189,212">
            <v:shape id="_x0000_s242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db.foo.bar.find({age:{$ne:20}})</w:t>
      </w:r>
    </w:p>
    <w:p w:rsidR="00737AD2" w:rsidRDefault="007003A1">
      <w:pPr>
        <w:pStyle w:val="BodyText"/>
        <w:tabs>
          <w:tab w:val="left" w:pos="1217"/>
        </w:tabs>
        <w:spacing w:line="171" w:lineRule="auto"/>
        <w:ind w:left="1217" w:right="46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$ne匹配嵌套对象中的字段名。使用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方法更新嵌套对象service中的type字段值不等于15的记</w:t>
      </w:r>
      <w:r>
        <w:rPr>
          <w:color w:val="000000"/>
          <w:position w:val="1"/>
          <w:lang w:eastAsia="zh-CN"/>
        </w:rPr>
        <w:t xml:space="preserve"> </w:t>
      </w:r>
      <w:r>
        <w:rPr>
          <w:color w:val="000000"/>
          <w:lang w:eastAsia="zh-CN"/>
        </w:rPr>
        <w:t>录，将这些记录的age字段值设定为25。</w:t>
      </w:r>
    </w:p>
    <w:p w:rsidR="00737AD2" w:rsidRDefault="00EC10B3">
      <w:pPr>
        <w:pStyle w:val="BodyText"/>
        <w:spacing w:before="21"/>
        <w:ind w:left="1217"/>
        <w:rPr>
          <w:rFonts w:ascii="仿宋" w:eastAsia="仿宋" w:hAnsi="仿宋" w:cs="仿宋"/>
        </w:rPr>
      </w:pPr>
      <w:r w:rsidRPr="00EC10B3">
        <w:pict>
          <v:group id="_x0000_s2420" style="position:absolute;left:0;text-align:left;margin-left:95.85pt;margin-top:5.5pt;width:459.45pt;height:10.6pt;z-index:-25264;mso-position-horizontal-relative:page" coordorigin="1917,110" coordsize="9189,212">
            <v:shape id="_x0000_s2421"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:{age:25}},{"service.type":{$ne:15}})</w:t>
      </w:r>
    </w:p>
    <w:p w:rsidR="00737AD2" w:rsidRDefault="007003A1">
      <w:pPr>
        <w:pStyle w:val="BodyText"/>
        <w:spacing w:before="89"/>
        <w:rPr>
          <w:lang w:eastAsia="zh-CN"/>
        </w:rPr>
      </w:pPr>
      <w:bookmarkStart w:id="690" w:name="$et"/>
      <w:bookmarkStart w:id="691" w:name="_bookmark261"/>
      <w:bookmarkEnd w:id="690"/>
      <w:bookmarkEnd w:id="691"/>
      <w:r>
        <w:rPr>
          <w:w w:val="95"/>
          <w:lang w:eastAsia="zh-CN"/>
        </w:rPr>
        <w:t>$et</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EC10B3">
      <w:pPr>
        <w:pStyle w:val="BodyText"/>
        <w:spacing w:before="46"/>
        <w:rPr>
          <w:rFonts w:ascii="仿宋" w:eastAsia="仿宋" w:hAnsi="仿宋" w:cs="仿宋"/>
          <w:lang w:eastAsia="zh-CN"/>
        </w:rPr>
      </w:pPr>
      <w:r w:rsidRPr="00EC10B3">
        <w:pict>
          <v:group id="_x0000_s2418" style="position:absolute;left:0;text-align:left;margin-left:81.7pt;margin-top:6.75pt;width:473.6pt;height:10.6pt;z-index:-25263;mso-position-horizontal-relative:page" coordorigin="1634,135" coordsize="9472,212">
            <v:shape id="_x0000_s241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{&lt;字段名&gt;：{$et:&lt;值&gt;}}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描述</w:t>
      </w:r>
    </w:p>
    <w:p w:rsidR="00737AD2" w:rsidRDefault="007003A1">
      <w:pPr>
        <w:pStyle w:val="BodyText"/>
        <w:spacing w:before="18" w:line="379" w:lineRule="auto"/>
        <w:ind w:right="4662"/>
        <w:rPr>
          <w:lang w:eastAsia="zh-CN"/>
        </w:rPr>
      </w:pPr>
      <w:r>
        <w:rPr>
          <w:w w:val="85"/>
          <w:lang w:eastAsia="zh-CN"/>
        </w:rPr>
        <w:t xml:space="preserve">$et选择满足“字段名”的值等于（=）指定“值”的记录。 </w:t>
      </w:r>
      <w:r>
        <w:rPr>
          <w:w w:val="90"/>
          <w:lang w:eastAsia="zh-CN"/>
        </w:rPr>
        <w:t>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返回集合bar中age字段值等于20的记录。</w:t>
      </w:r>
    </w:p>
    <w:p w:rsidR="00737AD2" w:rsidRDefault="00EC10B3">
      <w:pPr>
        <w:pStyle w:val="BodyText"/>
        <w:spacing w:before="10"/>
        <w:ind w:left="1217"/>
        <w:rPr>
          <w:rFonts w:ascii="仿宋" w:eastAsia="仿宋" w:hAnsi="仿宋" w:cs="仿宋"/>
        </w:rPr>
      </w:pPr>
      <w:r w:rsidRPr="00EC10B3">
        <w:pict>
          <v:group id="_x0000_s2416" style="position:absolute;left:0;text-align:left;margin-left:95.85pt;margin-top:4.95pt;width:459.45pt;height:10.6pt;z-index:-25262;mso-position-horizontal-relative:page" coordorigin="1917,99" coordsize="9189,212">
            <v:shape id="_x0000_s241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db.foo.bar.find({age:{$et:20}}) 等价于 db.foo.bar.find({age:20})</w:t>
      </w:r>
    </w:p>
    <w:p w:rsidR="00737AD2" w:rsidRDefault="007003A1">
      <w:pPr>
        <w:pStyle w:val="BodyText"/>
        <w:tabs>
          <w:tab w:val="left" w:pos="1217"/>
        </w:tabs>
        <w:spacing w:line="171" w:lineRule="auto"/>
        <w:ind w:left="1217" w:right="11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$et匹配嵌套对象中的字段名。使用</w:t>
      </w:r>
      <w:hyperlink w:anchor="_bookmark225" w:history="1">
        <w:r>
          <w:rPr>
            <w:color w:val="0000FF"/>
            <w:w w:val="95"/>
            <w:position w:val="1"/>
            <w:lang w:eastAsia="zh-CN"/>
          </w:rPr>
          <w:t>update()</w:t>
        </w:r>
      </w:hyperlink>
      <w:r>
        <w:rPr>
          <w:color w:val="000000"/>
          <w:w w:val="95"/>
          <w:position w:val="1"/>
          <w:lang w:eastAsia="zh-CN"/>
        </w:rPr>
        <w:t>方法更新嵌套对象service中的type字段值等于15的记录，将</w:t>
      </w:r>
      <w:r>
        <w:rPr>
          <w:color w:val="000000"/>
          <w:position w:val="1"/>
          <w:lang w:eastAsia="zh-CN"/>
        </w:rPr>
        <w:t xml:space="preserve"> </w:t>
      </w:r>
      <w:r>
        <w:rPr>
          <w:color w:val="000000"/>
          <w:lang w:eastAsia="zh-CN"/>
        </w:rPr>
        <w:t>这些记录的age字段值设定为25。</w:t>
      </w:r>
    </w:p>
    <w:p w:rsidR="00737AD2" w:rsidRDefault="00EC10B3">
      <w:pPr>
        <w:pStyle w:val="BodyText"/>
        <w:spacing w:before="21"/>
        <w:ind w:left="1217"/>
        <w:rPr>
          <w:rFonts w:ascii="仿宋" w:eastAsia="仿宋" w:hAnsi="仿宋" w:cs="仿宋"/>
        </w:rPr>
      </w:pPr>
      <w:r w:rsidRPr="00EC10B3">
        <w:pict>
          <v:group id="_x0000_s2414" style="position:absolute;left:0;text-align:left;margin-left:95.85pt;margin-top:5.5pt;width:459.45pt;height:10.6pt;z-index:-25261;mso-position-horizontal-relative:page" coordorigin="1917,110" coordsize="9189,212">
            <v:shape id="_x0000_s241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8" w:history="1">
        <w:r w:rsidR="007003A1">
          <w:rPr>
            <w:rFonts w:ascii="仿宋" w:eastAsia="仿宋" w:hAnsi="仿宋" w:cs="仿宋"/>
            <w:color w:val="0000FF"/>
          </w:rPr>
          <w:t>$set</w:t>
        </w:r>
      </w:hyperlink>
      <w:r w:rsidR="007003A1">
        <w:rPr>
          <w:rFonts w:ascii="仿宋" w:eastAsia="仿宋" w:hAnsi="仿宋" w:cs="仿宋"/>
          <w:color w:val="000000"/>
        </w:rPr>
        <w:t>:{age:25}},{"service.type":{$et:15}})</w:t>
      </w:r>
    </w:p>
    <w:p w:rsidR="00737AD2" w:rsidRDefault="007003A1">
      <w:pPr>
        <w:pStyle w:val="BodyText"/>
        <w:spacing w:before="89"/>
      </w:pPr>
      <w:bookmarkStart w:id="692" w:name="$mod"/>
      <w:bookmarkStart w:id="693" w:name="_bookmark262"/>
      <w:bookmarkEnd w:id="692"/>
      <w:bookmarkEnd w:id="693"/>
      <w:r>
        <w:rPr>
          <w:w w:val="95"/>
        </w:rPr>
        <w:t>$mod</w:t>
      </w:r>
    </w:p>
    <w:p w:rsidR="00737AD2" w:rsidRDefault="00737AD2">
      <w:pPr>
        <w:spacing w:before="9" w:line="190" w:lineRule="exact"/>
        <w:rPr>
          <w:sz w:val="19"/>
          <w:szCs w:val="19"/>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412" style="position:absolute;left:0;text-align:left;margin-left:81.7pt;margin-top:6.75pt;width:473.6pt;height:10.6pt;z-index:-25260;mso-position-horizontal-relative:page" coordorigin="1634,135" coordsize="9472,212">
            <v:shape id="_x0000_s241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{&lt;字段名&gt;：{$mod:[value1,value2]},...}</w:t>
      </w:r>
    </w:p>
    <w:p w:rsidR="00737AD2" w:rsidRDefault="00737AD2">
      <w:pPr>
        <w:spacing w:before="9" w:line="180" w:lineRule="exact"/>
        <w:rPr>
          <w:sz w:val="18"/>
          <w:szCs w:val="18"/>
        </w:rPr>
      </w:pPr>
    </w:p>
    <w:p w:rsidR="00737AD2" w:rsidRDefault="007003A1">
      <w:pPr>
        <w:pStyle w:val="BodyText"/>
      </w:pPr>
      <w:r>
        <w:t>描述</w:t>
      </w:r>
    </w:p>
    <w:p w:rsidR="00737AD2" w:rsidRDefault="007003A1">
      <w:pPr>
        <w:pStyle w:val="BodyText"/>
        <w:spacing w:before="18"/>
      </w:pPr>
      <w:r>
        <w:rPr>
          <w:w w:val="95"/>
        </w:rPr>
        <w:t xml:space="preserve">$mod是取模匹配符，返回指定字段名的值对value1    </w:t>
      </w:r>
      <w:r>
        <w:rPr>
          <w:spacing w:val="17"/>
          <w:w w:val="95"/>
        </w:rPr>
        <w:t xml:space="preserve"> </w:t>
      </w:r>
      <w:r>
        <w:rPr>
          <w:w w:val="95"/>
        </w:rPr>
        <w:t>取模的值等于value2的记录。</w:t>
      </w:r>
    </w:p>
    <w:p w:rsidR="00737AD2" w:rsidRDefault="00737AD2">
      <w:pPr>
        <w:spacing w:before="9" w:line="130" w:lineRule="exact"/>
        <w:rPr>
          <w:sz w:val="13"/>
          <w:szCs w:val="13"/>
        </w:rPr>
      </w:pPr>
    </w:p>
    <w:p w:rsidR="00737AD2" w:rsidRDefault="00921398">
      <w:pPr>
        <w:pStyle w:val="BodyText"/>
        <w:spacing w:line="140" w:lineRule="auto"/>
        <w:ind w:left="1573" w:hanging="640"/>
        <w:rPr>
          <w:lang w:eastAsia="zh-CN"/>
        </w:rPr>
      </w:pPr>
      <w:r>
        <w:pict>
          <v:shape id="_x0000_i1131"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1.参数value1是除0以外的整型数；如果是浮点型，那只会截取整数部分；不能为其他基础类型。</w:t>
      </w:r>
    </w:p>
    <w:p w:rsidR="00737AD2" w:rsidRDefault="007003A1">
      <w:pPr>
        <w:pStyle w:val="BodyText"/>
        <w:spacing w:before="40" w:line="379" w:lineRule="auto"/>
        <w:ind w:right="1698" w:firstLine="640"/>
        <w:rPr>
          <w:lang w:eastAsia="zh-CN"/>
        </w:rPr>
      </w:pPr>
      <w:r>
        <w:rPr>
          <w:w w:val="95"/>
          <w:lang w:eastAsia="zh-CN"/>
        </w:rPr>
        <w:t>2.参数value2是整型数；如果是浮点型，也只截取整数部分；其他类型以0处理。</w:t>
      </w:r>
      <w:r>
        <w:rPr>
          <w:lang w:eastAsia="zh-CN"/>
        </w:rPr>
        <w:t xml:space="preserve"> 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返回集合bar中age字段值对5取模后的值等于3的记录。</w:t>
      </w:r>
    </w:p>
    <w:p w:rsidR="00737AD2" w:rsidRDefault="00EC10B3">
      <w:pPr>
        <w:pStyle w:val="BodyText"/>
        <w:spacing w:before="84" w:line="172" w:lineRule="auto"/>
        <w:ind w:left="1217" w:right="5303"/>
        <w:rPr>
          <w:rFonts w:ascii="仿宋" w:eastAsia="仿宋" w:hAnsi="仿宋" w:cs="仿宋"/>
        </w:rPr>
      </w:pPr>
      <w:r w:rsidRPr="00EC10B3">
        <w:pict>
          <v:group id="_x0000_s2409" style="position:absolute;left:0;text-align:left;margin-left:95.85pt;margin-top:4.9pt;width:459.45pt;height:84.8pt;z-index:-25259;mso-position-horizontal-relative:page" coordorigin="1917,98" coordsize="9189,1696">
            <v:shape id="_x0000_s2410" style="position:absolute;left:1917;top:98;width:9189;height:1696" coordorigin="1917,98" coordsize="9189,1696" path="m1917,98r9189,l11106,1794r-9189,l1917,98xe" fillcolor="#efefef" stroked="f">
              <v:path arrowok="t"/>
            </v:shape>
            <w10:wrap anchorx="page"/>
          </v:group>
        </w:pict>
      </w:r>
      <w:r w:rsidR="007003A1">
        <w:rPr>
          <w:rFonts w:ascii="仿宋" w:eastAsia="仿宋" w:hAnsi="仿宋" w:cs="仿宋"/>
        </w:rPr>
        <w:t>db.foo.bar.find({age:{$mod:[5,3]}}) 返回</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"521d5446e2d3c4e31c000000"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3</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2" w:line="150" w:lineRule="exact"/>
        <w:rPr>
          <w:sz w:val="15"/>
          <w:szCs w:val="15"/>
        </w:rPr>
      </w:pPr>
    </w:p>
    <w:p w:rsidR="00737AD2" w:rsidRDefault="00EC10B3">
      <w:pPr>
        <w:pStyle w:val="BodyText"/>
        <w:spacing w:line="172" w:lineRule="auto"/>
        <w:ind w:left="1217" w:right="4903"/>
        <w:rPr>
          <w:rFonts w:ascii="仿宋" w:eastAsia="仿宋" w:hAnsi="仿宋" w:cs="仿宋"/>
        </w:rPr>
      </w:pPr>
      <w:r w:rsidRPr="00EC10B3">
        <w:pict>
          <v:group id="_x0000_s2407" style="position:absolute;left:0;text-align:left;margin-left:95.85pt;margin-top:.7pt;width:459.45pt;height:74.2pt;z-index:-25258;mso-position-horizontal-relative:page" coordorigin="1917,14" coordsize="9189,1484">
            <v:shape id="_x0000_s2408" style="position:absolute;left:1917;top:14;width:9189;height:1484" coordorigin="1917,14" coordsize="9189,1484" path="m1917,14r9189,l11106,1498r-9189,l1917,14xe" fillcolor="#efefef" stroked="f">
              <v:path arrowok="t"/>
            </v:shape>
            <w10:wrap anchorx="page"/>
          </v:group>
        </w:pict>
      </w:r>
      <w:r w:rsidR="007003A1">
        <w:rPr>
          <w:rFonts w:ascii="仿宋" w:eastAsia="仿宋" w:hAnsi="仿宋" w:cs="仿宋"/>
        </w:rPr>
        <w:t>db.foo.bar.find({age:{$mod:[2.3,1.5]}}) 返回</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"521d5446e2d3c4e31c000000"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3</w:t>
      </w:r>
    </w:p>
    <w:p w:rsidR="00737AD2" w:rsidRDefault="00737AD2">
      <w:pPr>
        <w:spacing w:line="212" w:lineRule="exact"/>
        <w:rPr>
          <w:rFonts w:ascii="仿宋" w:eastAsia="仿宋" w:hAnsi="仿宋" w:cs="仿宋"/>
        </w:rPr>
        <w:sectPr w:rsidR="00737AD2">
          <w:pgSz w:w="12240" w:h="15840"/>
          <w:pgMar w:top="900" w:right="1140" w:bottom="280" w:left="70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397"/>
        <w:rPr>
          <w:rFonts w:ascii="仿宋" w:eastAsia="仿宋" w:hAnsi="仿宋" w:cs="仿宋"/>
        </w:rPr>
      </w:pPr>
      <w:r w:rsidRPr="00EC10B3">
        <w:pict>
          <v:group id="_x0000_s2405" style="position:absolute;left:0;text-align:left;margin-left:95.85pt;margin-top:4.7pt;width:459.45pt;height:74.2pt;z-index:-25257;mso-position-horizontal-relative:page" coordorigin="1917,94" coordsize="9189,1484">
            <v:shape id="_x0000_s2406" style="position:absolute;left:1917;top:94;width:9189;height:1484" coordorigin="1917,94" coordsize="9189,1484" path="m1917,94r9189,l11106,1578r-9189,l1917,94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"_id": {</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"$oid": "521d544ee2d3c4e31c000002"</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"age": 5</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49"/>
        <w:ind w:left="397"/>
        <w:rPr>
          <w:lang w:eastAsia="zh-CN"/>
        </w:rPr>
      </w:pPr>
      <w:r>
        <w:rPr>
          <w:lang w:eastAsia="zh-CN"/>
        </w:rPr>
        <w:t>对数组[2.3,1.5]中的两个元素只截取了整数部分。</w:t>
      </w:r>
    </w:p>
    <w:p w:rsidR="00737AD2" w:rsidRDefault="00737AD2">
      <w:pPr>
        <w:spacing w:before="8" w:line="120" w:lineRule="exact"/>
        <w:rPr>
          <w:sz w:val="12"/>
          <w:szCs w:val="12"/>
          <w:lang w:eastAsia="zh-CN"/>
        </w:rPr>
      </w:pPr>
    </w:p>
    <w:p w:rsidR="00737AD2" w:rsidRDefault="007003A1">
      <w:pPr>
        <w:pStyle w:val="BodyText"/>
        <w:spacing w:line="312" w:lineRule="exact"/>
        <w:ind w:left="113"/>
        <w:rPr>
          <w:lang w:eastAsia="zh-CN"/>
        </w:rPr>
      </w:pPr>
      <w:bookmarkStart w:id="694" w:name="$in"/>
      <w:bookmarkStart w:id="695" w:name="_bookmark263"/>
      <w:bookmarkEnd w:id="694"/>
      <w:bookmarkEnd w:id="695"/>
      <w:r>
        <w:rPr>
          <w:w w:val="95"/>
          <w:lang w:eastAsia="zh-CN"/>
        </w:rPr>
        <w:t>$in</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403" style="position:absolute;left:0;text-align:left;margin-left:81.7pt;margin-top:6.75pt;width:473.6pt;height:10.6pt;z-index:-25256;mso-position-horizontal-relative:page" coordorigin="1634,135" coordsize="9472,212">
            <v:shape id="_x0000_s2404"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{&lt;字段名&gt;:{$in:[&lt;值1&gt;,&lt;值2&gt;,...&lt;值N&gt;]}}</w:t>
      </w:r>
    </w:p>
    <w:p w:rsidR="00737AD2" w:rsidRDefault="00737AD2">
      <w:pPr>
        <w:spacing w:before="9" w:line="180" w:lineRule="exact"/>
        <w:rPr>
          <w:sz w:val="18"/>
          <w:szCs w:val="18"/>
          <w:lang w:eastAsia="zh-CN"/>
        </w:rPr>
      </w:pPr>
    </w:p>
    <w:p w:rsidR="00737AD2" w:rsidRDefault="007003A1">
      <w:pPr>
        <w:pStyle w:val="BodyText"/>
        <w:spacing w:line="253" w:lineRule="auto"/>
        <w:ind w:left="113" w:right="661"/>
        <w:rPr>
          <w:lang w:eastAsia="zh-CN"/>
        </w:rPr>
      </w:pPr>
      <w:r>
        <w:rPr>
          <w:w w:val="95"/>
          <w:lang w:eastAsia="zh-CN"/>
        </w:rPr>
        <w:t xml:space="preserve">描述 </w:t>
      </w:r>
      <w:r>
        <w:rPr>
          <w:w w:val="90"/>
          <w:lang w:eastAsia="zh-CN"/>
        </w:rPr>
        <w:t>选择集合中“&lt;字段名&gt;”值匹配给定数组（[&lt;值1&gt;,&lt;值2&gt;,...&lt;值N&gt;]）中任意一个值的记录；如果“&lt;字段名&gt;”本</w:t>
      </w:r>
    </w:p>
    <w:p w:rsidR="00737AD2" w:rsidRDefault="007003A1">
      <w:pPr>
        <w:pStyle w:val="BodyText"/>
        <w:spacing w:line="225" w:lineRule="exact"/>
        <w:ind w:left="113"/>
        <w:rPr>
          <w:lang w:eastAsia="zh-CN"/>
        </w:rPr>
      </w:pPr>
      <w:r>
        <w:rPr>
          <w:w w:val="95"/>
          <w:lang w:eastAsia="zh-CN"/>
        </w:rPr>
        <w:t>身是数组类型，那么只要满足“&lt;字段名&gt;”中任意一个值等于给定数组（[&lt;值1&gt;,&lt;值2&gt;,...&lt;值N&gt;]）中值的记录</w:t>
      </w:r>
    </w:p>
    <w:p w:rsidR="00737AD2" w:rsidRDefault="007003A1">
      <w:pPr>
        <w:pStyle w:val="BodyText"/>
        <w:spacing w:line="240" w:lineRule="exact"/>
        <w:ind w:left="113"/>
        <w:rPr>
          <w:lang w:eastAsia="zh-CN"/>
        </w:rPr>
      </w:pPr>
      <w:r>
        <w:rPr>
          <w:lang w:eastAsia="zh-CN"/>
        </w:rPr>
        <w:t>都会返回。</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选择集合bar下age字段的值是20或25的记录。</w:t>
      </w:r>
    </w:p>
    <w:p w:rsidR="00737AD2" w:rsidRDefault="00EC10B3">
      <w:pPr>
        <w:pStyle w:val="BodyText"/>
        <w:spacing w:before="10"/>
        <w:ind w:left="397"/>
        <w:rPr>
          <w:rFonts w:ascii="仿宋" w:eastAsia="仿宋" w:hAnsi="仿宋" w:cs="仿宋"/>
        </w:rPr>
      </w:pPr>
      <w:r w:rsidRPr="00EC10B3">
        <w:pict>
          <v:group id="_x0000_s2401" style="position:absolute;left:0;text-align:left;margin-left:95.85pt;margin-top:4.95pt;width:459.45pt;height:10.6pt;z-index:-25255;mso-position-horizontal-relative:page" coordorigin="1917,99" coordsize="9189,212">
            <v:shape id="_x0000_s2402"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db.foo.bar.find({age:{$in:[20,25]}})</w:t>
      </w:r>
    </w:p>
    <w:p w:rsidR="00737AD2" w:rsidRDefault="007003A1">
      <w:pPr>
        <w:pStyle w:val="BodyText"/>
        <w:tabs>
          <w:tab w:val="left" w:pos="397"/>
        </w:tabs>
        <w:spacing w:line="171" w:lineRule="auto"/>
        <w:ind w:left="397" w:right="630"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0"/>
          <w:position w:val="1"/>
          <w:lang w:eastAsia="zh-CN"/>
        </w:rPr>
        <w:t>$in匹配嵌套数组对象中的元素。选择集合bar中数组对象name存在元素“Tom”或“Mike”的记录，并将这</w:t>
      </w:r>
      <w:r>
        <w:rPr>
          <w:position w:val="1"/>
          <w:lang w:eastAsia="zh-CN"/>
        </w:rPr>
        <w:t xml:space="preserve"> </w:t>
      </w:r>
      <w:r>
        <w:rPr>
          <w:w w:val="95"/>
          <w:lang w:eastAsia="zh-CN"/>
        </w:rPr>
        <w:t>些记录的age字段删除。</w:t>
      </w:r>
    </w:p>
    <w:p w:rsidR="00737AD2" w:rsidRDefault="00EC10B3">
      <w:pPr>
        <w:pStyle w:val="BodyText"/>
        <w:spacing w:before="21"/>
        <w:ind w:left="397"/>
        <w:rPr>
          <w:rFonts w:ascii="仿宋" w:eastAsia="仿宋" w:hAnsi="仿宋" w:cs="仿宋"/>
        </w:rPr>
      </w:pPr>
      <w:r w:rsidRPr="00EC10B3">
        <w:pict>
          <v:group id="_x0000_s2399" style="position:absolute;left:0;text-align:left;margin-left:95.85pt;margin-top:5.5pt;width:459.45pt;height:10.6pt;z-index:-25254;mso-position-horizontal-relative:page" coordorigin="1917,110" coordsize="9189,212">
            <v:shape id="_x0000_s2400"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9" w:history="1">
        <w:r w:rsidR="007003A1">
          <w:rPr>
            <w:rFonts w:ascii="仿宋" w:eastAsia="仿宋" w:hAnsi="仿宋" w:cs="仿宋"/>
            <w:color w:val="0000FF"/>
          </w:rPr>
          <w:t>$unset</w:t>
        </w:r>
      </w:hyperlink>
      <w:r w:rsidR="007003A1">
        <w:rPr>
          <w:rFonts w:ascii="仿宋" w:eastAsia="仿宋" w:hAnsi="仿宋" w:cs="仿宋"/>
          <w:color w:val="000000"/>
        </w:rPr>
        <w:t>:{age:""}},{name:{$in:["Tom","Mike"]}})</w:t>
      </w:r>
    </w:p>
    <w:p w:rsidR="00737AD2" w:rsidRDefault="00921398">
      <w:pPr>
        <w:pStyle w:val="BodyText"/>
        <w:spacing w:before="29"/>
        <w:ind w:left="113"/>
        <w:rPr>
          <w:lang w:eastAsia="zh-CN"/>
        </w:rPr>
      </w:pPr>
      <w:r>
        <w:pict>
          <v:shape id="_x0000_i1132"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 xml:space="preserve">注:  </w:t>
      </w:r>
      <w:r w:rsidR="007003A1">
        <w:rPr>
          <w:spacing w:val="15"/>
          <w:w w:val="95"/>
          <w:lang w:eastAsia="zh-CN"/>
        </w:rPr>
        <w:t xml:space="preserve"> </w:t>
      </w:r>
      <w:r w:rsidR="007003A1">
        <w:rPr>
          <w:w w:val="95"/>
          <w:lang w:eastAsia="zh-CN"/>
        </w:rPr>
        <w:t>当给定数组只有一个值时，即{&lt;字段名&gt;:{$in:[&lt;值&gt;]}}，等价于{&lt;字段名&gt;:&lt;值&gt;}</w:t>
      </w:r>
    </w:p>
    <w:p w:rsidR="00737AD2" w:rsidRDefault="00EC10B3">
      <w:pPr>
        <w:pStyle w:val="BodyText"/>
        <w:spacing w:before="98"/>
        <w:ind w:left="113"/>
        <w:rPr>
          <w:rFonts w:ascii="仿宋" w:eastAsia="仿宋" w:hAnsi="仿宋" w:cs="仿宋"/>
        </w:rPr>
      </w:pPr>
      <w:r w:rsidRPr="00EC10B3">
        <w:pict>
          <v:group id="_x0000_s2396" style="position:absolute;left:0;text-align:left;margin-left:81.7pt;margin-top:9.35pt;width:473.6pt;height:10.6pt;z-index:-25253;mso-position-horizontal-relative:page" coordorigin="1634,187" coordsize="9472,212">
            <v:shape id="_x0000_s2397" style="position:absolute;left:1634;top:187;width:9472;height:212" coordorigin="1634,187" coordsize="9472,212" path="m1634,187r9472,l11106,399r-9472,l1634,187xe" fillcolor="#efefef" stroked="f">
              <v:path arrowok="t"/>
            </v:shape>
            <w10:wrap anchorx="page"/>
          </v:group>
        </w:pict>
      </w:r>
      <w:r w:rsidR="007003A1">
        <w:rPr>
          <w:rFonts w:ascii="仿宋" w:eastAsia="仿宋" w:hAnsi="仿宋" w:cs="仿宋"/>
        </w:rPr>
        <w:t>db.foo.bar.find({age:{$in:[20]}})等价于db.foo.bar.find({age:20})</w:t>
      </w:r>
    </w:p>
    <w:p w:rsidR="00737AD2" w:rsidRDefault="007003A1">
      <w:pPr>
        <w:pStyle w:val="BodyText"/>
        <w:spacing w:before="89"/>
        <w:ind w:left="113"/>
        <w:rPr>
          <w:lang w:eastAsia="zh-CN"/>
        </w:rPr>
      </w:pPr>
      <w:bookmarkStart w:id="696" w:name="$isnull"/>
      <w:bookmarkStart w:id="697" w:name="_bookmark264"/>
      <w:bookmarkEnd w:id="696"/>
      <w:bookmarkEnd w:id="697"/>
      <w:r>
        <w:rPr>
          <w:w w:val="95"/>
          <w:lang w:eastAsia="zh-CN"/>
        </w:rPr>
        <w:t>$isnull</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394" style="position:absolute;left:0;text-align:left;margin-left:81.7pt;margin-top:6.75pt;width:473.6pt;height:10.6pt;z-index:-25252;mso-position-horizontal-relative:page" coordorigin="1634,135" coordsize="9472,212">
            <v:shape id="_x0000_s2395"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{&lt;字段名&gt;:{$isnull: &lt;0|1&gt;}}</w:t>
      </w:r>
    </w:p>
    <w:p w:rsidR="00737AD2" w:rsidRDefault="00737AD2">
      <w:pPr>
        <w:spacing w:before="9" w:line="180" w:lineRule="exact"/>
        <w:rPr>
          <w:sz w:val="18"/>
          <w:szCs w:val="18"/>
          <w:lang w:eastAsia="zh-CN"/>
        </w:rPr>
      </w:pPr>
    </w:p>
    <w:p w:rsidR="00737AD2" w:rsidRDefault="007003A1">
      <w:pPr>
        <w:pStyle w:val="BodyText"/>
        <w:spacing w:line="253" w:lineRule="auto"/>
        <w:ind w:left="113" w:right="501"/>
        <w:rPr>
          <w:lang w:eastAsia="zh-CN"/>
        </w:rPr>
      </w:pPr>
      <w:r>
        <w:rPr>
          <w:w w:val="95"/>
          <w:lang w:eastAsia="zh-CN"/>
        </w:rPr>
        <w:t xml:space="preserve">描述 </w:t>
      </w:r>
      <w:r>
        <w:rPr>
          <w:w w:val="90"/>
          <w:lang w:eastAsia="zh-CN"/>
        </w:rPr>
        <w:t>选择集合中指定的“&lt;字段名&gt;”是否为空，或不存在。“0”代表期望该字段存在且不为null；“1”代表期望该字段</w:t>
      </w:r>
    </w:p>
    <w:p w:rsidR="00737AD2" w:rsidRDefault="007003A1">
      <w:pPr>
        <w:pStyle w:val="BodyText"/>
        <w:spacing w:line="225" w:lineRule="exact"/>
        <w:ind w:left="113"/>
        <w:rPr>
          <w:lang w:eastAsia="zh-CN"/>
        </w:rPr>
      </w:pPr>
      <w:r>
        <w:rPr>
          <w:lang w:eastAsia="zh-CN"/>
        </w:rPr>
        <w:t>不存在或为null。</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选择集合bar中age字段不为空且存在的记录。</w:t>
      </w:r>
    </w:p>
    <w:p w:rsidR="00737AD2" w:rsidRDefault="00EC10B3">
      <w:pPr>
        <w:pStyle w:val="BodyText"/>
        <w:spacing w:before="10"/>
        <w:ind w:left="397"/>
        <w:rPr>
          <w:rFonts w:ascii="仿宋" w:eastAsia="仿宋" w:hAnsi="仿宋" w:cs="仿宋"/>
        </w:rPr>
      </w:pPr>
      <w:r w:rsidRPr="00EC10B3">
        <w:pict>
          <v:group id="_x0000_s2392" style="position:absolute;left:0;text-align:left;margin-left:95.85pt;margin-top:4.95pt;width:459.45pt;height:10.6pt;z-index:-25251;mso-position-horizontal-relative:page" coordorigin="1917,99" coordsize="9189,212">
            <v:shape id="_x0000_s239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db.foo.bar.find({age:{$isnull:0}})</w:t>
      </w:r>
    </w:p>
    <w:p w:rsidR="00737AD2" w:rsidRDefault="007003A1">
      <w:pPr>
        <w:pStyle w:val="BodyText"/>
        <w:numPr>
          <w:ilvl w:val="0"/>
          <w:numId w:val="33"/>
        </w:numPr>
        <w:tabs>
          <w:tab w:val="left" w:pos="397"/>
        </w:tabs>
        <w:spacing w:line="257" w:lineRule="exact"/>
        <w:ind w:left="397"/>
      </w:pPr>
      <w:r>
        <w:rPr>
          <w:position w:val="1"/>
        </w:rPr>
        <w:t>选择集合bar中嵌套对象content.name不存在或为null的记录。</w:t>
      </w:r>
    </w:p>
    <w:p w:rsidR="00737AD2" w:rsidRDefault="00EC10B3">
      <w:pPr>
        <w:pStyle w:val="BodyText"/>
        <w:spacing w:before="10"/>
        <w:ind w:left="397"/>
        <w:rPr>
          <w:rFonts w:ascii="仿宋" w:eastAsia="仿宋" w:hAnsi="仿宋" w:cs="仿宋"/>
        </w:rPr>
      </w:pPr>
      <w:r w:rsidRPr="00EC10B3">
        <w:pict>
          <v:group id="_x0000_s2390" style="position:absolute;left:0;text-align:left;margin-left:95.85pt;margin-top:4.95pt;width:459.45pt;height:10.6pt;z-index:-25250;mso-position-horizontal-relative:page" coordorigin="1917,99" coordsize="9189,212">
            <v:shape id="_x0000_s239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db.foo.bar.find({"content.name":{$exists:1}})</w:t>
      </w:r>
    </w:p>
    <w:p w:rsidR="00737AD2" w:rsidRDefault="007003A1">
      <w:pPr>
        <w:pStyle w:val="BodyText"/>
        <w:spacing w:before="89"/>
        <w:ind w:left="113"/>
        <w:rPr>
          <w:lang w:eastAsia="zh-CN"/>
        </w:rPr>
      </w:pPr>
      <w:bookmarkStart w:id="698" w:name="$nin"/>
      <w:bookmarkStart w:id="699" w:name="_bookmark265"/>
      <w:bookmarkEnd w:id="698"/>
      <w:bookmarkEnd w:id="699"/>
      <w:r>
        <w:rPr>
          <w:w w:val="95"/>
          <w:lang w:eastAsia="zh-CN"/>
        </w:rPr>
        <w:t>$nin</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388" style="position:absolute;left:0;text-align:left;margin-left:81.7pt;margin-top:6.75pt;width:473.6pt;height:10.6pt;z-index:-25249;mso-position-horizontal-relative:page" coordorigin="1634,135" coordsize="9472,212">
            <v:shape id="_x0000_s238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{&lt;字段名&gt;:{$nin:[&lt;值1&gt;,&lt;值2&gt;,...&lt;值N&gt;]}}</w:t>
      </w:r>
    </w:p>
    <w:p w:rsidR="00737AD2" w:rsidRDefault="00737AD2">
      <w:pPr>
        <w:rPr>
          <w:rFonts w:ascii="仿宋" w:eastAsia="仿宋" w:hAnsi="仿宋" w:cs="仿宋"/>
          <w:lang w:eastAsia="zh-CN"/>
        </w:rPr>
        <w:sectPr w:rsidR="00737AD2">
          <w:pgSz w:w="12240" w:h="15840"/>
          <w:pgMar w:top="900" w:right="680" w:bottom="280" w:left="1520" w:header="713" w:footer="0" w:gutter="0"/>
          <w:cols w:space="720"/>
        </w:sectPr>
      </w:pPr>
    </w:p>
    <w:p w:rsidR="00737AD2" w:rsidRDefault="00737AD2">
      <w:pPr>
        <w:spacing w:before="6" w:line="110" w:lineRule="exact"/>
        <w:rPr>
          <w:sz w:val="11"/>
          <w:szCs w:val="11"/>
          <w:lang w:eastAsia="zh-CN"/>
        </w:rPr>
      </w:pPr>
    </w:p>
    <w:p w:rsidR="00737AD2" w:rsidRDefault="007003A1">
      <w:pPr>
        <w:pStyle w:val="BodyText"/>
        <w:spacing w:line="168" w:lineRule="auto"/>
        <w:ind w:right="543"/>
        <w:jc w:val="both"/>
        <w:rPr>
          <w:lang w:eastAsia="zh-CN"/>
        </w:rPr>
      </w:pPr>
      <w:r>
        <w:rPr>
          <w:w w:val="90"/>
          <w:lang w:eastAsia="zh-CN"/>
        </w:rPr>
        <w:t>选择集合中“&lt;字段名&gt;”值不等于给定数组（[&lt;值1&gt;,&lt;值2&gt;,...&lt;值N&gt;]）中任意一个值的记录或者不存在给</w:t>
      </w:r>
      <w:r>
        <w:rPr>
          <w:lang w:eastAsia="zh-CN"/>
        </w:rPr>
        <w:t xml:space="preserve"> </w:t>
      </w:r>
      <w:r>
        <w:rPr>
          <w:w w:val="90"/>
          <w:lang w:eastAsia="zh-CN"/>
        </w:rPr>
        <w:t>定字段名的记录；如</w:t>
      </w:r>
      <w:r>
        <w:rPr>
          <w:spacing w:val="45"/>
          <w:w w:val="90"/>
          <w:lang w:eastAsia="zh-CN"/>
        </w:rPr>
        <w:t xml:space="preserve"> </w:t>
      </w:r>
      <w:r>
        <w:rPr>
          <w:w w:val="90"/>
          <w:lang w:eastAsia="zh-CN"/>
        </w:rPr>
        <w:t>果“&lt;字段名&gt;”本身是数组类型，那么选择“&lt;字段名&gt;”中任意一个值都不等于给定数</w:t>
      </w:r>
      <w:r>
        <w:rPr>
          <w:w w:val="95"/>
          <w:lang w:eastAsia="zh-CN"/>
        </w:rPr>
        <w:t xml:space="preserve"> 组（[&lt;值1&gt;,&lt;值2&gt;,...&lt;值N&gt;]）中值的记录。</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选择集合bar下age字段的值不等于20和25或集合bar下不存在age字段的记录。</w:t>
      </w:r>
    </w:p>
    <w:p w:rsidR="00737AD2" w:rsidRDefault="00EC10B3">
      <w:pPr>
        <w:pStyle w:val="BodyText"/>
        <w:spacing w:before="10"/>
        <w:ind w:left="1217"/>
        <w:rPr>
          <w:rFonts w:ascii="仿宋" w:eastAsia="仿宋" w:hAnsi="仿宋" w:cs="仿宋"/>
        </w:rPr>
      </w:pPr>
      <w:r w:rsidRPr="00EC10B3">
        <w:pict>
          <v:group id="_x0000_s2386" style="position:absolute;left:0;text-align:left;margin-left:95.85pt;margin-top:4.95pt;width:459.45pt;height:10.6pt;z-index:-25248;mso-position-horizontal-relative:page" coordorigin="1917,99" coordsize="9189,212">
            <v:shape id="_x0000_s238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db.foo.bar.find({age:{$nin:[20,25]}})</w:t>
      </w:r>
    </w:p>
    <w:p w:rsidR="00737AD2" w:rsidRDefault="007003A1">
      <w:pPr>
        <w:pStyle w:val="BodyText"/>
        <w:tabs>
          <w:tab w:val="left" w:pos="1217"/>
        </w:tabs>
        <w:spacing w:line="171" w:lineRule="auto"/>
        <w:ind w:left="1217" w:right="112"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0"/>
          <w:position w:val="1"/>
          <w:lang w:eastAsia="zh-CN"/>
        </w:rPr>
        <w:t>$nin匹配数组对象中的元素。选择集合bar中存在数组对象name且其元素不包含“Tom”和“Mike”或者选择</w:t>
      </w:r>
      <w:r>
        <w:rPr>
          <w:w w:val="87"/>
          <w:position w:val="1"/>
          <w:lang w:eastAsia="zh-CN"/>
        </w:rPr>
        <w:t xml:space="preserve"> </w:t>
      </w:r>
      <w:r>
        <w:rPr>
          <w:w w:val="95"/>
          <w:lang w:eastAsia="zh-CN"/>
        </w:rPr>
        <w:t>集合bar中不存在数组对象name的记录，并将这些记录的age字段删除。</w:t>
      </w:r>
    </w:p>
    <w:p w:rsidR="00737AD2" w:rsidRDefault="00EC10B3">
      <w:pPr>
        <w:pStyle w:val="BodyText"/>
        <w:spacing w:before="21"/>
        <w:ind w:left="1217"/>
        <w:rPr>
          <w:rFonts w:ascii="仿宋" w:eastAsia="仿宋" w:hAnsi="仿宋" w:cs="仿宋"/>
        </w:rPr>
      </w:pPr>
      <w:r w:rsidRPr="00EC10B3">
        <w:pict>
          <v:group id="_x0000_s2384" style="position:absolute;left:0;text-align:left;margin-left:95.85pt;margin-top:5.5pt;width:459.45pt;height:10.6pt;z-index:-25247;mso-position-horizontal-relative:page" coordorigin="1917,110" coordsize="9189,212">
            <v:shape id="_x0000_s238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rPr>
        <w:t>db.foo.bar.update({</w:t>
      </w:r>
      <w:hyperlink w:anchor="_bookmark279" w:history="1">
        <w:r w:rsidR="007003A1">
          <w:rPr>
            <w:rFonts w:ascii="仿宋" w:eastAsia="仿宋" w:hAnsi="仿宋" w:cs="仿宋"/>
            <w:color w:val="0000FF"/>
          </w:rPr>
          <w:t>$unset</w:t>
        </w:r>
      </w:hyperlink>
      <w:r w:rsidR="007003A1">
        <w:rPr>
          <w:rFonts w:ascii="仿宋" w:eastAsia="仿宋" w:hAnsi="仿宋" w:cs="仿宋"/>
          <w:color w:val="000000"/>
        </w:rPr>
        <w:t>:{age:""}},{name:{$nin:["Tom","Mike"]}})</w:t>
      </w:r>
    </w:p>
    <w:p w:rsidR="00737AD2" w:rsidRDefault="00921398">
      <w:pPr>
        <w:pStyle w:val="BodyText"/>
        <w:spacing w:before="29"/>
        <w:rPr>
          <w:lang w:eastAsia="zh-CN"/>
        </w:rPr>
      </w:pPr>
      <w:r>
        <w:pict>
          <v:shape id="_x0000_i1133"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w w:val="95"/>
          <w:lang w:eastAsia="zh-CN"/>
        </w:rPr>
        <w:t xml:space="preserve">注:  </w:t>
      </w:r>
      <w:r w:rsidR="007003A1">
        <w:rPr>
          <w:spacing w:val="30"/>
          <w:w w:val="95"/>
          <w:lang w:eastAsia="zh-CN"/>
        </w:rPr>
        <w:t xml:space="preserve"> </w:t>
      </w:r>
      <w:r w:rsidR="007003A1">
        <w:rPr>
          <w:w w:val="95"/>
          <w:lang w:eastAsia="zh-CN"/>
        </w:rPr>
        <w:t>当给定数组只有一个值时，即{&lt;字段名&gt;:{$nin:[&lt;值&gt;]}}，等价于{&lt;字段名&gt;:{$ne:&lt;值&gt;}}</w:t>
      </w:r>
    </w:p>
    <w:p w:rsidR="00737AD2" w:rsidRDefault="00EC10B3">
      <w:pPr>
        <w:pStyle w:val="BodyText"/>
        <w:spacing w:before="98"/>
        <w:rPr>
          <w:rFonts w:ascii="仿宋" w:eastAsia="仿宋" w:hAnsi="仿宋" w:cs="仿宋"/>
        </w:rPr>
      </w:pPr>
      <w:r w:rsidRPr="00EC10B3">
        <w:pict>
          <v:group id="_x0000_s2381" style="position:absolute;left:0;text-align:left;margin-left:81.7pt;margin-top:9.35pt;width:473.6pt;height:10.6pt;z-index:-25246;mso-position-horizontal-relative:page" coordorigin="1634,187" coordsize="9472,212">
            <v:shape id="_x0000_s2382" style="position:absolute;left:1634;top:187;width:9472;height:212" coordorigin="1634,187" coordsize="9472,212" path="m1634,187r9472,l11106,399r-9472,l1634,187xe" fillcolor="#efefef" stroked="f">
              <v:path arrowok="t"/>
            </v:shape>
            <w10:wrap anchorx="page"/>
          </v:group>
        </w:pict>
      </w:r>
      <w:r w:rsidR="007003A1">
        <w:rPr>
          <w:rFonts w:ascii="仿宋" w:eastAsia="仿宋" w:hAnsi="仿宋" w:cs="仿宋"/>
        </w:rPr>
        <w:t>db.foo.bar.find({age:{$nin:[20]}})等价于db.foo.bar.find({age:{$ne:20}})</w:t>
      </w:r>
    </w:p>
    <w:p w:rsidR="00737AD2" w:rsidRDefault="007003A1">
      <w:pPr>
        <w:pStyle w:val="BodyText"/>
        <w:spacing w:before="89"/>
        <w:rPr>
          <w:lang w:eastAsia="zh-CN"/>
        </w:rPr>
      </w:pPr>
      <w:bookmarkStart w:id="700" w:name="$all"/>
      <w:bookmarkStart w:id="701" w:name="_bookmark266"/>
      <w:bookmarkEnd w:id="700"/>
      <w:bookmarkEnd w:id="701"/>
      <w:r>
        <w:rPr>
          <w:w w:val="95"/>
          <w:lang w:eastAsia="zh-CN"/>
        </w:rPr>
        <w:t>$all</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EC10B3">
      <w:pPr>
        <w:pStyle w:val="BodyText"/>
        <w:spacing w:before="46"/>
        <w:rPr>
          <w:rFonts w:ascii="仿宋" w:eastAsia="仿宋" w:hAnsi="仿宋" w:cs="仿宋"/>
          <w:lang w:eastAsia="zh-CN"/>
        </w:rPr>
      </w:pPr>
      <w:r w:rsidRPr="00EC10B3">
        <w:pict>
          <v:group id="_x0000_s2379" style="position:absolute;left:0;text-align:left;margin-left:81.7pt;margin-top:6.75pt;width:473.6pt;height:10.6pt;z-index:-25245;mso-position-horizontal-relative:page" coordorigin="1634,135" coordsize="9472,212">
            <v:shape id="_x0000_s2380"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{&lt;字段名&gt;:{$all:[&lt;值1&gt;,&lt;值2&gt;,...&lt;值N&gt;]}}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right="432"/>
        <w:rPr>
          <w:lang w:eastAsia="zh-CN"/>
        </w:rPr>
      </w:pPr>
      <w:r>
        <w:rPr>
          <w:w w:val="90"/>
          <w:lang w:eastAsia="zh-CN"/>
        </w:rPr>
        <w:t>$all的操作对象是数组类型的字段名，选择“&lt;字段名&gt;”包含所有给定数组（[&lt;值1&gt;,&lt;值2&gt;,...&lt;值N&gt;]）中的</w:t>
      </w:r>
      <w:r>
        <w:rPr>
          <w:lang w:eastAsia="zh-CN"/>
        </w:rPr>
        <w:t xml:space="preserve"> </w:t>
      </w:r>
      <w:r>
        <w:rPr>
          <w:w w:val="95"/>
          <w:lang w:eastAsia="zh-CN"/>
        </w:rPr>
        <w:t>值。</w:t>
      </w:r>
    </w:p>
    <w:p w:rsidR="00737AD2" w:rsidRDefault="00737AD2">
      <w:pPr>
        <w:spacing w:before="14" w:line="200" w:lineRule="exact"/>
        <w:rPr>
          <w:sz w:val="20"/>
          <w:szCs w:val="20"/>
          <w:lang w:eastAsia="zh-CN"/>
        </w:rPr>
      </w:pPr>
    </w:p>
    <w:p w:rsidR="00737AD2" w:rsidRDefault="007003A1">
      <w:pPr>
        <w:pStyle w:val="BodyText"/>
      </w:pPr>
      <w:r>
        <w:t>示例</w:t>
      </w:r>
    </w:p>
    <w:p w:rsidR="00737AD2" w:rsidRDefault="00EC10B3">
      <w:pPr>
        <w:pStyle w:val="BodyText"/>
        <w:tabs>
          <w:tab w:val="left" w:pos="1217"/>
        </w:tabs>
        <w:spacing w:before="34" w:line="257" w:lineRule="auto"/>
        <w:ind w:left="1217" w:right="2430" w:hanging="284"/>
        <w:rPr>
          <w:rFonts w:ascii="仿宋" w:eastAsia="仿宋" w:hAnsi="仿宋" w:cs="仿宋"/>
        </w:rPr>
      </w:pPr>
      <w:r w:rsidRPr="00EC10B3">
        <w:pict>
          <v:group id="_x0000_s2377" style="position:absolute;left:0;text-align:left;margin-left:95.85pt;margin-top:23.75pt;width:459.45pt;height:10.6pt;z-index:-25244;mso-position-horizontal-relative:page" coordorigin="1917,475" coordsize="9189,212">
            <v:shape id="_x0000_s2378" style="position:absolute;left:1917;top:475;width:9189;height:212" coordorigin="1917,475" coordsize="9189,212" path="m1917,475r9189,l11106,687r-9189,l1917,475xe" fillcolor="#efefef" stroked="f">
              <v:path arrowok="t"/>
            </v:shape>
            <w10:wrap anchorx="page"/>
          </v:group>
        </w:pict>
      </w:r>
      <w:r w:rsidRPr="00EC10B3">
        <w:pict>
          <v:group id="_x0000_s2375" style="position:absolute;left:0;text-align:left;margin-left:95.85pt;margin-top:58.35pt;width:459.45pt;height:21.2pt;z-index:-25243;mso-position-horizontal-relative:page" coordorigin="1917,1167" coordsize="9189,424">
            <v:shape id="_x0000_s2376" style="position:absolute;left:1917;top:1167;width:9189;height:424" coordorigin="1917,1167" coordsize="9189,424" path="m1917,1167r9189,l11106,1591r-9189,l1917,1167xe" fillcolor="#efefef" stroked="f">
              <v:path arrowok="t"/>
            </v:shape>
            <w10:wrap anchorx="page"/>
          </v:group>
        </w:pict>
      </w:r>
      <w:r w:rsidR="007003A1">
        <w:rPr>
          <w:rFonts w:ascii="Times New Roman" w:eastAsia="Times New Roman" w:hAnsi="Times New Roman" w:cs="Times New Roman"/>
        </w:rPr>
        <w:t>•</w:t>
      </w:r>
      <w:r w:rsidR="007003A1">
        <w:rPr>
          <w:rFonts w:ascii="Times New Roman" w:eastAsia="Times New Roman" w:hAnsi="Times New Roman" w:cs="Times New Roman"/>
        </w:rPr>
        <w:tab/>
      </w:r>
      <w:r w:rsidR="007003A1">
        <w:rPr>
          <w:position w:val="1"/>
        </w:rPr>
        <w:t>选择集合bar下name字段的值包含“Tom”和“Mike”的记录。</w:t>
      </w:r>
      <w:r w:rsidR="007003A1">
        <w:rPr>
          <w:w w:val="87"/>
          <w:position w:val="1"/>
        </w:rPr>
        <w:t xml:space="preserve"> </w:t>
      </w:r>
      <w:r w:rsidR="007003A1">
        <w:rPr>
          <w:rFonts w:ascii="仿宋" w:eastAsia="仿宋" w:hAnsi="仿宋" w:cs="仿宋"/>
        </w:rPr>
        <w:t xml:space="preserve">db.foo.bar.find({name:{$all:["Tom","Mike"]}}) </w:t>
      </w:r>
      <w:r w:rsidR="007003A1">
        <w:rPr>
          <w:w w:val="95"/>
        </w:rPr>
        <w:t>因此，上面的语句会匹配集合bar中有name字段，且值形如下面数组的记录：</w:t>
      </w:r>
      <w:r w:rsidR="007003A1">
        <w:t xml:space="preserve"> </w:t>
      </w:r>
      <w:r w:rsidR="007003A1">
        <w:rPr>
          <w:rFonts w:ascii="仿宋" w:eastAsia="仿宋" w:hAnsi="仿宋" w:cs="仿宋"/>
        </w:rPr>
        <w:t>["Tom","Mike",..]</w:t>
      </w:r>
    </w:p>
    <w:p w:rsidR="00737AD2" w:rsidRDefault="007003A1">
      <w:pPr>
        <w:pStyle w:val="BodyText"/>
        <w:spacing w:line="198" w:lineRule="exact"/>
        <w:ind w:left="1217"/>
        <w:rPr>
          <w:rFonts w:ascii="仿宋" w:eastAsia="仿宋" w:hAnsi="仿宋" w:cs="仿宋"/>
        </w:rPr>
      </w:pPr>
      <w:r>
        <w:rPr>
          <w:rFonts w:ascii="仿宋" w:eastAsia="仿宋" w:hAnsi="仿宋" w:cs="仿宋"/>
        </w:rPr>
        <w:t>["Tom","Jhon","Mike",...]</w:t>
      </w:r>
    </w:p>
    <w:p w:rsidR="00737AD2" w:rsidRDefault="007003A1">
      <w:pPr>
        <w:pStyle w:val="BodyText"/>
        <w:spacing w:before="49"/>
        <w:ind w:left="1217"/>
      </w:pPr>
      <w:r>
        <w:t>但是不会匹配集合bar下name字段值形如下面数组的记录</w:t>
      </w:r>
    </w:p>
    <w:p w:rsidR="00737AD2" w:rsidRDefault="00EC10B3">
      <w:pPr>
        <w:pStyle w:val="BodyText"/>
        <w:spacing w:before="6"/>
        <w:ind w:left="1217"/>
        <w:rPr>
          <w:rFonts w:ascii="仿宋" w:eastAsia="仿宋" w:hAnsi="仿宋" w:cs="仿宋"/>
        </w:rPr>
      </w:pPr>
      <w:r w:rsidRPr="00EC10B3">
        <w:pict>
          <v:group id="_x0000_s2373" style="position:absolute;left:0;text-align:left;margin-left:95.85pt;margin-top:4.75pt;width:459.45pt;height:10.6pt;z-index:-25242;mso-position-horizontal-relative:page" coordorigin="1917,95" coordsize="9189,212">
            <v:shape id="_x0000_s2374"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["Tom","Jhon"]</w:t>
      </w:r>
    </w:p>
    <w:p w:rsidR="00737AD2" w:rsidRDefault="00737AD2">
      <w:pPr>
        <w:spacing w:before="2" w:line="130" w:lineRule="exact"/>
        <w:rPr>
          <w:sz w:val="13"/>
          <w:szCs w:val="13"/>
        </w:rPr>
      </w:pPr>
    </w:p>
    <w:p w:rsidR="00737AD2" w:rsidRDefault="00921398">
      <w:pPr>
        <w:pStyle w:val="BodyText"/>
        <w:spacing w:line="154" w:lineRule="auto"/>
        <w:ind w:left="1573" w:right="955" w:hanging="640"/>
      </w:pPr>
      <w:r>
        <w:pict>
          <v:shape id="_x0000_i1134"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w w:val="111"/>
        </w:rPr>
        <w:t xml:space="preserve"> </w:t>
      </w:r>
      <w:r w:rsidR="007003A1">
        <w:rPr>
          <w:w w:val="95"/>
        </w:rPr>
        <w:t>使用$all操作一个非数组类型的字段的话，例如：db.foo.bar.find({age:{$all:[20]}})，它等价</w:t>
      </w:r>
      <w:r w:rsidR="007003A1">
        <w:t xml:space="preserve"> 于db.foo.bar.find({age:20})</w:t>
      </w:r>
    </w:p>
    <w:p w:rsidR="00737AD2" w:rsidRDefault="00737AD2">
      <w:pPr>
        <w:spacing w:before="7" w:line="110" w:lineRule="exact"/>
        <w:rPr>
          <w:sz w:val="11"/>
          <w:szCs w:val="11"/>
        </w:rPr>
      </w:pPr>
    </w:p>
    <w:p w:rsidR="00737AD2" w:rsidRDefault="007003A1">
      <w:pPr>
        <w:pStyle w:val="BodyText"/>
        <w:rPr>
          <w:lang w:eastAsia="zh-CN"/>
        </w:rPr>
      </w:pPr>
      <w:bookmarkStart w:id="702" w:name="$and"/>
      <w:bookmarkStart w:id="703" w:name="_bookmark267"/>
      <w:bookmarkEnd w:id="702"/>
      <w:bookmarkEnd w:id="703"/>
      <w:r>
        <w:rPr>
          <w:w w:val="95"/>
          <w:lang w:eastAsia="zh-CN"/>
        </w:rPr>
        <w:t>$and</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EC10B3">
      <w:pPr>
        <w:pStyle w:val="BodyText"/>
        <w:spacing w:before="46"/>
        <w:rPr>
          <w:rFonts w:ascii="仿宋" w:eastAsia="仿宋" w:hAnsi="仿宋" w:cs="仿宋"/>
          <w:lang w:eastAsia="zh-CN"/>
        </w:rPr>
      </w:pPr>
      <w:r w:rsidRPr="00EC10B3">
        <w:pict>
          <v:group id="_x0000_s2370" style="position:absolute;left:0;text-align:left;margin-left:81.7pt;margin-top:6.75pt;width:473.6pt;height:10.6pt;z-index:-25241;mso-position-horizontal-relative:page" coordorigin="1634,135" coordsize="9472,212">
            <v:shape id="_x0000_s237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{$and:[{&lt;表达式1&gt;}，{&lt;表达式2&gt;},...,{&lt;表达式N&gt;}]}</w:t>
      </w:r>
    </w:p>
    <w:p w:rsidR="00737AD2" w:rsidRDefault="00737AD2">
      <w:pPr>
        <w:spacing w:before="9" w:line="180" w:lineRule="exact"/>
        <w:rPr>
          <w:sz w:val="18"/>
          <w:szCs w:val="18"/>
          <w:lang w:eastAsia="zh-CN"/>
        </w:rPr>
      </w:pPr>
    </w:p>
    <w:p w:rsidR="00737AD2" w:rsidRDefault="007003A1">
      <w:pPr>
        <w:pStyle w:val="BodyText"/>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rPr>
          <w:lang w:eastAsia="zh-CN"/>
        </w:rPr>
      </w:pPr>
      <w:r>
        <w:rPr>
          <w:w w:val="90"/>
          <w:lang w:eastAsia="zh-CN"/>
        </w:rPr>
        <w:t>$and是一个逻辑“与”操作。它的作用是选择满足所有表达式（&lt;表达式1&gt;，&lt;表达式2&gt;,...,&lt;表达式N&gt;）的记</w:t>
      </w:r>
      <w:r>
        <w:rPr>
          <w:lang w:eastAsia="zh-CN"/>
        </w:rPr>
        <w:t xml:space="preserve"> </w:t>
      </w:r>
      <w:r>
        <w:rPr>
          <w:w w:val="95"/>
          <w:lang w:eastAsia="zh-CN"/>
        </w:rPr>
        <w:t xml:space="preserve">录，    </w:t>
      </w:r>
      <w:r>
        <w:rPr>
          <w:spacing w:val="46"/>
          <w:w w:val="95"/>
          <w:lang w:eastAsia="zh-CN"/>
        </w:rPr>
        <w:t xml:space="preserve"> </w:t>
      </w:r>
      <w:r>
        <w:rPr>
          <w:w w:val="95"/>
          <w:lang w:eastAsia="zh-CN"/>
        </w:rPr>
        <w:t>但是如果第一个表达式（&lt;表达式1&gt;）的计算结果为false，SequoiaDB将不会再执行后面的表达式。</w:t>
      </w:r>
    </w:p>
    <w:p w:rsidR="00737AD2" w:rsidRDefault="00737AD2">
      <w:pPr>
        <w:spacing w:line="168" w:lineRule="auto"/>
        <w:rPr>
          <w:lang w:eastAsia="zh-CN"/>
        </w:rPr>
        <w:sectPr w:rsidR="00737AD2">
          <w:headerReference w:type="even" r:id="rId84"/>
          <w:headerReference w:type="default" r:id="rId85"/>
          <w:pgSz w:w="12240" w:h="15840"/>
          <w:pgMar w:top="1340" w:right="1080" w:bottom="280" w:left="700" w:header="713" w:footer="0" w:gutter="0"/>
          <w:pgNumType w:start="202"/>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选择集合bar下age字段值为20，price字段值小于10的记录</w:t>
      </w:r>
    </w:p>
    <w:p w:rsidR="00737AD2" w:rsidRDefault="00EC10B3">
      <w:pPr>
        <w:pStyle w:val="BodyText"/>
        <w:spacing w:before="10"/>
        <w:ind w:left="397"/>
        <w:rPr>
          <w:rFonts w:ascii="仿宋" w:eastAsia="仿宋" w:hAnsi="仿宋" w:cs="仿宋"/>
        </w:rPr>
      </w:pPr>
      <w:r w:rsidRPr="00EC10B3">
        <w:pict>
          <v:group id="_x0000_s2368" style="position:absolute;left:0;text-align:left;margin-left:95.85pt;margin-top:4.95pt;width:459.45pt;height:10.6pt;z-index:-25240;mso-position-horizontal-relative:page" coordorigin="1917,99" coordsize="9189,212">
            <v:shape id="_x0000_s236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db.foo.bar.find({$and:[{age:20},{price:{$lt:10}}]})</w:t>
      </w:r>
    </w:p>
    <w:p w:rsidR="00737AD2" w:rsidRDefault="00737AD2">
      <w:pPr>
        <w:spacing w:before="10" w:line="160" w:lineRule="exact"/>
        <w:rPr>
          <w:sz w:val="16"/>
          <w:szCs w:val="16"/>
        </w:rPr>
      </w:pPr>
    </w:p>
    <w:p w:rsidR="00737AD2" w:rsidRDefault="00921398">
      <w:pPr>
        <w:pStyle w:val="BodyText"/>
        <w:spacing w:line="140" w:lineRule="auto"/>
        <w:ind w:left="1037" w:right="2658" w:hanging="640"/>
        <w:rPr>
          <w:lang w:eastAsia="zh-CN"/>
        </w:rPr>
      </w:pPr>
      <w:r>
        <w:pict>
          <v:shape id="_x0000_i1135"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Sequoiadb提供了一种隐式的and操作，用逗号（,）隔开个表达式，例如</w:t>
      </w:r>
    </w:p>
    <w:p w:rsidR="00737AD2" w:rsidRDefault="00EC10B3">
      <w:pPr>
        <w:pStyle w:val="BodyText"/>
        <w:spacing w:before="68"/>
        <w:ind w:left="577" w:right="4542"/>
        <w:jc w:val="center"/>
        <w:rPr>
          <w:rFonts w:ascii="仿宋" w:eastAsia="仿宋" w:hAnsi="仿宋" w:cs="仿宋"/>
        </w:rPr>
      </w:pPr>
      <w:r w:rsidRPr="00EC10B3">
        <w:pict>
          <v:group id="_x0000_s2365" style="position:absolute;left:0;text-align:left;margin-left:127.85pt;margin-top:7.85pt;width:427.45pt;height:10.6pt;z-index:-25239;mso-position-horizontal-relative:page" coordorigin="2557,157" coordsize="8549,212">
            <v:shape id="_x0000_s2366" style="position:absolute;left:2557;top:157;width:8549;height:212" coordorigin="2557,157" coordsize="8549,212" path="m2557,157r8549,l11106,369r-8549,l2557,157xe" fillcolor="#efefef" stroked="f">
              <v:path arrowok="t"/>
            </v:shape>
            <w10:wrap anchorx="page"/>
          </v:group>
        </w:pict>
      </w:r>
      <w:r w:rsidR="007003A1">
        <w:rPr>
          <w:rFonts w:ascii="仿宋" w:eastAsia="仿宋" w:hAnsi="仿宋" w:cs="仿宋"/>
        </w:rPr>
        <w:t>db.foo.bar.find({age:20,price:{$lt:10}})</w:t>
      </w:r>
    </w:p>
    <w:p w:rsidR="00737AD2" w:rsidRDefault="007003A1">
      <w:pPr>
        <w:pStyle w:val="BodyText"/>
        <w:tabs>
          <w:tab w:val="left" w:pos="397"/>
        </w:tabs>
        <w:spacing w:line="171" w:lineRule="auto"/>
        <w:ind w:left="397" w:right="569"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当使用and操作对同一个字段名时，如{age：{$lt:20}}and{age:{$exists:1}}。那么可以用$and操作两个分</w:t>
      </w:r>
      <w:r>
        <w:rPr>
          <w:position w:val="1"/>
        </w:rPr>
        <w:t xml:space="preserve"> </w:t>
      </w:r>
      <w:r>
        <w:t>开的表达式，也可以合并这两个表达式{age:{$lt:20,$exists:1}}。</w:t>
      </w:r>
    </w:p>
    <w:p w:rsidR="00737AD2" w:rsidRDefault="00737AD2">
      <w:pPr>
        <w:spacing w:before="6" w:line="130" w:lineRule="exact"/>
        <w:rPr>
          <w:sz w:val="13"/>
          <w:szCs w:val="13"/>
        </w:rPr>
      </w:pPr>
    </w:p>
    <w:p w:rsidR="00737AD2" w:rsidRDefault="00EC10B3">
      <w:pPr>
        <w:pStyle w:val="BodyText"/>
        <w:spacing w:line="172" w:lineRule="auto"/>
        <w:ind w:left="397" w:right="501"/>
        <w:rPr>
          <w:rFonts w:ascii="仿宋" w:eastAsia="仿宋" w:hAnsi="仿宋" w:cs="仿宋"/>
        </w:rPr>
      </w:pPr>
      <w:r w:rsidRPr="00EC10B3">
        <w:pict>
          <v:group id="_x0000_s2363" style="position:absolute;left:0;text-align:left;margin-left:95.85pt;margin-top:.7pt;width:459.45pt;height:21.2pt;z-index:-25238;mso-position-horizontal-relative:page" coordorigin="1917,14" coordsize="9189,424">
            <v:shape id="_x0000_s2364" style="position:absolute;left:1917;top:14;width:9189;height:424" coordorigin="1917,14" coordsize="9189,424" path="m1917,14r9189,l11106,438r-9189,l1917,14xe" fillcolor="#efefef" stroked="f">
              <v:path arrowok="t"/>
            </v:shape>
            <w10:wrap anchorx="page"/>
          </v:group>
        </w:pict>
      </w:r>
      <w:r w:rsidR="007003A1">
        <w:rPr>
          <w:rFonts w:ascii="仿宋" w:eastAsia="仿宋" w:hAnsi="仿宋" w:cs="仿宋"/>
        </w:rPr>
        <w:t>db.foo.bar.update({$inc:{salary:200}},{$and:[{age:{$lt:20}},{age:{$exists:1}}]}) db.foo.bar.update({$inc:{salary:200}},{age:{$lt:20,$exists:1}})</w:t>
      </w:r>
    </w:p>
    <w:p w:rsidR="00737AD2" w:rsidRDefault="00737AD2">
      <w:pPr>
        <w:spacing w:before="3" w:line="140" w:lineRule="exact"/>
        <w:rPr>
          <w:sz w:val="14"/>
          <w:szCs w:val="14"/>
        </w:rPr>
      </w:pPr>
    </w:p>
    <w:p w:rsidR="00737AD2" w:rsidRDefault="007003A1">
      <w:pPr>
        <w:pStyle w:val="BodyText"/>
        <w:spacing w:line="168" w:lineRule="auto"/>
        <w:ind w:left="397" w:right="433"/>
        <w:rPr>
          <w:lang w:eastAsia="zh-CN"/>
        </w:rPr>
      </w:pPr>
      <w:r>
        <w:rPr>
          <w:w w:val="95"/>
          <w:lang w:eastAsia="zh-CN"/>
        </w:rPr>
        <w:t>两个操作的结果相同，首先查询集合bar下存在age字段并且age的值小于20的记录，然后对这些记录</w:t>
      </w:r>
      <w:r>
        <w:rPr>
          <w:lang w:eastAsia="zh-CN"/>
        </w:rPr>
        <w:t xml:space="preserve"> 的salary字段的值增加200。</w:t>
      </w:r>
    </w:p>
    <w:p w:rsidR="00737AD2" w:rsidRDefault="00737AD2">
      <w:pPr>
        <w:spacing w:before="4" w:line="110" w:lineRule="exact"/>
        <w:rPr>
          <w:sz w:val="11"/>
          <w:szCs w:val="11"/>
          <w:lang w:eastAsia="zh-CN"/>
        </w:rPr>
      </w:pPr>
    </w:p>
    <w:p w:rsidR="00737AD2" w:rsidRDefault="007003A1">
      <w:pPr>
        <w:pStyle w:val="BodyText"/>
        <w:ind w:left="113"/>
        <w:rPr>
          <w:lang w:eastAsia="zh-CN"/>
        </w:rPr>
      </w:pPr>
      <w:bookmarkStart w:id="704" w:name="$not"/>
      <w:bookmarkStart w:id="705" w:name="_bookmark268"/>
      <w:bookmarkEnd w:id="704"/>
      <w:bookmarkEnd w:id="705"/>
      <w:r>
        <w:rPr>
          <w:w w:val="90"/>
          <w:lang w:eastAsia="zh-CN"/>
        </w:rPr>
        <w:t>$not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361" style="position:absolute;left:0;text-align:left;margin-left:81.7pt;margin-top:6.75pt;width:473.6pt;height:10.6pt;z-index:-25237;mso-position-horizontal-relative:page" coordorigin="1634,135" coordsize="9472,212">
            <v:shape id="_x0000_s2362"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{$not:[{&lt;表达式1&gt;},{&lt;表达式2&gt;},...,{&lt;表达式N&gt;}]}</w:t>
      </w:r>
    </w:p>
    <w:p w:rsidR="00737AD2" w:rsidRDefault="00737AD2">
      <w:pPr>
        <w:spacing w:before="9" w:line="180" w:lineRule="exact"/>
        <w:rPr>
          <w:sz w:val="18"/>
          <w:szCs w:val="18"/>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0"/>
          <w:lang w:eastAsia="zh-CN"/>
        </w:rPr>
        <w:t>$not是一个逻辑“非”操作。它的作用是选择不匹配表达式（&lt;表达式1&gt;&lt;表达式2&gt;,...,&lt;表达式N&gt;）的记录。只</w:t>
      </w:r>
      <w:r>
        <w:rPr>
          <w:lang w:eastAsia="zh-CN"/>
        </w:rPr>
        <w:t xml:space="preserve"> </w:t>
      </w:r>
      <w:r>
        <w:rPr>
          <w:w w:val="95"/>
          <w:lang w:eastAsia="zh-CN"/>
        </w:rPr>
        <w:t>要不满足其中的任意一个表达式，记录就会返回。</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选择集合bar下age字段值不等于20或price字段值不小于10的记录。</w:t>
      </w:r>
    </w:p>
    <w:p w:rsidR="00737AD2" w:rsidRDefault="00EC10B3">
      <w:pPr>
        <w:pStyle w:val="BodyText"/>
        <w:spacing w:before="10"/>
        <w:ind w:left="397"/>
        <w:rPr>
          <w:rFonts w:ascii="仿宋" w:eastAsia="仿宋" w:hAnsi="仿宋" w:cs="仿宋"/>
        </w:rPr>
      </w:pPr>
      <w:r w:rsidRPr="00EC10B3">
        <w:pict>
          <v:group id="_x0000_s2359" style="position:absolute;left:0;text-align:left;margin-left:95.85pt;margin-top:4.95pt;width:459.45pt;height:10.6pt;z-index:-25236;mso-position-horizontal-relative:page" coordorigin="1917,99" coordsize="9189,212">
            <v:shape id="_x0000_s236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db.foo.bar.find({$not:[{age:20},{price:{$lt:10}}]})</w:t>
      </w:r>
    </w:p>
    <w:p w:rsidR="00737AD2" w:rsidRDefault="007003A1">
      <w:pPr>
        <w:pStyle w:val="BodyText"/>
        <w:spacing w:before="89"/>
        <w:ind w:left="113"/>
        <w:rPr>
          <w:lang w:eastAsia="zh-CN"/>
        </w:rPr>
      </w:pPr>
      <w:bookmarkStart w:id="706" w:name="$or"/>
      <w:bookmarkStart w:id="707" w:name="_bookmark269"/>
      <w:bookmarkEnd w:id="706"/>
      <w:bookmarkEnd w:id="707"/>
      <w:r>
        <w:rPr>
          <w:w w:val="95"/>
          <w:lang w:eastAsia="zh-CN"/>
        </w:rPr>
        <w:t>$or</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EC10B3">
      <w:pPr>
        <w:pStyle w:val="BodyText"/>
        <w:spacing w:before="46"/>
        <w:ind w:left="113"/>
        <w:rPr>
          <w:rFonts w:ascii="仿宋" w:eastAsia="仿宋" w:hAnsi="仿宋" w:cs="仿宋"/>
          <w:lang w:eastAsia="zh-CN"/>
        </w:rPr>
      </w:pPr>
      <w:r w:rsidRPr="00EC10B3">
        <w:pict>
          <v:group id="_x0000_s2357" style="position:absolute;left:0;text-align:left;margin-left:81.7pt;margin-top:6.75pt;width:473.6pt;height:10.6pt;z-index:-25235;mso-position-horizontal-relative:page" coordorigin="1634,135" coordsize="9472,212">
            <v:shape id="_x0000_s2358"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{$or:[{&lt;表达式1&gt;},{&lt;表达式2&gt;},...,{&lt;表达式N&gt;}]}</w:t>
      </w:r>
    </w:p>
    <w:p w:rsidR="00737AD2" w:rsidRDefault="00737AD2">
      <w:pPr>
        <w:spacing w:before="9" w:line="180" w:lineRule="exact"/>
        <w:rPr>
          <w:sz w:val="18"/>
          <w:szCs w:val="18"/>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0"/>
          <w:lang w:eastAsia="zh-CN"/>
        </w:rPr>
        <w:t>$or是一个逻辑“或”操作。它的作用是选择满足表达式（&lt;表达式1&gt;,&lt;表达式2&gt;,...,&lt;表达式N&gt;）其中一个表达</w:t>
      </w:r>
      <w:r>
        <w:rPr>
          <w:lang w:eastAsia="zh-CN"/>
        </w:rPr>
        <w:t xml:space="preserve"> </w:t>
      </w:r>
      <w:r>
        <w:rPr>
          <w:w w:val="95"/>
          <w:lang w:eastAsia="zh-CN"/>
        </w:rPr>
        <w:t>式的记录。只要有一个表达式的计算结果为true，记录就会返回。</w:t>
      </w:r>
    </w:p>
    <w:p w:rsidR="00737AD2" w:rsidRDefault="00737AD2">
      <w:pPr>
        <w:spacing w:before="14" w:line="200" w:lineRule="exact"/>
        <w:rPr>
          <w:sz w:val="20"/>
          <w:szCs w:val="20"/>
          <w:lang w:eastAsia="zh-CN"/>
        </w:rPr>
      </w:pPr>
    </w:p>
    <w:p w:rsidR="00737AD2" w:rsidRDefault="007003A1">
      <w:pPr>
        <w:pStyle w:val="BodyText"/>
        <w:ind w:left="113"/>
      </w:pPr>
      <w:r>
        <w:t>示例</w:t>
      </w:r>
    </w:p>
    <w:p w:rsidR="00737AD2" w:rsidRDefault="007003A1">
      <w:pPr>
        <w:pStyle w:val="BodyText"/>
        <w:tabs>
          <w:tab w:val="left" w:pos="397"/>
        </w:tabs>
        <w:spacing w:before="34"/>
        <w:ind w:left="1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选择集合bar下name字段值为“Tom”，且age字段值为20或price字段值小于10的记录。</w:t>
      </w:r>
    </w:p>
    <w:p w:rsidR="00737AD2" w:rsidRDefault="00EC10B3">
      <w:pPr>
        <w:pStyle w:val="BodyText"/>
        <w:spacing w:before="10"/>
        <w:ind w:left="397"/>
        <w:rPr>
          <w:rFonts w:ascii="仿宋" w:eastAsia="仿宋" w:hAnsi="仿宋" w:cs="仿宋"/>
        </w:rPr>
      </w:pPr>
      <w:r w:rsidRPr="00EC10B3">
        <w:pict>
          <v:group id="_x0000_s2355" style="position:absolute;left:0;text-align:left;margin-left:95.85pt;margin-top:4.95pt;width:459.45pt;height:10.6pt;z-index:-25234;mso-position-horizontal-relative:page" coordorigin="1917,99" coordsize="9189,212">
            <v:shape id="_x0000_s235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db.foo.bar.find({name:"Tom",$or:[{age:20},{price:{$lt:10}}]})</w:t>
      </w:r>
    </w:p>
    <w:p w:rsidR="00737AD2" w:rsidRDefault="007003A1">
      <w:pPr>
        <w:pStyle w:val="BodyText"/>
        <w:tabs>
          <w:tab w:val="left" w:pos="397"/>
        </w:tabs>
        <w:spacing w:line="171" w:lineRule="auto"/>
        <w:ind w:left="397" w:right="1587"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$or匹配嵌套对象中的字段名。选择age字段值小于20或者嵌套对象snapshot中的type字段值</w:t>
      </w:r>
      <w:r>
        <w:rPr>
          <w:position w:val="1"/>
          <w:lang w:eastAsia="zh-CN"/>
        </w:rPr>
        <w:t xml:space="preserve"> </w:t>
      </w:r>
      <w:r>
        <w:rPr>
          <w:w w:val="95"/>
          <w:lang w:eastAsia="zh-CN"/>
        </w:rPr>
        <w:t>为“system”的记录，并使用</w:t>
      </w:r>
      <w:hyperlink w:anchor="_bookmark277" w:history="1">
        <w:r>
          <w:rPr>
            <w:color w:val="0000FF"/>
            <w:w w:val="95"/>
            <w:lang w:eastAsia="zh-CN"/>
          </w:rPr>
          <w:t>$inc</w:t>
        </w:r>
      </w:hyperlink>
      <w:r>
        <w:rPr>
          <w:color w:val="000000"/>
          <w:w w:val="95"/>
          <w:lang w:eastAsia="zh-CN"/>
        </w:rPr>
        <w:t>更新这些记录的salary字段值。</w:t>
      </w:r>
    </w:p>
    <w:p w:rsidR="00737AD2" w:rsidRDefault="00EC10B3">
      <w:pPr>
        <w:pStyle w:val="BodyText"/>
        <w:spacing w:before="61"/>
        <w:ind w:left="397"/>
        <w:rPr>
          <w:rFonts w:ascii="仿宋" w:eastAsia="仿宋" w:hAnsi="仿宋" w:cs="仿宋"/>
          <w:lang w:eastAsia="zh-CN"/>
        </w:rPr>
      </w:pPr>
      <w:r w:rsidRPr="00EC10B3">
        <w:pict>
          <v:group id="_x0000_s2353" style="position:absolute;left:0;text-align:left;margin-left:95.85pt;margin-top:7.5pt;width:459.45pt;height:10.6pt;z-index:-25233;mso-position-horizontal-relative:page" coordorigin="1917,150" coordsize="9189,212">
            <v:shape id="_x0000_s2354" style="position:absolute;left:1917;top:150;width:9189;height:212" coordorigin="1917,150" coordsize="9189,212" path="m1917,150r9189,l11106,362r-9189,l1917,150xe" fillcolor="#efefef" stroked="f">
              <v:path arrowok="t"/>
            </v:shape>
            <w10:wrap anchorx="page"/>
          </v:group>
        </w:pict>
      </w:r>
      <w:r w:rsidR="007003A1">
        <w:rPr>
          <w:rFonts w:ascii="仿宋" w:eastAsia="仿宋" w:hAnsi="仿宋" w:cs="仿宋"/>
          <w:lang w:eastAsia="zh-CN"/>
        </w:rPr>
        <w:t>db.foo.bar.update({$inc:{salary:200}},{$or:[{age:{$lt:20}},{"snapshot.type":"system"}]})</w:t>
      </w:r>
    </w:p>
    <w:p w:rsidR="00737AD2" w:rsidRDefault="007003A1">
      <w:pPr>
        <w:pStyle w:val="BodyText"/>
        <w:spacing w:before="89"/>
        <w:ind w:left="113"/>
      </w:pPr>
      <w:bookmarkStart w:id="708" w:name="$type"/>
      <w:bookmarkStart w:id="709" w:name="_bookmark270"/>
      <w:bookmarkEnd w:id="708"/>
      <w:bookmarkEnd w:id="709"/>
      <w:r>
        <w:rPr>
          <w:w w:val="90"/>
        </w:rPr>
        <w:t>$type</w:t>
      </w:r>
    </w:p>
    <w:p w:rsidR="00737AD2" w:rsidRDefault="00737AD2">
      <w:pPr>
        <w:spacing w:before="9" w:line="190" w:lineRule="exact"/>
        <w:rPr>
          <w:sz w:val="19"/>
          <w:szCs w:val="19"/>
        </w:rPr>
      </w:pPr>
    </w:p>
    <w:p w:rsidR="00737AD2" w:rsidRDefault="007003A1">
      <w:pPr>
        <w:pStyle w:val="BodyText"/>
        <w:ind w:left="113"/>
      </w:pPr>
      <w:r>
        <w:t>语法</w:t>
      </w:r>
    </w:p>
    <w:p w:rsidR="00737AD2" w:rsidRDefault="007003A1">
      <w:pPr>
        <w:pStyle w:val="BodyText"/>
        <w:spacing w:before="18"/>
        <w:ind w:left="113"/>
      </w:pPr>
      <w:r>
        <w:rPr>
          <w:w w:val="90"/>
        </w:rPr>
        <w:t>{&lt;字段名&gt;:{</w:t>
      </w:r>
      <w:hyperlink w:anchor="_bookmark6" w:history="1">
        <w:r>
          <w:rPr>
            <w:color w:val="0000FF"/>
            <w:w w:val="90"/>
          </w:rPr>
          <w:t>$type</w:t>
        </w:r>
      </w:hyperlink>
      <w:r>
        <w:rPr>
          <w:color w:val="000000"/>
          <w:w w:val="90"/>
        </w:rPr>
        <w:t>:&lt;BSON  type&gt;}}</w:t>
      </w:r>
    </w:p>
    <w:p w:rsidR="00737AD2" w:rsidRDefault="00737AD2">
      <w:pPr>
        <w:sectPr w:rsidR="00737AD2">
          <w:pgSz w:w="12240" w:h="15840"/>
          <w:pgMar w:top="900" w:right="680" w:bottom="280" w:left="1520" w:header="713" w:footer="0" w:gutter="0"/>
          <w:cols w:space="720"/>
        </w:sectPr>
      </w:pPr>
    </w:p>
    <w:p w:rsidR="00737AD2" w:rsidRDefault="00EC10B3">
      <w:pPr>
        <w:pStyle w:val="BodyText"/>
        <w:spacing w:before="30" w:line="379" w:lineRule="auto"/>
        <w:ind w:right="3493"/>
      </w:pPr>
      <w:r>
        <w:lastRenderedPageBreak/>
        <w:pict>
          <v:shape id="_x0000_s2352" type="#_x0000_t202" style="position:absolute;left:0;text-align:left;margin-left:81.2pt;margin-top:46.85pt;width:475.1pt;height:247pt;z-index:-25228;mso-position-horizontal-relative:page" filled="f" stroked="f">
            <v:textbox style="mso-next-textbox:#_x0000_s2352" inset="0,0,0,0">
              <w:txbxContent>
                <w:tbl>
                  <w:tblPr>
                    <w:tblW w:w="0" w:type="auto"/>
                    <w:tblLayout w:type="fixed"/>
                    <w:tblCellMar>
                      <w:left w:w="0" w:type="dxa"/>
                      <w:right w:w="0" w:type="dxa"/>
                    </w:tblCellMar>
                    <w:tblLook w:val="01E0"/>
                  </w:tblPr>
                  <w:tblGrid>
                    <w:gridCol w:w="2228"/>
                    <w:gridCol w:w="4087"/>
                    <w:gridCol w:w="3157"/>
                  </w:tblGrid>
                  <w:tr w:rsidR="00921398">
                    <w:trPr>
                      <w:trHeight w:hRule="exact" w:val="305"/>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Type</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13" w:lineRule="exact"/>
                          <w:ind w:left="97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值</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32-bit</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integer</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w w:val="95"/>
                            <w:sz w:val="14"/>
                            <w:szCs w:val="14"/>
                          </w:rPr>
                          <w:t>整型，范围-2147483648至2147483647</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16</w:t>
                        </w:r>
                      </w:p>
                    </w:tc>
                  </w:tr>
                  <w:tr w:rsidR="00921398">
                    <w:trPr>
                      <w:trHeight w:hRule="exact" w:val="260"/>
                    </w:trPr>
                    <w:tc>
                      <w:tcPr>
                        <w:tcW w:w="2228" w:type="dxa"/>
                        <w:tcBorders>
                          <w:top w:val="single" w:sz="8" w:space="0" w:color="000000"/>
                          <w:left w:val="single" w:sz="8" w:space="0" w:color="000000"/>
                          <w:bottom w:val="nil"/>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64-bit</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integer</w:t>
                        </w:r>
                      </w:p>
                    </w:tc>
                    <w:tc>
                      <w:tcPr>
                        <w:tcW w:w="4087" w:type="dxa"/>
                        <w:tcBorders>
                          <w:top w:val="single" w:sz="8" w:space="0" w:color="000000"/>
                          <w:left w:val="nil"/>
                          <w:bottom w:val="nil"/>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sz w:val="14"/>
                            <w:szCs w:val="14"/>
                          </w:rPr>
                          <w:t>长整型，范</w:t>
                        </w:r>
                      </w:p>
                    </w:tc>
                    <w:tc>
                      <w:tcPr>
                        <w:tcW w:w="3157"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18</w:t>
                        </w:r>
                      </w:p>
                    </w:tc>
                  </w:tr>
                  <w:tr w:rsidR="00921398">
                    <w:trPr>
                      <w:trHeight w:hRule="exact" w:val="240"/>
                    </w:trPr>
                    <w:tc>
                      <w:tcPr>
                        <w:tcW w:w="2228" w:type="dxa"/>
                        <w:tcBorders>
                          <w:top w:val="nil"/>
                          <w:left w:val="single" w:sz="8" w:space="0" w:color="000000"/>
                          <w:bottom w:val="nil"/>
                          <w:right w:val="nil"/>
                        </w:tcBorders>
                      </w:tcPr>
                      <w:p w:rsidR="00921398" w:rsidRDefault="00921398"/>
                    </w:tc>
                    <w:tc>
                      <w:tcPr>
                        <w:tcW w:w="4087" w:type="dxa"/>
                        <w:tcBorders>
                          <w:top w:val="nil"/>
                          <w:left w:val="nil"/>
                          <w:bottom w:val="nil"/>
                          <w:right w:val="single" w:sz="8" w:space="0" w:color="000000"/>
                        </w:tcBorders>
                      </w:tcPr>
                      <w:p w:rsidR="00921398" w:rsidRDefault="00921398">
                        <w:pPr>
                          <w:pStyle w:val="TableParagraph"/>
                          <w:spacing w:line="198" w:lineRule="exact"/>
                          <w:ind w:left="979"/>
                          <w:rPr>
                            <w:rFonts w:ascii="微软雅黑" w:eastAsia="微软雅黑" w:hAnsi="微软雅黑" w:cs="微软雅黑"/>
                            <w:sz w:val="14"/>
                            <w:szCs w:val="14"/>
                          </w:rPr>
                        </w:pPr>
                        <w:r>
                          <w:rPr>
                            <w:rFonts w:ascii="微软雅黑" w:eastAsia="微软雅黑" w:hAnsi="微软雅黑" w:cs="微软雅黑"/>
                            <w:w w:val="90"/>
                            <w:sz w:val="14"/>
                            <w:szCs w:val="14"/>
                          </w:rPr>
                          <w:t>围-9223372036854775808至92233720368547758</w:t>
                        </w:r>
                      </w:p>
                    </w:tc>
                    <w:tc>
                      <w:tcPr>
                        <w:tcW w:w="3157" w:type="dxa"/>
                        <w:vMerge w:val="restart"/>
                        <w:tcBorders>
                          <w:top w:val="nil"/>
                          <w:left w:val="single" w:sz="8" w:space="0" w:color="000000"/>
                          <w:right w:val="single" w:sz="8" w:space="0" w:color="000000"/>
                        </w:tcBorders>
                      </w:tcPr>
                      <w:p w:rsidR="00921398" w:rsidRDefault="00921398">
                        <w:pPr>
                          <w:pStyle w:val="TableParagraph"/>
                          <w:spacing w:line="198" w:lineRule="exact"/>
                          <w:ind w:left="-21"/>
                          <w:rPr>
                            <w:rFonts w:ascii="微软雅黑" w:eastAsia="微软雅黑" w:hAnsi="微软雅黑" w:cs="微软雅黑"/>
                            <w:sz w:val="14"/>
                            <w:szCs w:val="14"/>
                          </w:rPr>
                        </w:pPr>
                        <w:r>
                          <w:rPr>
                            <w:rFonts w:ascii="微软雅黑" w:eastAsia="微软雅黑" w:hAnsi="微软雅黑" w:cs="微软雅黑"/>
                            <w:w w:val="95"/>
                            <w:sz w:val="14"/>
                            <w:szCs w:val="14"/>
                          </w:rPr>
                          <w:t>07。</w:t>
                        </w:r>
                      </w:p>
                    </w:tc>
                  </w:tr>
                  <w:tr w:rsidR="00921398">
                    <w:trPr>
                      <w:trHeight w:hRule="exact" w:val="240"/>
                    </w:trPr>
                    <w:tc>
                      <w:tcPr>
                        <w:tcW w:w="2228" w:type="dxa"/>
                        <w:tcBorders>
                          <w:top w:val="nil"/>
                          <w:left w:val="single" w:sz="8" w:space="0" w:color="000000"/>
                          <w:bottom w:val="nil"/>
                          <w:right w:val="nil"/>
                        </w:tcBorders>
                      </w:tcPr>
                      <w:p w:rsidR="00921398" w:rsidRDefault="00921398"/>
                    </w:tc>
                    <w:tc>
                      <w:tcPr>
                        <w:tcW w:w="4087" w:type="dxa"/>
                        <w:tcBorders>
                          <w:top w:val="nil"/>
                          <w:left w:val="nil"/>
                          <w:bottom w:val="nil"/>
                          <w:right w:val="single" w:sz="8" w:space="0" w:color="000000"/>
                        </w:tcBorders>
                      </w:tcPr>
                      <w:p w:rsidR="00921398" w:rsidRDefault="00921398">
                        <w:pPr>
                          <w:pStyle w:val="TableParagraph"/>
                          <w:spacing w:line="198" w:lineRule="exact"/>
                          <w:ind w:left="97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如果用户指定的数值无法适用于整</w:t>
                        </w:r>
                      </w:p>
                    </w:tc>
                    <w:tc>
                      <w:tcPr>
                        <w:tcW w:w="3157" w:type="dxa"/>
                        <w:vMerge/>
                        <w:tcBorders>
                          <w:left w:val="single" w:sz="8" w:space="0" w:color="000000"/>
                          <w:right w:val="single" w:sz="8" w:space="0" w:color="000000"/>
                        </w:tcBorders>
                      </w:tcPr>
                      <w:p w:rsidR="00921398" w:rsidRDefault="00921398">
                        <w:pPr>
                          <w:rPr>
                            <w:lang w:eastAsia="zh-CN"/>
                          </w:rPr>
                        </w:pPr>
                      </w:p>
                    </w:tc>
                  </w:tr>
                  <w:tr w:rsidR="00921398">
                    <w:trPr>
                      <w:trHeight w:hRule="exact" w:val="280"/>
                    </w:trPr>
                    <w:tc>
                      <w:tcPr>
                        <w:tcW w:w="2228" w:type="dxa"/>
                        <w:tcBorders>
                          <w:top w:val="nil"/>
                          <w:left w:val="single" w:sz="8" w:space="0" w:color="000000"/>
                          <w:bottom w:val="single" w:sz="8" w:space="0" w:color="000000"/>
                          <w:right w:val="nil"/>
                        </w:tcBorders>
                      </w:tcPr>
                      <w:p w:rsidR="00921398" w:rsidRDefault="00921398">
                        <w:pPr>
                          <w:rPr>
                            <w:lang w:eastAsia="zh-CN"/>
                          </w:rPr>
                        </w:pPr>
                      </w:p>
                    </w:tc>
                    <w:tc>
                      <w:tcPr>
                        <w:tcW w:w="4087" w:type="dxa"/>
                        <w:tcBorders>
                          <w:top w:val="nil"/>
                          <w:left w:val="nil"/>
                          <w:bottom w:val="single" w:sz="8" w:space="0" w:color="000000"/>
                          <w:right w:val="single" w:sz="8" w:space="0" w:color="000000"/>
                        </w:tcBorders>
                      </w:tcPr>
                      <w:p w:rsidR="00921398" w:rsidRDefault="00921398">
                        <w:pPr>
                          <w:pStyle w:val="TableParagraph"/>
                          <w:spacing w:line="198" w:lineRule="exact"/>
                          <w:ind w:left="97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数，则SequoiaDB自动将其转化为长整数。</w:t>
                        </w:r>
                      </w:p>
                    </w:tc>
                    <w:tc>
                      <w:tcPr>
                        <w:tcW w:w="3157" w:type="dxa"/>
                        <w:vMerge/>
                        <w:tcBorders>
                          <w:left w:val="single" w:sz="8" w:space="0" w:color="000000"/>
                          <w:bottom w:val="single" w:sz="8" w:space="0" w:color="000000"/>
                          <w:right w:val="single" w:sz="8" w:space="0" w:color="000000"/>
                        </w:tcBorders>
                      </w:tcPr>
                      <w:p w:rsidR="00921398" w:rsidRDefault="00921398">
                        <w:pPr>
                          <w:rPr>
                            <w:lang w:eastAsia="zh-CN"/>
                          </w:rPr>
                        </w:pP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double</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w w:val="95"/>
                            <w:sz w:val="14"/>
                            <w:szCs w:val="14"/>
                          </w:rPr>
                          <w:t>浮点数，范围1.7E-308至1.7E+308</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string</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2</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ObjectID</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sz w:val="14"/>
                            <w:szCs w:val="14"/>
                          </w:rPr>
                          <w:t>十二字节对象ID</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7</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boolean</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sz w:val="14"/>
                            <w:szCs w:val="14"/>
                          </w:rPr>
                          <w:t>布尔（true|false）</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8</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date</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w w:val="90"/>
                            <w:sz w:val="14"/>
                            <w:szCs w:val="14"/>
                          </w:rPr>
                          <w:t>日期（YYYY-MM-DD）</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9</w:t>
                        </w:r>
                      </w:p>
                    </w:tc>
                  </w:tr>
                  <w:tr w:rsidR="00921398">
                    <w:trPr>
                      <w:trHeight w:hRule="exact" w:val="290"/>
                    </w:trPr>
                    <w:tc>
                      <w:tcPr>
                        <w:tcW w:w="2228" w:type="dxa"/>
                        <w:tcBorders>
                          <w:top w:val="single" w:sz="8" w:space="0" w:color="000000"/>
                          <w:left w:val="single" w:sz="8" w:space="0" w:color="000000"/>
                          <w:bottom w:val="nil"/>
                          <w:right w:val="nil"/>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timestamp</w:t>
                        </w:r>
                      </w:p>
                    </w:tc>
                    <w:tc>
                      <w:tcPr>
                        <w:tcW w:w="4087" w:type="dxa"/>
                        <w:tcBorders>
                          <w:top w:val="single" w:sz="8" w:space="0" w:color="000000"/>
                          <w:left w:val="nil"/>
                          <w:bottom w:val="nil"/>
                          <w:right w:val="single" w:sz="8" w:space="0" w:color="000000"/>
                        </w:tcBorders>
                      </w:tcPr>
                      <w:p w:rsidR="00921398" w:rsidRDefault="00921398">
                        <w:pPr>
                          <w:pStyle w:val="TableParagraph"/>
                          <w:spacing w:line="208" w:lineRule="exact"/>
                          <w:ind w:left="979"/>
                          <w:rPr>
                            <w:rFonts w:ascii="微软雅黑" w:eastAsia="微软雅黑" w:hAnsi="微软雅黑" w:cs="微软雅黑"/>
                            <w:sz w:val="14"/>
                            <w:szCs w:val="14"/>
                          </w:rPr>
                        </w:pPr>
                        <w:r>
                          <w:rPr>
                            <w:rFonts w:ascii="微软雅黑" w:eastAsia="微软雅黑" w:hAnsi="微软雅黑" w:cs="微软雅黑"/>
                            <w:w w:val="95"/>
                            <w:sz w:val="14"/>
                            <w:szCs w:val="14"/>
                          </w:rPr>
                          <w:t>时间戳（YYYY-MM-DD-HH.mm.ss.ffffff）</w:t>
                        </w:r>
                      </w:p>
                    </w:tc>
                    <w:tc>
                      <w:tcPr>
                        <w:tcW w:w="3157" w:type="dxa"/>
                        <w:tcBorders>
                          <w:top w:val="single" w:sz="8" w:space="0" w:color="000000"/>
                          <w:left w:val="single" w:sz="8" w:space="0" w:color="000000"/>
                          <w:bottom w:val="nil"/>
                          <w:right w:val="single" w:sz="8" w:space="0" w:color="000000"/>
                        </w:tcBorders>
                      </w:tcPr>
                      <w:p w:rsidR="00921398" w:rsidRDefault="00921398">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17</w:t>
                        </w:r>
                      </w:p>
                    </w:tc>
                  </w:tr>
                  <w:tr w:rsidR="00921398">
                    <w:trPr>
                      <w:trHeight w:hRule="exact" w:val="300"/>
                    </w:trPr>
                    <w:tc>
                      <w:tcPr>
                        <w:tcW w:w="2228" w:type="dxa"/>
                        <w:tcBorders>
                          <w:top w:val="nil"/>
                          <w:left w:val="single" w:sz="8" w:space="0" w:color="000000"/>
                          <w:bottom w:val="single" w:sz="8" w:space="0" w:color="000000"/>
                          <w:right w:val="nil"/>
                        </w:tcBorders>
                      </w:tcPr>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Binary</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data</w:t>
                        </w:r>
                      </w:p>
                    </w:tc>
                    <w:tc>
                      <w:tcPr>
                        <w:tcW w:w="4087" w:type="dxa"/>
                        <w:tcBorders>
                          <w:top w:val="nil"/>
                          <w:left w:val="nil"/>
                          <w:bottom w:val="single" w:sz="8" w:space="0" w:color="000000"/>
                          <w:right w:val="single" w:sz="8" w:space="0" w:color="000000"/>
                        </w:tcBorders>
                      </w:tcPr>
                      <w:p w:rsidR="00921398" w:rsidRDefault="00921398">
                        <w:pPr>
                          <w:pStyle w:val="TableParagraph"/>
                          <w:spacing w:line="228" w:lineRule="exact"/>
                          <w:ind w:left="979"/>
                          <w:rPr>
                            <w:rFonts w:ascii="微软雅黑" w:eastAsia="微软雅黑" w:hAnsi="微软雅黑" w:cs="微软雅黑"/>
                            <w:sz w:val="14"/>
                            <w:szCs w:val="14"/>
                          </w:rPr>
                        </w:pPr>
                        <w:r>
                          <w:rPr>
                            <w:rFonts w:ascii="微软雅黑" w:eastAsia="微软雅黑" w:hAnsi="微软雅黑" w:cs="微软雅黑"/>
                            <w:sz w:val="14"/>
                            <w:szCs w:val="14"/>
                          </w:rPr>
                          <w:t>Base64形式的二进制数据</w:t>
                        </w:r>
                      </w:p>
                    </w:tc>
                    <w:tc>
                      <w:tcPr>
                        <w:tcW w:w="3157" w:type="dxa"/>
                        <w:tcBorders>
                          <w:top w:val="nil"/>
                          <w:left w:val="single" w:sz="8" w:space="0" w:color="000000"/>
                          <w:bottom w:val="single" w:sz="8" w:space="0" w:color="000000"/>
                          <w:right w:val="single" w:sz="8" w:space="0" w:color="000000"/>
                        </w:tcBorders>
                      </w:tcPr>
                      <w:p w:rsidR="00921398" w:rsidRDefault="00921398">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5</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Regular</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expression</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79"/>
                          <w:rPr>
                            <w:rFonts w:ascii="微软雅黑" w:eastAsia="微软雅黑" w:hAnsi="微软雅黑" w:cs="微软雅黑"/>
                            <w:sz w:val="14"/>
                            <w:szCs w:val="14"/>
                          </w:rPr>
                        </w:pPr>
                        <w:r>
                          <w:rPr>
                            <w:rFonts w:ascii="微软雅黑" w:eastAsia="微软雅黑" w:hAnsi="微软雅黑" w:cs="微软雅黑"/>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11</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Object</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79"/>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嵌套JSON文档对象</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3</w:t>
                        </w:r>
                      </w:p>
                    </w:tc>
                  </w:tr>
                  <w:tr w:rsidR="00921398">
                    <w:trPr>
                      <w:trHeight w:hRule="exact" w:val="300"/>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Array</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79"/>
                          <w:rPr>
                            <w:rFonts w:ascii="微软雅黑" w:eastAsia="微软雅黑" w:hAnsi="微软雅黑" w:cs="微软雅黑"/>
                            <w:sz w:val="14"/>
                            <w:szCs w:val="14"/>
                          </w:rPr>
                        </w:pPr>
                        <w:r>
                          <w:rPr>
                            <w:rFonts w:ascii="微软雅黑" w:eastAsia="微软雅黑" w:hAnsi="微软雅黑" w:cs="微软雅黑"/>
                            <w:sz w:val="14"/>
                            <w:szCs w:val="14"/>
                          </w:rPr>
                          <w:t>嵌套数组对象</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4</w:t>
                        </w:r>
                      </w:p>
                    </w:tc>
                  </w:tr>
                  <w:tr w:rsidR="00921398">
                    <w:trPr>
                      <w:trHeight w:hRule="exact" w:val="305"/>
                    </w:trPr>
                    <w:tc>
                      <w:tcPr>
                        <w:tcW w:w="2228" w:type="dxa"/>
                        <w:tcBorders>
                          <w:top w:val="single" w:sz="8" w:space="0" w:color="000000"/>
                          <w:left w:val="single" w:sz="8" w:space="0" w:color="000000"/>
                          <w:bottom w:val="single" w:sz="8" w:space="0" w:color="000000"/>
                          <w:right w:val="nil"/>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null</w:t>
                        </w:r>
                      </w:p>
                    </w:tc>
                    <w:tc>
                      <w:tcPr>
                        <w:tcW w:w="4087" w:type="dxa"/>
                        <w:tcBorders>
                          <w:top w:val="single" w:sz="8" w:space="0" w:color="000000"/>
                          <w:left w:val="nil"/>
                          <w:bottom w:val="single" w:sz="8" w:space="0" w:color="000000"/>
                          <w:right w:val="single" w:sz="8" w:space="0" w:color="000000"/>
                        </w:tcBorders>
                      </w:tcPr>
                      <w:p w:rsidR="00921398" w:rsidRDefault="00921398">
                        <w:pPr>
                          <w:pStyle w:val="TableParagraph"/>
                          <w:spacing w:line="218" w:lineRule="exact"/>
                          <w:ind w:left="979"/>
                          <w:rPr>
                            <w:rFonts w:ascii="微软雅黑" w:eastAsia="微软雅黑" w:hAnsi="微软雅黑" w:cs="微软雅黑"/>
                            <w:sz w:val="14"/>
                            <w:szCs w:val="14"/>
                          </w:rPr>
                        </w:pPr>
                        <w:r>
                          <w:rPr>
                            <w:rFonts w:ascii="微软雅黑" w:eastAsia="微软雅黑" w:hAnsi="微软雅黑" w:cs="微软雅黑"/>
                            <w:sz w:val="14"/>
                            <w:szCs w:val="14"/>
                          </w:rPr>
                          <w:t>空</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10</w:t>
                        </w:r>
                      </w:p>
                    </w:tc>
                  </w:tr>
                </w:tbl>
                <w:p w:rsidR="00921398" w:rsidRDefault="00921398"/>
              </w:txbxContent>
            </v:textbox>
            <w10:wrap anchorx="page"/>
          </v:shape>
        </w:pict>
      </w:r>
      <w:r w:rsidR="007003A1">
        <w:rPr>
          <w:w w:val="85"/>
        </w:rPr>
        <w:t xml:space="preserve">选择集合中的“&lt;字段名&gt;”值的类型等于指定“&lt;BSON   </w:t>
      </w:r>
      <w:r w:rsidR="007003A1">
        <w:rPr>
          <w:spacing w:val="43"/>
          <w:w w:val="85"/>
        </w:rPr>
        <w:t xml:space="preserve"> </w:t>
      </w:r>
      <w:r w:rsidR="007003A1">
        <w:rPr>
          <w:w w:val="85"/>
        </w:rPr>
        <w:t>type&gt;”的值。</w:t>
      </w:r>
      <w:r w:rsidR="007003A1">
        <w:rPr>
          <w:w w:val="84"/>
        </w:rPr>
        <w:t xml:space="preserve"> </w:t>
      </w:r>
      <w:r w:rsidR="007003A1">
        <w:rPr>
          <w:w w:val="90"/>
        </w:rPr>
        <w:t>BSON</w:t>
      </w:r>
      <w:r w:rsidR="007003A1">
        <w:rPr>
          <w:spacing w:val="19"/>
          <w:w w:val="90"/>
        </w:rPr>
        <w:t xml:space="preserve"> </w:t>
      </w:r>
      <w:r w:rsidR="007003A1">
        <w:rPr>
          <w:w w:val="90"/>
        </w:rPr>
        <w:t>Type</w:t>
      </w: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line="200" w:lineRule="exact"/>
        <w:rPr>
          <w:sz w:val="20"/>
          <w:szCs w:val="20"/>
        </w:rPr>
      </w:pPr>
    </w:p>
    <w:p w:rsidR="00737AD2" w:rsidRDefault="00737AD2">
      <w:pPr>
        <w:spacing w:before="15" w:line="200" w:lineRule="exact"/>
        <w:rPr>
          <w:sz w:val="20"/>
          <w:szCs w:val="20"/>
        </w:rPr>
      </w:pPr>
    </w:p>
    <w:p w:rsidR="00737AD2" w:rsidRDefault="007003A1">
      <w:pPr>
        <w:pStyle w:val="BodyText"/>
        <w:spacing w:line="312" w:lineRule="exac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选择集合bar下age字段是整型的记录。</w:t>
      </w:r>
    </w:p>
    <w:p w:rsidR="00737AD2" w:rsidRDefault="00EC10B3">
      <w:pPr>
        <w:pStyle w:val="BodyText"/>
        <w:spacing w:before="10"/>
        <w:ind w:left="1217"/>
        <w:rPr>
          <w:rFonts w:ascii="仿宋" w:eastAsia="仿宋" w:hAnsi="仿宋" w:cs="仿宋"/>
        </w:rPr>
      </w:pPr>
      <w:r w:rsidRPr="00EC10B3">
        <w:pict>
          <v:group id="_x0000_s2350" style="position:absolute;left:0;text-align:left;margin-left:95.85pt;margin-top:4.95pt;width:459.45pt;height:10.6pt;z-index:-25232;mso-position-horizontal-relative:page" coordorigin="1917,99" coordsize="9189,212">
            <v:shape id="_x0000_s2351"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db.foo.bar.find({age:{$type:16}})</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选择集合bar下嵌套对象content中的arr字段是数组类型的记录。</w:t>
      </w:r>
    </w:p>
    <w:p w:rsidR="00737AD2" w:rsidRDefault="00EC10B3">
      <w:pPr>
        <w:pStyle w:val="BodyText"/>
        <w:spacing w:before="10"/>
        <w:ind w:left="1217"/>
        <w:rPr>
          <w:rFonts w:ascii="仿宋" w:eastAsia="仿宋" w:hAnsi="仿宋" w:cs="仿宋"/>
        </w:rPr>
      </w:pPr>
      <w:r w:rsidRPr="00EC10B3">
        <w:pict>
          <v:group id="_x0000_s2348" style="position:absolute;left:0;text-align:left;margin-left:95.85pt;margin-top:4.95pt;width:459.45pt;height:10.6pt;z-index:-25231;mso-position-horizontal-relative:page" coordorigin="1917,99" coordsize="9189,212">
            <v:shape id="_x0000_s234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db.foo.bar.find({"content.arr":{$type:4}})</w:t>
      </w:r>
    </w:p>
    <w:p w:rsidR="00737AD2" w:rsidRDefault="007003A1">
      <w:pPr>
        <w:pStyle w:val="BodyText"/>
        <w:spacing w:before="89"/>
        <w:rPr>
          <w:lang w:eastAsia="zh-CN"/>
        </w:rPr>
      </w:pPr>
      <w:bookmarkStart w:id="710" w:name="$exists"/>
      <w:bookmarkStart w:id="711" w:name="_bookmark271"/>
      <w:bookmarkEnd w:id="710"/>
      <w:bookmarkEnd w:id="711"/>
      <w:r>
        <w:rPr>
          <w:w w:val="95"/>
          <w:lang w:eastAsia="zh-CN"/>
        </w:rPr>
        <w:t>$exists</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7003A1">
      <w:pPr>
        <w:pStyle w:val="BodyText"/>
        <w:spacing w:before="18"/>
        <w:rPr>
          <w:lang w:eastAsia="zh-CN"/>
        </w:rPr>
      </w:pPr>
      <w:r>
        <w:rPr>
          <w:w w:val="95"/>
          <w:lang w:eastAsia="zh-CN"/>
        </w:rPr>
        <w:t>{&lt;字段名&gt;:{$exists:&lt;0|1&gt;}}</w:t>
      </w:r>
    </w:p>
    <w:p w:rsidR="00737AD2" w:rsidRDefault="00737AD2">
      <w:pPr>
        <w:spacing w:before="9" w:line="190" w:lineRule="exact"/>
        <w:rPr>
          <w:sz w:val="19"/>
          <w:szCs w:val="19"/>
          <w:lang w:eastAsia="zh-CN"/>
        </w:rPr>
      </w:pPr>
    </w:p>
    <w:p w:rsidR="00737AD2" w:rsidRDefault="007003A1">
      <w:pPr>
        <w:pStyle w:val="BodyText"/>
        <w:spacing w:line="253" w:lineRule="auto"/>
        <w:ind w:right="193"/>
        <w:rPr>
          <w:lang w:eastAsia="zh-CN"/>
        </w:rPr>
      </w:pPr>
      <w:r>
        <w:rPr>
          <w:w w:val="90"/>
          <w:lang w:eastAsia="zh-CN"/>
        </w:rPr>
        <w:t xml:space="preserve">描述 </w:t>
      </w:r>
      <w:r>
        <w:rPr>
          <w:w w:val="85"/>
          <w:lang w:eastAsia="zh-CN"/>
        </w:rPr>
        <w:t>选择集合中是否存在指定“&lt;字段名&gt;”的记录。“0”表示选择不存在指定“&lt;字段名&gt;”的记录，“1”表示选择存在指</w:t>
      </w:r>
    </w:p>
    <w:p w:rsidR="00737AD2" w:rsidRDefault="007003A1">
      <w:pPr>
        <w:pStyle w:val="BodyText"/>
        <w:spacing w:line="225" w:lineRule="exact"/>
        <w:rPr>
          <w:lang w:eastAsia="zh-CN"/>
        </w:rPr>
      </w:pPr>
      <w:r>
        <w:rPr>
          <w:w w:val="85"/>
          <w:lang w:eastAsia="zh-CN"/>
        </w:rPr>
        <w:t>定“&lt;字段名&gt;”的记录。</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选择集合bar中存在字段age的记录</w:t>
      </w:r>
    </w:p>
    <w:p w:rsidR="00737AD2" w:rsidRDefault="00EC10B3">
      <w:pPr>
        <w:pStyle w:val="BodyText"/>
        <w:spacing w:before="50"/>
        <w:ind w:left="1217"/>
        <w:rPr>
          <w:rFonts w:ascii="仿宋" w:eastAsia="仿宋" w:hAnsi="仿宋" w:cs="仿宋"/>
        </w:rPr>
      </w:pPr>
      <w:r w:rsidRPr="00EC10B3">
        <w:pict>
          <v:group id="_x0000_s2346" style="position:absolute;left:0;text-align:left;margin-left:95.85pt;margin-top:6.95pt;width:459.45pt;height:10.6pt;z-index:-25230;mso-position-horizontal-relative:page" coordorigin="1917,139" coordsize="9189,212">
            <v:shape id="_x0000_s234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db.foo.bar.find({age:{$exists:1}})</w:t>
      </w:r>
    </w:p>
    <w:p w:rsidR="00737AD2" w:rsidRDefault="007003A1">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选择集合bar中嵌套对象content不存在name字段的记录</w:t>
      </w:r>
    </w:p>
    <w:p w:rsidR="00737AD2" w:rsidRDefault="00EC10B3">
      <w:pPr>
        <w:pStyle w:val="BodyText"/>
        <w:spacing w:before="50"/>
        <w:ind w:left="1217"/>
        <w:rPr>
          <w:rFonts w:ascii="仿宋" w:eastAsia="仿宋" w:hAnsi="仿宋" w:cs="仿宋"/>
        </w:rPr>
      </w:pPr>
      <w:r w:rsidRPr="00EC10B3">
        <w:pict>
          <v:group id="_x0000_s2344" style="position:absolute;left:0;text-align:left;margin-left:95.85pt;margin-top:6.95pt;width:459.45pt;height:10.6pt;z-index:-25229;mso-position-horizontal-relative:page" coordorigin="1917,139" coordsize="9189,212">
            <v:shape id="_x0000_s234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db.foo.bar.find({"content.name":{$exists:0}})</w:t>
      </w:r>
    </w:p>
    <w:p w:rsidR="00737AD2" w:rsidRDefault="007003A1">
      <w:pPr>
        <w:pStyle w:val="BodyText"/>
        <w:spacing w:before="89"/>
      </w:pPr>
      <w:bookmarkStart w:id="712" w:name="$elemMatch"/>
      <w:bookmarkStart w:id="713" w:name="_bookmark272"/>
      <w:bookmarkEnd w:id="712"/>
      <w:bookmarkEnd w:id="713"/>
      <w:r>
        <w:rPr>
          <w:w w:val="95"/>
        </w:rPr>
        <w:t>$elemMatch</w:t>
      </w:r>
    </w:p>
    <w:p w:rsidR="00737AD2" w:rsidRDefault="00737AD2">
      <w:pPr>
        <w:spacing w:before="9" w:line="190" w:lineRule="exact"/>
        <w:rPr>
          <w:sz w:val="19"/>
          <w:szCs w:val="19"/>
        </w:rPr>
      </w:pPr>
    </w:p>
    <w:p w:rsidR="00737AD2" w:rsidRDefault="007003A1">
      <w:pPr>
        <w:pStyle w:val="BodyText"/>
      </w:pPr>
      <w:r>
        <w:t>语法</w:t>
      </w:r>
    </w:p>
    <w:p w:rsidR="00737AD2" w:rsidRDefault="007003A1">
      <w:pPr>
        <w:pStyle w:val="BodyText"/>
        <w:spacing w:before="18"/>
      </w:pPr>
      <w:r>
        <w:rPr>
          <w:w w:val="95"/>
        </w:rPr>
        <w:t>{&lt;字段名&gt;:{$elemMatch:{子字段名:&lt;值&gt;,...}}}</w:t>
      </w:r>
    </w:p>
    <w:p w:rsidR="00737AD2" w:rsidRDefault="00737AD2">
      <w:pPr>
        <w:sectPr w:rsidR="00737AD2">
          <w:pgSz w:w="12240" w:h="15840"/>
          <w:pgMar w:top="134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13"/>
        <w:rPr>
          <w:lang w:eastAsia="zh-CN"/>
        </w:rPr>
      </w:pPr>
      <w:r>
        <w:rPr>
          <w:lang w:eastAsia="zh-CN"/>
        </w:rPr>
        <w:t>描述</w:t>
      </w:r>
    </w:p>
    <w:p w:rsidR="00737AD2" w:rsidRDefault="007003A1">
      <w:pPr>
        <w:pStyle w:val="BodyText"/>
        <w:spacing w:before="18" w:line="379" w:lineRule="auto"/>
        <w:ind w:left="113" w:right="4555"/>
        <w:rPr>
          <w:lang w:eastAsia="zh-CN"/>
        </w:rPr>
      </w:pPr>
      <w:r>
        <w:rPr>
          <w:w w:val="85"/>
          <w:lang w:eastAsia="zh-CN"/>
        </w:rPr>
        <w:t>选择集合中“&lt;字段名&gt;”匹配指定“{子字段名:&lt;值&gt;,....}”的记录。</w:t>
      </w:r>
      <w:r>
        <w:rPr>
          <w:w w:val="87"/>
          <w:lang w:eastAsia="zh-CN"/>
        </w:rPr>
        <w:t xml:space="preserve"> </w:t>
      </w:r>
      <w:r>
        <w:rPr>
          <w:w w:val="95"/>
          <w:lang w:eastAsia="zh-CN"/>
        </w:rPr>
        <w:t>示例</w:t>
      </w:r>
    </w:p>
    <w:p w:rsidR="00737AD2" w:rsidRDefault="007003A1">
      <w:pPr>
        <w:pStyle w:val="BodyText"/>
        <w:tabs>
          <w:tab w:val="left" w:pos="397"/>
        </w:tabs>
        <w:spacing w:line="22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嵌套json对象匹配</w:t>
      </w:r>
    </w:p>
    <w:p w:rsidR="00737AD2" w:rsidRDefault="00EC10B3">
      <w:pPr>
        <w:pStyle w:val="BodyText"/>
        <w:spacing w:before="50"/>
        <w:ind w:left="397"/>
        <w:rPr>
          <w:rFonts w:ascii="仿宋" w:eastAsia="仿宋" w:hAnsi="仿宋" w:cs="仿宋"/>
        </w:rPr>
      </w:pPr>
      <w:r w:rsidRPr="00EC10B3">
        <w:pict>
          <v:group id="_x0000_s2342" style="position:absolute;left:0;text-align:left;margin-left:95.85pt;margin-top:6.95pt;width:459.45pt;height:10.6pt;z-index:-25227;mso-position-horizontal-relative:page" coordorigin="1917,139" coordsize="9189,212">
            <v:shape id="_x0000_s234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db.foo.bar.find({content:{$elemMatch:{name:"Tom",phone:123}}})</w:t>
      </w:r>
    </w:p>
    <w:p w:rsidR="00737AD2" w:rsidRDefault="007003A1">
      <w:pPr>
        <w:pStyle w:val="BodyText"/>
        <w:spacing w:before="49"/>
        <w:ind w:left="397"/>
      </w:pPr>
      <w:r>
        <w:rPr>
          <w:w w:val="95"/>
        </w:rPr>
        <w:t>字段content是一个json嵌套对象，此操作匹配content内字段name值为“Tom”，phone值为123的记录。</w:t>
      </w:r>
    </w:p>
    <w:p w:rsidR="00737AD2" w:rsidRDefault="007003A1">
      <w:pPr>
        <w:pStyle w:val="BodyText"/>
        <w:spacing w:before="98"/>
        <w:ind w:left="113"/>
      </w:pPr>
      <w:bookmarkStart w:id="714" w:name="$+标识符"/>
      <w:bookmarkStart w:id="715" w:name="_bookmark273"/>
      <w:bookmarkEnd w:id="714"/>
      <w:bookmarkEnd w:id="715"/>
      <w:r>
        <w:rPr>
          <w:w w:val="95"/>
        </w:rPr>
        <w:t>$+标识符</w:t>
      </w:r>
    </w:p>
    <w:p w:rsidR="00737AD2" w:rsidRDefault="00737AD2">
      <w:pPr>
        <w:spacing w:before="9" w:line="190" w:lineRule="exact"/>
        <w:rPr>
          <w:sz w:val="19"/>
          <w:szCs w:val="19"/>
        </w:rPr>
      </w:pPr>
    </w:p>
    <w:p w:rsidR="00737AD2" w:rsidRDefault="007003A1">
      <w:pPr>
        <w:pStyle w:val="BodyText"/>
        <w:ind w:left="113"/>
      </w:pPr>
      <w:r>
        <w:t>语法</w:t>
      </w:r>
    </w:p>
    <w:p w:rsidR="00737AD2" w:rsidRDefault="00EC10B3">
      <w:pPr>
        <w:pStyle w:val="BodyText"/>
        <w:spacing w:before="46"/>
        <w:ind w:left="113"/>
        <w:rPr>
          <w:rFonts w:ascii="仿宋" w:eastAsia="仿宋" w:hAnsi="仿宋" w:cs="仿宋"/>
        </w:rPr>
      </w:pPr>
      <w:r w:rsidRPr="00EC10B3">
        <w:pict>
          <v:group id="_x0000_s2340" style="position:absolute;left:0;text-align:left;margin-left:81.7pt;margin-top:6.75pt;width:473.6pt;height:10.6pt;z-index:-25226;mso-position-horizontal-relative:page" coordorigin="1634,135" coordsize="9472,212">
            <v:shape id="_x0000_s234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{"字段名.$+标识符":value}</w:t>
      </w:r>
    </w:p>
    <w:p w:rsidR="00737AD2" w:rsidRDefault="00737AD2">
      <w:pPr>
        <w:spacing w:before="9" w:line="180" w:lineRule="exact"/>
        <w:rPr>
          <w:sz w:val="18"/>
          <w:szCs w:val="18"/>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501"/>
        <w:rPr>
          <w:lang w:eastAsia="zh-CN"/>
        </w:rPr>
      </w:pPr>
      <w:r>
        <w:rPr>
          <w:w w:val="95"/>
          <w:lang w:eastAsia="zh-CN"/>
        </w:rPr>
        <w:t>$+标识符是一种特殊的命令符，这种命令符只作用于数组对象，标识符是一个整数，如$1，$3，标识</w:t>
      </w:r>
      <w:r>
        <w:rPr>
          <w:lang w:eastAsia="zh-CN"/>
        </w:rPr>
        <w:t xml:space="preserve"> 符相当于一个临时的存储，会把匹配成功的数组元素的索引存储起来。下面这些是错误的书写格式：</w:t>
      </w:r>
    </w:p>
    <w:p w:rsidR="00737AD2" w:rsidRDefault="007003A1">
      <w:pPr>
        <w:pStyle w:val="BodyText"/>
        <w:spacing w:line="256" w:lineRule="exact"/>
        <w:ind w:left="113"/>
        <w:rPr>
          <w:lang w:eastAsia="zh-CN"/>
        </w:rPr>
      </w:pPr>
      <w:r>
        <w:rPr>
          <w:w w:val="95"/>
          <w:lang w:eastAsia="zh-CN"/>
        </w:rPr>
        <w:t>$5.4，$a2，$3c，$MA。</w:t>
      </w:r>
    </w:p>
    <w:p w:rsidR="00737AD2" w:rsidRDefault="007003A1">
      <w:pPr>
        <w:pStyle w:val="BodyText"/>
        <w:spacing w:before="44" w:line="168" w:lineRule="auto"/>
        <w:ind w:left="113" w:right="784"/>
        <w:rPr>
          <w:lang w:eastAsia="zh-CN"/>
        </w:rPr>
      </w:pPr>
      <w:r>
        <w:rPr>
          <w:w w:val="95"/>
          <w:lang w:eastAsia="zh-CN"/>
        </w:rPr>
        <w:t>这种命令符只作用于数组，用来代替数组的索引Key，并且可以把匹配到的第一个索引值传递到方</w:t>
      </w:r>
      <w:r>
        <w:rPr>
          <w:lang w:eastAsia="zh-CN"/>
        </w:rPr>
        <w:t xml:space="preserve"> 法</w:t>
      </w:r>
      <w:hyperlink w:anchor="_bookmark225" w:history="1">
        <w:r>
          <w:rPr>
            <w:color w:val="0000FF"/>
            <w:lang w:eastAsia="zh-CN"/>
          </w:rPr>
          <w:t>update</w:t>
        </w:r>
      </w:hyperlink>
      <w:r>
        <w:rPr>
          <w:color w:val="000000"/>
          <w:lang w:eastAsia="zh-CN"/>
        </w:rPr>
        <w:t>的rule参数中。</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EC10B3">
      <w:pPr>
        <w:pStyle w:val="BodyText"/>
        <w:tabs>
          <w:tab w:val="left" w:pos="397"/>
        </w:tabs>
        <w:spacing w:before="34" w:line="260" w:lineRule="auto"/>
        <w:ind w:left="397" w:right="1144" w:hanging="284"/>
        <w:rPr>
          <w:lang w:eastAsia="zh-CN"/>
        </w:rPr>
      </w:pPr>
      <w:r>
        <w:pict>
          <v:group id="_x0000_s2338" style="position:absolute;left:0;text-align:left;margin-left:95.85pt;margin-top:41.75pt;width:459.45pt;height:10.6pt;z-index:-25225;mso-position-horizontal-relative:page" coordorigin="1917,835" coordsize="9189,212">
            <v:shape id="_x0000_s2339" style="position:absolute;left:1917;top:835;width:9189;height:212" coordorigin="1917,835" coordsize="9189,212" path="m1917,835r9189,l11106,1047r-9189,l1917,835xe" fillcolor="#efefef" stroked="f">
              <v:path arrowok="t"/>
            </v:shape>
            <w10:wrap anchorx="page"/>
          </v:group>
        </w:pict>
      </w:r>
      <w:r w:rsidR="007003A1">
        <w:rPr>
          <w:rFonts w:ascii="Times New Roman" w:eastAsia="Times New Roman" w:hAnsi="Times New Roman" w:cs="Times New Roman"/>
          <w:lang w:eastAsia="zh-CN"/>
        </w:rPr>
        <w:t>•</w:t>
      </w:r>
      <w:r w:rsidR="007003A1">
        <w:rPr>
          <w:rFonts w:ascii="Times New Roman" w:eastAsia="Times New Roman" w:hAnsi="Times New Roman" w:cs="Times New Roman"/>
          <w:lang w:eastAsia="zh-CN"/>
        </w:rPr>
        <w:tab/>
      </w:r>
      <w:r w:rsidR="007003A1">
        <w:rPr>
          <w:position w:val="1"/>
          <w:lang w:eastAsia="zh-CN"/>
        </w:rPr>
        <w:t xml:space="preserve">查询 </w:t>
      </w:r>
      <w:r w:rsidR="007003A1">
        <w:rPr>
          <w:w w:val="95"/>
          <w:lang w:eastAsia="zh-CN"/>
        </w:rPr>
        <w:t>有记录：{a:[1,2,3,4,5]};{a:[1,4,5]};{a:[4,2,1]}现在要查询出数组中存在元素5的记录，使用如下命令</w:t>
      </w:r>
      <w:r w:rsidR="007003A1">
        <w:rPr>
          <w:lang w:eastAsia="zh-CN"/>
        </w:rPr>
        <w:t xml:space="preserve"> </w:t>
      </w:r>
      <w:r w:rsidR="007003A1">
        <w:rPr>
          <w:rFonts w:ascii="仿宋" w:eastAsia="仿宋" w:hAnsi="仿宋" w:cs="仿宋"/>
          <w:lang w:eastAsia="zh-CN"/>
        </w:rPr>
        <w:t xml:space="preserve">db.foo.bar.find({"a.$1":5},{a:1}) </w:t>
      </w:r>
      <w:r w:rsidR="007003A1">
        <w:rPr>
          <w:lang w:eastAsia="zh-CN"/>
        </w:rPr>
        <w:t>只要记录中数组对象a存在元素5，就能返回。返回结果如下：</w:t>
      </w:r>
    </w:p>
    <w:p w:rsidR="00737AD2" w:rsidRDefault="00EC10B3">
      <w:pPr>
        <w:pStyle w:val="BodyText"/>
        <w:spacing w:line="279" w:lineRule="exact"/>
        <w:ind w:left="397"/>
        <w:rPr>
          <w:rFonts w:ascii="仿宋" w:eastAsia="仿宋" w:hAnsi="仿宋" w:cs="仿宋"/>
          <w:lang w:eastAsia="zh-CN"/>
        </w:rPr>
      </w:pPr>
      <w:r w:rsidRPr="00EC10B3">
        <w:pict>
          <v:group id="_x0000_s2336" style="position:absolute;left:0;text-align:left;margin-left:95.85pt;margin-top:3.65pt;width:459.45pt;height:21.2pt;z-index:-25224;mso-position-horizontal-relative:page" coordorigin="1917,73" coordsize="9189,424">
            <v:shape id="_x0000_s2337" style="position:absolute;left:1917;top:73;width:9189;height:424" coordorigin="1917,73" coordsize="9189,424" path="m1917,73r9189,l11106,497r-9189,l1917,73xe" fillcolor="#efefef" stroked="f">
              <v:path arrowok="t"/>
            </v:shape>
            <w10:wrap anchorx="page"/>
          </v:group>
        </w:pict>
      </w:r>
      <w:r w:rsidR="007003A1">
        <w:rPr>
          <w:rFonts w:ascii="仿宋" w:eastAsia="仿宋" w:hAnsi="仿宋" w:cs="仿宋"/>
          <w:lang w:eastAsia="zh-CN"/>
        </w:rPr>
        <w:t>{ "a": [ 1, 4, 5 ] }</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 "a": [ 1, 2, 3, 4, 5 ] }</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w:t>
      </w:r>
    </w:p>
    <w:p w:rsidR="00737AD2" w:rsidRDefault="007003A1">
      <w:pPr>
        <w:pStyle w:val="BodyText"/>
        <w:spacing w:before="22"/>
        <w:ind w:left="397"/>
        <w:rPr>
          <w:lang w:eastAsia="zh-CN"/>
        </w:rPr>
      </w:pPr>
      <w:r>
        <w:rPr>
          <w:lang w:eastAsia="zh-CN"/>
        </w:rPr>
        <w:t>1.有记录</w:t>
      </w:r>
      <w:r>
        <w:rPr>
          <w:spacing w:val="-14"/>
          <w:lang w:eastAsia="zh-CN"/>
        </w:rPr>
        <w:t xml:space="preserve"> </w:t>
      </w:r>
      <w:r>
        <w:rPr>
          <w:lang w:eastAsia="zh-CN"/>
        </w:rPr>
        <w:t>{</w:t>
      </w:r>
      <w:r>
        <w:rPr>
          <w:spacing w:val="-14"/>
          <w:lang w:eastAsia="zh-CN"/>
        </w:rPr>
        <w:t xml:space="preserve"> </w:t>
      </w:r>
      <w:r>
        <w:rPr>
          <w:lang w:eastAsia="zh-CN"/>
        </w:rPr>
        <w:t>a</w:t>
      </w:r>
      <w:r>
        <w:rPr>
          <w:spacing w:val="-14"/>
          <w:lang w:eastAsia="zh-CN"/>
        </w:rPr>
        <w:t xml:space="preserve"> </w:t>
      </w:r>
      <w:r>
        <w:rPr>
          <w:lang w:eastAsia="zh-CN"/>
        </w:rPr>
        <w:t>:</w:t>
      </w:r>
      <w:r>
        <w:rPr>
          <w:spacing w:val="-14"/>
          <w:lang w:eastAsia="zh-CN"/>
        </w:rPr>
        <w:t xml:space="preserve"> </w:t>
      </w:r>
      <w:r>
        <w:rPr>
          <w:lang w:eastAsia="zh-CN"/>
        </w:rPr>
        <w:t>[</w:t>
      </w:r>
      <w:r>
        <w:rPr>
          <w:spacing w:val="-14"/>
          <w:lang w:eastAsia="zh-CN"/>
        </w:rPr>
        <w:t xml:space="preserve"> </w:t>
      </w:r>
      <w:r>
        <w:rPr>
          <w:lang w:eastAsia="zh-CN"/>
        </w:rPr>
        <w:t>1,</w:t>
      </w:r>
      <w:r>
        <w:rPr>
          <w:spacing w:val="-14"/>
          <w:lang w:eastAsia="zh-CN"/>
        </w:rPr>
        <w:t xml:space="preserve"> </w:t>
      </w:r>
      <w:r>
        <w:rPr>
          <w:lang w:eastAsia="zh-CN"/>
        </w:rPr>
        <w:t>2,</w:t>
      </w:r>
      <w:r>
        <w:rPr>
          <w:spacing w:val="-14"/>
          <w:lang w:eastAsia="zh-CN"/>
        </w:rPr>
        <w:t xml:space="preserve"> </w:t>
      </w:r>
      <w:r>
        <w:rPr>
          <w:lang w:eastAsia="zh-CN"/>
        </w:rPr>
        <w:t>3,</w:t>
      </w:r>
      <w:r>
        <w:rPr>
          <w:spacing w:val="-13"/>
          <w:lang w:eastAsia="zh-CN"/>
        </w:rPr>
        <w:t xml:space="preserve"> </w:t>
      </w:r>
      <w:r>
        <w:rPr>
          <w:lang w:eastAsia="zh-CN"/>
        </w:rPr>
        <w:t>4,</w:t>
      </w:r>
      <w:r>
        <w:rPr>
          <w:spacing w:val="-14"/>
          <w:lang w:eastAsia="zh-CN"/>
        </w:rPr>
        <w:t xml:space="preserve"> </w:t>
      </w:r>
      <w:r>
        <w:rPr>
          <w:lang w:eastAsia="zh-CN"/>
        </w:rPr>
        <w:t>5</w:t>
      </w:r>
      <w:r>
        <w:rPr>
          <w:spacing w:val="-14"/>
          <w:lang w:eastAsia="zh-CN"/>
        </w:rPr>
        <w:t xml:space="preserve"> </w:t>
      </w:r>
      <w:r>
        <w:rPr>
          <w:lang w:eastAsia="zh-CN"/>
        </w:rPr>
        <w:t>]</w:t>
      </w:r>
      <w:r>
        <w:rPr>
          <w:spacing w:val="-14"/>
          <w:lang w:eastAsia="zh-CN"/>
        </w:rPr>
        <w:t xml:space="preserve"> </w:t>
      </w:r>
      <w:r>
        <w:rPr>
          <w:lang w:eastAsia="zh-CN"/>
        </w:rPr>
        <w:t>}，现在要修改数组a中的元素，把值为4的元素改成100，使用如下命令</w:t>
      </w:r>
    </w:p>
    <w:p w:rsidR="00737AD2" w:rsidRDefault="00EC10B3">
      <w:pPr>
        <w:pStyle w:val="BodyText"/>
        <w:spacing w:before="6"/>
        <w:ind w:left="397"/>
        <w:rPr>
          <w:rFonts w:ascii="仿宋" w:eastAsia="仿宋" w:hAnsi="仿宋" w:cs="仿宋"/>
          <w:lang w:eastAsia="zh-CN"/>
        </w:rPr>
      </w:pPr>
      <w:r w:rsidRPr="00EC10B3">
        <w:pict>
          <v:group id="_x0000_s2334" style="position:absolute;left:0;text-align:left;margin-left:95.85pt;margin-top:4.75pt;width:459.45pt;height:10.6pt;z-index:-25223;mso-position-horizontal-relative:page" coordorigin="1917,95" coordsize="9189,212">
            <v:shape id="_x0000_s2335"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lang w:eastAsia="zh-CN"/>
        </w:rPr>
        <w:t>db.foo.bar.update({$set:{"a.$1":100}},{"a.$1":4})</w:t>
      </w:r>
    </w:p>
    <w:p w:rsidR="00737AD2" w:rsidRDefault="00737AD2">
      <w:pPr>
        <w:spacing w:before="5" w:line="130" w:lineRule="exact"/>
        <w:rPr>
          <w:sz w:val="13"/>
          <w:szCs w:val="13"/>
          <w:lang w:eastAsia="zh-CN"/>
        </w:rPr>
      </w:pPr>
    </w:p>
    <w:p w:rsidR="00737AD2" w:rsidRDefault="007003A1">
      <w:pPr>
        <w:pStyle w:val="BodyText"/>
        <w:spacing w:line="168" w:lineRule="auto"/>
        <w:ind w:left="397" w:right="486"/>
        <w:rPr>
          <w:lang w:eastAsia="zh-CN"/>
        </w:rPr>
      </w:pPr>
      <w:r>
        <w:rPr>
          <w:lang w:eastAsia="zh-CN"/>
        </w:rPr>
        <w:t>在匹配时元素4的索引Key是3，因此在更新规则</w:t>
      </w:r>
      <w:r>
        <w:rPr>
          <w:spacing w:val="-23"/>
          <w:lang w:eastAsia="zh-CN"/>
        </w:rPr>
        <w:t xml:space="preserve"> </w:t>
      </w:r>
      <w:r>
        <w:rPr>
          <w:lang w:eastAsia="zh-CN"/>
        </w:rPr>
        <w:t>{</w:t>
      </w:r>
      <w:r>
        <w:rPr>
          <w:spacing w:val="-23"/>
          <w:lang w:eastAsia="zh-CN"/>
        </w:rPr>
        <w:t xml:space="preserve"> </w:t>
      </w:r>
      <w:r>
        <w:rPr>
          <w:lang w:eastAsia="zh-CN"/>
        </w:rPr>
        <w:t>"$set"</w:t>
      </w:r>
      <w:r>
        <w:rPr>
          <w:spacing w:val="-22"/>
          <w:lang w:eastAsia="zh-CN"/>
        </w:rPr>
        <w:t xml:space="preserve"> </w:t>
      </w:r>
      <w:r>
        <w:rPr>
          <w:lang w:eastAsia="zh-CN"/>
        </w:rPr>
        <w:t>:</w:t>
      </w:r>
      <w:r>
        <w:rPr>
          <w:spacing w:val="-23"/>
          <w:lang w:eastAsia="zh-CN"/>
        </w:rPr>
        <w:t xml:space="preserve"> </w:t>
      </w:r>
      <w:r>
        <w:rPr>
          <w:lang w:eastAsia="zh-CN"/>
        </w:rPr>
        <w:t>{</w:t>
      </w:r>
      <w:r>
        <w:rPr>
          <w:spacing w:val="-22"/>
          <w:lang w:eastAsia="zh-CN"/>
        </w:rPr>
        <w:t xml:space="preserve"> </w:t>
      </w:r>
      <w:r>
        <w:rPr>
          <w:lang w:eastAsia="zh-CN"/>
        </w:rPr>
        <w:t>"a.$1":</w:t>
      </w:r>
      <w:r>
        <w:rPr>
          <w:spacing w:val="-23"/>
          <w:lang w:eastAsia="zh-CN"/>
        </w:rPr>
        <w:t xml:space="preserve"> </w:t>
      </w:r>
      <w:r>
        <w:rPr>
          <w:lang w:eastAsia="zh-CN"/>
        </w:rPr>
        <w:t>100</w:t>
      </w:r>
      <w:r>
        <w:rPr>
          <w:spacing w:val="-23"/>
          <w:lang w:eastAsia="zh-CN"/>
        </w:rPr>
        <w:t xml:space="preserve"> </w:t>
      </w:r>
      <w:r>
        <w:rPr>
          <w:lang w:eastAsia="zh-CN"/>
        </w:rPr>
        <w:t>}</w:t>
      </w:r>
      <w:r>
        <w:rPr>
          <w:spacing w:val="-22"/>
          <w:lang w:eastAsia="zh-CN"/>
        </w:rPr>
        <w:t xml:space="preserve"> </w:t>
      </w:r>
      <w:r>
        <w:rPr>
          <w:lang w:eastAsia="zh-CN"/>
        </w:rPr>
        <w:t>}</w:t>
      </w:r>
      <w:r>
        <w:rPr>
          <w:spacing w:val="-23"/>
          <w:lang w:eastAsia="zh-CN"/>
        </w:rPr>
        <w:t xml:space="preserve"> </w:t>
      </w:r>
      <w:r>
        <w:rPr>
          <w:lang w:eastAsia="zh-CN"/>
        </w:rPr>
        <w:t xml:space="preserve">中，$1的值为3，系统会自动把 </w:t>
      </w:r>
      <w:r>
        <w:rPr>
          <w:w w:val="95"/>
          <w:lang w:eastAsia="zh-CN"/>
        </w:rPr>
        <w:t>更新规则转换成</w:t>
      </w:r>
      <w:r>
        <w:rPr>
          <w:spacing w:val="-37"/>
          <w:w w:val="95"/>
          <w:lang w:eastAsia="zh-CN"/>
        </w:rPr>
        <w:t xml:space="preserve"> </w:t>
      </w:r>
      <w:r>
        <w:rPr>
          <w:w w:val="95"/>
          <w:lang w:eastAsia="zh-CN"/>
        </w:rPr>
        <w:t>{</w:t>
      </w:r>
      <w:r>
        <w:rPr>
          <w:spacing w:val="-36"/>
          <w:w w:val="95"/>
          <w:lang w:eastAsia="zh-CN"/>
        </w:rPr>
        <w:t xml:space="preserve"> </w:t>
      </w:r>
      <w:r>
        <w:rPr>
          <w:w w:val="90"/>
          <w:lang w:eastAsia="zh-CN"/>
        </w:rPr>
        <w:t>“$set”</w:t>
      </w:r>
      <w:r>
        <w:rPr>
          <w:spacing w:val="-33"/>
          <w:w w:val="90"/>
          <w:lang w:eastAsia="zh-CN"/>
        </w:rPr>
        <w:t xml:space="preserve"> </w:t>
      </w:r>
      <w:r>
        <w:rPr>
          <w:w w:val="95"/>
          <w:lang w:eastAsia="zh-CN"/>
        </w:rPr>
        <w:t>:</w:t>
      </w:r>
      <w:r>
        <w:rPr>
          <w:spacing w:val="-36"/>
          <w:w w:val="95"/>
          <w:lang w:eastAsia="zh-CN"/>
        </w:rPr>
        <w:t xml:space="preserve"> </w:t>
      </w:r>
      <w:r>
        <w:rPr>
          <w:w w:val="95"/>
          <w:lang w:eastAsia="zh-CN"/>
        </w:rPr>
        <w:t>{</w:t>
      </w:r>
      <w:r>
        <w:rPr>
          <w:spacing w:val="-36"/>
          <w:w w:val="95"/>
          <w:lang w:eastAsia="zh-CN"/>
        </w:rPr>
        <w:t xml:space="preserve"> </w:t>
      </w:r>
      <w:r>
        <w:rPr>
          <w:w w:val="90"/>
          <w:lang w:eastAsia="zh-CN"/>
        </w:rPr>
        <w:t>“a.3”</w:t>
      </w:r>
      <w:r>
        <w:rPr>
          <w:spacing w:val="-33"/>
          <w:w w:val="90"/>
          <w:lang w:eastAsia="zh-CN"/>
        </w:rPr>
        <w:t xml:space="preserve"> </w:t>
      </w:r>
      <w:r>
        <w:rPr>
          <w:w w:val="95"/>
          <w:lang w:eastAsia="zh-CN"/>
        </w:rPr>
        <w:t>:</w:t>
      </w:r>
      <w:r>
        <w:rPr>
          <w:spacing w:val="-37"/>
          <w:w w:val="95"/>
          <w:lang w:eastAsia="zh-CN"/>
        </w:rPr>
        <w:t xml:space="preserve"> </w:t>
      </w:r>
      <w:r>
        <w:rPr>
          <w:w w:val="95"/>
          <w:lang w:eastAsia="zh-CN"/>
        </w:rPr>
        <w:t>100</w:t>
      </w:r>
      <w:r>
        <w:rPr>
          <w:spacing w:val="-36"/>
          <w:w w:val="95"/>
          <w:lang w:eastAsia="zh-CN"/>
        </w:rPr>
        <w:t xml:space="preserve"> </w:t>
      </w:r>
      <w:r>
        <w:rPr>
          <w:w w:val="95"/>
          <w:lang w:eastAsia="zh-CN"/>
        </w:rPr>
        <w:t>}</w:t>
      </w:r>
      <w:r>
        <w:rPr>
          <w:spacing w:val="-36"/>
          <w:w w:val="95"/>
          <w:lang w:eastAsia="zh-CN"/>
        </w:rPr>
        <w:t xml:space="preserve"> </w:t>
      </w:r>
      <w:r>
        <w:rPr>
          <w:w w:val="95"/>
          <w:lang w:eastAsia="zh-CN"/>
        </w:rPr>
        <w:t>}</w:t>
      </w:r>
    </w:p>
    <w:p w:rsidR="00737AD2" w:rsidRDefault="007003A1">
      <w:pPr>
        <w:pStyle w:val="BodyText"/>
        <w:spacing w:before="34"/>
        <w:ind w:left="397"/>
        <w:rPr>
          <w:lang w:eastAsia="zh-CN"/>
        </w:rPr>
      </w:pPr>
      <w:r>
        <w:rPr>
          <w:lang w:eastAsia="zh-CN"/>
        </w:rPr>
        <w:t>更新后记录为：</w:t>
      </w:r>
    </w:p>
    <w:p w:rsidR="00737AD2" w:rsidRDefault="00EC10B3">
      <w:pPr>
        <w:pStyle w:val="BodyText"/>
        <w:spacing w:before="6"/>
        <w:ind w:left="397"/>
        <w:rPr>
          <w:rFonts w:ascii="仿宋" w:eastAsia="仿宋" w:hAnsi="仿宋" w:cs="仿宋"/>
          <w:lang w:eastAsia="zh-CN"/>
        </w:rPr>
      </w:pPr>
      <w:r w:rsidRPr="00EC10B3">
        <w:pict>
          <v:group id="_x0000_s2332" style="position:absolute;left:0;text-align:left;margin-left:95.85pt;margin-top:4.75pt;width:459.45pt;height:10.6pt;z-index:-25222;mso-position-horizontal-relative:page" coordorigin="1917,95" coordsize="9189,212">
            <v:shape id="_x0000_s2333"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lang w:eastAsia="zh-CN"/>
        </w:rPr>
        <w:t>{ a : [ 1, 2, 3, 100, 5 ] }</w:t>
      </w:r>
    </w:p>
    <w:p w:rsidR="00737AD2" w:rsidRDefault="00737AD2">
      <w:pPr>
        <w:spacing w:before="5" w:line="130" w:lineRule="exact"/>
        <w:rPr>
          <w:sz w:val="13"/>
          <w:szCs w:val="13"/>
          <w:lang w:eastAsia="zh-CN"/>
        </w:rPr>
      </w:pPr>
    </w:p>
    <w:p w:rsidR="00737AD2" w:rsidRDefault="007003A1">
      <w:pPr>
        <w:pStyle w:val="BodyText"/>
        <w:spacing w:line="168" w:lineRule="auto"/>
        <w:ind w:left="397"/>
        <w:rPr>
          <w:lang w:eastAsia="zh-CN"/>
        </w:rPr>
      </w:pPr>
      <w:r>
        <w:rPr>
          <w:lang w:eastAsia="zh-CN"/>
        </w:rPr>
        <w:t>2.有记录{</w:t>
      </w:r>
      <w:r>
        <w:rPr>
          <w:spacing w:val="-14"/>
          <w:lang w:eastAsia="zh-CN"/>
        </w:rPr>
        <w:t xml:space="preserve"> </w:t>
      </w:r>
      <w:r>
        <w:rPr>
          <w:lang w:eastAsia="zh-CN"/>
        </w:rPr>
        <w:t>a</w:t>
      </w:r>
      <w:r>
        <w:rPr>
          <w:spacing w:val="-14"/>
          <w:lang w:eastAsia="zh-CN"/>
        </w:rPr>
        <w:t xml:space="preserve"> </w:t>
      </w:r>
      <w:r>
        <w:rPr>
          <w:lang w:eastAsia="zh-CN"/>
        </w:rPr>
        <w:t>:</w:t>
      </w:r>
      <w:r>
        <w:rPr>
          <w:spacing w:val="-14"/>
          <w:lang w:eastAsia="zh-CN"/>
        </w:rPr>
        <w:t xml:space="preserve"> </w:t>
      </w:r>
      <w:r>
        <w:rPr>
          <w:lang w:eastAsia="zh-CN"/>
        </w:rPr>
        <w:t>[</w:t>
      </w:r>
      <w:r>
        <w:rPr>
          <w:spacing w:val="-13"/>
          <w:lang w:eastAsia="zh-CN"/>
        </w:rPr>
        <w:t xml:space="preserve"> </w:t>
      </w:r>
      <w:r>
        <w:rPr>
          <w:lang w:eastAsia="zh-CN"/>
        </w:rPr>
        <w:t>1,</w:t>
      </w:r>
      <w:r>
        <w:rPr>
          <w:spacing w:val="-14"/>
          <w:lang w:eastAsia="zh-CN"/>
        </w:rPr>
        <w:t xml:space="preserve"> </w:t>
      </w:r>
      <w:r>
        <w:rPr>
          <w:lang w:eastAsia="zh-CN"/>
        </w:rPr>
        <w:t>2,</w:t>
      </w:r>
      <w:r>
        <w:rPr>
          <w:spacing w:val="-14"/>
          <w:lang w:eastAsia="zh-CN"/>
        </w:rPr>
        <w:t xml:space="preserve"> </w:t>
      </w:r>
      <w:r>
        <w:rPr>
          <w:lang w:eastAsia="zh-CN"/>
        </w:rPr>
        <w:t>3,</w:t>
      </w:r>
      <w:r>
        <w:rPr>
          <w:spacing w:val="-13"/>
          <w:lang w:eastAsia="zh-CN"/>
        </w:rPr>
        <w:t xml:space="preserve"> </w:t>
      </w:r>
      <w:r>
        <w:rPr>
          <w:lang w:eastAsia="zh-CN"/>
        </w:rPr>
        <w:t>4,</w:t>
      </w:r>
      <w:r>
        <w:rPr>
          <w:spacing w:val="-14"/>
          <w:lang w:eastAsia="zh-CN"/>
        </w:rPr>
        <w:t xml:space="preserve"> </w:t>
      </w:r>
      <w:r>
        <w:rPr>
          <w:lang w:eastAsia="zh-CN"/>
        </w:rPr>
        <w:t>5</w:t>
      </w:r>
      <w:r>
        <w:rPr>
          <w:spacing w:val="-14"/>
          <w:lang w:eastAsia="zh-CN"/>
        </w:rPr>
        <w:t xml:space="preserve"> </w:t>
      </w:r>
      <w:r>
        <w:rPr>
          <w:lang w:eastAsia="zh-CN"/>
        </w:rPr>
        <w:t>],</w:t>
      </w:r>
      <w:r>
        <w:rPr>
          <w:spacing w:val="-13"/>
          <w:lang w:eastAsia="zh-CN"/>
        </w:rPr>
        <w:t xml:space="preserve"> </w:t>
      </w:r>
      <w:r>
        <w:rPr>
          <w:lang w:eastAsia="zh-CN"/>
        </w:rPr>
        <w:t>b</w:t>
      </w:r>
      <w:r>
        <w:rPr>
          <w:spacing w:val="-14"/>
          <w:lang w:eastAsia="zh-CN"/>
        </w:rPr>
        <w:t xml:space="preserve"> </w:t>
      </w:r>
      <w:r>
        <w:rPr>
          <w:lang w:eastAsia="zh-CN"/>
        </w:rPr>
        <w:t>:</w:t>
      </w:r>
      <w:r>
        <w:rPr>
          <w:spacing w:val="-14"/>
          <w:lang w:eastAsia="zh-CN"/>
        </w:rPr>
        <w:t xml:space="preserve"> </w:t>
      </w:r>
      <w:r>
        <w:rPr>
          <w:lang w:eastAsia="zh-CN"/>
        </w:rPr>
        <w:t>[</w:t>
      </w:r>
      <w:r>
        <w:rPr>
          <w:spacing w:val="-13"/>
          <w:lang w:eastAsia="zh-CN"/>
        </w:rPr>
        <w:t xml:space="preserve"> </w:t>
      </w:r>
      <w:r>
        <w:rPr>
          <w:lang w:eastAsia="zh-CN"/>
        </w:rPr>
        <w:t>6,</w:t>
      </w:r>
      <w:r>
        <w:rPr>
          <w:spacing w:val="-14"/>
          <w:lang w:eastAsia="zh-CN"/>
        </w:rPr>
        <w:t xml:space="preserve"> </w:t>
      </w:r>
      <w:r>
        <w:rPr>
          <w:lang w:eastAsia="zh-CN"/>
        </w:rPr>
        <w:t>7,</w:t>
      </w:r>
      <w:r>
        <w:rPr>
          <w:spacing w:val="-14"/>
          <w:lang w:eastAsia="zh-CN"/>
        </w:rPr>
        <w:t xml:space="preserve"> </w:t>
      </w:r>
      <w:r>
        <w:rPr>
          <w:lang w:eastAsia="zh-CN"/>
        </w:rPr>
        <w:t>8</w:t>
      </w:r>
      <w:r>
        <w:rPr>
          <w:spacing w:val="-14"/>
          <w:lang w:eastAsia="zh-CN"/>
        </w:rPr>
        <w:t xml:space="preserve"> </w:t>
      </w:r>
      <w:r>
        <w:rPr>
          <w:lang w:eastAsia="zh-CN"/>
        </w:rPr>
        <w:t>]</w:t>
      </w:r>
      <w:r>
        <w:rPr>
          <w:spacing w:val="-13"/>
          <w:lang w:eastAsia="zh-CN"/>
        </w:rPr>
        <w:t xml:space="preserve"> </w:t>
      </w:r>
      <w:r>
        <w:rPr>
          <w:lang w:eastAsia="zh-CN"/>
        </w:rPr>
        <w:t>}，现要修改数组a中的元素，把值为4的元素改成100，且把数 组b中值为6的元素修改为200，使用如下命令</w:t>
      </w:r>
    </w:p>
    <w:p w:rsidR="00737AD2" w:rsidRDefault="00EC10B3">
      <w:pPr>
        <w:pStyle w:val="BodyText"/>
        <w:spacing w:before="22"/>
        <w:ind w:left="397"/>
        <w:rPr>
          <w:rFonts w:ascii="仿宋" w:eastAsia="仿宋" w:hAnsi="仿宋" w:cs="仿宋"/>
        </w:rPr>
      </w:pPr>
      <w:r w:rsidRPr="00EC10B3">
        <w:pict>
          <v:group id="_x0000_s2330" style="position:absolute;left:0;text-align:left;margin-left:95.85pt;margin-top:5.55pt;width:459.45pt;height:10.6pt;z-index:-25221;mso-position-horizontal-relative:page" coordorigin="1917,111" coordsize="9189,212">
            <v:shape id="_x0000_s2331" style="position:absolute;left:1917;top:111;width:9189;height:212" coordorigin="1917,111" coordsize="9189,212" path="m1917,111r9189,l11106,323r-9189,l1917,111xe" fillcolor="#efefef" stroked="f">
              <v:path arrowok="t"/>
            </v:shape>
            <w10:wrap anchorx="page"/>
          </v:group>
        </w:pict>
      </w:r>
      <w:r w:rsidR="007003A1">
        <w:rPr>
          <w:rFonts w:ascii="仿宋" w:eastAsia="仿宋" w:hAnsi="仿宋" w:cs="仿宋"/>
        </w:rPr>
        <w:t>db.foo.bar.update({ "$set" : { "a.$1" : 100, "b.$2" : 200 } },{ "a.$1": 4, "b.$2" : 6  })</w:t>
      </w:r>
    </w:p>
    <w:p w:rsidR="00737AD2" w:rsidRDefault="007003A1">
      <w:pPr>
        <w:pStyle w:val="BodyText"/>
        <w:spacing w:before="49"/>
        <w:ind w:left="397"/>
        <w:rPr>
          <w:lang w:eastAsia="zh-CN"/>
        </w:rPr>
      </w:pPr>
      <w:r>
        <w:rPr>
          <w:lang w:eastAsia="zh-CN"/>
        </w:rPr>
        <w:t>更新后记录为：</w:t>
      </w:r>
    </w:p>
    <w:p w:rsidR="00737AD2" w:rsidRDefault="00EC10B3">
      <w:pPr>
        <w:pStyle w:val="BodyText"/>
        <w:spacing w:before="6"/>
        <w:ind w:left="397"/>
        <w:rPr>
          <w:rFonts w:ascii="仿宋" w:eastAsia="仿宋" w:hAnsi="仿宋" w:cs="仿宋"/>
          <w:lang w:eastAsia="zh-CN"/>
        </w:rPr>
      </w:pPr>
      <w:r w:rsidRPr="00EC10B3">
        <w:pict>
          <v:group id="_x0000_s2328" style="position:absolute;left:0;text-align:left;margin-left:95.85pt;margin-top:4.75pt;width:459.45pt;height:10.6pt;z-index:-25220;mso-position-horizontal-relative:page" coordorigin="1917,95" coordsize="9189,212">
            <v:shape id="_x0000_s2329"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lang w:eastAsia="zh-CN"/>
        </w:rPr>
        <w:t>{ a : [ 1, 2, 3, 100, 5 ], b : [ 200, 7, 8 ] }</w:t>
      </w:r>
    </w:p>
    <w:p w:rsidR="00737AD2" w:rsidRDefault="00921398">
      <w:pPr>
        <w:pStyle w:val="BodyText"/>
        <w:spacing w:before="49"/>
        <w:ind w:left="397"/>
        <w:rPr>
          <w:lang w:eastAsia="zh-CN"/>
        </w:rPr>
      </w:pPr>
      <w:r>
        <w:pict>
          <v:shape id="_x0000_i1136"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50"/>
          <w:lang w:eastAsia="zh-CN"/>
        </w:rPr>
        <w:t xml:space="preserve"> </w:t>
      </w:r>
      <w:r w:rsidR="007003A1">
        <w:rPr>
          <w:lang w:eastAsia="zh-CN"/>
        </w:rPr>
        <w:t>如果有多个元素符合规则，那么只会修改第一个。如下例：</w:t>
      </w:r>
    </w:p>
    <w:p w:rsidR="00737AD2" w:rsidRDefault="007003A1">
      <w:pPr>
        <w:pStyle w:val="BodyText"/>
        <w:spacing w:before="71"/>
        <w:ind w:left="397"/>
        <w:rPr>
          <w:lang w:eastAsia="zh-CN"/>
        </w:rPr>
      </w:pPr>
      <w:r>
        <w:rPr>
          <w:lang w:eastAsia="zh-CN"/>
        </w:rPr>
        <w:t>3.有记录</w:t>
      </w:r>
      <w:r>
        <w:rPr>
          <w:spacing w:val="-13"/>
          <w:lang w:eastAsia="zh-CN"/>
        </w:rPr>
        <w:t xml:space="preserve"> </w:t>
      </w:r>
      <w:r>
        <w:rPr>
          <w:lang w:eastAsia="zh-CN"/>
        </w:rPr>
        <w:t>{</w:t>
      </w:r>
      <w:r>
        <w:rPr>
          <w:spacing w:val="33"/>
          <w:lang w:eastAsia="zh-CN"/>
        </w:rPr>
        <w:t xml:space="preserve"> </w:t>
      </w:r>
      <w:r>
        <w:rPr>
          <w:lang w:eastAsia="zh-CN"/>
        </w:rPr>
        <w:t>a</w:t>
      </w:r>
      <w:r>
        <w:rPr>
          <w:spacing w:val="-13"/>
          <w:lang w:eastAsia="zh-CN"/>
        </w:rPr>
        <w:t xml:space="preserve"> </w:t>
      </w:r>
      <w:r>
        <w:rPr>
          <w:lang w:eastAsia="zh-CN"/>
        </w:rPr>
        <w:t>:</w:t>
      </w:r>
      <w:r>
        <w:rPr>
          <w:spacing w:val="-12"/>
          <w:lang w:eastAsia="zh-CN"/>
        </w:rPr>
        <w:t xml:space="preserve"> </w:t>
      </w:r>
      <w:r>
        <w:rPr>
          <w:lang w:eastAsia="zh-CN"/>
        </w:rPr>
        <w:t>[</w:t>
      </w:r>
      <w:r>
        <w:rPr>
          <w:spacing w:val="-13"/>
          <w:lang w:eastAsia="zh-CN"/>
        </w:rPr>
        <w:t xml:space="preserve"> </w:t>
      </w:r>
      <w:r>
        <w:rPr>
          <w:lang w:eastAsia="zh-CN"/>
        </w:rPr>
        <w:t>1,</w:t>
      </w:r>
      <w:r>
        <w:rPr>
          <w:spacing w:val="-13"/>
          <w:lang w:eastAsia="zh-CN"/>
        </w:rPr>
        <w:t xml:space="preserve"> </w:t>
      </w:r>
      <w:r>
        <w:rPr>
          <w:lang w:eastAsia="zh-CN"/>
        </w:rPr>
        <w:t>2,</w:t>
      </w:r>
      <w:r>
        <w:rPr>
          <w:spacing w:val="-13"/>
          <w:lang w:eastAsia="zh-CN"/>
        </w:rPr>
        <w:t xml:space="preserve"> </w:t>
      </w:r>
      <w:r>
        <w:rPr>
          <w:lang w:eastAsia="zh-CN"/>
        </w:rPr>
        <w:t>2,</w:t>
      </w:r>
      <w:r>
        <w:rPr>
          <w:spacing w:val="-13"/>
          <w:lang w:eastAsia="zh-CN"/>
        </w:rPr>
        <w:t xml:space="preserve"> </w:t>
      </w:r>
      <w:r>
        <w:rPr>
          <w:lang w:eastAsia="zh-CN"/>
        </w:rPr>
        <w:t>2,</w:t>
      </w:r>
      <w:r>
        <w:rPr>
          <w:spacing w:val="-12"/>
          <w:lang w:eastAsia="zh-CN"/>
        </w:rPr>
        <w:t xml:space="preserve"> </w:t>
      </w:r>
      <w:r>
        <w:rPr>
          <w:lang w:eastAsia="zh-CN"/>
        </w:rPr>
        <w:t>5</w:t>
      </w:r>
      <w:r>
        <w:rPr>
          <w:spacing w:val="-13"/>
          <w:lang w:eastAsia="zh-CN"/>
        </w:rPr>
        <w:t xml:space="preserve"> </w:t>
      </w:r>
      <w:r>
        <w:rPr>
          <w:lang w:eastAsia="zh-CN"/>
        </w:rPr>
        <w:t>]</w:t>
      </w:r>
      <w:r>
        <w:rPr>
          <w:spacing w:val="33"/>
          <w:lang w:eastAsia="zh-CN"/>
        </w:rPr>
        <w:t xml:space="preserve"> </w:t>
      </w:r>
      <w:r>
        <w:rPr>
          <w:lang w:eastAsia="zh-CN"/>
        </w:rPr>
        <w:t>}，现要修改数组a中的元素，把值为2的元素改成100，使用如下命令</w:t>
      </w:r>
    </w:p>
    <w:p w:rsidR="00737AD2" w:rsidRDefault="00EC10B3">
      <w:pPr>
        <w:pStyle w:val="BodyText"/>
        <w:spacing w:before="6"/>
        <w:ind w:left="397"/>
        <w:rPr>
          <w:rFonts w:ascii="仿宋" w:eastAsia="仿宋" w:hAnsi="仿宋" w:cs="仿宋"/>
        </w:rPr>
      </w:pPr>
      <w:r w:rsidRPr="00EC10B3">
        <w:pict>
          <v:group id="_x0000_s2325" style="position:absolute;left:0;text-align:left;margin-left:95.85pt;margin-top:4.75pt;width:459.45pt;height:10.6pt;z-index:-25219;mso-position-horizontal-relative:page" coordorigin="1917,95" coordsize="9189,212">
            <v:shape id="_x0000_s2326" style="position:absolute;left:1917;top:95;width:9189;height:212" coordorigin="1917,95" coordsize="9189,212" path="m1917,95r9189,l11106,307r-9189,l1917,95xe" fillcolor="#efefef" stroked="f">
              <v:path arrowok="t"/>
            </v:shape>
            <w10:wrap anchorx="page"/>
          </v:group>
        </w:pict>
      </w:r>
      <w:r w:rsidR="007003A1">
        <w:rPr>
          <w:rFonts w:ascii="仿宋" w:eastAsia="仿宋" w:hAnsi="仿宋" w:cs="仿宋"/>
        </w:rPr>
        <w:t>db.foo.bar.update({ "$set" : { "a.$1" : 100 } },{ "a.$1": 2 })</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1217"/>
        <w:rPr>
          <w:lang w:eastAsia="zh-CN"/>
        </w:rPr>
      </w:pPr>
      <w:r>
        <w:rPr>
          <w:lang w:eastAsia="zh-CN"/>
        </w:rPr>
        <w:t>更新后记录为：</w:t>
      </w:r>
    </w:p>
    <w:p w:rsidR="00737AD2" w:rsidRDefault="00EC10B3">
      <w:pPr>
        <w:pStyle w:val="BodyText"/>
        <w:spacing w:before="46"/>
        <w:ind w:left="1217"/>
        <w:rPr>
          <w:rFonts w:ascii="仿宋" w:eastAsia="仿宋" w:hAnsi="仿宋" w:cs="仿宋"/>
          <w:lang w:eastAsia="zh-CN"/>
        </w:rPr>
      </w:pPr>
      <w:r w:rsidRPr="00EC10B3">
        <w:pict>
          <v:group id="_x0000_s2323" style="position:absolute;left:0;text-align:left;margin-left:95.85pt;margin-top:6.75pt;width:459.45pt;height:10.6pt;z-index:-25218;mso-position-horizontal-relative:page" coordorigin="1917,135" coordsize="9189,212">
            <v:shape id="_x0000_s2324"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 a : [ 1, 100, 2, 2, 5 ]  }</w:t>
      </w:r>
    </w:p>
    <w:p w:rsidR="00737AD2" w:rsidRDefault="007003A1">
      <w:pPr>
        <w:pStyle w:val="BodyText"/>
        <w:spacing w:before="89"/>
        <w:rPr>
          <w:lang w:eastAsia="zh-CN"/>
        </w:rPr>
      </w:pPr>
      <w:bookmarkStart w:id="716" w:name="$size"/>
      <w:bookmarkStart w:id="717" w:name="_bookmark274"/>
      <w:bookmarkEnd w:id="716"/>
      <w:bookmarkEnd w:id="717"/>
      <w:r>
        <w:rPr>
          <w:w w:val="95"/>
          <w:lang w:eastAsia="zh-CN"/>
        </w:rPr>
        <w:t>$size</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7003A1">
      <w:pPr>
        <w:pStyle w:val="BodyText"/>
        <w:spacing w:before="18"/>
        <w:rPr>
          <w:lang w:eastAsia="zh-CN"/>
        </w:rPr>
      </w:pPr>
      <w:r>
        <w:rPr>
          <w:w w:val="95"/>
          <w:lang w:eastAsia="zh-CN"/>
        </w:rPr>
        <w:t>{"&lt;字段名&gt;":{$size:"&lt;值&gt;"}}</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描述</w:t>
      </w:r>
    </w:p>
    <w:p w:rsidR="00737AD2" w:rsidRDefault="007003A1">
      <w:pPr>
        <w:pStyle w:val="BodyText"/>
        <w:spacing w:before="18" w:line="379" w:lineRule="auto"/>
        <w:ind w:right="3493"/>
        <w:rPr>
          <w:lang w:eastAsia="zh-CN"/>
        </w:rPr>
      </w:pPr>
      <w:r>
        <w:rPr>
          <w:w w:val="90"/>
          <w:lang w:eastAsia="zh-CN"/>
        </w:rPr>
        <w:t>$size的操作对象为数组型字段，匹配数组长度为指定“&lt;值&gt;”的记录。</w:t>
      </w:r>
      <w:r>
        <w:rPr>
          <w:w w:val="87"/>
          <w:lang w:eastAsia="zh-CN"/>
        </w:rPr>
        <w:t xml:space="preserve"> </w:t>
      </w:r>
      <w:r>
        <w:rPr>
          <w:w w:val="95"/>
          <w:lang w:eastAsia="zh-CN"/>
        </w:rPr>
        <w:t>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返回集合bar中数组类型字段arr的长度为2的记录。</w:t>
      </w:r>
    </w:p>
    <w:p w:rsidR="00737AD2" w:rsidRDefault="007003A1">
      <w:pPr>
        <w:pStyle w:val="BodyText"/>
        <w:spacing w:before="22"/>
        <w:ind w:left="1217"/>
      </w:pPr>
      <w:r>
        <w:rPr>
          <w:w w:val="95"/>
        </w:rPr>
        <w:t>db.foo.bar.find({arr:{$size:2}})</w:t>
      </w:r>
    </w:p>
    <w:p w:rsidR="00737AD2" w:rsidRDefault="007003A1">
      <w:pPr>
        <w:pStyle w:val="BodyText"/>
        <w:spacing w:before="98"/>
      </w:pPr>
      <w:bookmarkStart w:id="718" w:name="$regex"/>
      <w:bookmarkStart w:id="719" w:name="_bookmark275"/>
      <w:bookmarkEnd w:id="718"/>
      <w:bookmarkEnd w:id="719"/>
      <w:r>
        <w:rPr>
          <w:w w:val="95"/>
        </w:rPr>
        <w:t>$regex</w:t>
      </w:r>
    </w:p>
    <w:p w:rsidR="00737AD2" w:rsidRDefault="00737AD2">
      <w:pPr>
        <w:spacing w:before="9" w:line="190" w:lineRule="exact"/>
        <w:rPr>
          <w:sz w:val="19"/>
          <w:szCs w:val="19"/>
        </w:rPr>
      </w:pPr>
    </w:p>
    <w:p w:rsidR="00737AD2" w:rsidRDefault="007003A1">
      <w:pPr>
        <w:pStyle w:val="BodyText"/>
      </w:pPr>
      <w:r>
        <w:t>描述</w:t>
      </w:r>
    </w:p>
    <w:p w:rsidR="00737AD2" w:rsidRDefault="007003A1">
      <w:pPr>
        <w:pStyle w:val="BodyText"/>
        <w:spacing w:before="18" w:line="253" w:lineRule="auto"/>
        <w:ind w:right="1340"/>
      </w:pPr>
      <w:r>
        <w:rPr>
          <w:w w:val="95"/>
        </w:rPr>
        <w:t>$regex操作提供正则表达式模式匹配字符串查询功能。SequoiaDB使用的是PCRE正则表达式。</w:t>
      </w:r>
      <w:r>
        <w:t xml:space="preserve"> </w:t>
      </w:r>
      <w:r w:rsidR="00921398">
        <w:pict>
          <v:shape id="_x0000_i1137" type="#_x0000_t75" style="width:23.1pt;height:23.1pt;mso-position-horizontal-relative:char;mso-position-vertical-relative:line">
            <v:imagedata r:id="rId21" o:title=""/>
          </v:shape>
        </w:pict>
      </w:r>
      <w:r>
        <w:rPr>
          <w:rFonts w:ascii="Times New Roman" w:eastAsia="Times New Roman" w:hAnsi="Times New Roman" w:cs="Times New Roman"/>
        </w:rPr>
        <w:t xml:space="preserve">   </w:t>
      </w:r>
      <w:r>
        <w:rPr>
          <w:w w:val="95"/>
        </w:rPr>
        <w:t xml:space="preserve">注: </w:t>
      </w:r>
      <w:r>
        <w:rPr>
          <w:spacing w:val="39"/>
          <w:w w:val="95"/>
        </w:rPr>
        <w:t xml:space="preserve"> </w:t>
      </w:r>
      <w:r>
        <w:rPr>
          <w:w w:val="95"/>
        </w:rPr>
        <w:t>$regex与$options配套使用。</w:t>
      </w:r>
    </w:p>
    <w:p w:rsidR="00737AD2" w:rsidRDefault="00737AD2">
      <w:pPr>
        <w:spacing w:before="1" w:line="220" w:lineRule="exact"/>
      </w:pPr>
    </w:p>
    <w:p w:rsidR="00737AD2" w:rsidRDefault="007003A1">
      <w:pPr>
        <w:pStyle w:val="BodyText"/>
      </w:pPr>
      <w:r>
        <w:rPr>
          <w:w w:val="95"/>
        </w:rPr>
        <w:t>$options</w:t>
      </w:r>
    </w:p>
    <w:p w:rsidR="00737AD2" w:rsidRDefault="007003A1">
      <w:pPr>
        <w:pStyle w:val="BodyText"/>
        <w:spacing w:before="18"/>
      </w:pPr>
      <w:r>
        <w:t>$options提供四种选择标志：</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i：设置这个修饰符，模式中的字母进行大小写不敏感匹配。</w:t>
      </w:r>
    </w:p>
    <w:p w:rsidR="00737AD2" w:rsidRDefault="007003A1">
      <w:pPr>
        <w:pStyle w:val="BodyText"/>
        <w:tabs>
          <w:tab w:val="left" w:pos="1217"/>
        </w:tabs>
        <w:spacing w:before="38" w:line="169" w:lineRule="auto"/>
        <w:ind w:left="1217" w:right="177"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m：默认情况下，pcre认为目标字符串是由单行字符组成的，“行首”元字符（^）仅匹配字符串的开始位</w:t>
      </w:r>
      <w:r>
        <w:rPr>
          <w:position w:val="1"/>
          <w:lang w:eastAsia="zh-CN"/>
        </w:rPr>
        <w:t xml:space="preserve"> </w:t>
      </w:r>
      <w:r>
        <w:rPr>
          <w:w w:val="90"/>
          <w:lang w:eastAsia="zh-CN"/>
        </w:rPr>
        <w:t xml:space="preserve">置，而“行末”元字符（$）仅匹配字符串末尾，或者最后的换行符。     </w:t>
      </w:r>
      <w:r>
        <w:rPr>
          <w:spacing w:val="45"/>
          <w:w w:val="90"/>
          <w:lang w:eastAsia="zh-CN"/>
        </w:rPr>
        <w:t xml:space="preserve"> </w:t>
      </w:r>
      <w:r>
        <w:rPr>
          <w:w w:val="90"/>
          <w:lang w:eastAsia="zh-CN"/>
        </w:rPr>
        <w:t>当这个修饰符设置之后，“行首”和“行</w:t>
      </w:r>
      <w:r>
        <w:rPr>
          <w:w w:val="72"/>
          <w:lang w:eastAsia="zh-CN"/>
        </w:rPr>
        <w:t xml:space="preserve"> </w:t>
      </w:r>
      <w:r>
        <w:rPr>
          <w:w w:val="95"/>
          <w:lang w:eastAsia="zh-CN"/>
        </w:rPr>
        <w:t>末”就会匹配目标字符串中任意换行符之前或之后，另外，还分别匹配目标字符串的最开始和最末尾位</w:t>
      </w:r>
      <w:r>
        <w:rPr>
          <w:lang w:eastAsia="zh-CN"/>
        </w:rPr>
        <w:t xml:space="preserve"> </w:t>
      </w:r>
      <w:r>
        <w:rPr>
          <w:w w:val="95"/>
          <w:lang w:eastAsia="zh-CN"/>
        </w:rPr>
        <w:t>置，如果目标字符串中没有“\n”，或者模式中没出现^或$，设置这个修饰符不产生任何影响。</w:t>
      </w:r>
    </w:p>
    <w:p w:rsidR="00737AD2" w:rsidRDefault="007003A1">
      <w:pPr>
        <w:pStyle w:val="BodyText"/>
        <w:tabs>
          <w:tab w:val="left" w:pos="1217"/>
        </w:tabs>
        <w:spacing w:before="25" w:line="171" w:lineRule="auto"/>
        <w:ind w:left="1217" w:right="20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x：设置这个修饰符，模式中没有经过转义的或不在字符类中的空白数据字符总会被忽略，并且位于一个</w:t>
      </w:r>
      <w:r>
        <w:rPr>
          <w:position w:val="1"/>
          <w:lang w:eastAsia="zh-CN"/>
        </w:rPr>
        <w:t xml:space="preserve"> </w:t>
      </w:r>
      <w:r>
        <w:rPr>
          <w:lang w:eastAsia="zh-CN"/>
        </w:rPr>
        <w:t>未转义的字符类外部的#字符和下一行换行符之间的字符也被忽略。</w:t>
      </w:r>
    </w:p>
    <w:p w:rsidR="00737AD2" w:rsidRDefault="007003A1">
      <w:pPr>
        <w:pStyle w:val="BodyText"/>
        <w:tabs>
          <w:tab w:val="left" w:pos="1217"/>
        </w:tabs>
        <w:spacing w:before="25" w:line="171" w:lineRule="auto"/>
        <w:ind w:left="1217" w:right="21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s：设置这个修饰符，模式中的点号元字符匹配所有字符，包含换行符，如果没有这个修饰符，点号不匹</w:t>
      </w:r>
      <w:r>
        <w:rPr>
          <w:position w:val="1"/>
          <w:lang w:eastAsia="zh-CN"/>
        </w:rPr>
        <w:t xml:space="preserve"> </w:t>
      </w:r>
      <w:r>
        <w:rPr>
          <w:lang w:eastAsia="zh-CN"/>
        </w:rPr>
        <w:t>配换行符。</w:t>
      </w:r>
    </w:p>
    <w:p w:rsidR="00737AD2" w:rsidRDefault="00737AD2">
      <w:pPr>
        <w:spacing w:before="14" w:line="200" w:lineRule="exact"/>
        <w:rPr>
          <w:sz w:val="20"/>
          <w:szCs w:val="20"/>
          <w:lang w:eastAsia="zh-CN"/>
        </w:rPr>
      </w:pPr>
    </w:p>
    <w:p w:rsidR="00737AD2" w:rsidRDefault="007003A1">
      <w:pPr>
        <w:pStyle w:val="BodyText"/>
      </w:pPr>
      <w:r>
        <w:t>示例</w:t>
      </w:r>
    </w:p>
    <w:p w:rsidR="00737AD2" w:rsidRDefault="007003A1">
      <w:pPr>
        <w:pStyle w:val="BodyText"/>
        <w:tabs>
          <w:tab w:val="left" w:pos="1217"/>
        </w:tabs>
        <w:spacing w:before="34" w:line="255" w:lineRule="auto"/>
        <w:ind w:left="1217" w:right="3246"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返回集合bar下str字段值匹配不区分大小写的正则表达式dh.*fj的记录</w:t>
      </w:r>
      <w:r>
        <w:rPr>
          <w:position w:val="1"/>
        </w:rPr>
        <w:t xml:space="preserve"> </w:t>
      </w:r>
      <w:r>
        <w:t>db.foo.bar.find({str:{$regex:'dh.*fj',$options:'i'}})</w:t>
      </w:r>
    </w:p>
    <w:p w:rsidR="00737AD2" w:rsidRDefault="007003A1">
      <w:pPr>
        <w:pStyle w:val="Heading3"/>
        <w:spacing w:before="98"/>
        <w:ind w:left="433"/>
      </w:pPr>
      <w:bookmarkStart w:id="720" w:name="更新符"/>
      <w:bookmarkStart w:id="721" w:name="_bookmark276"/>
      <w:bookmarkEnd w:id="720"/>
      <w:bookmarkEnd w:id="721"/>
      <w:r>
        <w:t>更新符</w:t>
      </w:r>
    </w:p>
    <w:p w:rsidR="00737AD2" w:rsidRDefault="00737AD2">
      <w:pPr>
        <w:spacing w:before="8" w:line="120" w:lineRule="exact"/>
        <w:rPr>
          <w:sz w:val="12"/>
          <w:szCs w:val="12"/>
        </w:rPr>
      </w:pPr>
    </w:p>
    <w:tbl>
      <w:tblPr>
        <w:tblW w:w="0" w:type="auto"/>
        <w:tblInd w:w="923" w:type="dxa"/>
        <w:tblLayout w:type="fixed"/>
        <w:tblCellMar>
          <w:left w:w="0" w:type="dxa"/>
          <w:right w:w="0" w:type="dxa"/>
        </w:tblCellMar>
        <w:tblLook w:val="01E0"/>
      </w:tblPr>
      <w:tblGrid>
        <w:gridCol w:w="1549"/>
        <w:gridCol w:w="3187"/>
        <w:gridCol w:w="2363"/>
        <w:gridCol w:w="2373"/>
      </w:tblGrid>
      <w:tr w:rsidR="00737AD2">
        <w:trPr>
          <w:trHeight w:hRule="exact" w:val="305"/>
        </w:trPr>
        <w:tc>
          <w:tcPr>
            <w:tcW w:w="1549"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更新符</w:t>
            </w:r>
          </w:p>
        </w:tc>
        <w:tc>
          <w:tcPr>
            <w:tcW w:w="3187" w:type="dxa"/>
            <w:tcBorders>
              <w:top w:val="nil"/>
              <w:left w:val="nil"/>
              <w:bottom w:val="nil"/>
              <w:right w:val="single" w:sz="8" w:space="0" w:color="000000"/>
            </w:tcBorders>
          </w:tcPr>
          <w:p w:rsidR="00737AD2" w:rsidRDefault="007003A1">
            <w:pPr>
              <w:pStyle w:val="TableParagraph"/>
              <w:spacing w:line="223" w:lineRule="exact"/>
              <w:ind w:left="86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信息</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1549"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7" w:history="1">
              <w:r w:rsidR="007003A1">
                <w:rPr>
                  <w:rFonts w:ascii="微软雅黑" w:eastAsia="微软雅黑" w:hAnsi="微软雅黑" w:cs="微软雅黑"/>
                  <w:color w:val="0000FF"/>
                  <w:w w:val="95"/>
                  <w:sz w:val="14"/>
                  <w:szCs w:val="14"/>
                </w:rPr>
                <w:t>$inc</w:t>
              </w:r>
            </w:hyperlink>
          </w:p>
        </w:tc>
        <w:tc>
          <w:tcPr>
            <w:tcW w:w="3187" w:type="dxa"/>
            <w:tcBorders>
              <w:top w:val="nil"/>
              <w:left w:val="nil"/>
              <w:bottom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添加</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将指定字段名的值增加给定的值</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db.foo.bar.update({$inc:{age:25}})</w:t>
            </w:r>
          </w:p>
        </w:tc>
      </w:tr>
      <w:tr w:rsidR="00737AD2">
        <w:trPr>
          <w:trHeight w:hRule="exact" w:val="300"/>
        </w:trPr>
        <w:tc>
          <w:tcPr>
            <w:tcW w:w="1549"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8" w:history="1">
              <w:r w:rsidR="007003A1">
                <w:rPr>
                  <w:rFonts w:ascii="微软雅黑" w:eastAsia="微软雅黑" w:hAnsi="微软雅黑" w:cs="微软雅黑"/>
                  <w:color w:val="0000FF"/>
                  <w:w w:val="95"/>
                  <w:sz w:val="14"/>
                  <w:szCs w:val="14"/>
                </w:rPr>
                <w:t>$set</w:t>
              </w:r>
            </w:hyperlink>
          </w:p>
        </w:tc>
        <w:tc>
          <w:tcPr>
            <w:tcW w:w="3187" w:type="dxa"/>
            <w:tcBorders>
              <w:top w:val="nil"/>
              <w:left w:val="nil"/>
              <w:bottom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设置指定字段</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将给定字段名设定为给定值</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db.foo.bar.update({$set:{age:10}})</w:t>
            </w:r>
          </w:p>
        </w:tc>
      </w:tr>
      <w:tr w:rsidR="00737AD2">
        <w:trPr>
          <w:trHeight w:hRule="exact" w:val="300"/>
        </w:trPr>
        <w:tc>
          <w:tcPr>
            <w:tcW w:w="1549"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79" w:history="1">
              <w:r w:rsidR="007003A1">
                <w:rPr>
                  <w:rFonts w:ascii="微软雅黑" w:eastAsia="微软雅黑" w:hAnsi="微软雅黑" w:cs="微软雅黑"/>
                  <w:color w:val="0000FF"/>
                  <w:w w:val="95"/>
                  <w:sz w:val="14"/>
                  <w:szCs w:val="14"/>
                </w:rPr>
                <w:t>$unset</w:t>
              </w:r>
            </w:hyperlink>
          </w:p>
        </w:tc>
        <w:tc>
          <w:tcPr>
            <w:tcW w:w="3187" w:type="dxa"/>
            <w:tcBorders>
              <w:top w:val="nil"/>
              <w:left w:val="nil"/>
              <w:bottom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删除指定字段</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删除对象中的指定字段</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db.foo.bar.update({$unset:{age:""}})</w:t>
            </w:r>
          </w:p>
        </w:tc>
      </w:tr>
      <w:tr w:rsidR="00737AD2">
        <w:trPr>
          <w:trHeight w:hRule="exact" w:val="260"/>
        </w:trPr>
        <w:tc>
          <w:tcPr>
            <w:tcW w:w="1549"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0" w:history="1">
              <w:r w:rsidR="007003A1">
                <w:rPr>
                  <w:rFonts w:ascii="微软雅黑" w:eastAsia="微软雅黑" w:hAnsi="微软雅黑" w:cs="微软雅黑"/>
                  <w:color w:val="0000FF"/>
                  <w:w w:val="95"/>
                  <w:sz w:val="14"/>
                  <w:szCs w:val="14"/>
                </w:rPr>
                <w:t>$addtoset</w:t>
              </w:r>
            </w:hyperlink>
          </w:p>
        </w:tc>
        <w:tc>
          <w:tcPr>
            <w:tcW w:w="3187" w:type="dxa"/>
            <w:vMerge w:val="restart"/>
            <w:tcBorders>
              <w:top w:val="nil"/>
              <w:left w:val="nil"/>
              <w:right w:val="single" w:sz="8" w:space="0" w:color="000000"/>
            </w:tcBorders>
          </w:tcPr>
          <w:p w:rsidR="00737AD2" w:rsidRDefault="007003A1">
            <w:pPr>
              <w:pStyle w:val="TableParagraph"/>
              <w:spacing w:line="218" w:lineRule="exact"/>
              <w:ind w:left="869"/>
              <w:rPr>
                <w:rFonts w:ascii="微软雅黑" w:eastAsia="微软雅黑" w:hAnsi="微软雅黑" w:cs="微软雅黑"/>
                <w:sz w:val="14"/>
                <w:szCs w:val="14"/>
              </w:rPr>
            </w:pPr>
            <w:r>
              <w:rPr>
                <w:rFonts w:ascii="微软雅黑" w:eastAsia="微软雅黑" w:hAnsi="微软雅黑" w:cs="微软雅黑"/>
                <w:sz w:val="14"/>
                <w:szCs w:val="14"/>
              </w:rPr>
              <w:t>加入集合</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如果添加元素不存在在数组中则添</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db.foo.bar.update({$addtoset:</w:t>
            </w:r>
          </w:p>
        </w:tc>
      </w:tr>
      <w:tr w:rsidR="00737AD2">
        <w:trPr>
          <w:trHeight w:hRule="exact" w:val="240"/>
        </w:trPr>
        <w:tc>
          <w:tcPr>
            <w:tcW w:w="1549" w:type="dxa"/>
            <w:vMerge/>
            <w:tcBorders>
              <w:left w:val="single" w:sz="8" w:space="0" w:color="000000"/>
              <w:right w:val="nil"/>
            </w:tcBorders>
          </w:tcPr>
          <w:p w:rsidR="00737AD2" w:rsidRDefault="00737AD2"/>
        </w:tc>
        <w:tc>
          <w:tcPr>
            <w:tcW w:w="3187" w:type="dxa"/>
            <w:vMerge/>
            <w:tcBorders>
              <w:left w:val="nil"/>
              <w:right w:val="single" w:sz="8" w:space="0" w:color="000000"/>
            </w:tcBorders>
          </w:tcPr>
          <w:p w:rsidR="00737AD2" w:rsidRDefault="00737AD2"/>
        </w:tc>
        <w:tc>
          <w:tcPr>
            <w:tcW w:w="2363"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加，否则跳过。目标字段必须为数</w:t>
            </w:r>
          </w:p>
        </w:tc>
        <w:tc>
          <w:tcPr>
            <w:tcW w:w="2373" w:type="dxa"/>
            <w:vMerge w:val="restart"/>
            <w:tcBorders>
              <w:top w:val="nil"/>
              <w:left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{array:[3,4,5]}})</w:t>
            </w:r>
          </w:p>
        </w:tc>
      </w:tr>
      <w:tr w:rsidR="00737AD2">
        <w:trPr>
          <w:trHeight w:hRule="exact" w:val="275"/>
        </w:trPr>
        <w:tc>
          <w:tcPr>
            <w:tcW w:w="1549" w:type="dxa"/>
            <w:vMerge/>
            <w:tcBorders>
              <w:left w:val="single" w:sz="8" w:space="0" w:color="000000"/>
              <w:bottom w:val="single" w:sz="8" w:space="0" w:color="000000"/>
              <w:right w:val="nil"/>
            </w:tcBorders>
          </w:tcPr>
          <w:p w:rsidR="00737AD2" w:rsidRDefault="00737AD2"/>
        </w:tc>
        <w:tc>
          <w:tcPr>
            <w:tcW w:w="318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组。</w:t>
            </w:r>
          </w:p>
        </w:tc>
        <w:tc>
          <w:tcPr>
            <w:tcW w:w="2373" w:type="dxa"/>
            <w:vMerge/>
            <w:tcBorders>
              <w:left w:val="single" w:sz="8" w:space="0" w:color="000000"/>
              <w:bottom w:val="single" w:sz="8" w:space="0" w:color="000000"/>
              <w:right w:val="single" w:sz="8" w:space="0" w:color="000000"/>
            </w:tcBorders>
          </w:tcPr>
          <w:p w:rsidR="00737AD2" w:rsidRDefault="00737AD2"/>
        </w:tc>
      </w:tr>
    </w:tbl>
    <w:p w:rsidR="00737AD2" w:rsidRDefault="00737AD2">
      <w:pPr>
        <w:sectPr w:rsidR="00737AD2">
          <w:headerReference w:type="even" r:id="rId86"/>
          <w:headerReference w:type="default" r:id="rId87"/>
          <w:pgSz w:w="12240" w:h="15840"/>
          <w:pgMar w:top="900" w:right="1020" w:bottom="280" w:left="700" w:header="713" w:footer="0" w:gutter="0"/>
          <w:pgNumType w:start="206"/>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1530"/>
        <w:gridCol w:w="3207"/>
        <w:gridCol w:w="2363"/>
        <w:gridCol w:w="2373"/>
      </w:tblGrid>
      <w:tr w:rsidR="00737AD2">
        <w:trPr>
          <w:trHeight w:hRule="exact" w:val="305"/>
        </w:trPr>
        <w:tc>
          <w:tcPr>
            <w:tcW w:w="153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更新符</w:t>
            </w:r>
          </w:p>
        </w:tc>
        <w:tc>
          <w:tcPr>
            <w:tcW w:w="3207" w:type="dxa"/>
            <w:tcBorders>
              <w:top w:val="nil"/>
              <w:left w:val="nil"/>
              <w:bottom w:val="nil"/>
              <w:right w:val="single" w:sz="8" w:space="0" w:color="000000"/>
            </w:tcBorders>
          </w:tcPr>
          <w:p w:rsidR="00737AD2" w:rsidRDefault="007003A1">
            <w:pPr>
              <w:pStyle w:val="TableParagraph"/>
              <w:spacing w:line="223" w:lineRule="exact"/>
              <w:ind w:left="888"/>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信息</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5"/>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780"/>
        </w:trPr>
        <w:tc>
          <w:tcPr>
            <w:tcW w:w="153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1" w:history="1">
              <w:r w:rsidR="007003A1">
                <w:rPr>
                  <w:rFonts w:ascii="微软雅黑" w:eastAsia="微软雅黑" w:hAnsi="微软雅黑" w:cs="微软雅黑"/>
                  <w:color w:val="0000FF"/>
                  <w:w w:val="90"/>
                  <w:sz w:val="14"/>
                  <w:szCs w:val="14"/>
                </w:rPr>
                <w:t>$pop</w:t>
              </w:r>
            </w:hyperlink>
          </w:p>
        </w:tc>
        <w:tc>
          <w:tcPr>
            <w:tcW w:w="3207" w:type="dxa"/>
            <w:tcBorders>
              <w:top w:val="nil"/>
              <w:left w:val="nil"/>
              <w:bottom w:val="nil"/>
              <w:right w:val="single" w:sz="8" w:space="0" w:color="000000"/>
            </w:tcBorders>
          </w:tcPr>
          <w:p w:rsidR="00737AD2" w:rsidRDefault="007003A1">
            <w:pPr>
              <w:pStyle w:val="TableParagraph"/>
              <w:spacing w:line="218" w:lineRule="exact"/>
              <w:ind w:left="888"/>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消除数组中最后N</w:t>
            </w:r>
            <w:r>
              <w:rPr>
                <w:rFonts w:ascii="微软雅黑" w:eastAsia="微软雅黑" w:hAnsi="微软雅黑" w:cs="微软雅黑"/>
                <w:spacing w:val="-18"/>
                <w:sz w:val="14"/>
                <w:szCs w:val="14"/>
                <w:lang w:eastAsia="zh-CN"/>
              </w:rPr>
              <w:t xml:space="preserve"> </w:t>
            </w:r>
            <w:r>
              <w:rPr>
                <w:rFonts w:ascii="微软雅黑" w:eastAsia="微软雅黑" w:hAnsi="微软雅黑" w:cs="微软雅黑"/>
                <w:sz w:val="14"/>
                <w:szCs w:val="14"/>
                <w:lang w:eastAsia="zh-CN"/>
              </w:rPr>
              <w:t>个数值</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删除数组中最后</w:t>
            </w:r>
            <w:r>
              <w:rPr>
                <w:rFonts w:ascii="微软雅黑" w:eastAsia="微软雅黑" w:hAnsi="微软雅黑" w:cs="微软雅黑"/>
                <w:spacing w:val="-12"/>
                <w:sz w:val="14"/>
                <w:szCs w:val="14"/>
                <w:lang w:eastAsia="zh-CN"/>
              </w:rPr>
              <w:t xml:space="preserve"> </w:t>
            </w:r>
            <w:r>
              <w:rPr>
                <w:rFonts w:ascii="微软雅黑" w:eastAsia="微软雅黑" w:hAnsi="微软雅黑" w:cs="微软雅黑"/>
                <w:sz w:val="14"/>
                <w:szCs w:val="14"/>
                <w:lang w:eastAsia="zh-CN"/>
              </w:rPr>
              <w:t>N</w:t>
            </w:r>
            <w:r>
              <w:rPr>
                <w:rFonts w:ascii="微软雅黑" w:eastAsia="微软雅黑" w:hAnsi="微软雅黑" w:cs="微软雅黑"/>
                <w:spacing w:val="-11"/>
                <w:sz w:val="14"/>
                <w:szCs w:val="14"/>
                <w:lang w:eastAsia="zh-CN"/>
              </w:rPr>
              <w:t xml:space="preserve"> </w:t>
            </w:r>
            <w:r>
              <w:rPr>
                <w:rFonts w:ascii="微软雅黑" w:eastAsia="微软雅黑" w:hAnsi="微软雅黑" w:cs="微软雅黑"/>
                <w:sz w:val="14"/>
                <w:szCs w:val="14"/>
                <w:lang w:eastAsia="zh-CN"/>
              </w:rPr>
              <w:t>个数值，目标字</w:t>
            </w:r>
          </w:p>
          <w:p w:rsidR="00737AD2" w:rsidRDefault="007003A1">
            <w:pPr>
              <w:pStyle w:val="TableParagraph"/>
              <w:spacing w:before="1" w:line="241" w:lineRule="auto"/>
              <w:ind w:left="40" w:right="86"/>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段必须为数组（如果</w:t>
            </w:r>
            <w:r>
              <w:rPr>
                <w:rFonts w:ascii="微软雅黑" w:eastAsia="微软雅黑" w:hAnsi="微软雅黑" w:cs="微软雅黑"/>
                <w:spacing w:val="-10"/>
                <w:sz w:val="14"/>
                <w:szCs w:val="14"/>
                <w:lang w:eastAsia="zh-CN"/>
              </w:rPr>
              <w:t xml:space="preserve"> </w:t>
            </w:r>
            <w:r>
              <w:rPr>
                <w:rFonts w:ascii="微软雅黑" w:eastAsia="微软雅黑" w:hAnsi="微软雅黑" w:cs="微软雅黑"/>
                <w:sz w:val="14"/>
                <w:szCs w:val="14"/>
                <w:lang w:eastAsia="zh-CN"/>
              </w:rPr>
              <w:t>N</w:t>
            </w:r>
            <w:r>
              <w:rPr>
                <w:rFonts w:ascii="微软雅黑" w:eastAsia="微软雅黑" w:hAnsi="微软雅黑" w:cs="微软雅黑"/>
                <w:spacing w:val="-10"/>
                <w:sz w:val="14"/>
                <w:szCs w:val="14"/>
                <w:lang w:eastAsia="zh-CN"/>
              </w:rPr>
              <w:t xml:space="preserve"> </w:t>
            </w:r>
            <w:r>
              <w:rPr>
                <w:rFonts w:ascii="微软雅黑" w:eastAsia="微软雅黑" w:hAnsi="微软雅黑" w:cs="微软雅黑"/>
                <w:sz w:val="14"/>
                <w:szCs w:val="14"/>
                <w:lang w:eastAsia="zh-CN"/>
              </w:rPr>
              <w:t>小于</w:t>
            </w:r>
            <w:r>
              <w:rPr>
                <w:rFonts w:ascii="微软雅黑" w:eastAsia="微软雅黑" w:hAnsi="微软雅黑" w:cs="微软雅黑"/>
                <w:spacing w:val="-9"/>
                <w:sz w:val="14"/>
                <w:szCs w:val="14"/>
                <w:lang w:eastAsia="zh-CN"/>
              </w:rPr>
              <w:t xml:space="preserve"> </w:t>
            </w:r>
            <w:r>
              <w:rPr>
                <w:rFonts w:ascii="微软雅黑" w:eastAsia="微软雅黑" w:hAnsi="微软雅黑" w:cs="微软雅黑"/>
                <w:sz w:val="14"/>
                <w:szCs w:val="14"/>
                <w:lang w:eastAsia="zh-CN"/>
              </w:rPr>
              <w:t>0</w:t>
            </w:r>
            <w:r>
              <w:rPr>
                <w:rFonts w:ascii="微软雅黑" w:eastAsia="微软雅黑" w:hAnsi="微软雅黑" w:cs="微软雅黑"/>
                <w:spacing w:val="-10"/>
                <w:sz w:val="14"/>
                <w:szCs w:val="14"/>
                <w:lang w:eastAsia="zh-CN"/>
              </w:rPr>
              <w:t xml:space="preserve"> </w:t>
            </w:r>
            <w:r>
              <w:rPr>
                <w:rFonts w:ascii="微软雅黑" w:eastAsia="微软雅黑" w:hAnsi="微软雅黑" w:cs="微软雅黑"/>
                <w:sz w:val="14"/>
                <w:szCs w:val="14"/>
                <w:lang w:eastAsia="zh-CN"/>
              </w:rPr>
              <w:t>意味 着从数组起始删除第</w:t>
            </w:r>
            <w:r>
              <w:rPr>
                <w:rFonts w:ascii="微软雅黑" w:eastAsia="微软雅黑" w:hAnsi="微软雅黑" w:cs="微软雅黑"/>
                <w:spacing w:val="-15"/>
                <w:sz w:val="14"/>
                <w:szCs w:val="14"/>
                <w:lang w:eastAsia="zh-CN"/>
              </w:rPr>
              <w:t xml:space="preserve"> </w:t>
            </w:r>
            <w:r>
              <w:rPr>
                <w:rFonts w:ascii="微软雅黑" w:eastAsia="微软雅黑" w:hAnsi="微软雅黑" w:cs="微软雅黑"/>
                <w:sz w:val="14"/>
                <w:szCs w:val="14"/>
                <w:lang w:eastAsia="zh-CN"/>
              </w:rPr>
              <w:t>-N</w:t>
            </w:r>
            <w:r>
              <w:rPr>
                <w:rFonts w:ascii="微软雅黑" w:eastAsia="微软雅黑" w:hAnsi="微软雅黑" w:cs="微软雅黑"/>
                <w:spacing w:val="-14"/>
                <w:sz w:val="14"/>
                <w:szCs w:val="14"/>
                <w:lang w:eastAsia="zh-CN"/>
              </w:rPr>
              <w:t xml:space="preserve"> </w:t>
            </w:r>
            <w:r>
              <w:rPr>
                <w:rFonts w:ascii="微软雅黑" w:eastAsia="微软雅黑" w:hAnsi="微软雅黑" w:cs="微软雅黑"/>
                <w:sz w:val="14"/>
                <w:szCs w:val="14"/>
                <w:lang w:eastAsia="zh-CN"/>
              </w:rPr>
              <w:t>个数值）</w:t>
            </w:r>
            <w:r>
              <w:rPr>
                <w:rFonts w:ascii="微软雅黑" w:eastAsia="微软雅黑" w:hAnsi="微软雅黑" w:cs="微软雅黑"/>
                <w:spacing w:val="-14"/>
                <w:sz w:val="14"/>
                <w:szCs w:val="14"/>
                <w:lang w:eastAsia="zh-CN"/>
              </w:rPr>
              <w:t xml:space="preserve"> </w:t>
            </w:r>
            <w:r>
              <w:rPr>
                <w:rFonts w:ascii="微软雅黑" w:eastAsia="微软雅黑" w:hAnsi="微软雅黑" w:cs="微软雅黑"/>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db.foo.bar.update({$pop:{array:2}})</w:t>
            </w:r>
          </w:p>
        </w:tc>
      </w:tr>
      <w:tr w:rsidR="00737AD2">
        <w:trPr>
          <w:trHeight w:hRule="exact" w:val="540"/>
        </w:trPr>
        <w:tc>
          <w:tcPr>
            <w:tcW w:w="1530"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2" w:history="1">
              <w:r w:rsidR="007003A1">
                <w:rPr>
                  <w:rFonts w:ascii="微软雅黑" w:eastAsia="微软雅黑" w:hAnsi="微软雅黑" w:cs="微软雅黑"/>
                  <w:color w:val="0000FF"/>
                  <w:w w:val="95"/>
                  <w:sz w:val="14"/>
                  <w:szCs w:val="14"/>
                </w:rPr>
                <w:t>$pull</w:t>
              </w:r>
            </w:hyperlink>
          </w:p>
        </w:tc>
        <w:tc>
          <w:tcPr>
            <w:tcW w:w="3207" w:type="dxa"/>
            <w:tcBorders>
              <w:top w:val="nil"/>
              <w:left w:val="nil"/>
              <w:bottom w:val="nil"/>
              <w:right w:val="single" w:sz="8" w:space="0" w:color="000000"/>
            </w:tcBorders>
          </w:tcPr>
          <w:p w:rsidR="00737AD2" w:rsidRDefault="007003A1">
            <w:pPr>
              <w:pStyle w:val="TableParagraph"/>
              <w:spacing w:line="218" w:lineRule="exact"/>
              <w:ind w:left="888"/>
              <w:rPr>
                <w:rFonts w:ascii="微软雅黑" w:eastAsia="微软雅黑" w:hAnsi="微软雅黑" w:cs="微软雅黑"/>
                <w:sz w:val="14"/>
                <w:szCs w:val="14"/>
              </w:rPr>
            </w:pPr>
            <w:r>
              <w:rPr>
                <w:rFonts w:ascii="微软雅黑" w:eastAsia="微软雅黑" w:hAnsi="微软雅黑" w:cs="微软雅黑"/>
                <w:sz w:val="14"/>
                <w:szCs w:val="14"/>
              </w:rPr>
              <w:t>消除数值</w:t>
            </w:r>
          </w:p>
        </w:tc>
        <w:tc>
          <w:tcPr>
            <w:tcW w:w="236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目标数组中清除给定数值，目标元素</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sz w:val="14"/>
                <w:szCs w:val="14"/>
              </w:rPr>
              <w:t>必须为数组</w:t>
            </w:r>
          </w:p>
        </w:tc>
        <w:tc>
          <w:tcPr>
            <w:tcW w:w="2373"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db.foo.bar.update({$pull:{array:2}})</w:t>
            </w:r>
          </w:p>
        </w:tc>
      </w:tr>
      <w:tr w:rsidR="00737AD2">
        <w:trPr>
          <w:trHeight w:hRule="exact" w:val="260"/>
        </w:trPr>
        <w:tc>
          <w:tcPr>
            <w:tcW w:w="1530"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3" w:history="1">
              <w:r w:rsidR="007003A1">
                <w:rPr>
                  <w:rFonts w:ascii="微软雅黑" w:eastAsia="微软雅黑" w:hAnsi="微软雅黑" w:cs="微软雅黑"/>
                  <w:color w:val="0000FF"/>
                  <w:w w:val="95"/>
                  <w:sz w:val="14"/>
                  <w:szCs w:val="14"/>
                </w:rPr>
                <w:t>$pull_all</w:t>
              </w:r>
            </w:hyperlink>
          </w:p>
        </w:tc>
        <w:tc>
          <w:tcPr>
            <w:tcW w:w="3207" w:type="dxa"/>
            <w:vMerge w:val="restart"/>
            <w:tcBorders>
              <w:top w:val="nil"/>
              <w:left w:val="nil"/>
              <w:right w:val="single" w:sz="8" w:space="0" w:color="000000"/>
            </w:tcBorders>
          </w:tcPr>
          <w:p w:rsidR="00737AD2" w:rsidRDefault="007003A1">
            <w:pPr>
              <w:pStyle w:val="TableParagraph"/>
              <w:spacing w:line="218" w:lineRule="exact"/>
              <w:ind w:left="888"/>
              <w:rPr>
                <w:rFonts w:ascii="微软雅黑" w:eastAsia="微软雅黑" w:hAnsi="微软雅黑" w:cs="微软雅黑"/>
                <w:sz w:val="14"/>
                <w:szCs w:val="14"/>
              </w:rPr>
            </w:pPr>
            <w:r>
              <w:rPr>
                <w:rFonts w:ascii="微软雅黑" w:eastAsia="微软雅黑" w:hAnsi="微软雅黑" w:cs="微软雅黑"/>
                <w:sz w:val="14"/>
                <w:szCs w:val="14"/>
              </w:rPr>
              <w:t>消除数组</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目标数组中清除给定数组中每个元素</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db.foo.bar.update({$pull_all:{array:</w:t>
            </w:r>
          </w:p>
        </w:tc>
      </w:tr>
      <w:tr w:rsidR="00737AD2">
        <w:trPr>
          <w:trHeight w:hRule="exact" w:val="280"/>
        </w:trPr>
        <w:tc>
          <w:tcPr>
            <w:tcW w:w="1530" w:type="dxa"/>
            <w:vMerge/>
            <w:tcBorders>
              <w:left w:val="single" w:sz="8" w:space="0" w:color="000000"/>
              <w:bottom w:val="single" w:sz="8" w:space="0" w:color="000000"/>
              <w:right w:val="nil"/>
            </w:tcBorders>
          </w:tcPr>
          <w:p w:rsidR="00737AD2" w:rsidRDefault="00737AD2"/>
        </w:tc>
        <w:tc>
          <w:tcPr>
            <w:tcW w:w="320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的数值，目标元素必须为数组</w:t>
            </w:r>
            <w:r>
              <w:rPr>
                <w:rFonts w:ascii="微软雅黑" w:eastAsia="微软雅黑" w:hAnsi="微软雅黑" w:cs="微软雅黑"/>
                <w:spacing w:val="-5"/>
                <w:sz w:val="14"/>
                <w:szCs w:val="14"/>
                <w:lang w:eastAsia="zh-CN"/>
              </w:rPr>
              <w:t xml:space="preserve"> </w:t>
            </w:r>
            <w:r>
              <w:rPr>
                <w:rFonts w:ascii="微软雅黑" w:eastAsia="微软雅黑" w:hAnsi="微软雅黑" w:cs="微软雅黑"/>
                <w:sz w:val="14"/>
                <w:szCs w:val="14"/>
                <w:lang w:eastAsia="zh-CN"/>
              </w:rPr>
              <w:t>。</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[2,3,4}})</w:t>
            </w:r>
          </w:p>
        </w:tc>
      </w:tr>
      <w:tr w:rsidR="00737AD2">
        <w:trPr>
          <w:trHeight w:hRule="exact" w:val="260"/>
        </w:trPr>
        <w:tc>
          <w:tcPr>
            <w:tcW w:w="1530"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4" w:history="1">
              <w:r w:rsidR="007003A1">
                <w:rPr>
                  <w:rFonts w:ascii="微软雅黑" w:eastAsia="微软雅黑" w:hAnsi="微软雅黑" w:cs="微软雅黑"/>
                  <w:color w:val="0000FF"/>
                  <w:w w:val="95"/>
                  <w:sz w:val="14"/>
                  <w:szCs w:val="14"/>
                </w:rPr>
                <w:t>$push</w:t>
              </w:r>
            </w:hyperlink>
          </w:p>
        </w:tc>
        <w:tc>
          <w:tcPr>
            <w:tcW w:w="3207" w:type="dxa"/>
            <w:vMerge w:val="restart"/>
            <w:tcBorders>
              <w:top w:val="nil"/>
              <w:left w:val="nil"/>
              <w:right w:val="single" w:sz="8" w:space="0" w:color="000000"/>
            </w:tcBorders>
          </w:tcPr>
          <w:p w:rsidR="00737AD2" w:rsidRDefault="007003A1">
            <w:pPr>
              <w:pStyle w:val="TableParagraph"/>
              <w:spacing w:line="218" w:lineRule="exact"/>
              <w:ind w:left="888"/>
              <w:rPr>
                <w:rFonts w:ascii="微软雅黑" w:eastAsia="微软雅黑" w:hAnsi="微软雅黑" w:cs="微软雅黑"/>
                <w:sz w:val="14"/>
                <w:szCs w:val="14"/>
              </w:rPr>
            </w:pPr>
            <w:r>
              <w:rPr>
                <w:rFonts w:ascii="微软雅黑" w:eastAsia="微软雅黑" w:hAnsi="微软雅黑" w:cs="微软雅黑"/>
                <w:sz w:val="14"/>
                <w:szCs w:val="14"/>
              </w:rPr>
              <w:t>推入数值</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将数值插入目标数组，目标元素必须</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db.foo.bar.update({$push:</w:t>
            </w:r>
          </w:p>
        </w:tc>
      </w:tr>
      <w:tr w:rsidR="00737AD2">
        <w:trPr>
          <w:trHeight w:hRule="exact" w:val="280"/>
        </w:trPr>
        <w:tc>
          <w:tcPr>
            <w:tcW w:w="1530" w:type="dxa"/>
            <w:vMerge/>
            <w:tcBorders>
              <w:left w:val="single" w:sz="8" w:space="0" w:color="000000"/>
              <w:bottom w:val="single" w:sz="8" w:space="0" w:color="000000"/>
              <w:right w:val="nil"/>
            </w:tcBorders>
          </w:tcPr>
          <w:p w:rsidR="00737AD2" w:rsidRDefault="00737AD2"/>
        </w:tc>
        <w:tc>
          <w:tcPr>
            <w:tcW w:w="320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sz w:val="14"/>
                <w:szCs w:val="14"/>
              </w:rPr>
              <w:t>为数组</w:t>
            </w:r>
            <w:r>
              <w:rPr>
                <w:rFonts w:ascii="微软雅黑" w:eastAsia="微软雅黑" w:hAnsi="微软雅黑" w:cs="微软雅黑"/>
                <w:spacing w:val="-5"/>
                <w:sz w:val="14"/>
                <w:szCs w:val="14"/>
              </w:rPr>
              <w:t xml:space="preserve"> </w:t>
            </w:r>
            <w:r>
              <w:rPr>
                <w:rFonts w:ascii="微软雅黑" w:eastAsia="微软雅黑" w:hAnsi="微软雅黑" w:cs="微软雅黑"/>
                <w:sz w:val="14"/>
                <w:szCs w:val="14"/>
              </w:rPr>
              <w:t>。</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{array:2}})</w:t>
            </w:r>
          </w:p>
        </w:tc>
      </w:tr>
      <w:tr w:rsidR="00737AD2">
        <w:trPr>
          <w:trHeight w:hRule="exact" w:val="260"/>
        </w:trPr>
        <w:tc>
          <w:tcPr>
            <w:tcW w:w="1530" w:type="dxa"/>
            <w:vMerge w:val="restart"/>
            <w:tcBorders>
              <w:top w:val="single" w:sz="8" w:space="0" w:color="000000"/>
              <w:left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85" w:history="1">
              <w:r w:rsidR="007003A1">
                <w:rPr>
                  <w:rFonts w:ascii="微软雅黑" w:eastAsia="微软雅黑" w:hAnsi="微软雅黑" w:cs="微软雅黑"/>
                  <w:color w:val="0000FF"/>
                  <w:w w:val="95"/>
                  <w:sz w:val="14"/>
                  <w:szCs w:val="14"/>
                </w:rPr>
                <w:t>$push_all</w:t>
              </w:r>
            </w:hyperlink>
          </w:p>
        </w:tc>
        <w:tc>
          <w:tcPr>
            <w:tcW w:w="3207" w:type="dxa"/>
            <w:vMerge w:val="restart"/>
            <w:tcBorders>
              <w:top w:val="nil"/>
              <w:left w:val="nil"/>
              <w:right w:val="single" w:sz="8" w:space="0" w:color="000000"/>
            </w:tcBorders>
          </w:tcPr>
          <w:p w:rsidR="00737AD2" w:rsidRDefault="007003A1">
            <w:pPr>
              <w:pStyle w:val="TableParagraph"/>
              <w:spacing w:line="218" w:lineRule="exact"/>
              <w:ind w:left="888"/>
              <w:rPr>
                <w:rFonts w:ascii="微软雅黑" w:eastAsia="微软雅黑" w:hAnsi="微软雅黑" w:cs="微软雅黑"/>
                <w:sz w:val="14"/>
                <w:szCs w:val="14"/>
              </w:rPr>
            </w:pPr>
            <w:r>
              <w:rPr>
                <w:rFonts w:ascii="微软雅黑" w:eastAsia="微软雅黑" w:hAnsi="微软雅黑" w:cs="微软雅黑"/>
                <w:sz w:val="14"/>
                <w:szCs w:val="14"/>
              </w:rPr>
              <w:t>推入数组</w:t>
            </w:r>
          </w:p>
        </w:tc>
        <w:tc>
          <w:tcPr>
            <w:tcW w:w="236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将给定数组中每一个值插入目标数</w:t>
            </w:r>
          </w:p>
        </w:tc>
        <w:tc>
          <w:tcPr>
            <w:tcW w:w="2373"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db.foo.bar.update({$push_all:</w:t>
            </w:r>
          </w:p>
        </w:tc>
      </w:tr>
      <w:tr w:rsidR="00737AD2">
        <w:trPr>
          <w:trHeight w:hRule="exact" w:val="275"/>
        </w:trPr>
        <w:tc>
          <w:tcPr>
            <w:tcW w:w="1530" w:type="dxa"/>
            <w:vMerge/>
            <w:tcBorders>
              <w:left w:val="single" w:sz="8" w:space="0" w:color="000000"/>
              <w:bottom w:val="single" w:sz="8" w:space="0" w:color="000000"/>
              <w:right w:val="nil"/>
            </w:tcBorders>
          </w:tcPr>
          <w:p w:rsidR="00737AD2" w:rsidRDefault="00737AD2"/>
        </w:tc>
        <w:tc>
          <w:tcPr>
            <w:tcW w:w="3207" w:type="dxa"/>
            <w:vMerge/>
            <w:tcBorders>
              <w:left w:val="nil"/>
              <w:bottom w:val="nil"/>
              <w:right w:val="single" w:sz="8" w:space="0" w:color="000000"/>
            </w:tcBorders>
          </w:tcPr>
          <w:p w:rsidR="00737AD2" w:rsidRDefault="00737AD2"/>
        </w:tc>
        <w:tc>
          <w:tcPr>
            <w:tcW w:w="236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组，目标元素必须为数组。</w:t>
            </w:r>
          </w:p>
        </w:tc>
        <w:tc>
          <w:tcPr>
            <w:tcW w:w="2373"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5"/>
              <w:rPr>
                <w:rFonts w:ascii="微软雅黑" w:eastAsia="微软雅黑" w:hAnsi="微软雅黑" w:cs="微软雅黑"/>
                <w:sz w:val="14"/>
                <w:szCs w:val="14"/>
              </w:rPr>
            </w:pPr>
            <w:r>
              <w:rPr>
                <w:rFonts w:ascii="微软雅黑" w:eastAsia="微软雅黑" w:hAnsi="微软雅黑" w:cs="微软雅黑"/>
                <w:sz w:val="14"/>
                <w:szCs w:val="14"/>
              </w:rPr>
              <w:t>{array:[2,3,4}})</w:t>
            </w:r>
          </w:p>
        </w:tc>
      </w:tr>
    </w:tbl>
    <w:p w:rsidR="00737AD2" w:rsidRDefault="00737AD2">
      <w:pPr>
        <w:spacing w:before="3" w:line="100" w:lineRule="exact"/>
        <w:rPr>
          <w:sz w:val="10"/>
          <w:szCs w:val="10"/>
        </w:rPr>
      </w:pPr>
    </w:p>
    <w:p w:rsidR="00737AD2" w:rsidRDefault="007003A1">
      <w:pPr>
        <w:pStyle w:val="BodyText"/>
        <w:spacing w:line="312" w:lineRule="exact"/>
        <w:ind w:left="113"/>
      </w:pPr>
      <w:bookmarkStart w:id="722" w:name="$inc"/>
      <w:bookmarkStart w:id="723" w:name="_bookmark277"/>
      <w:bookmarkEnd w:id="722"/>
      <w:bookmarkEnd w:id="723"/>
      <w:r>
        <w:rPr>
          <w:w w:val="95"/>
        </w:rPr>
        <w:t>$inc</w:t>
      </w:r>
    </w:p>
    <w:p w:rsidR="00737AD2" w:rsidRDefault="00737AD2">
      <w:pPr>
        <w:spacing w:before="9" w:line="190" w:lineRule="exact"/>
        <w:rPr>
          <w:sz w:val="19"/>
          <w:szCs w:val="19"/>
        </w:rPr>
      </w:pPr>
    </w:p>
    <w:p w:rsidR="00737AD2" w:rsidRDefault="007003A1">
      <w:pPr>
        <w:pStyle w:val="BodyText"/>
        <w:ind w:left="113"/>
      </w:pPr>
      <w:r>
        <w:t>语法</w:t>
      </w:r>
    </w:p>
    <w:p w:rsidR="00737AD2" w:rsidRDefault="007003A1">
      <w:pPr>
        <w:pStyle w:val="BodyText"/>
        <w:spacing w:before="18"/>
        <w:ind w:left="113"/>
      </w:pPr>
      <w:r>
        <w:rPr>
          <w:w w:val="95"/>
        </w:rPr>
        <w:t>{$inc:{&lt;字段名1&gt;:&lt;值1&gt;,&lt;字段名2&gt;:&lt;值2&gt;,...}}</w:t>
      </w:r>
    </w:p>
    <w:p w:rsidR="00737AD2" w:rsidRDefault="00737AD2">
      <w:pPr>
        <w:spacing w:before="9" w:line="190" w:lineRule="exact"/>
        <w:rPr>
          <w:sz w:val="19"/>
          <w:szCs w:val="19"/>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661"/>
        <w:rPr>
          <w:lang w:eastAsia="zh-CN"/>
        </w:rPr>
      </w:pPr>
      <w:r>
        <w:rPr>
          <w:w w:val="90"/>
          <w:lang w:eastAsia="zh-CN"/>
        </w:rPr>
        <w:t>$inc操作是给指定“&lt;字段名&gt;”增加指定的“&lt;值&gt;”。如果原记录中没有指定的字段名，那将字段名和值填充到</w:t>
      </w:r>
      <w:r>
        <w:rPr>
          <w:lang w:eastAsia="zh-CN"/>
        </w:rPr>
        <w:t xml:space="preserve"> </w:t>
      </w:r>
      <w:r>
        <w:rPr>
          <w:w w:val="95"/>
          <w:lang w:eastAsia="zh-CN"/>
        </w:rPr>
        <w:t>记录中；如果原记录中存在指定的字段名，那么将字段名的值加上指定的值。</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选择集合bar下age字段值大于15的记录，然后更新这些记录，将age字段的值增加5、ID的值添加1。</w:t>
      </w:r>
    </w:p>
    <w:p w:rsidR="00737AD2" w:rsidRDefault="00EC10B3">
      <w:pPr>
        <w:pStyle w:val="BodyText"/>
        <w:spacing w:before="50"/>
        <w:ind w:left="397"/>
        <w:rPr>
          <w:rFonts w:ascii="仿宋" w:eastAsia="仿宋" w:hAnsi="仿宋" w:cs="仿宋"/>
        </w:rPr>
      </w:pPr>
      <w:r w:rsidRPr="00EC10B3">
        <w:pict>
          <v:group id="_x0000_s2320" style="position:absolute;left:0;text-align:left;margin-left:95.85pt;margin-top:6.95pt;width:459.45pt;height:10.6pt;z-index:-25217;mso-position-horizontal-relative:page" coordorigin="1917,139" coordsize="9189,212">
            <v:shape id="_x0000_s232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db.foo.bar.update({$inc:{age:5,ID:1}},{age:{</w:t>
      </w:r>
      <w:hyperlink w:anchor="_bookmark256" w:history="1">
        <w:r w:rsidR="007003A1">
          <w:rPr>
            <w:rFonts w:ascii="仿宋" w:eastAsia="仿宋" w:hAnsi="仿宋" w:cs="仿宋"/>
            <w:color w:val="0000FF"/>
          </w:rPr>
          <w:t>$gt</w:t>
        </w:r>
      </w:hyperlink>
      <w:r w:rsidR="007003A1">
        <w:rPr>
          <w:rFonts w:ascii="仿宋" w:eastAsia="仿宋" w:hAnsi="仿宋" w:cs="仿宋"/>
          <w:color w:val="000000"/>
        </w:rPr>
        <w:t>:15}})</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选择集合bar中存在数组对象arr的记录，将数组对象arr的第二个元素值添加1。</w:t>
      </w:r>
    </w:p>
    <w:p w:rsidR="00737AD2" w:rsidRDefault="00EC10B3">
      <w:pPr>
        <w:pStyle w:val="BodyText"/>
        <w:spacing w:before="10"/>
        <w:ind w:left="397"/>
        <w:rPr>
          <w:rFonts w:ascii="仿宋" w:eastAsia="仿宋" w:hAnsi="仿宋" w:cs="仿宋"/>
        </w:rPr>
      </w:pPr>
      <w:r w:rsidRPr="00EC10B3">
        <w:pict>
          <v:group id="_x0000_s2318" style="position:absolute;left:0;text-align:left;margin-left:95.85pt;margin-top:4.95pt;width:459.45pt;height:10.6pt;z-index:-25216;mso-position-horizontal-relative:page" coordorigin="1917,99" coordsize="9189,212">
            <v:shape id="_x0000_s231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db.foo.bar.update({$inc:{"arr.1":1}},{arr:{</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:1}})</w:t>
      </w:r>
    </w:p>
    <w:p w:rsidR="00737AD2" w:rsidRDefault="007003A1">
      <w:pPr>
        <w:pStyle w:val="BodyText"/>
        <w:spacing w:before="89"/>
        <w:ind w:left="113"/>
        <w:rPr>
          <w:lang w:eastAsia="zh-CN"/>
        </w:rPr>
      </w:pPr>
      <w:bookmarkStart w:id="724" w:name="$set"/>
      <w:bookmarkStart w:id="725" w:name="_bookmark278"/>
      <w:bookmarkEnd w:id="724"/>
      <w:bookmarkEnd w:id="725"/>
      <w:r>
        <w:rPr>
          <w:w w:val="95"/>
          <w:lang w:eastAsia="zh-CN"/>
        </w:rPr>
        <w:t>$set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7003A1">
      <w:pPr>
        <w:pStyle w:val="BodyText"/>
        <w:spacing w:before="18"/>
        <w:ind w:left="113"/>
        <w:rPr>
          <w:lang w:eastAsia="zh-CN"/>
        </w:rPr>
      </w:pPr>
      <w:r>
        <w:rPr>
          <w:w w:val="95"/>
          <w:lang w:eastAsia="zh-CN"/>
        </w:rPr>
        <w:t>{$set:{&lt;字段名1&gt;:&lt;值1&gt;,&lt;字段名2&gt;:&lt;值2&gt;,...}}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0"/>
          <w:lang w:eastAsia="zh-CN"/>
        </w:rPr>
        <w:t>$set操作是将指定的“&lt;字段名&gt;”更新为指定的“&lt;值&gt;”。如果原记录中没有指定的字段名，那将字段名和值填</w:t>
      </w:r>
      <w:r>
        <w:rPr>
          <w:lang w:eastAsia="zh-CN"/>
        </w:rPr>
        <w:t xml:space="preserve"> </w:t>
      </w:r>
      <w:r>
        <w:rPr>
          <w:w w:val="95"/>
          <w:lang w:eastAsia="zh-CN"/>
        </w:rPr>
        <w:t>充到记录中；如果原记录中存在指定的字段名，那么将字段名的值更新为指定的值。</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选择集合bar下不存在age字段的记录，使用$set更新这些记录。</w:t>
      </w:r>
    </w:p>
    <w:p w:rsidR="00737AD2" w:rsidRDefault="00EC10B3">
      <w:pPr>
        <w:pStyle w:val="BodyText"/>
        <w:spacing w:before="50"/>
        <w:ind w:left="397"/>
        <w:rPr>
          <w:rFonts w:ascii="仿宋" w:eastAsia="仿宋" w:hAnsi="仿宋" w:cs="仿宋"/>
        </w:rPr>
      </w:pPr>
      <w:r w:rsidRPr="00EC10B3">
        <w:pict>
          <v:group id="_x0000_s2316" style="position:absolute;left:0;text-align:left;margin-left:95.85pt;margin-top:6.95pt;width:459.45pt;height:10.6pt;z-index:-25215;mso-position-horizontal-relative:page" coordorigin="1917,139" coordsize="9189,212">
            <v:shape id="_x0000_s231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db.foo.bar.update({$set:{age:5,ID:10}},{age:{</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:0}})</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更新集合bar下的所有记录，使所有记录的字段str的值更新为“abc”</w:t>
      </w:r>
    </w:p>
    <w:p w:rsidR="00737AD2" w:rsidRDefault="00EC10B3">
      <w:pPr>
        <w:pStyle w:val="BodyText"/>
        <w:spacing w:before="10"/>
        <w:ind w:left="397"/>
        <w:rPr>
          <w:rFonts w:ascii="仿宋" w:eastAsia="仿宋" w:hAnsi="仿宋" w:cs="仿宋"/>
        </w:rPr>
      </w:pPr>
      <w:r w:rsidRPr="00EC10B3">
        <w:pict>
          <v:group id="_x0000_s2314" style="position:absolute;left:0;text-align:left;margin-left:95.85pt;margin-top:4.95pt;width:459.45pt;height:10.6pt;z-index:-25214;mso-position-horizontal-relative:page" coordorigin="1917,99" coordsize="9189,212">
            <v:shape id="_x0000_s2315"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db.foo.bar.update({$set:{str:"abd"}})</w:t>
      </w:r>
    </w:p>
    <w:p w:rsidR="00737AD2" w:rsidRDefault="007003A1">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使用$set更新嵌套数组对象里面的元素。字段名arr在集合bar中是一个嵌套数组对象，例如有两条记录：</w:t>
      </w:r>
    </w:p>
    <w:p w:rsidR="00737AD2" w:rsidRDefault="007003A1">
      <w:pPr>
        <w:pStyle w:val="BodyText"/>
        <w:spacing w:line="243" w:lineRule="exact"/>
        <w:ind w:left="397"/>
      </w:pPr>
      <w:r>
        <w:rPr>
          <w:w w:val="95"/>
        </w:rPr>
        <w:t>{arr:[1,2,3],name:"Tom"},{name:"Mike",age:20}第二条记录没有arr字段名。</w:t>
      </w:r>
    </w:p>
    <w:p w:rsidR="00737AD2" w:rsidRDefault="00EC10B3">
      <w:pPr>
        <w:pStyle w:val="BodyText"/>
        <w:spacing w:before="46"/>
        <w:ind w:left="397"/>
        <w:rPr>
          <w:rFonts w:ascii="仿宋" w:eastAsia="仿宋" w:hAnsi="仿宋" w:cs="仿宋"/>
        </w:rPr>
      </w:pPr>
      <w:r w:rsidRPr="00EC10B3">
        <w:pict>
          <v:group id="_x0000_s2312" style="position:absolute;left:0;text-align:left;margin-left:95.85pt;margin-top:6.75pt;width:459.45pt;height:10.6pt;z-index:-25213;mso-position-horizontal-relative:page" coordorigin="1917,135" coordsize="9189,212">
            <v:shape id="_x0000_s2313"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db.foo.bar.update({$set:{"arr.1":4}},{name:{</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:1}})</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1217"/>
        <w:rPr>
          <w:lang w:eastAsia="zh-CN"/>
        </w:rPr>
      </w:pPr>
      <w:r>
        <w:rPr>
          <w:w w:val="95"/>
        </w:rPr>
        <w:t>此操作是选择含有name字段的所有记录，然后使用$set更新这些记录的数组对象arr。</w:t>
      </w:r>
      <w:r>
        <w:rPr>
          <w:w w:val="95"/>
          <w:lang w:eastAsia="zh-CN"/>
        </w:rPr>
        <w:t>如果原记录中没有</w:t>
      </w:r>
      <w:r>
        <w:rPr>
          <w:lang w:eastAsia="zh-CN"/>
        </w:rPr>
        <w:t xml:space="preserve"> 数组对象arr，使用$set会将arr字段以嵌套对象的方式插入到记录中。上面两条记录更新之后为：</w:t>
      </w:r>
    </w:p>
    <w:p w:rsidR="00737AD2" w:rsidRDefault="00EC10B3">
      <w:pPr>
        <w:pStyle w:val="BodyText"/>
        <w:spacing w:before="62"/>
        <w:ind w:left="1217"/>
        <w:rPr>
          <w:rFonts w:ascii="仿宋" w:eastAsia="仿宋" w:hAnsi="仿宋" w:cs="仿宋"/>
          <w:lang w:eastAsia="zh-CN"/>
        </w:rPr>
      </w:pPr>
      <w:r w:rsidRPr="00EC10B3">
        <w:pict>
          <v:group id="_x0000_s2310" style="position:absolute;left:0;text-align:left;margin-left:95.85pt;margin-top:7.55pt;width:459.45pt;height:10.6pt;z-index:-25212;mso-position-horizontal-relative:page" coordorigin="1917,151" coordsize="9189,212">
            <v:shape id="_x0000_s2311" style="position:absolute;left:1917;top:151;width:9189;height:212" coordorigin="1917,151" coordsize="9189,212" path="m1917,151r9189,l11106,363r-9189,l1917,151xe" fillcolor="#efefef" stroked="f">
              <v:path arrowok="t"/>
            </v:shape>
            <w10:wrap anchorx="page"/>
          </v:group>
        </w:pict>
      </w:r>
      <w:r w:rsidR="007003A1">
        <w:rPr>
          <w:rFonts w:ascii="仿宋" w:eastAsia="仿宋" w:hAnsi="仿宋" w:cs="仿宋"/>
          <w:lang w:eastAsia="zh-CN"/>
        </w:rPr>
        <w:t>{arr:[1,4,3],name:"Tom"},{arr:{"1":4},name:"Mike",age:20}</w:t>
      </w:r>
    </w:p>
    <w:p w:rsidR="00737AD2" w:rsidRDefault="007003A1">
      <w:pPr>
        <w:pStyle w:val="BodyText"/>
        <w:spacing w:before="89"/>
        <w:rPr>
          <w:lang w:eastAsia="zh-CN"/>
        </w:rPr>
      </w:pPr>
      <w:bookmarkStart w:id="726" w:name="$unset"/>
      <w:bookmarkStart w:id="727" w:name="_bookmark279"/>
      <w:bookmarkEnd w:id="726"/>
      <w:bookmarkEnd w:id="727"/>
      <w:r>
        <w:rPr>
          <w:w w:val="95"/>
          <w:lang w:eastAsia="zh-CN"/>
        </w:rPr>
        <w:t>$unset</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语法</w:t>
      </w:r>
    </w:p>
    <w:p w:rsidR="00737AD2" w:rsidRDefault="007003A1">
      <w:pPr>
        <w:pStyle w:val="BodyText"/>
        <w:spacing w:before="18"/>
        <w:rPr>
          <w:lang w:eastAsia="zh-CN"/>
        </w:rPr>
      </w:pPr>
      <w:r>
        <w:rPr>
          <w:w w:val="95"/>
          <w:lang w:eastAsia="zh-CN"/>
        </w:rPr>
        <w:t>{$unset:{&lt;字段名1&gt;:"",&lt;字段名2&gt;:"",...}}</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描述</w:t>
      </w:r>
    </w:p>
    <w:p w:rsidR="00737AD2" w:rsidRDefault="007003A1">
      <w:pPr>
        <w:pStyle w:val="BodyText"/>
        <w:spacing w:before="18" w:line="379" w:lineRule="auto"/>
        <w:ind w:right="2688"/>
        <w:rPr>
          <w:lang w:eastAsia="zh-CN"/>
        </w:rPr>
      </w:pPr>
      <w:r>
        <w:rPr>
          <w:w w:val="95"/>
          <w:lang w:eastAsia="zh-CN"/>
        </w:rPr>
        <w:t>$unset操作是删除集合中指定的字段名。如果记录中没有指定的字段名，跳过。</w:t>
      </w:r>
      <w:r>
        <w:rPr>
          <w:lang w:eastAsia="zh-CN"/>
        </w:rPr>
        <w:t xml:space="preserve"> 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删除集合bar下记录的name字段和age字段，如果记录中没有字段name或age，跳过，不做任何处理。</w:t>
      </w:r>
    </w:p>
    <w:p w:rsidR="00737AD2" w:rsidRDefault="00EC10B3">
      <w:pPr>
        <w:pStyle w:val="BodyText"/>
        <w:spacing w:before="50"/>
        <w:ind w:left="1217"/>
        <w:rPr>
          <w:rFonts w:ascii="仿宋" w:eastAsia="仿宋" w:hAnsi="仿宋" w:cs="仿宋"/>
        </w:rPr>
      </w:pPr>
      <w:r w:rsidRPr="00EC10B3">
        <w:pict>
          <v:group id="_x0000_s2308" style="position:absolute;left:0;text-align:left;margin-left:95.85pt;margin-top:6.95pt;width:459.45pt;height:10.6pt;z-index:-25211;mso-position-horizontal-relative:page" coordorigin="1917,139" coordsize="9189,212">
            <v:shape id="_x0000_s230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db.foo.bar.update({$unset:{name:"",age:""}})</w:t>
      </w:r>
    </w:p>
    <w:p w:rsidR="00737AD2" w:rsidRDefault="007003A1">
      <w:pPr>
        <w:pStyle w:val="BodyText"/>
        <w:tabs>
          <w:tab w:val="left" w:pos="1217"/>
        </w:tabs>
        <w:spacing w:line="171" w:lineRule="auto"/>
        <w:ind w:left="1217" w:right="255"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$unset删除数组对象中的元素。如有一条记录：{arr:[1,2,3],name:"Tom"}。使用$unset删除第二个元素</w:t>
      </w:r>
      <w:r>
        <w:rPr>
          <w:position w:val="1"/>
          <w:lang w:eastAsia="zh-CN"/>
        </w:rPr>
        <w:t xml:space="preserve"> </w:t>
      </w:r>
      <w:r>
        <w:rPr>
          <w:lang w:eastAsia="zh-CN"/>
        </w:rPr>
        <w:t>操作如下：</w:t>
      </w:r>
    </w:p>
    <w:p w:rsidR="00737AD2" w:rsidRDefault="00EC10B3">
      <w:pPr>
        <w:pStyle w:val="BodyText"/>
        <w:spacing w:before="61"/>
        <w:ind w:left="1217"/>
        <w:rPr>
          <w:rFonts w:ascii="仿宋" w:eastAsia="仿宋" w:hAnsi="仿宋" w:cs="仿宋"/>
          <w:lang w:eastAsia="zh-CN"/>
        </w:rPr>
      </w:pPr>
      <w:r w:rsidRPr="00EC10B3">
        <w:pict>
          <v:group id="_x0000_s2306" style="position:absolute;left:0;text-align:left;margin-left:95.85pt;margin-top:7.5pt;width:459.45pt;height:10.6pt;z-index:-25210;mso-position-horizontal-relative:page" coordorigin="1917,150" coordsize="9189,212">
            <v:shape id="_x0000_s2307" style="position:absolute;left:1917;top:150;width:9189;height:212" coordorigin="1917,150" coordsize="9189,212" path="m1917,150r9189,l11106,362r-9189,l1917,150xe" fillcolor="#efefef" stroked="f">
              <v:path arrowok="t"/>
            </v:shape>
            <w10:wrap anchorx="page"/>
          </v:group>
        </w:pict>
      </w:r>
      <w:r w:rsidR="007003A1">
        <w:rPr>
          <w:rFonts w:ascii="仿宋" w:eastAsia="仿宋" w:hAnsi="仿宋" w:cs="仿宋"/>
          <w:lang w:eastAsia="zh-CN"/>
        </w:rPr>
        <w:t>db.foo.bar.update({$unset:{"arr.2":""}})</w:t>
      </w:r>
    </w:p>
    <w:p w:rsidR="00737AD2" w:rsidRDefault="007003A1">
      <w:pPr>
        <w:pStyle w:val="BodyText"/>
        <w:spacing w:before="49"/>
        <w:ind w:left="1217"/>
        <w:rPr>
          <w:lang w:eastAsia="zh-CN"/>
        </w:rPr>
      </w:pPr>
      <w:r>
        <w:rPr>
          <w:lang w:eastAsia="zh-CN"/>
        </w:rPr>
        <w:t>此操作后，记录更新为{arr:[1,null,3],name:"Tom"}</w:t>
      </w:r>
    </w:p>
    <w:p w:rsidR="00737AD2" w:rsidRDefault="007003A1">
      <w:pPr>
        <w:pStyle w:val="BodyText"/>
        <w:tabs>
          <w:tab w:val="left" w:pos="1217"/>
        </w:tabs>
        <w:spacing w:line="26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$unset删除嵌套对象中的字段。如有一条记录：{content:</w:t>
      </w:r>
    </w:p>
    <w:p w:rsidR="00737AD2" w:rsidRDefault="007003A1">
      <w:pPr>
        <w:pStyle w:val="BodyText"/>
        <w:spacing w:line="243" w:lineRule="exact"/>
        <w:ind w:left="1217"/>
      </w:pPr>
      <w:r>
        <w:rPr>
          <w:w w:val="95"/>
        </w:rPr>
        <w:t>{ID:1,type:"system",position:"manager"},name:"Tom"}，content是一个嵌套对象，它</w:t>
      </w:r>
    </w:p>
    <w:p w:rsidR="00737AD2" w:rsidRDefault="007003A1">
      <w:pPr>
        <w:pStyle w:val="BodyText"/>
        <w:spacing w:line="240" w:lineRule="exact"/>
        <w:ind w:left="1217"/>
      </w:pPr>
      <w:r>
        <w:rPr>
          <w:w w:val="95"/>
        </w:rPr>
        <w:t>有ID、type、position三个字段。使用$unset删除type字段操作如下：</w:t>
      </w:r>
    </w:p>
    <w:p w:rsidR="00737AD2" w:rsidRDefault="00EC10B3">
      <w:pPr>
        <w:pStyle w:val="BodyText"/>
        <w:spacing w:before="46"/>
        <w:ind w:left="1217"/>
        <w:rPr>
          <w:rFonts w:ascii="仿宋" w:eastAsia="仿宋" w:hAnsi="仿宋" w:cs="仿宋"/>
        </w:rPr>
      </w:pPr>
      <w:r w:rsidRPr="00EC10B3">
        <w:pict>
          <v:group id="_x0000_s2304" style="position:absolute;left:0;text-align:left;margin-left:95.85pt;margin-top:6.75pt;width:459.45pt;height:10.6pt;z-index:-25209;mso-position-horizontal-relative:page" coordorigin="1917,135" coordsize="9189,212">
            <v:shape id="_x0000_s2305"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db.foo.bar.update({$unset:{"content.type":""}})</w:t>
      </w:r>
    </w:p>
    <w:p w:rsidR="00737AD2" w:rsidRDefault="007003A1">
      <w:pPr>
        <w:pStyle w:val="BodyText"/>
        <w:spacing w:before="49"/>
        <w:ind w:left="1217"/>
      </w:pPr>
      <w:r>
        <w:rPr>
          <w:w w:val="95"/>
        </w:rPr>
        <w:t>此操作后，记录更新为{content:{ID:1,position:"manager"},name:"Tom"}</w:t>
      </w:r>
    </w:p>
    <w:p w:rsidR="00737AD2" w:rsidRDefault="007003A1">
      <w:pPr>
        <w:pStyle w:val="BodyText"/>
        <w:spacing w:before="98"/>
      </w:pPr>
      <w:bookmarkStart w:id="728" w:name="_bookmark280"/>
      <w:bookmarkEnd w:id="728"/>
      <w:r>
        <w:rPr>
          <w:w w:val="95"/>
        </w:rPr>
        <w:t>$addtoset</w:t>
      </w:r>
    </w:p>
    <w:p w:rsidR="00737AD2" w:rsidRDefault="00737AD2">
      <w:pPr>
        <w:spacing w:before="9" w:line="190" w:lineRule="exact"/>
        <w:rPr>
          <w:sz w:val="19"/>
          <w:szCs w:val="19"/>
        </w:rPr>
      </w:pPr>
    </w:p>
    <w:p w:rsidR="00737AD2" w:rsidRDefault="007003A1">
      <w:pPr>
        <w:pStyle w:val="BodyText"/>
      </w:pPr>
      <w:r>
        <w:t>语法</w:t>
      </w:r>
    </w:p>
    <w:p w:rsidR="00737AD2" w:rsidRDefault="007003A1">
      <w:pPr>
        <w:pStyle w:val="BodyText"/>
        <w:spacing w:before="18"/>
      </w:pPr>
      <w:r>
        <w:rPr>
          <w:w w:val="90"/>
        </w:rPr>
        <w:t>{$addtoset:{&lt;字段名1&gt;:[&lt;值1&gt;,&lt;值2&gt;,...,&lt;值N&gt;]，&lt;字段名2&gt;:[&lt;值1&gt;,&lt;值2&gt;,...,&lt;值N&gt;],...}}</w:t>
      </w:r>
    </w:p>
    <w:p w:rsidR="00737AD2" w:rsidRDefault="00737AD2">
      <w:pPr>
        <w:spacing w:before="9" w:line="190" w:lineRule="exact"/>
        <w:rPr>
          <w:sz w:val="19"/>
          <w:szCs w:val="19"/>
        </w:rPr>
      </w:pPr>
    </w:p>
    <w:p w:rsidR="00737AD2" w:rsidRDefault="007003A1">
      <w:pPr>
        <w:pStyle w:val="BodyText"/>
      </w:pPr>
      <w:r>
        <w:t>描述</w:t>
      </w:r>
    </w:p>
    <w:p w:rsidR="00737AD2" w:rsidRDefault="007003A1">
      <w:pPr>
        <w:pStyle w:val="BodyText"/>
        <w:spacing w:before="18"/>
      </w:pPr>
      <w:r>
        <w:t>$addtoset是向数组对象中添加元素和值，操作对象必须为数组类型的字段。$addtoset有如下规则：</w:t>
      </w:r>
    </w:p>
    <w:p w:rsidR="00737AD2" w:rsidRDefault="007003A1">
      <w:pPr>
        <w:pStyle w:val="BodyText"/>
        <w:tabs>
          <w:tab w:val="left" w:pos="1217"/>
        </w:tabs>
        <w:spacing w:before="34" w:line="255" w:lineRule="auto"/>
        <w:ind w:left="1217" w:right="20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记录中有指定的字段名（&lt;字段名1&gt;,&lt;字段名2&gt;,...）。 </w:t>
      </w:r>
      <w:r>
        <w:rPr>
          <w:w w:val="95"/>
          <w:lang w:eastAsia="zh-CN"/>
        </w:rPr>
        <w:t>如果指定的值（[&lt;值1&gt;,&lt;值2&gt;,...,&lt;值N&gt;]）在记录中存在，跳过不做任何操作，只向目标数组对象中添加</w:t>
      </w:r>
    </w:p>
    <w:p w:rsidR="00737AD2" w:rsidRDefault="007003A1">
      <w:pPr>
        <w:pStyle w:val="BodyText"/>
        <w:spacing w:line="223" w:lineRule="exact"/>
        <w:ind w:left="1217"/>
        <w:rPr>
          <w:lang w:eastAsia="zh-CN"/>
        </w:rPr>
      </w:pPr>
      <w:r>
        <w:rPr>
          <w:lang w:eastAsia="zh-CN"/>
        </w:rPr>
        <w:t>不存在的值。</w:t>
      </w:r>
    </w:p>
    <w:p w:rsidR="00737AD2" w:rsidRDefault="007003A1">
      <w:pPr>
        <w:pStyle w:val="BodyText"/>
        <w:tabs>
          <w:tab w:val="left" w:pos="1217"/>
        </w:tabs>
        <w:spacing w:line="26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记录中不存在指定的字段名。</w:t>
      </w:r>
    </w:p>
    <w:p w:rsidR="00737AD2" w:rsidRDefault="00737AD2">
      <w:pPr>
        <w:spacing w:before="8" w:line="100" w:lineRule="exact"/>
        <w:rPr>
          <w:sz w:val="10"/>
          <w:szCs w:val="10"/>
          <w:lang w:eastAsia="zh-CN"/>
        </w:rPr>
      </w:pPr>
    </w:p>
    <w:p w:rsidR="00737AD2" w:rsidRDefault="007003A1">
      <w:pPr>
        <w:pStyle w:val="BodyText"/>
        <w:spacing w:line="168" w:lineRule="auto"/>
        <w:ind w:left="1217" w:right="267"/>
        <w:rPr>
          <w:lang w:eastAsia="zh-CN"/>
        </w:rPr>
      </w:pPr>
      <w:r>
        <w:rPr>
          <w:w w:val="95"/>
          <w:lang w:eastAsia="zh-CN"/>
        </w:rPr>
        <w:t>如果记录本身不存在指定的字段名（&lt;字段名1&gt;,&lt;字段名2&gt;,...），那么将指定的字段名和值更新到记录</w:t>
      </w:r>
      <w:r>
        <w:rPr>
          <w:lang w:eastAsia="zh-CN"/>
        </w:rPr>
        <w:t xml:space="preserve"> 中。</w:t>
      </w:r>
    </w:p>
    <w:p w:rsidR="00737AD2" w:rsidRDefault="00737AD2">
      <w:pPr>
        <w:spacing w:before="14" w:line="200" w:lineRule="exact"/>
        <w:rPr>
          <w:sz w:val="20"/>
          <w:szCs w:val="20"/>
          <w:lang w:eastAsia="zh-CN"/>
        </w:rPr>
      </w:pPr>
    </w:p>
    <w:p w:rsidR="00737AD2" w:rsidRDefault="007003A1">
      <w:pPr>
        <w:pStyle w:val="BodyText"/>
        <w:rPr>
          <w:lang w:eastAsia="zh-CN"/>
        </w:rPr>
      </w:pPr>
      <w:r>
        <w:rPr>
          <w:lang w:eastAsia="zh-CN"/>
        </w:rPr>
        <w:t>示例</w:t>
      </w:r>
    </w:p>
    <w:p w:rsidR="00737AD2" w:rsidRDefault="00EC10B3">
      <w:pPr>
        <w:pStyle w:val="BodyText"/>
        <w:tabs>
          <w:tab w:val="left" w:pos="1217"/>
        </w:tabs>
        <w:spacing w:before="34" w:line="277" w:lineRule="auto"/>
        <w:ind w:left="1217" w:right="431" w:hanging="284"/>
        <w:rPr>
          <w:lang w:eastAsia="zh-CN"/>
        </w:rPr>
      </w:pPr>
      <w:r>
        <w:pict>
          <v:group id="_x0000_s2302" style="position:absolute;left:0;text-align:left;margin-left:95.85pt;margin-top:25.75pt;width:459.45pt;height:10.6pt;z-index:-25208;mso-position-horizontal-relative:page" coordorigin="1917,515" coordsize="9189,212">
            <v:shape id="_x0000_s2303" style="position:absolute;left:1917;top:515;width:9189;height:212" coordorigin="1917,515" coordsize="9189,212" path="m1917,515r9189,l11106,727r-9189,l1917,515xe" fillcolor="#efefef" stroked="f">
              <v:path arrowok="t"/>
            </v:shape>
            <w10:wrap anchorx="page"/>
          </v:group>
        </w:pict>
      </w:r>
      <w:r w:rsidR="007003A1">
        <w:rPr>
          <w:rFonts w:ascii="Times New Roman" w:eastAsia="Times New Roman" w:hAnsi="Times New Roman" w:cs="Times New Roman"/>
          <w:lang w:eastAsia="zh-CN"/>
        </w:rPr>
        <w:t>•</w:t>
      </w:r>
      <w:r w:rsidR="007003A1">
        <w:rPr>
          <w:rFonts w:ascii="Times New Roman" w:eastAsia="Times New Roman" w:hAnsi="Times New Roman" w:cs="Times New Roman"/>
          <w:lang w:eastAsia="zh-CN"/>
        </w:rPr>
        <w:tab/>
      </w:r>
      <w:r w:rsidR="007003A1">
        <w:rPr>
          <w:position w:val="1"/>
          <w:lang w:eastAsia="zh-CN"/>
        </w:rPr>
        <w:t>记录中存在目标数组对象。如有记录：{arr:[1,2,4],age:10,name:"Tom"}</w:t>
      </w:r>
      <w:r w:rsidR="007003A1">
        <w:rPr>
          <w:w w:val="96"/>
          <w:position w:val="1"/>
          <w:lang w:eastAsia="zh-CN"/>
        </w:rPr>
        <w:t xml:space="preserve"> </w:t>
      </w:r>
      <w:r w:rsidR="007003A1">
        <w:rPr>
          <w:rFonts w:ascii="仿宋" w:eastAsia="仿宋" w:hAnsi="仿宋" w:cs="仿宋"/>
          <w:lang w:eastAsia="zh-CN"/>
        </w:rPr>
        <w:t>db.foo.bar.update({$addtoset:{arr:[1,3,5]}},{arr:{</w:t>
      </w:r>
      <w:hyperlink w:anchor="_bookmark271" w:history="1">
        <w:r w:rsidR="007003A1">
          <w:rPr>
            <w:rFonts w:ascii="仿宋" w:eastAsia="仿宋" w:hAnsi="仿宋" w:cs="仿宋"/>
            <w:color w:val="0000FF"/>
            <w:lang w:eastAsia="zh-CN"/>
          </w:rPr>
          <w:t>$exists</w:t>
        </w:r>
      </w:hyperlink>
      <w:r w:rsidR="007003A1">
        <w:rPr>
          <w:rFonts w:ascii="仿宋" w:eastAsia="仿宋" w:hAnsi="仿宋" w:cs="仿宋"/>
          <w:color w:val="000000"/>
          <w:lang w:eastAsia="zh-CN"/>
        </w:rPr>
        <w:t xml:space="preserve">:1}}) </w:t>
      </w:r>
      <w:r w:rsidR="007003A1">
        <w:rPr>
          <w:color w:val="000000"/>
          <w:w w:val="95"/>
          <w:lang w:eastAsia="zh-CN"/>
        </w:rPr>
        <w:t>此操作后，记录更新为：{arr:[1,2,4,3,5],age:10,name:"Tom"}。将原记录arr数组没有的元素3和5，使</w:t>
      </w:r>
    </w:p>
    <w:p w:rsidR="00737AD2" w:rsidRDefault="007003A1">
      <w:pPr>
        <w:pStyle w:val="BodyText"/>
        <w:spacing w:line="199" w:lineRule="exact"/>
        <w:ind w:left="1217"/>
        <w:rPr>
          <w:lang w:eastAsia="zh-CN"/>
        </w:rPr>
      </w:pPr>
      <w:r>
        <w:rPr>
          <w:lang w:eastAsia="zh-CN"/>
        </w:rPr>
        <w:t>用$addtoset之后更新到arr数组内。</w:t>
      </w:r>
    </w:p>
    <w:p w:rsidR="00737AD2" w:rsidRDefault="00737AD2">
      <w:pPr>
        <w:spacing w:line="199" w:lineRule="exact"/>
        <w:rPr>
          <w:lang w:eastAsia="zh-CN"/>
        </w:rPr>
        <w:sectPr w:rsidR="00737AD2">
          <w:pgSz w:w="12240" w:h="15840"/>
          <w:pgMar w:top="900" w:right="106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tabs>
          <w:tab w:val="left" w:pos="397"/>
        </w:tabs>
        <w:spacing w:line="308"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记录中不存在指定的数组对象，如有记录：{name:"Mike",age:12}</w:t>
      </w:r>
    </w:p>
    <w:p w:rsidR="00737AD2" w:rsidRDefault="00EC10B3">
      <w:pPr>
        <w:pStyle w:val="BodyText"/>
        <w:spacing w:before="50"/>
        <w:ind w:left="397"/>
        <w:rPr>
          <w:rFonts w:ascii="仿宋" w:eastAsia="仿宋" w:hAnsi="仿宋" w:cs="仿宋"/>
        </w:rPr>
      </w:pPr>
      <w:r w:rsidRPr="00EC10B3">
        <w:pict>
          <v:group id="_x0000_s2300" style="position:absolute;left:0;text-align:left;margin-left:95.85pt;margin-top:6.95pt;width:459.45pt;height:10.6pt;z-index:-25207;mso-position-horizontal-relative:page" coordorigin="1917,139" coordsize="9189,212">
            <v:shape id="_x0000_s230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db.foo.bar.update({$addtoset:{arr:[1,3,5]}},{arr:{</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:0}})</w:t>
      </w:r>
    </w:p>
    <w:p w:rsidR="00737AD2" w:rsidRDefault="00737AD2">
      <w:pPr>
        <w:spacing w:before="5" w:line="130" w:lineRule="exact"/>
        <w:rPr>
          <w:sz w:val="13"/>
          <w:szCs w:val="13"/>
        </w:rPr>
      </w:pPr>
    </w:p>
    <w:p w:rsidR="00737AD2" w:rsidRDefault="007003A1">
      <w:pPr>
        <w:pStyle w:val="BodyText"/>
        <w:spacing w:line="168" w:lineRule="auto"/>
        <w:ind w:left="397" w:right="318"/>
        <w:rPr>
          <w:lang w:eastAsia="zh-CN"/>
        </w:rPr>
      </w:pPr>
      <w:r>
        <w:rPr>
          <w:w w:val="95"/>
        </w:rPr>
        <w:t>此操作后，记录更新为：{arr:[1,3,5],age:12,name:"Mike"}。</w:t>
      </w:r>
      <w:r>
        <w:rPr>
          <w:w w:val="95"/>
          <w:lang w:eastAsia="zh-CN"/>
        </w:rPr>
        <w:t>原记录中没有数组对象arr字</w:t>
      </w:r>
      <w:r>
        <w:rPr>
          <w:lang w:eastAsia="zh-CN"/>
        </w:rPr>
        <w:t xml:space="preserve"> 段，$addtoset操作将arr字段和值更新到记录中。</w:t>
      </w:r>
    </w:p>
    <w:p w:rsidR="00737AD2" w:rsidRDefault="00737AD2">
      <w:pPr>
        <w:spacing w:before="4" w:line="110" w:lineRule="exact"/>
        <w:rPr>
          <w:sz w:val="11"/>
          <w:szCs w:val="11"/>
          <w:lang w:eastAsia="zh-CN"/>
        </w:rPr>
      </w:pPr>
    </w:p>
    <w:p w:rsidR="00737AD2" w:rsidRDefault="007003A1">
      <w:pPr>
        <w:pStyle w:val="BodyText"/>
        <w:ind w:left="113"/>
        <w:rPr>
          <w:lang w:eastAsia="zh-CN"/>
        </w:rPr>
      </w:pPr>
      <w:bookmarkStart w:id="729" w:name="$pop"/>
      <w:bookmarkStart w:id="730" w:name="_bookmark281"/>
      <w:bookmarkEnd w:id="729"/>
      <w:bookmarkEnd w:id="730"/>
      <w:r>
        <w:rPr>
          <w:w w:val="90"/>
          <w:lang w:eastAsia="zh-CN"/>
        </w:rPr>
        <w:t>$pop</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7003A1">
      <w:pPr>
        <w:pStyle w:val="BodyText"/>
        <w:spacing w:before="18"/>
        <w:ind w:left="113"/>
        <w:rPr>
          <w:lang w:eastAsia="zh-CN"/>
        </w:rPr>
      </w:pPr>
      <w:r>
        <w:rPr>
          <w:w w:val="90"/>
          <w:lang w:eastAsia="zh-CN"/>
        </w:rPr>
        <w:t>{$pop:{&lt;字段名1&gt;:&lt;N&gt;,&lt;字段名2&gt;:&lt;N&gt;,...}}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Pr>
          <w:lang w:eastAsia="zh-CN"/>
        </w:rPr>
      </w:pPr>
      <w:r>
        <w:rPr>
          <w:w w:val="95"/>
          <w:lang w:eastAsia="zh-CN"/>
        </w:rPr>
        <w:t>$pop操作是删除指定数组对象（&lt;字段名1&gt;,&lt;字段名2&gt;,...）最后N个元素，操作对象必须为数组类型的字</w:t>
      </w:r>
      <w:r>
        <w:rPr>
          <w:lang w:eastAsia="zh-CN"/>
        </w:rPr>
        <w:t xml:space="preserve"> 段。</w:t>
      </w:r>
      <w:r>
        <w:rPr>
          <w:spacing w:val="-25"/>
          <w:lang w:eastAsia="zh-CN"/>
        </w:rPr>
        <w:t xml:space="preserve"> </w:t>
      </w:r>
      <w:r>
        <w:rPr>
          <w:lang w:eastAsia="zh-CN"/>
        </w:rPr>
        <w:t>如果记录中不存在指定的数组对象，跳过不做任何操作；如果指定的N值大于数组对象的长度，数组对 象的长度更新为0，即它的元素全部被删除；如果指定的N值&lt;0，意味着从数组起始删除第-N个元素。</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EC10B3">
      <w:pPr>
        <w:pStyle w:val="BodyText"/>
        <w:tabs>
          <w:tab w:val="left" w:pos="397"/>
        </w:tabs>
        <w:spacing w:before="34" w:line="263" w:lineRule="auto"/>
        <w:ind w:left="397" w:right="1688" w:hanging="284"/>
        <w:rPr>
          <w:lang w:eastAsia="zh-CN"/>
        </w:rPr>
      </w:pPr>
      <w:r>
        <w:pict>
          <v:group id="_x0000_s2298" style="position:absolute;left:0;text-align:left;margin-left:95.85pt;margin-top:23.75pt;width:459.45pt;height:10.6pt;z-index:-25206;mso-position-horizontal-relative:page" coordorigin="1917,475" coordsize="9189,212">
            <v:shape id="_x0000_s2299" style="position:absolute;left:1917;top:475;width:9189;height:212" coordorigin="1917,475" coordsize="9189,212" path="m1917,475r9189,l11106,687r-9189,l1917,475xe" fillcolor="#efefef" stroked="f">
              <v:path arrowok="t"/>
            </v:shape>
            <w10:wrap anchorx="page"/>
          </v:group>
        </w:pict>
      </w:r>
      <w:r w:rsidR="007003A1">
        <w:rPr>
          <w:rFonts w:ascii="Times New Roman" w:eastAsia="Times New Roman" w:hAnsi="Times New Roman" w:cs="Times New Roman"/>
          <w:lang w:eastAsia="zh-CN"/>
        </w:rPr>
        <w:t>•</w:t>
      </w:r>
      <w:r w:rsidR="007003A1">
        <w:rPr>
          <w:rFonts w:ascii="Times New Roman" w:eastAsia="Times New Roman" w:hAnsi="Times New Roman" w:cs="Times New Roman"/>
          <w:lang w:eastAsia="zh-CN"/>
        </w:rPr>
        <w:tab/>
      </w:r>
      <w:r w:rsidR="007003A1">
        <w:rPr>
          <w:w w:val="95"/>
          <w:position w:val="1"/>
          <w:lang w:eastAsia="zh-CN"/>
        </w:rPr>
        <w:t>删除集合bar下数组对象arr的最后两个元素。如有记录：{arr:[1,2,3,4],age:20,name:"Tom"}</w:t>
      </w:r>
      <w:r w:rsidR="007003A1">
        <w:rPr>
          <w:w w:val="96"/>
          <w:position w:val="1"/>
          <w:lang w:eastAsia="zh-CN"/>
        </w:rPr>
        <w:t xml:space="preserve"> </w:t>
      </w:r>
      <w:r w:rsidR="007003A1">
        <w:rPr>
          <w:rFonts w:ascii="仿宋" w:eastAsia="仿宋" w:hAnsi="仿宋" w:cs="仿宋"/>
          <w:lang w:eastAsia="zh-CN"/>
        </w:rPr>
        <w:t xml:space="preserve">db.foo.bar.update({$pop:{arr:2}}) </w:t>
      </w:r>
      <w:r w:rsidR="007003A1">
        <w:rPr>
          <w:lang w:eastAsia="zh-CN"/>
        </w:rPr>
        <w:t>此操作后，记录更新为：{arr:[1,2],age:20,name:"Tom"}</w:t>
      </w:r>
    </w:p>
    <w:p w:rsidR="00737AD2" w:rsidRDefault="007003A1">
      <w:pPr>
        <w:pStyle w:val="BodyText"/>
        <w:tabs>
          <w:tab w:val="left" w:pos="397"/>
        </w:tabs>
        <w:spacing w:line="241"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删除集合bar下数组对象arr的最后10个元素。如有记录：{arr:[1,2,3,4],age:20,name:"Tom"}</w:t>
      </w:r>
    </w:p>
    <w:p w:rsidR="00737AD2" w:rsidRDefault="00EC10B3">
      <w:pPr>
        <w:pStyle w:val="BodyText"/>
        <w:spacing w:before="10"/>
        <w:ind w:left="397"/>
        <w:rPr>
          <w:rFonts w:ascii="仿宋" w:eastAsia="仿宋" w:hAnsi="仿宋" w:cs="仿宋"/>
          <w:lang w:eastAsia="zh-CN"/>
        </w:rPr>
      </w:pPr>
      <w:r w:rsidRPr="00EC10B3">
        <w:pict>
          <v:group id="_x0000_s2296" style="position:absolute;left:0;text-align:left;margin-left:95.85pt;margin-top:4.95pt;width:459.45pt;height:10.6pt;z-index:-25205;mso-position-horizontal-relative:page" coordorigin="1917,99" coordsize="9189,212">
            <v:shape id="_x0000_s2297"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lang w:eastAsia="zh-CN"/>
        </w:rPr>
        <w:t>db.foo.bar.update({$pop:{arr:10}})</w:t>
      </w:r>
    </w:p>
    <w:p w:rsidR="00737AD2" w:rsidRDefault="007003A1">
      <w:pPr>
        <w:pStyle w:val="BodyText"/>
        <w:spacing w:before="49"/>
        <w:ind w:left="397"/>
        <w:rPr>
          <w:lang w:eastAsia="zh-CN"/>
        </w:rPr>
      </w:pPr>
      <w:r>
        <w:rPr>
          <w:lang w:eastAsia="zh-CN"/>
        </w:rPr>
        <w:t>此操作后，记录更新为：{arr:[],age:20,name:"Tom"}</w:t>
      </w:r>
    </w:p>
    <w:p w:rsidR="00737AD2" w:rsidRDefault="007003A1">
      <w:pPr>
        <w:pStyle w:val="BodyText"/>
        <w:tabs>
          <w:tab w:val="left" w:pos="397"/>
        </w:tabs>
        <w:spacing w:before="10" w:line="171" w:lineRule="auto"/>
        <w:ind w:left="397" w:right="2764"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删除集合bar下数组对象arr的前两个元素，即设置N的值为-2。如有记录：{arr:</w:t>
      </w:r>
      <w:r>
        <w:rPr>
          <w:w w:val="102"/>
          <w:position w:val="1"/>
          <w:lang w:eastAsia="zh-CN"/>
        </w:rPr>
        <w:t xml:space="preserve"> </w:t>
      </w:r>
      <w:r>
        <w:rPr>
          <w:lang w:eastAsia="zh-CN"/>
        </w:rPr>
        <w:t>[1,2,3,4],age:20,name:"Tom"}</w:t>
      </w:r>
    </w:p>
    <w:p w:rsidR="00737AD2" w:rsidRDefault="00EC10B3">
      <w:pPr>
        <w:pStyle w:val="BodyText"/>
        <w:spacing w:before="21"/>
        <w:ind w:left="397"/>
        <w:rPr>
          <w:rFonts w:ascii="仿宋" w:eastAsia="仿宋" w:hAnsi="仿宋" w:cs="仿宋"/>
          <w:lang w:eastAsia="zh-CN"/>
        </w:rPr>
      </w:pPr>
      <w:r w:rsidRPr="00EC10B3">
        <w:pict>
          <v:group id="_x0000_s2294" style="position:absolute;left:0;text-align:left;margin-left:95.85pt;margin-top:5.5pt;width:459.45pt;height:10.6pt;z-index:-25204;mso-position-horizontal-relative:page" coordorigin="1917,110" coordsize="9189,212">
            <v:shape id="_x0000_s2295" style="position:absolute;left:1917;top:110;width:9189;height:212" coordorigin="1917,110" coordsize="9189,212" path="m1917,110r9189,l11106,322r-9189,l1917,110xe" fillcolor="#efefef" stroked="f">
              <v:path arrowok="t"/>
            </v:shape>
            <w10:wrap anchorx="page"/>
          </v:group>
        </w:pict>
      </w:r>
      <w:r w:rsidR="007003A1">
        <w:rPr>
          <w:rFonts w:ascii="仿宋" w:eastAsia="仿宋" w:hAnsi="仿宋" w:cs="仿宋"/>
          <w:lang w:eastAsia="zh-CN"/>
        </w:rPr>
        <w:t>db.foo.bar.update({$pop:{arr:-2}})</w:t>
      </w:r>
    </w:p>
    <w:p w:rsidR="00737AD2" w:rsidRDefault="007003A1">
      <w:pPr>
        <w:pStyle w:val="BodyText"/>
        <w:spacing w:before="49"/>
        <w:ind w:left="397"/>
        <w:rPr>
          <w:lang w:eastAsia="zh-CN"/>
        </w:rPr>
      </w:pPr>
      <w:r>
        <w:rPr>
          <w:lang w:eastAsia="zh-CN"/>
        </w:rPr>
        <w:t>此操作后，记录更新为：{arr:[3,4],age:20,name:"Tom"}</w:t>
      </w:r>
    </w:p>
    <w:p w:rsidR="00737AD2" w:rsidRDefault="007003A1">
      <w:pPr>
        <w:pStyle w:val="BodyText"/>
        <w:spacing w:before="98"/>
        <w:ind w:left="113"/>
        <w:rPr>
          <w:lang w:eastAsia="zh-CN"/>
        </w:rPr>
      </w:pPr>
      <w:bookmarkStart w:id="731" w:name="$pull"/>
      <w:bookmarkStart w:id="732" w:name="_bookmark282"/>
      <w:bookmarkEnd w:id="731"/>
      <w:bookmarkEnd w:id="732"/>
      <w:r>
        <w:rPr>
          <w:w w:val="95"/>
          <w:lang w:eastAsia="zh-CN"/>
        </w:rPr>
        <w:t>$pull</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语法</w:t>
      </w:r>
    </w:p>
    <w:p w:rsidR="00737AD2" w:rsidRDefault="007003A1">
      <w:pPr>
        <w:pStyle w:val="BodyText"/>
        <w:spacing w:before="18"/>
        <w:ind w:left="113"/>
        <w:rPr>
          <w:lang w:eastAsia="zh-CN"/>
        </w:rPr>
      </w:pPr>
      <w:r>
        <w:rPr>
          <w:w w:val="95"/>
          <w:lang w:eastAsia="zh-CN"/>
        </w:rPr>
        <w:t>{$pull:{&lt;字段名1&gt;:&lt;值1&gt;,&lt;字段名2&gt;:&lt;值2&gt;,...}}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526"/>
        <w:jc w:val="both"/>
        <w:rPr>
          <w:lang w:eastAsia="zh-CN"/>
        </w:rPr>
      </w:pPr>
      <w:r>
        <w:rPr>
          <w:w w:val="95"/>
          <w:lang w:eastAsia="zh-CN"/>
        </w:rPr>
        <w:t>$pull清除指定数组对象（&lt;字段名1&gt;,&lt;字段名2&gt;,...）的</w:t>
      </w:r>
      <w:r>
        <w:rPr>
          <w:spacing w:val="49"/>
          <w:w w:val="95"/>
          <w:lang w:eastAsia="zh-CN"/>
        </w:rPr>
        <w:t xml:space="preserve"> </w:t>
      </w:r>
      <w:r>
        <w:rPr>
          <w:w w:val="95"/>
          <w:lang w:eastAsia="zh-CN"/>
        </w:rPr>
        <w:t>指定值（&lt;值1&gt;,&lt;值2&gt;,...）。操作对象必须为数组类</w:t>
      </w:r>
      <w:r>
        <w:rPr>
          <w:lang w:eastAsia="zh-CN"/>
        </w:rPr>
        <w:t xml:space="preserve"> 型的字段。如果记录中不存在指定的数组对象，跳过不做任何操作；如果指定的值不存在数组对象中，也不 做任何操作。</w:t>
      </w:r>
    </w:p>
    <w:p w:rsidR="00737AD2" w:rsidRDefault="00737AD2">
      <w:pPr>
        <w:spacing w:before="14" w:line="200" w:lineRule="exact"/>
        <w:rPr>
          <w:sz w:val="20"/>
          <w:szCs w:val="20"/>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清除集合bar下数组对象arr值为2的元素以及数组对象name中元素值为“Tom”的元素。如有记录：</w:t>
      </w:r>
    </w:p>
    <w:p w:rsidR="00737AD2" w:rsidRDefault="007003A1">
      <w:pPr>
        <w:pStyle w:val="BodyText"/>
        <w:spacing w:before="22"/>
        <w:ind w:left="397"/>
        <w:rPr>
          <w:lang w:eastAsia="zh-CN"/>
        </w:rPr>
      </w:pPr>
      <w:r>
        <w:rPr>
          <w:w w:val="95"/>
          <w:lang w:eastAsia="zh-CN"/>
        </w:rPr>
        <w:t>{arr[1,2,4,5],age:10,name:["Tom","Mike"]}</w:t>
      </w:r>
    </w:p>
    <w:p w:rsidR="00737AD2" w:rsidRDefault="00EC10B3">
      <w:pPr>
        <w:pStyle w:val="BodyText"/>
        <w:spacing w:before="46"/>
        <w:ind w:left="397"/>
        <w:rPr>
          <w:rFonts w:ascii="仿宋" w:eastAsia="仿宋" w:hAnsi="仿宋" w:cs="仿宋"/>
          <w:lang w:eastAsia="zh-CN"/>
        </w:rPr>
      </w:pPr>
      <w:r w:rsidRPr="00EC10B3">
        <w:pict>
          <v:group id="_x0000_s2292" style="position:absolute;left:0;text-align:left;margin-left:95.85pt;margin-top:6.75pt;width:459.45pt;height:10.6pt;z-index:-25203;mso-position-horizontal-relative:page" coordorigin="1917,135" coordsize="9189,212">
            <v:shape id="_x0000_s2293"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db.foo.bar.update({$pull:{arr:2,name:"Tom"}})</w:t>
      </w:r>
    </w:p>
    <w:p w:rsidR="00737AD2" w:rsidRDefault="007003A1">
      <w:pPr>
        <w:pStyle w:val="BodyText"/>
        <w:spacing w:before="49"/>
        <w:ind w:left="397"/>
        <w:rPr>
          <w:lang w:eastAsia="zh-CN"/>
        </w:rPr>
      </w:pPr>
      <w:r>
        <w:rPr>
          <w:w w:val="95"/>
          <w:lang w:eastAsia="zh-CN"/>
        </w:rPr>
        <w:t>此操作后，记录更新为：{arr[1,4,5],age:10,name:["Mike"]}</w:t>
      </w:r>
    </w:p>
    <w:p w:rsidR="00737AD2" w:rsidRDefault="007003A1">
      <w:pPr>
        <w:pStyle w:val="BodyText"/>
        <w:tabs>
          <w:tab w:val="left" w:pos="397"/>
        </w:tabs>
        <w:spacing w:before="10" w:line="171" w:lineRule="auto"/>
        <w:ind w:left="397" w:right="71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清除集合bar下数组对象arr中元素值等于2的元素以及数组对象name中元素值为“Tom”的元素。如有记</w:t>
      </w:r>
      <w:r>
        <w:rPr>
          <w:w w:val="92"/>
          <w:position w:val="1"/>
          <w:lang w:eastAsia="zh-CN"/>
        </w:rPr>
        <w:t xml:space="preserve"> </w:t>
      </w:r>
      <w:r>
        <w:rPr>
          <w:lang w:eastAsia="zh-CN"/>
        </w:rPr>
        <w:t>录：</w:t>
      </w:r>
    </w:p>
    <w:p w:rsidR="00737AD2" w:rsidRDefault="00737AD2">
      <w:pPr>
        <w:spacing w:line="171" w:lineRule="auto"/>
        <w:rPr>
          <w:lang w:eastAsia="zh-CN"/>
        </w:rPr>
        <w:sectPr w:rsidR="00737AD2">
          <w:pgSz w:w="12240" w:h="15840"/>
          <w:pgMar w:top="900" w:right="680" w:bottom="280" w:left="152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217"/>
        <w:rPr>
          <w:lang w:eastAsia="zh-CN"/>
        </w:rPr>
      </w:pPr>
      <w:r>
        <w:rPr>
          <w:w w:val="95"/>
          <w:lang w:eastAsia="zh-CN"/>
        </w:rPr>
        <w:t>{arr[1,3,4,5],age:10,name:["Tom","Mike"]}</w:t>
      </w:r>
    </w:p>
    <w:p w:rsidR="00737AD2" w:rsidRDefault="00EC10B3">
      <w:pPr>
        <w:pStyle w:val="BodyText"/>
        <w:spacing w:before="46"/>
        <w:ind w:left="1217"/>
        <w:rPr>
          <w:rFonts w:ascii="仿宋" w:eastAsia="仿宋" w:hAnsi="仿宋" w:cs="仿宋"/>
          <w:lang w:eastAsia="zh-CN"/>
        </w:rPr>
      </w:pPr>
      <w:r w:rsidRPr="00EC10B3">
        <w:pict>
          <v:group id="_x0000_s2290" style="position:absolute;left:0;text-align:left;margin-left:95.85pt;margin-top:6.75pt;width:459.45pt;height:10.6pt;z-index:-25202;mso-position-horizontal-relative:page" coordorigin="1917,135" coordsize="9189,212">
            <v:shape id="_x0000_s2291"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db.foo.bar.update({$pull:{arr:2,name:"Tom"}})</w:t>
      </w:r>
    </w:p>
    <w:p w:rsidR="00737AD2" w:rsidRDefault="00737AD2">
      <w:pPr>
        <w:spacing w:before="5" w:line="130" w:lineRule="exact"/>
        <w:rPr>
          <w:sz w:val="13"/>
          <w:szCs w:val="13"/>
          <w:lang w:eastAsia="zh-CN"/>
        </w:rPr>
      </w:pPr>
    </w:p>
    <w:p w:rsidR="00737AD2" w:rsidRDefault="007003A1">
      <w:pPr>
        <w:pStyle w:val="BodyText"/>
        <w:spacing w:line="168" w:lineRule="auto"/>
        <w:ind w:left="1217"/>
        <w:rPr>
          <w:lang w:eastAsia="zh-CN"/>
        </w:rPr>
      </w:pPr>
      <w:r>
        <w:rPr>
          <w:w w:val="95"/>
          <w:lang w:eastAsia="zh-CN"/>
        </w:rPr>
        <w:t>此操作后，记录更新为：{arr[1,3,4,5],age:10,name:["Mike"]}。由于arr数组对象没有元素值为2的元</w:t>
      </w:r>
      <w:r>
        <w:rPr>
          <w:lang w:eastAsia="zh-CN"/>
        </w:rPr>
        <w:t xml:space="preserve"> 素，因此对arr对象不做任何操作。</w:t>
      </w:r>
    </w:p>
    <w:p w:rsidR="00737AD2" w:rsidRDefault="00737AD2">
      <w:pPr>
        <w:spacing w:before="4" w:line="110" w:lineRule="exact"/>
        <w:rPr>
          <w:sz w:val="11"/>
          <w:szCs w:val="11"/>
          <w:lang w:eastAsia="zh-CN"/>
        </w:rPr>
      </w:pPr>
    </w:p>
    <w:p w:rsidR="00737AD2" w:rsidRDefault="007003A1">
      <w:pPr>
        <w:pStyle w:val="BodyText"/>
        <w:ind w:right="8827"/>
        <w:jc w:val="both"/>
      </w:pPr>
      <w:bookmarkStart w:id="733" w:name="$pull_all"/>
      <w:bookmarkStart w:id="734" w:name="_bookmark283"/>
      <w:bookmarkEnd w:id="733"/>
      <w:bookmarkEnd w:id="734"/>
      <w:r>
        <w:rPr>
          <w:w w:val="90"/>
        </w:rPr>
        <w:t>$pull_all</w:t>
      </w:r>
    </w:p>
    <w:p w:rsidR="00737AD2" w:rsidRDefault="00737AD2">
      <w:pPr>
        <w:spacing w:before="9" w:line="190" w:lineRule="exact"/>
        <w:rPr>
          <w:sz w:val="19"/>
          <w:szCs w:val="19"/>
        </w:rPr>
      </w:pPr>
    </w:p>
    <w:p w:rsidR="00737AD2" w:rsidRDefault="007003A1">
      <w:pPr>
        <w:pStyle w:val="BodyText"/>
        <w:ind w:right="9166"/>
        <w:jc w:val="both"/>
      </w:pPr>
      <w:r>
        <w:t>语法</w:t>
      </w:r>
    </w:p>
    <w:p w:rsidR="00737AD2" w:rsidRDefault="007003A1">
      <w:pPr>
        <w:pStyle w:val="BodyText"/>
        <w:spacing w:before="18"/>
        <w:ind w:right="2142"/>
        <w:jc w:val="both"/>
      </w:pPr>
      <w:r>
        <w:rPr>
          <w:w w:val="90"/>
        </w:rPr>
        <w:t>{$pull_all:{&lt;字段名1&gt;:[&lt;值1&gt;,&lt;值2&gt;,...,&lt;值N&gt;],&lt;字段名2&gt;:[&lt;值1&gt;,&lt;值2&gt;,...,&lt;值N&gt;],...}}</w:t>
      </w:r>
    </w:p>
    <w:p w:rsidR="00737AD2" w:rsidRDefault="00737AD2">
      <w:pPr>
        <w:spacing w:before="9" w:line="190" w:lineRule="exact"/>
        <w:rPr>
          <w:sz w:val="19"/>
          <w:szCs w:val="19"/>
        </w:rPr>
      </w:pPr>
    </w:p>
    <w:p w:rsidR="00737AD2" w:rsidRDefault="007003A1">
      <w:pPr>
        <w:pStyle w:val="BodyText"/>
        <w:ind w:right="9166"/>
        <w:jc w:val="both"/>
      </w:pPr>
      <w:r>
        <w:t>描述</w:t>
      </w:r>
    </w:p>
    <w:p w:rsidR="00737AD2" w:rsidRDefault="00737AD2">
      <w:pPr>
        <w:spacing w:before="5" w:line="100" w:lineRule="exact"/>
        <w:rPr>
          <w:sz w:val="10"/>
          <w:szCs w:val="10"/>
        </w:rPr>
      </w:pPr>
    </w:p>
    <w:p w:rsidR="00737AD2" w:rsidRDefault="007003A1">
      <w:pPr>
        <w:pStyle w:val="BodyText"/>
        <w:spacing w:line="168" w:lineRule="auto"/>
        <w:ind w:right="166"/>
        <w:jc w:val="both"/>
        <w:rPr>
          <w:lang w:eastAsia="zh-CN"/>
        </w:rPr>
      </w:pPr>
      <w:r>
        <w:rPr>
          <w:w w:val="95"/>
        </w:rPr>
        <w:t>$pull_all清除指定数组对象（如&lt;字段名1&gt;）的指定值（[&lt;值1&gt;,&lt;值2&gt;,...,&lt;值N&gt;]）。</w:t>
      </w:r>
      <w:r>
        <w:rPr>
          <w:w w:val="95"/>
          <w:lang w:eastAsia="zh-CN"/>
        </w:rPr>
        <w:t>操作对象必须为数组类</w:t>
      </w:r>
      <w:r>
        <w:rPr>
          <w:lang w:eastAsia="zh-CN"/>
        </w:rPr>
        <w:t xml:space="preserve"> 型的字段。如果记录中不存在指定的数组对象，跳过不做任何操作；如果指定的值不存在数组对象中，也不 做任何操作。</w:t>
      </w:r>
    </w:p>
    <w:p w:rsidR="00737AD2" w:rsidRDefault="00737AD2">
      <w:pPr>
        <w:spacing w:before="14" w:line="200" w:lineRule="exact"/>
        <w:rPr>
          <w:sz w:val="20"/>
          <w:szCs w:val="20"/>
          <w:lang w:eastAsia="zh-CN"/>
        </w:rPr>
      </w:pPr>
    </w:p>
    <w:p w:rsidR="00737AD2" w:rsidRDefault="007003A1">
      <w:pPr>
        <w:pStyle w:val="BodyText"/>
        <w:ind w:right="9166"/>
        <w:jc w:val="both"/>
        <w:rPr>
          <w:lang w:eastAsia="zh-CN"/>
        </w:rPr>
      </w:pPr>
      <w:r>
        <w:rPr>
          <w:lang w:eastAsia="zh-CN"/>
        </w:rPr>
        <w:t>示例</w:t>
      </w:r>
    </w:p>
    <w:p w:rsidR="00737AD2" w:rsidRDefault="007003A1">
      <w:pPr>
        <w:pStyle w:val="BodyText"/>
        <w:spacing w:before="34"/>
        <w:ind w:right="241"/>
        <w:jc w:val="both"/>
        <w:rPr>
          <w:lang w:eastAsia="zh-CN"/>
        </w:rPr>
      </w:pPr>
      <w:r>
        <w:rPr>
          <w:rFonts w:ascii="Times New Roman" w:eastAsia="Times New Roman" w:hAnsi="Times New Roman" w:cs="Times New Roman"/>
          <w:w w:val="95"/>
          <w:lang w:eastAsia="zh-CN"/>
        </w:rPr>
        <w:t xml:space="preserve">•     </w:t>
      </w:r>
      <w:r>
        <w:rPr>
          <w:rFonts w:ascii="Times New Roman" w:eastAsia="Times New Roman" w:hAnsi="Times New Roman" w:cs="Times New Roman"/>
          <w:spacing w:val="34"/>
          <w:w w:val="95"/>
          <w:lang w:eastAsia="zh-CN"/>
        </w:rPr>
        <w:t xml:space="preserve"> </w:t>
      </w:r>
      <w:r>
        <w:rPr>
          <w:w w:val="95"/>
          <w:position w:val="1"/>
          <w:lang w:eastAsia="zh-CN"/>
        </w:rPr>
        <w:t>清除集合bar中数组对象arr中值为2和3的元素以及数组对象name中元素值为“Tom”的元素。如有记录：</w:t>
      </w:r>
    </w:p>
    <w:p w:rsidR="00737AD2" w:rsidRDefault="007003A1">
      <w:pPr>
        <w:pStyle w:val="BodyText"/>
        <w:spacing w:before="22"/>
        <w:ind w:left="1217"/>
        <w:rPr>
          <w:lang w:eastAsia="zh-CN"/>
        </w:rPr>
      </w:pPr>
      <w:r>
        <w:rPr>
          <w:w w:val="95"/>
          <w:lang w:eastAsia="zh-CN"/>
        </w:rPr>
        <w:t>{arr[1,2,4,5],age:10,name:["Tom","Mike"]}</w:t>
      </w:r>
    </w:p>
    <w:p w:rsidR="00737AD2" w:rsidRDefault="00EC10B3">
      <w:pPr>
        <w:pStyle w:val="BodyText"/>
        <w:spacing w:before="46"/>
        <w:ind w:left="1217"/>
        <w:rPr>
          <w:rFonts w:ascii="仿宋" w:eastAsia="仿宋" w:hAnsi="仿宋" w:cs="仿宋"/>
          <w:lang w:eastAsia="zh-CN"/>
        </w:rPr>
      </w:pPr>
      <w:r w:rsidRPr="00EC10B3">
        <w:pict>
          <v:group id="_x0000_s2288" style="position:absolute;left:0;text-align:left;margin-left:95.85pt;margin-top:6.75pt;width:459.45pt;height:10.6pt;z-index:-25201;mso-position-horizontal-relative:page" coordorigin="1917,135" coordsize="9189,212">
            <v:shape id="_x0000_s2289"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lang w:eastAsia="zh-CN"/>
        </w:rPr>
        <w:t>db.foo.bar.update({$pull_all:{arr:[2,3],name:["Tom"]}})</w:t>
      </w:r>
    </w:p>
    <w:p w:rsidR="00737AD2" w:rsidRDefault="007003A1">
      <w:pPr>
        <w:pStyle w:val="BodyText"/>
        <w:spacing w:before="49"/>
        <w:ind w:left="1217"/>
        <w:rPr>
          <w:lang w:eastAsia="zh-CN"/>
        </w:rPr>
      </w:pPr>
      <w:r>
        <w:rPr>
          <w:w w:val="95"/>
          <w:lang w:eastAsia="zh-CN"/>
        </w:rPr>
        <w:t>此操作后，记录更新为：{arr[1,4,5],age:10,name:["Mike"]}</w:t>
      </w:r>
    </w:p>
    <w:p w:rsidR="00737AD2" w:rsidRDefault="007003A1">
      <w:pPr>
        <w:pStyle w:val="BodyText"/>
        <w:tabs>
          <w:tab w:val="left" w:pos="1217"/>
        </w:tabs>
        <w:spacing w:before="10" w:line="171" w:lineRule="auto"/>
        <w:ind w:left="1217" w:right="992"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删除集合bar中数组对象arr里面的元素值为4和5的元素。如有记录：{arr[1,3,4,5],age:10,name:</w:t>
      </w:r>
      <w:r>
        <w:rPr>
          <w:w w:val="96"/>
          <w:position w:val="1"/>
          <w:lang w:eastAsia="zh-CN"/>
        </w:rPr>
        <w:t xml:space="preserve"> </w:t>
      </w:r>
      <w:r>
        <w:rPr>
          <w:w w:val="95"/>
          <w:lang w:eastAsia="zh-CN"/>
        </w:rPr>
        <w:t>["Tom","Mike"]}</w:t>
      </w:r>
    </w:p>
    <w:p w:rsidR="00737AD2" w:rsidRDefault="00EC10B3">
      <w:pPr>
        <w:pStyle w:val="BodyText"/>
        <w:spacing w:before="61"/>
        <w:ind w:left="1217"/>
        <w:rPr>
          <w:rFonts w:ascii="仿宋" w:eastAsia="仿宋" w:hAnsi="仿宋" w:cs="仿宋"/>
          <w:lang w:eastAsia="zh-CN"/>
        </w:rPr>
      </w:pPr>
      <w:r w:rsidRPr="00EC10B3">
        <w:pict>
          <v:group id="_x0000_s2286" style="position:absolute;left:0;text-align:left;margin-left:95.85pt;margin-top:7.5pt;width:459.45pt;height:10.6pt;z-index:-25200;mso-position-horizontal-relative:page" coordorigin="1917,150" coordsize="9189,212">
            <v:shape id="_x0000_s2287" style="position:absolute;left:1917;top:150;width:9189;height:212" coordorigin="1917,150" coordsize="9189,212" path="m1917,150r9189,l11106,362r-9189,l1917,150xe" fillcolor="#efefef" stroked="f">
              <v:path arrowok="t"/>
            </v:shape>
            <w10:wrap anchorx="page"/>
          </v:group>
        </w:pict>
      </w:r>
      <w:r w:rsidR="007003A1">
        <w:rPr>
          <w:rFonts w:ascii="仿宋" w:eastAsia="仿宋" w:hAnsi="仿宋" w:cs="仿宋"/>
          <w:lang w:eastAsia="zh-CN"/>
        </w:rPr>
        <w:t>db.foo.bar.update({$pull_all:{arr:[4,5]}})</w:t>
      </w:r>
    </w:p>
    <w:p w:rsidR="00737AD2" w:rsidRDefault="007003A1">
      <w:pPr>
        <w:pStyle w:val="BodyText"/>
        <w:spacing w:before="49"/>
        <w:ind w:left="1217"/>
        <w:rPr>
          <w:lang w:eastAsia="zh-CN"/>
        </w:rPr>
      </w:pPr>
      <w:r>
        <w:rPr>
          <w:w w:val="95"/>
          <w:lang w:eastAsia="zh-CN"/>
        </w:rPr>
        <w:t>此操作后，记录更新为：{arr[1,3],age:10,name:["Tom","Mike"]}。</w:t>
      </w:r>
    </w:p>
    <w:p w:rsidR="00737AD2" w:rsidRDefault="007003A1">
      <w:pPr>
        <w:pStyle w:val="BodyText"/>
        <w:spacing w:before="98"/>
        <w:ind w:right="9012"/>
        <w:jc w:val="both"/>
        <w:rPr>
          <w:lang w:eastAsia="zh-CN"/>
        </w:rPr>
      </w:pPr>
      <w:bookmarkStart w:id="735" w:name="_bookmark284"/>
      <w:bookmarkEnd w:id="735"/>
      <w:r>
        <w:rPr>
          <w:w w:val="90"/>
          <w:lang w:eastAsia="zh-CN"/>
        </w:rPr>
        <w:t>$push</w:t>
      </w:r>
    </w:p>
    <w:p w:rsidR="00737AD2" w:rsidRDefault="00737AD2">
      <w:pPr>
        <w:spacing w:before="9" w:line="190" w:lineRule="exact"/>
        <w:rPr>
          <w:sz w:val="19"/>
          <w:szCs w:val="19"/>
          <w:lang w:eastAsia="zh-CN"/>
        </w:rPr>
      </w:pPr>
    </w:p>
    <w:p w:rsidR="00737AD2" w:rsidRDefault="007003A1">
      <w:pPr>
        <w:pStyle w:val="BodyText"/>
        <w:ind w:right="9166"/>
        <w:jc w:val="both"/>
        <w:rPr>
          <w:lang w:eastAsia="zh-CN"/>
        </w:rPr>
      </w:pPr>
      <w:r>
        <w:rPr>
          <w:lang w:eastAsia="zh-CN"/>
        </w:rPr>
        <w:t>语法</w:t>
      </w:r>
    </w:p>
    <w:p w:rsidR="00737AD2" w:rsidRDefault="007003A1">
      <w:pPr>
        <w:pStyle w:val="BodyText"/>
        <w:spacing w:before="18"/>
        <w:ind w:right="5386"/>
        <w:jc w:val="both"/>
        <w:rPr>
          <w:lang w:eastAsia="zh-CN"/>
        </w:rPr>
      </w:pPr>
      <w:r>
        <w:rPr>
          <w:w w:val="90"/>
          <w:lang w:eastAsia="zh-CN"/>
        </w:rPr>
        <w:t>{$push:{&lt;字段名1&gt;:&lt;值1&gt;,&lt;字段名2&gt;:&lt;值2&gt;,...}}</w:t>
      </w:r>
    </w:p>
    <w:p w:rsidR="00737AD2" w:rsidRDefault="00737AD2">
      <w:pPr>
        <w:spacing w:before="9" w:line="190" w:lineRule="exact"/>
        <w:rPr>
          <w:sz w:val="19"/>
          <w:szCs w:val="19"/>
          <w:lang w:eastAsia="zh-CN"/>
        </w:rPr>
      </w:pPr>
    </w:p>
    <w:p w:rsidR="00737AD2" w:rsidRDefault="007003A1">
      <w:pPr>
        <w:pStyle w:val="BodyText"/>
        <w:ind w:right="9166"/>
        <w:jc w:val="both"/>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right="100"/>
        <w:jc w:val="both"/>
        <w:rPr>
          <w:lang w:eastAsia="zh-CN"/>
        </w:rPr>
      </w:pPr>
      <w:r>
        <w:rPr>
          <w:w w:val="95"/>
          <w:lang w:eastAsia="zh-CN"/>
        </w:rPr>
        <w:t>$push</w:t>
      </w:r>
      <w:r>
        <w:rPr>
          <w:spacing w:val="37"/>
          <w:w w:val="95"/>
          <w:lang w:eastAsia="zh-CN"/>
        </w:rPr>
        <w:t xml:space="preserve"> </w:t>
      </w:r>
      <w:r>
        <w:rPr>
          <w:w w:val="95"/>
          <w:lang w:eastAsia="zh-CN"/>
        </w:rPr>
        <w:t>将给定数值（&lt;值1&gt;）插入到目标数组（&lt;字段名1&gt;）中，操作对象必须为数组类型的字段。如果记录</w:t>
      </w:r>
      <w:r>
        <w:rPr>
          <w:lang w:eastAsia="zh-CN"/>
        </w:rPr>
        <w:t xml:space="preserve"> 中不存在指定的字段名，将指定的字段名以数组对象的形式推入到记录中并填充其指定的数值；如果记录中 存在指定的字段名，且字段名存在指定的数值，指定的数值也会被推入到记录中。</w:t>
      </w:r>
    </w:p>
    <w:p w:rsidR="00737AD2" w:rsidRDefault="00737AD2">
      <w:pPr>
        <w:spacing w:before="14" w:line="200" w:lineRule="exact"/>
        <w:rPr>
          <w:sz w:val="20"/>
          <w:szCs w:val="20"/>
          <w:lang w:eastAsia="zh-CN"/>
        </w:rPr>
      </w:pPr>
    </w:p>
    <w:p w:rsidR="00737AD2" w:rsidRDefault="007003A1">
      <w:pPr>
        <w:pStyle w:val="BodyText"/>
        <w:ind w:right="9166"/>
        <w:jc w:val="both"/>
        <w:rPr>
          <w:lang w:eastAsia="zh-CN"/>
        </w:rPr>
      </w:pPr>
      <w:r>
        <w:rPr>
          <w:lang w:eastAsia="zh-CN"/>
        </w:rPr>
        <w:t>示例</w:t>
      </w:r>
    </w:p>
    <w:p w:rsidR="00737AD2" w:rsidRDefault="007003A1">
      <w:pPr>
        <w:pStyle w:val="BodyText"/>
        <w:spacing w:before="34"/>
        <w:ind w:right="1829"/>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32"/>
          <w:lang w:eastAsia="zh-CN"/>
        </w:rPr>
        <w:t xml:space="preserve"> </w:t>
      </w:r>
      <w:r>
        <w:rPr>
          <w:position w:val="1"/>
          <w:lang w:eastAsia="zh-CN"/>
        </w:rPr>
        <w:t>向集合bar下的arr数组对象推入数值1。原记录中arr数组对象存在元素1，如有记录：</w:t>
      </w:r>
    </w:p>
    <w:p w:rsidR="00737AD2" w:rsidRDefault="007003A1">
      <w:pPr>
        <w:pStyle w:val="BodyText"/>
        <w:spacing w:line="243" w:lineRule="exact"/>
        <w:ind w:left="1217"/>
      </w:pPr>
      <w:r>
        <w:rPr>
          <w:w w:val="95"/>
        </w:rPr>
        <w:t>{arr[1,2,4],age:10,name:["Tom","Mike"]}</w:t>
      </w:r>
    </w:p>
    <w:p w:rsidR="00737AD2" w:rsidRDefault="00EC10B3">
      <w:pPr>
        <w:pStyle w:val="BodyText"/>
        <w:spacing w:before="46"/>
        <w:ind w:left="1217"/>
        <w:rPr>
          <w:rFonts w:ascii="仿宋" w:eastAsia="仿宋" w:hAnsi="仿宋" w:cs="仿宋"/>
        </w:rPr>
      </w:pPr>
      <w:r w:rsidRPr="00EC10B3">
        <w:pict>
          <v:group id="_x0000_s2284" style="position:absolute;left:0;text-align:left;margin-left:95.85pt;margin-top:6.75pt;width:459.45pt;height:10.6pt;z-index:-25199;mso-position-horizontal-relative:page" coordorigin="1917,135" coordsize="9189,212">
            <v:shape id="_x0000_s2285" style="position:absolute;left:1917;top:135;width:9189;height:212" coordorigin="1917,135" coordsize="9189,212" path="m1917,135r9189,l11106,347r-9189,l1917,135xe" fillcolor="#efefef" stroked="f">
              <v:path arrowok="t"/>
            </v:shape>
            <w10:wrap anchorx="page"/>
          </v:group>
        </w:pict>
      </w:r>
      <w:r w:rsidR="007003A1">
        <w:rPr>
          <w:rFonts w:ascii="仿宋" w:eastAsia="仿宋" w:hAnsi="仿宋" w:cs="仿宋"/>
        </w:rPr>
        <w:t>db.foo.bar.update({$push:{arr:1}})</w:t>
      </w:r>
    </w:p>
    <w:p w:rsidR="00737AD2" w:rsidRDefault="00737AD2">
      <w:pPr>
        <w:spacing w:before="5" w:line="130" w:lineRule="exact"/>
        <w:rPr>
          <w:sz w:val="13"/>
          <w:szCs w:val="13"/>
        </w:rPr>
      </w:pPr>
    </w:p>
    <w:p w:rsidR="00737AD2" w:rsidRDefault="007003A1">
      <w:pPr>
        <w:pStyle w:val="BodyText"/>
        <w:spacing w:line="168" w:lineRule="auto"/>
        <w:ind w:left="1217"/>
      </w:pPr>
      <w:r>
        <w:rPr>
          <w:w w:val="95"/>
        </w:rPr>
        <w:t>此操作后，记录更新为：{arr[1,2,4,1],age:10,name:["Tom","Mike"]}。虽然原来arr中有元素1，使</w:t>
      </w:r>
      <w:r>
        <w:t xml:space="preserve"> 用$push操作符，还是会将元素1推入到arr数组对象中。</w:t>
      </w:r>
    </w:p>
    <w:p w:rsidR="00737AD2" w:rsidRDefault="007003A1">
      <w:pPr>
        <w:pStyle w:val="BodyText"/>
        <w:spacing w:line="282" w:lineRule="exact"/>
        <w:ind w:right="230"/>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3"/>
          <w:lang w:eastAsia="zh-CN"/>
        </w:rPr>
        <w:t xml:space="preserve"> </w:t>
      </w:r>
      <w:r>
        <w:rPr>
          <w:position w:val="1"/>
          <w:lang w:eastAsia="zh-CN"/>
        </w:rPr>
        <w:t>向集合bar中推入不存在的数组对象和值。原记录中不存在数组对象name，如有记录：{arr[1,2],age:20}</w:t>
      </w:r>
    </w:p>
    <w:p w:rsidR="00737AD2" w:rsidRDefault="00EC10B3">
      <w:pPr>
        <w:pStyle w:val="BodyText"/>
        <w:spacing w:before="50"/>
        <w:ind w:left="1217"/>
        <w:rPr>
          <w:rFonts w:ascii="仿宋" w:eastAsia="仿宋" w:hAnsi="仿宋" w:cs="仿宋"/>
        </w:rPr>
      </w:pPr>
      <w:r w:rsidRPr="00EC10B3">
        <w:pict>
          <v:group id="_x0000_s2282" style="position:absolute;left:0;text-align:left;margin-left:95.85pt;margin-top:6.95pt;width:459.45pt;height:10.6pt;z-index:-25198;mso-position-horizontal-relative:page" coordorigin="1917,139" coordsize="9189,212">
            <v:shape id="_x0000_s228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db.foo.bar.update({$push:{name:"Tom"}},{name:{</w:t>
      </w:r>
      <w:hyperlink w:anchor="_bookmark271" w:history="1">
        <w:r w:rsidR="007003A1">
          <w:rPr>
            <w:rFonts w:ascii="仿宋" w:eastAsia="仿宋" w:hAnsi="仿宋" w:cs="仿宋"/>
            <w:color w:val="0000FF"/>
          </w:rPr>
          <w:t>$exists</w:t>
        </w:r>
      </w:hyperlink>
      <w:r w:rsidR="007003A1">
        <w:rPr>
          <w:rFonts w:ascii="仿宋" w:eastAsia="仿宋" w:hAnsi="仿宋" w:cs="仿宋"/>
          <w:color w:val="000000"/>
        </w:rPr>
        <w:t>:0}})</w:t>
      </w:r>
    </w:p>
    <w:p w:rsidR="00737AD2" w:rsidRDefault="00737AD2">
      <w:pPr>
        <w:spacing w:before="5" w:line="130" w:lineRule="exact"/>
        <w:rPr>
          <w:sz w:val="13"/>
          <w:szCs w:val="13"/>
        </w:rPr>
      </w:pPr>
    </w:p>
    <w:p w:rsidR="00737AD2" w:rsidRDefault="007003A1">
      <w:pPr>
        <w:pStyle w:val="BodyText"/>
        <w:spacing w:line="168" w:lineRule="auto"/>
        <w:ind w:left="1217" w:right="666"/>
      </w:pPr>
      <w:r>
        <w:rPr>
          <w:w w:val="95"/>
        </w:rPr>
        <w:t>此操作后，记录更新为：{arr[1,2],age:20,name:["Tom"]}。原记录中不存在数组对象name，使</w:t>
      </w:r>
      <w:r>
        <w:t xml:space="preserve"> 用$push操作符，会将name以数组对象的形式推入到记录中。</w:t>
      </w:r>
    </w:p>
    <w:p w:rsidR="00737AD2" w:rsidRDefault="00737AD2">
      <w:pPr>
        <w:spacing w:line="168" w:lineRule="auto"/>
        <w:sectPr w:rsidR="00737AD2">
          <w:pgSz w:w="12240" w:h="15840"/>
          <w:pgMar w:top="900" w:right="1040" w:bottom="280" w:left="700" w:header="713" w:footer="0" w:gutter="0"/>
          <w:cols w:space="720"/>
        </w:sectPr>
      </w:pPr>
    </w:p>
    <w:p w:rsidR="00737AD2" w:rsidRDefault="00737AD2">
      <w:pPr>
        <w:spacing w:before="4" w:line="130" w:lineRule="exact"/>
        <w:rPr>
          <w:sz w:val="13"/>
          <w:szCs w:val="13"/>
        </w:rPr>
      </w:pPr>
    </w:p>
    <w:p w:rsidR="00737AD2" w:rsidRDefault="00737AD2">
      <w:pPr>
        <w:spacing w:line="200" w:lineRule="exact"/>
        <w:rPr>
          <w:sz w:val="20"/>
          <w:szCs w:val="20"/>
        </w:rPr>
      </w:pPr>
    </w:p>
    <w:p w:rsidR="00737AD2" w:rsidRDefault="007003A1">
      <w:pPr>
        <w:pStyle w:val="BodyText"/>
        <w:spacing w:line="312" w:lineRule="exact"/>
        <w:ind w:left="613"/>
      </w:pPr>
      <w:bookmarkStart w:id="736" w:name="$push_all"/>
      <w:bookmarkStart w:id="737" w:name="_bookmark285"/>
      <w:bookmarkEnd w:id="736"/>
      <w:bookmarkEnd w:id="737"/>
      <w:r>
        <w:rPr>
          <w:w w:val="95"/>
        </w:rPr>
        <w:t>$push_all</w:t>
      </w:r>
    </w:p>
    <w:p w:rsidR="00737AD2" w:rsidRDefault="00737AD2">
      <w:pPr>
        <w:spacing w:before="9" w:line="190" w:lineRule="exact"/>
        <w:rPr>
          <w:sz w:val="19"/>
          <w:szCs w:val="19"/>
        </w:rPr>
      </w:pPr>
    </w:p>
    <w:p w:rsidR="00737AD2" w:rsidRDefault="007003A1">
      <w:pPr>
        <w:pStyle w:val="BodyText"/>
        <w:ind w:left="613"/>
      </w:pPr>
      <w:r>
        <w:t>语法</w:t>
      </w:r>
    </w:p>
    <w:p w:rsidR="00737AD2" w:rsidRDefault="007003A1">
      <w:pPr>
        <w:pStyle w:val="BodyText"/>
        <w:spacing w:before="18"/>
        <w:ind w:left="613"/>
      </w:pPr>
      <w:r>
        <w:rPr>
          <w:w w:val="90"/>
        </w:rPr>
        <w:t>{$push_all:{&lt;字段名1&gt;:[&lt;值1&gt;,&lt;值2&gt;,...,&lt;值N&gt;],&lt;字段名2&gt;:[&lt;值1&gt;,&lt;值2&gt;,...,&lt;值N&gt;],...}}</w:t>
      </w:r>
    </w:p>
    <w:p w:rsidR="00737AD2" w:rsidRDefault="00737AD2">
      <w:pPr>
        <w:spacing w:before="9" w:line="190" w:lineRule="exact"/>
        <w:rPr>
          <w:sz w:val="19"/>
          <w:szCs w:val="19"/>
        </w:rPr>
      </w:pPr>
    </w:p>
    <w:p w:rsidR="00737AD2" w:rsidRDefault="007003A1">
      <w:pPr>
        <w:pStyle w:val="BodyText"/>
        <w:ind w:left="613"/>
      </w:pPr>
      <w:r>
        <w:t>描述</w:t>
      </w:r>
    </w:p>
    <w:p w:rsidR="00737AD2" w:rsidRDefault="00737AD2">
      <w:pPr>
        <w:spacing w:before="5" w:line="100" w:lineRule="exact"/>
        <w:rPr>
          <w:sz w:val="10"/>
          <w:szCs w:val="10"/>
        </w:rPr>
      </w:pPr>
    </w:p>
    <w:p w:rsidR="00737AD2" w:rsidRDefault="007003A1">
      <w:pPr>
        <w:pStyle w:val="BodyText"/>
        <w:spacing w:line="168" w:lineRule="auto"/>
        <w:ind w:left="613" w:right="892"/>
        <w:jc w:val="both"/>
        <w:rPr>
          <w:lang w:eastAsia="zh-CN"/>
        </w:rPr>
      </w:pPr>
      <w:r>
        <w:rPr>
          <w:w w:val="95"/>
        </w:rPr>
        <w:t>$push_all向指定数组对象（如&lt;字段名1&gt;）推入每一个指定值（[&lt;值1&gt;,&lt;值2&gt;,...,&lt;值N&gt;]）。</w:t>
      </w:r>
      <w:r>
        <w:rPr>
          <w:w w:val="95"/>
          <w:lang w:eastAsia="zh-CN"/>
        </w:rPr>
        <w:t>操作对象必</w:t>
      </w:r>
      <w:r>
        <w:rPr>
          <w:lang w:eastAsia="zh-CN"/>
        </w:rPr>
        <w:t xml:space="preserve"> 须为数组类型的字段。如果记录中不存在指定的数组对象，向记录推入指定的数组对象和每一个指定的 值（[&lt;值1&gt;,&lt;值2&gt;,...,&lt;值N&gt;]）；如果指定的值存在数组对象中，同样被推入到数组对象中。</w:t>
      </w:r>
    </w:p>
    <w:p w:rsidR="00737AD2" w:rsidRDefault="00737AD2">
      <w:pPr>
        <w:spacing w:before="14" w:line="200" w:lineRule="exact"/>
        <w:rPr>
          <w:sz w:val="20"/>
          <w:szCs w:val="20"/>
          <w:lang w:eastAsia="zh-CN"/>
        </w:rPr>
      </w:pPr>
    </w:p>
    <w:p w:rsidR="00737AD2" w:rsidRDefault="007003A1">
      <w:pPr>
        <w:pStyle w:val="BodyText"/>
        <w:ind w:left="613"/>
        <w:rPr>
          <w:lang w:eastAsia="zh-CN"/>
        </w:rPr>
      </w:pPr>
      <w:r>
        <w:rPr>
          <w:lang w:eastAsia="zh-CN"/>
        </w:rPr>
        <w:t>示例</w:t>
      </w:r>
    </w:p>
    <w:p w:rsidR="00737AD2" w:rsidRDefault="00EC10B3">
      <w:pPr>
        <w:pStyle w:val="BodyText"/>
        <w:tabs>
          <w:tab w:val="left" w:pos="897"/>
        </w:tabs>
        <w:spacing w:before="34" w:line="277" w:lineRule="auto"/>
        <w:ind w:left="897" w:right="866" w:hanging="284"/>
        <w:rPr>
          <w:lang w:eastAsia="zh-CN"/>
        </w:rPr>
      </w:pPr>
      <w:r>
        <w:pict>
          <v:group id="_x0000_s2280" style="position:absolute;left:0;text-align:left;margin-left:95.85pt;margin-top:25.75pt;width:459.45pt;height:10.6pt;z-index:-25197;mso-position-horizontal-relative:page" coordorigin="1917,515" coordsize="9189,212">
            <v:shape id="_x0000_s2281" style="position:absolute;left:1917;top:515;width:9189;height:212" coordorigin="1917,515" coordsize="9189,212" path="m1917,515r9189,l11106,727r-9189,l1917,515xe" fillcolor="#efefef" stroked="f">
              <v:path arrowok="t"/>
            </v:shape>
            <w10:wrap anchorx="page"/>
          </v:group>
        </w:pict>
      </w:r>
      <w:r w:rsidR="007003A1">
        <w:rPr>
          <w:rFonts w:ascii="Times New Roman" w:eastAsia="Times New Roman" w:hAnsi="Times New Roman" w:cs="Times New Roman"/>
          <w:lang w:eastAsia="zh-CN"/>
        </w:rPr>
        <w:t>•</w:t>
      </w:r>
      <w:r w:rsidR="007003A1">
        <w:rPr>
          <w:rFonts w:ascii="Times New Roman" w:eastAsia="Times New Roman" w:hAnsi="Times New Roman" w:cs="Times New Roman"/>
          <w:lang w:eastAsia="zh-CN"/>
        </w:rPr>
        <w:tab/>
      </w:r>
      <w:r w:rsidR="007003A1">
        <w:rPr>
          <w:w w:val="95"/>
          <w:position w:val="1"/>
          <w:lang w:eastAsia="zh-CN"/>
        </w:rPr>
        <w:t xml:space="preserve">向集合bar下的arr数组对象推入[1,2,8,9]数组。如有记录：{arr[1,2,4,5],age:10,name:["Tom","Mike"]} </w:t>
      </w:r>
      <w:r w:rsidR="007003A1">
        <w:rPr>
          <w:rFonts w:ascii="仿宋" w:eastAsia="仿宋" w:hAnsi="仿宋" w:cs="仿宋"/>
          <w:lang w:eastAsia="zh-CN"/>
        </w:rPr>
        <w:t xml:space="preserve">db.foo.bar.update({$push_all:{arr:[1,2,8,9]}}) </w:t>
      </w:r>
      <w:r w:rsidR="007003A1">
        <w:rPr>
          <w:lang w:eastAsia="zh-CN"/>
        </w:rPr>
        <w:t>此操作后，记录更新为：{arr[1,2,4,5,1,2,8,9],age:10,name:["Mike"]}，虽然原来记录arr对象有元</w:t>
      </w:r>
    </w:p>
    <w:p w:rsidR="00737AD2" w:rsidRDefault="007003A1">
      <w:pPr>
        <w:pStyle w:val="BodyText"/>
        <w:spacing w:line="199" w:lineRule="exact"/>
        <w:ind w:left="897"/>
        <w:rPr>
          <w:lang w:eastAsia="zh-CN"/>
        </w:rPr>
      </w:pPr>
      <w:r>
        <w:rPr>
          <w:lang w:eastAsia="zh-CN"/>
        </w:rPr>
        <w:t>素1和2，使用$push_all操作符，会将[1,2,8,9]全部值推入到数组对象arr中。</w:t>
      </w:r>
    </w:p>
    <w:p w:rsidR="00737AD2" w:rsidRDefault="007003A1">
      <w:pPr>
        <w:pStyle w:val="BodyText"/>
        <w:tabs>
          <w:tab w:val="left" w:pos="897"/>
        </w:tabs>
        <w:spacing w:line="26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向集合bar中推入数组对象name，假设原记录不存在数组对象name。如有记录：{arr[1,3,4,5],age:10}</w:t>
      </w:r>
    </w:p>
    <w:p w:rsidR="00737AD2" w:rsidRDefault="00EC10B3">
      <w:pPr>
        <w:pStyle w:val="BodyText"/>
        <w:spacing w:before="50"/>
        <w:ind w:left="897"/>
        <w:rPr>
          <w:rFonts w:ascii="仿宋" w:eastAsia="仿宋" w:hAnsi="仿宋" w:cs="仿宋"/>
          <w:lang w:eastAsia="zh-CN"/>
        </w:rPr>
      </w:pPr>
      <w:r w:rsidRPr="00EC10B3">
        <w:pict>
          <v:group id="_x0000_s2278" style="position:absolute;left:0;text-align:left;margin-left:95.85pt;margin-top:6.95pt;width:459.45pt;height:10.6pt;z-index:-25196;mso-position-horizontal-relative:page" coordorigin="1917,139" coordsize="9189,212">
            <v:shape id="_x0000_s227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lang w:eastAsia="zh-CN"/>
        </w:rPr>
        <w:t>db.foo.bar.update({$push_all:{name:["Tom","Jhon"]}},{name:{</w:t>
      </w:r>
      <w:hyperlink w:anchor="_bookmark271" w:history="1">
        <w:r w:rsidR="007003A1">
          <w:rPr>
            <w:rFonts w:ascii="仿宋" w:eastAsia="仿宋" w:hAnsi="仿宋" w:cs="仿宋"/>
            <w:color w:val="0000FF"/>
            <w:lang w:eastAsia="zh-CN"/>
          </w:rPr>
          <w:t>$exists</w:t>
        </w:r>
      </w:hyperlink>
      <w:r w:rsidR="007003A1">
        <w:rPr>
          <w:rFonts w:ascii="仿宋" w:eastAsia="仿宋" w:hAnsi="仿宋" w:cs="仿宋"/>
          <w:color w:val="000000"/>
          <w:lang w:eastAsia="zh-CN"/>
        </w:rPr>
        <w:t>:0}})</w:t>
      </w:r>
    </w:p>
    <w:p w:rsidR="00737AD2" w:rsidRDefault="007003A1">
      <w:pPr>
        <w:pStyle w:val="BodyText"/>
        <w:spacing w:before="49"/>
        <w:ind w:left="897"/>
        <w:rPr>
          <w:lang w:eastAsia="zh-CN"/>
        </w:rPr>
      </w:pPr>
      <w:r>
        <w:rPr>
          <w:w w:val="95"/>
          <w:lang w:eastAsia="zh-CN"/>
        </w:rPr>
        <w:t>此操作后，记录更新为：{arr[1,3,4,5],age:10,name:["Tom","Mike"]}。</w:t>
      </w:r>
    </w:p>
    <w:p w:rsidR="00737AD2" w:rsidRDefault="00737AD2">
      <w:pPr>
        <w:spacing w:before="5" w:line="110" w:lineRule="exact"/>
        <w:rPr>
          <w:sz w:val="11"/>
          <w:szCs w:val="11"/>
          <w:lang w:eastAsia="zh-CN"/>
        </w:rPr>
      </w:pPr>
    </w:p>
    <w:p w:rsidR="00737AD2" w:rsidRDefault="007003A1">
      <w:pPr>
        <w:pStyle w:val="Heading3"/>
      </w:pPr>
      <w:bookmarkStart w:id="738" w:name="聚集符"/>
      <w:bookmarkStart w:id="739" w:name="_bookmark286"/>
      <w:bookmarkEnd w:id="738"/>
      <w:bookmarkEnd w:id="739"/>
      <w:r>
        <w:t>聚集符</w:t>
      </w:r>
    </w:p>
    <w:p w:rsidR="00737AD2" w:rsidRDefault="00737AD2">
      <w:pPr>
        <w:spacing w:before="8" w:line="120" w:lineRule="exact"/>
        <w:rPr>
          <w:sz w:val="12"/>
          <w:szCs w:val="12"/>
        </w:rPr>
      </w:pPr>
    </w:p>
    <w:tbl>
      <w:tblPr>
        <w:tblW w:w="0" w:type="auto"/>
        <w:tblInd w:w="603" w:type="dxa"/>
        <w:tblLayout w:type="fixed"/>
        <w:tblCellMar>
          <w:left w:w="0" w:type="dxa"/>
          <w:right w:w="0" w:type="dxa"/>
        </w:tblCellMar>
        <w:tblLook w:val="01E0"/>
      </w:tblPr>
      <w:tblGrid>
        <w:gridCol w:w="1888"/>
        <w:gridCol w:w="4427"/>
        <w:gridCol w:w="3157"/>
      </w:tblGrid>
      <w:tr w:rsidR="00737AD2">
        <w:trPr>
          <w:trHeight w:hRule="exact" w:val="295"/>
        </w:trPr>
        <w:tc>
          <w:tcPr>
            <w:tcW w:w="188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参数名</w:t>
            </w:r>
          </w:p>
        </w:tc>
        <w:tc>
          <w:tcPr>
            <w:tcW w:w="4427" w:type="dxa"/>
            <w:tcBorders>
              <w:top w:val="nil"/>
              <w:left w:val="nil"/>
              <w:bottom w:val="nil"/>
              <w:right w:val="single" w:sz="8" w:space="0" w:color="000000"/>
            </w:tcBorders>
          </w:tcPr>
          <w:p w:rsidR="00737AD2" w:rsidRDefault="007003A1">
            <w:pPr>
              <w:pStyle w:val="TableParagraph"/>
              <w:spacing w:line="223" w:lineRule="exact"/>
              <w:ind w:left="131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7" w:history="1">
              <w:r w:rsidR="007003A1">
                <w:rPr>
                  <w:rFonts w:ascii="微软雅黑" w:eastAsia="微软雅黑" w:hAnsi="微软雅黑" w:cs="微软雅黑"/>
                  <w:color w:val="0000FF"/>
                  <w:w w:val="95"/>
                  <w:sz w:val="14"/>
                  <w:szCs w:val="14"/>
                </w:rPr>
                <w:t>$project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选择需要输出的字段名，“1”表示输出，“0”表示不</w:t>
            </w:r>
          </w:p>
          <w:p w:rsidR="00737AD2" w:rsidRDefault="007003A1">
            <w:pPr>
              <w:pStyle w:val="TableParagraph"/>
              <w:spacing w:before="1"/>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{$project:{field1:1,field:0,aliase:"$field3"}}</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8" w:history="1">
              <w:r w:rsidR="007003A1">
                <w:rPr>
                  <w:rFonts w:ascii="微软雅黑" w:eastAsia="微软雅黑" w:hAnsi="微软雅黑" w:cs="微软雅黑"/>
                  <w:color w:val="0000FF"/>
                  <w:w w:val="95"/>
                  <w:sz w:val="14"/>
                  <w:szCs w:val="14"/>
                </w:rPr>
                <w:t>$match</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实现从集合中选择匹配条件的记录，相当</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{$match:{field:{$lte:value}}}</w:t>
            </w:r>
          </w:p>
        </w:tc>
      </w:tr>
      <w:tr w:rsidR="00737AD2">
        <w:trPr>
          <w:trHeight w:hRule="exact" w:val="30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8" w:history="1">
              <w:r w:rsidR="007003A1">
                <w:rPr>
                  <w:rFonts w:ascii="微软雅黑" w:eastAsia="微软雅黑" w:hAnsi="微软雅黑" w:cs="微软雅黑"/>
                  <w:color w:val="0000FF"/>
                  <w:w w:val="95"/>
                  <w:sz w:val="14"/>
                  <w:szCs w:val="14"/>
                </w:rPr>
                <w:t>$limit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rPr>
            </w:pPr>
            <w:r>
              <w:rPr>
                <w:rFonts w:ascii="微软雅黑" w:eastAsia="微软雅黑" w:hAnsi="微软雅黑" w:cs="微软雅黑"/>
                <w:sz w:val="14"/>
                <w:szCs w:val="14"/>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{$limit:10}</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00" w:history="1">
              <w:r w:rsidR="007003A1">
                <w:rPr>
                  <w:rFonts w:ascii="微软雅黑" w:eastAsia="微软雅黑" w:hAnsi="微软雅黑" w:cs="微软雅黑"/>
                  <w:color w:val="0000FF"/>
                  <w:w w:val="95"/>
                  <w:sz w:val="14"/>
                  <w:szCs w:val="14"/>
                </w:rPr>
                <w:t>$skip</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控制结果集的开始点，即跳过结果集中指定条数</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{$skip:5}</w:t>
            </w:r>
          </w:p>
        </w:tc>
      </w:tr>
      <w:tr w:rsidR="00737AD2">
        <w:trPr>
          <w:trHeight w:hRule="exact" w:val="540"/>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89" w:history="1">
              <w:r w:rsidR="007003A1">
                <w:rPr>
                  <w:rFonts w:ascii="微软雅黑" w:eastAsia="微软雅黑" w:hAnsi="微软雅黑" w:cs="微软雅黑"/>
                  <w:color w:val="0000FF"/>
                  <w:w w:val="90"/>
                  <w:sz w:val="14"/>
                  <w:szCs w:val="14"/>
                </w:rPr>
                <w:t>$group</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 xml:space="preserve">实现对记录的分组，类似与SQL的group </w:t>
            </w:r>
            <w:r>
              <w:rPr>
                <w:rFonts w:ascii="微软雅黑" w:eastAsia="微软雅黑" w:hAnsi="微软雅黑" w:cs="微软雅黑"/>
                <w:spacing w:val="24"/>
                <w:w w:val="95"/>
                <w:sz w:val="14"/>
                <w:szCs w:val="14"/>
                <w:lang w:eastAsia="zh-CN"/>
              </w:rPr>
              <w:t xml:space="preserve"> </w:t>
            </w:r>
            <w:r>
              <w:rPr>
                <w:rFonts w:ascii="微软雅黑" w:eastAsia="微软雅黑" w:hAnsi="微软雅黑" w:cs="微软雅黑"/>
                <w:w w:val="95"/>
                <w:sz w:val="14"/>
                <w:szCs w:val="14"/>
                <w:lang w:eastAsia="zh-CN"/>
              </w:rPr>
              <w:t>by语</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w w:val="85"/>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{$group:{_id:"$field"}}</w:t>
            </w:r>
          </w:p>
        </w:tc>
      </w:tr>
      <w:tr w:rsidR="00737AD2">
        <w:trPr>
          <w:trHeight w:hRule="exact" w:val="545"/>
        </w:trPr>
        <w:tc>
          <w:tcPr>
            <w:tcW w:w="1888"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9" w:history="1">
              <w:r w:rsidR="007003A1">
                <w:rPr>
                  <w:rFonts w:ascii="微软雅黑" w:eastAsia="微软雅黑" w:hAnsi="微软雅黑" w:cs="微软雅黑"/>
                  <w:color w:val="0000FF"/>
                  <w:w w:val="95"/>
                  <w:sz w:val="14"/>
                  <w:szCs w:val="14"/>
                </w:rPr>
                <w:t>$sort</w:t>
              </w:r>
            </w:hyperlink>
          </w:p>
        </w:tc>
        <w:tc>
          <w:tcPr>
            <w:tcW w:w="4427" w:type="dxa"/>
            <w:tcBorders>
              <w:top w:val="nil"/>
              <w:left w:val="nil"/>
              <w:bottom w:val="nil"/>
              <w:right w:val="single" w:sz="8" w:space="0" w:color="000000"/>
            </w:tcBorders>
          </w:tcPr>
          <w:p w:rsidR="00737AD2" w:rsidRDefault="007003A1">
            <w:pPr>
              <w:pStyle w:val="TableParagraph"/>
              <w:spacing w:line="228" w:lineRule="exact"/>
              <w:ind w:left="1319"/>
              <w:rPr>
                <w:rFonts w:ascii="微软雅黑" w:eastAsia="微软雅黑" w:hAnsi="微软雅黑" w:cs="微软雅黑"/>
                <w:sz w:val="14"/>
                <w:szCs w:val="14"/>
                <w:lang w:eastAsia="zh-CN"/>
              </w:rPr>
            </w:pPr>
            <w:r>
              <w:rPr>
                <w:rFonts w:ascii="微软雅黑" w:eastAsia="微软雅黑" w:hAnsi="微软雅黑" w:cs="微软雅黑"/>
                <w:w w:val="90"/>
                <w:sz w:val="14"/>
                <w:szCs w:val="14"/>
                <w:lang w:eastAsia="zh-CN"/>
              </w:rPr>
              <w:t>实现对结果集的排序，“1”代表升序，“-1”代表降</w:t>
            </w:r>
          </w:p>
          <w:p w:rsidR="00737AD2" w:rsidRDefault="007003A1">
            <w:pPr>
              <w:pStyle w:val="TableParagraph"/>
              <w:spacing w:before="1"/>
              <w:ind w:left="1319"/>
              <w:rPr>
                <w:rFonts w:ascii="微软雅黑" w:eastAsia="微软雅黑" w:hAnsi="微软雅黑" w:cs="微软雅黑"/>
                <w:sz w:val="14"/>
                <w:szCs w:val="14"/>
              </w:rPr>
            </w:pPr>
            <w:r>
              <w:rPr>
                <w:rFonts w:ascii="微软雅黑" w:eastAsia="微软雅黑" w:hAnsi="微软雅黑" w:cs="微软雅黑"/>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{$sort:{field1:1,field2:-1,...}}</w:t>
            </w:r>
          </w:p>
        </w:tc>
      </w:tr>
    </w:tbl>
    <w:p w:rsidR="00737AD2" w:rsidRDefault="007003A1">
      <w:pPr>
        <w:pStyle w:val="BodyText"/>
        <w:spacing w:line="335" w:lineRule="exact"/>
        <w:ind w:left="613"/>
      </w:pPr>
      <w:r>
        <w:t>$group聚集符支持以下聚集函数：</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0" w:history="1">
              <w:r w:rsidR="007003A1">
                <w:rPr>
                  <w:rFonts w:ascii="微软雅黑" w:eastAsia="微软雅黑" w:hAnsi="微软雅黑" w:cs="微软雅黑"/>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将指定字段值添加到数组中，相同的字段值只会添加一次</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1" w:history="1">
              <w:r w:rsidR="007003A1">
                <w:rPr>
                  <w:rFonts w:ascii="微软雅黑" w:eastAsia="微软雅黑" w:hAnsi="微软雅黑" w:cs="微软雅黑"/>
                  <w:color w:val="0000FF"/>
                  <w:w w:val="95"/>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取分组中第一条记录中的字段值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2" w:history="1">
              <w:r w:rsidR="007003A1">
                <w:rPr>
                  <w:rFonts w:ascii="微软雅黑" w:eastAsia="微软雅黑" w:hAnsi="微软雅黑" w:cs="微软雅黑"/>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取分组中最后一条记录中的字段值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3" w:history="1">
              <w:r w:rsidR="007003A1">
                <w:rPr>
                  <w:rFonts w:ascii="微软雅黑" w:eastAsia="微软雅黑" w:hAnsi="微软雅黑" w:cs="微软雅黑"/>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取分组中字段值最大的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4" w:history="1">
              <w:r w:rsidR="007003A1">
                <w:rPr>
                  <w:rFonts w:ascii="微软雅黑" w:eastAsia="微软雅黑" w:hAnsi="微软雅黑" w:cs="微软雅黑"/>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取分组中字段值最小的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5" w:history="1">
              <w:r w:rsidR="007003A1">
                <w:rPr>
                  <w:rFonts w:ascii="微软雅黑" w:eastAsia="微软雅黑" w:hAnsi="微软雅黑" w:cs="微软雅黑"/>
                  <w:color w:val="0000FF"/>
                  <w:w w:val="90"/>
                  <w:sz w:val="14"/>
                  <w:szCs w:val="14"/>
                </w:rPr>
                <w:t>$avg</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取分组中字段值的平均值</w:t>
            </w:r>
          </w:p>
        </w:tc>
      </w:tr>
      <w:tr w:rsidR="00737AD2">
        <w:trPr>
          <w:trHeight w:hRule="exact" w:val="595"/>
        </w:trPr>
        <w:tc>
          <w:tcPr>
            <w:tcW w:w="4741" w:type="dxa"/>
            <w:tcBorders>
              <w:top w:val="single" w:sz="8" w:space="0" w:color="000000"/>
              <w:left w:val="nil"/>
              <w:bottom w:val="single" w:sz="8" w:space="0" w:color="000000"/>
              <w:right w:val="nil"/>
            </w:tcBorders>
          </w:tcPr>
          <w:p w:rsidR="00737AD2" w:rsidRDefault="00EC10B3">
            <w:pPr>
              <w:pStyle w:val="TableParagraph"/>
              <w:spacing w:line="208" w:lineRule="exact"/>
              <w:ind w:left="50"/>
              <w:rPr>
                <w:rFonts w:ascii="微软雅黑" w:eastAsia="微软雅黑" w:hAnsi="微软雅黑" w:cs="微软雅黑"/>
                <w:sz w:val="14"/>
                <w:szCs w:val="14"/>
              </w:rPr>
            </w:pPr>
            <w:hyperlink w:anchor="_bookmark297" w:history="1">
              <w:r w:rsidR="007003A1">
                <w:rPr>
                  <w:rFonts w:ascii="微软雅黑" w:eastAsia="微软雅黑" w:hAnsi="微软雅黑" w:cs="微软雅黑"/>
                  <w:color w:val="0000FF"/>
                  <w:w w:val="95"/>
                  <w:sz w:val="14"/>
                  <w:szCs w:val="14"/>
                </w:rPr>
                <w:t>$push</w:t>
              </w:r>
            </w:hyperlink>
          </w:p>
          <w:p w:rsidR="00737AD2" w:rsidRDefault="00EC10B3">
            <w:pPr>
              <w:pStyle w:val="TableParagraph"/>
              <w:spacing w:before="61"/>
              <w:ind w:left="50"/>
              <w:rPr>
                <w:rFonts w:ascii="微软雅黑" w:eastAsia="微软雅黑" w:hAnsi="微软雅黑" w:cs="微软雅黑"/>
                <w:sz w:val="14"/>
                <w:szCs w:val="14"/>
              </w:rPr>
            </w:pPr>
            <w:hyperlink w:anchor="_bookmark296" w:history="1">
              <w:r w:rsidR="007003A1">
                <w:rPr>
                  <w:rFonts w:ascii="微软雅黑" w:eastAsia="微软雅黑" w:hAnsi="微软雅黑" w:cs="微软雅黑"/>
                  <w:color w:val="0000FF"/>
                  <w:w w:val="95"/>
                  <w:sz w:val="14"/>
                  <w:szCs w:val="14"/>
                </w:rPr>
                <w:t>$sum</w:t>
              </w:r>
            </w:hyperlink>
          </w:p>
        </w:tc>
        <w:tc>
          <w:tcPr>
            <w:tcW w:w="4731" w:type="dxa"/>
            <w:tcBorders>
              <w:top w:val="single" w:sz="8" w:space="0" w:color="000000"/>
              <w:left w:val="nil"/>
              <w:bottom w:val="single" w:sz="8" w:space="0" w:color="000000"/>
              <w:right w:val="nil"/>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将所有字段添加到数组中，即使数组中已经存在相同的字段值，也继续添加</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取分组中字段值的总和</w:t>
            </w:r>
          </w:p>
        </w:tc>
      </w:tr>
    </w:tbl>
    <w:p w:rsidR="00737AD2" w:rsidRDefault="00737AD2">
      <w:pPr>
        <w:rPr>
          <w:rFonts w:ascii="微软雅黑" w:eastAsia="微软雅黑" w:hAnsi="微软雅黑" w:cs="微软雅黑"/>
          <w:sz w:val="14"/>
          <w:szCs w:val="14"/>
          <w:lang w:eastAsia="zh-CN"/>
        </w:rPr>
        <w:sectPr w:rsidR="00737AD2">
          <w:pgSz w:w="12240" w:h="15840"/>
          <w:pgMar w:top="900" w:right="680" w:bottom="280" w:left="1020" w:header="713" w:footer="0" w:gutter="0"/>
          <w:cols w:space="720"/>
        </w:sectPr>
      </w:pPr>
    </w:p>
    <w:p w:rsidR="00737AD2" w:rsidRDefault="00737AD2">
      <w:pPr>
        <w:spacing w:before="4" w:line="130" w:lineRule="exact"/>
        <w:rPr>
          <w:sz w:val="13"/>
          <w:szCs w:val="13"/>
          <w:lang w:eastAsia="zh-CN"/>
        </w:rPr>
      </w:pPr>
    </w:p>
    <w:p w:rsidR="00737AD2" w:rsidRDefault="00737AD2">
      <w:pPr>
        <w:spacing w:line="200" w:lineRule="exact"/>
        <w:rPr>
          <w:sz w:val="20"/>
          <w:szCs w:val="20"/>
          <w:lang w:eastAsia="zh-CN"/>
        </w:rPr>
      </w:pPr>
    </w:p>
    <w:p w:rsidR="00737AD2" w:rsidRDefault="007003A1">
      <w:pPr>
        <w:pStyle w:val="BodyText"/>
        <w:spacing w:line="312" w:lineRule="exact"/>
      </w:pPr>
      <w:bookmarkStart w:id="740" w:name="$project"/>
      <w:bookmarkStart w:id="741" w:name="_bookmark287"/>
      <w:bookmarkEnd w:id="740"/>
      <w:bookmarkEnd w:id="741"/>
      <w:r>
        <w:rPr>
          <w:w w:val="95"/>
        </w:rPr>
        <w:t>$project</w:t>
      </w:r>
    </w:p>
    <w:p w:rsidR="00737AD2" w:rsidRDefault="00737AD2">
      <w:pPr>
        <w:spacing w:before="9" w:line="190" w:lineRule="exact"/>
        <w:rPr>
          <w:sz w:val="19"/>
          <w:szCs w:val="19"/>
        </w:rPr>
      </w:pPr>
    </w:p>
    <w:p w:rsidR="00737AD2" w:rsidRDefault="007003A1">
      <w:pPr>
        <w:pStyle w:val="BodyText"/>
      </w:pPr>
      <w:r>
        <w:t>描述</w:t>
      </w:r>
    </w:p>
    <w:p w:rsidR="00737AD2" w:rsidRDefault="00737AD2">
      <w:pPr>
        <w:spacing w:before="5" w:line="100" w:lineRule="exact"/>
        <w:rPr>
          <w:sz w:val="10"/>
          <w:szCs w:val="10"/>
        </w:rPr>
      </w:pPr>
    </w:p>
    <w:p w:rsidR="00737AD2" w:rsidRDefault="007003A1">
      <w:pPr>
        <w:pStyle w:val="BodyText"/>
        <w:spacing w:line="168" w:lineRule="auto"/>
      </w:pPr>
      <w:r>
        <w:rPr>
          <w:w w:val="95"/>
        </w:rPr>
        <w:t>$project类似SQL中的select语句，通过使用$project操作可以从记录中筛选出所需字段，字段名的值如果</w:t>
      </w:r>
      <w:r>
        <w:t xml:space="preserve"> 为1，表示选出，为0表示不选；还可以实现字段的重命名。</w:t>
      </w:r>
    </w:p>
    <w:p w:rsidR="00737AD2" w:rsidRDefault="00737AD2">
      <w:pPr>
        <w:spacing w:line="120" w:lineRule="exact"/>
        <w:rPr>
          <w:sz w:val="12"/>
          <w:szCs w:val="12"/>
        </w:rPr>
      </w:pPr>
    </w:p>
    <w:p w:rsidR="00737AD2" w:rsidRDefault="00EC10B3">
      <w:pPr>
        <w:pStyle w:val="BodyText"/>
        <w:spacing w:line="168" w:lineRule="auto"/>
        <w:ind w:left="1573"/>
        <w:rPr>
          <w:lang w:eastAsia="zh-CN"/>
        </w:rPr>
      </w:pPr>
      <w:r>
        <w:pict>
          <v:shape id="_x0000_s2277" type="#_x0000_t75" style="position:absolute;left:0;text-align:left;margin-left:81.7pt;margin-top:2.55pt;width:24pt;height:24pt;z-index:-25195;mso-position-horizontal-relative:page">
            <v:imagedata r:id="rId21" o:title=""/>
            <w10:wrap anchorx="page"/>
          </v:shape>
        </w:pict>
      </w:r>
      <w:r w:rsidR="007003A1">
        <w:rPr>
          <w:w w:val="95"/>
          <w:lang w:eastAsia="zh-CN"/>
        </w:rPr>
        <w:t xml:space="preserve">注:       </w:t>
      </w:r>
      <w:r w:rsidR="007003A1">
        <w:rPr>
          <w:spacing w:val="12"/>
          <w:w w:val="95"/>
          <w:lang w:eastAsia="zh-CN"/>
        </w:rPr>
        <w:t xml:space="preserve"> </w:t>
      </w:r>
      <w:r w:rsidR="007003A1">
        <w:rPr>
          <w:w w:val="95"/>
          <w:lang w:eastAsia="zh-CN"/>
        </w:rPr>
        <w:t>如果记录不存在所选字段，则以如下格式输出："field":null，field为不存在的字段名。对嵌套对</w:t>
      </w:r>
      <w:r w:rsidR="007003A1">
        <w:rPr>
          <w:lang w:eastAsia="zh-CN"/>
        </w:rPr>
        <w:t xml:space="preserve"> 象使用点操作符（.）引用字段名。</w:t>
      </w:r>
    </w:p>
    <w:p w:rsidR="00737AD2" w:rsidRDefault="00737AD2">
      <w:pPr>
        <w:spacing w:before="2" w:line="100" w:lineRule="exact"/>
        <w:rPr>
          <w:sz w:val="10"/>
          <w:szCs w:val="10"/>
          <w:lang w:eastAsia="zh-CN"/>
        </w:rPr>
      </w:pPr>
    </w:p>
    <w:p w:rsidR="00737AD2" w:rsidRDefault="00737AD2">
      <w:pPr>
        <w:spacing w:line="200" w:lineRule="exact"/>
        <w:rPr>
          <w:sz w:val="20"/>
          <w:szCs w:val="20"/>
          <w:lang w:eastAsia="zh-CN"/>
        </w:rPr>
      </w:pPr>
    </w:p>
    <w:p w:rsidR="00737AD2" w:rsidRDefault="007003A1">
      <w:pPr>
        <w:pStyle w:val="BodyText"/>
      </w:pPr>
      <w:r>
        <w:t>示例</w:t>
      </w:r>
    </w:p>
    <w:p w:rsidR="00737AD2" w:rsidRDefault="00EC10B3">
      <w:pPr>
        <w:pStyle w:val="BodyText"/>
        <w:tabs>
          <w:tab w:val="left" w:pos="1217"/>
        </w:tabs>
        <w:spacing w:before="34" w:line="263" w:lineRule="auto"/>
        <w:ind w:left="1217" w:right="1722" w:hanging="284"/>
      </w:pPr>
      <w:r>
        <w:pict>
          <v:group id="_x0000_s2275" style="position:absolute;left:0;text-align:left;margin-left:95.85pt;margin-top:23.75pt;width:459.45pt;height:10.6pt;z-index:-25194;mso-position-horizontal-relative:page" coordorigin="1917,475" coordsize="9189,212">
            <v:shape id="_x0000_s2276" style="position:absolute;left:1917;top:475;width:9189;height:212" coordorigin="1917,475" coordsize="9189,212" path="m1917,475r9189,l11106,687r-9189,l1917,475xe" fillcolor="#efefef" stroked="f">
              <v:path arrowok="t"/>
            </v:shape>
            <w10:wrap anchorx="page"/>
          </v:group>
        </w:pict>
      </w:r>
      <w:r w:rsidR="007003A1">
        <w:rPr>
          <w:rFonts w:ascii="Times New Roman" w:eastAsia="Times New Roman" w:hAnsi="Times New Roman" w:cs="Times New Roman"/>
        </w:rPr>
        <w:t>•</w:t>
      </w:r>
      <w:r w:rsidR="007003A1">
        <w:rPr>
          <w:rFonts w:ascii="Times New Roman" w:eastAsia="Times New Roman" w:hAnsi="Times New Roman" w:cs="Times New Roman"/>
        </w:rPr>
        <w:tab/>
      </w:r>
      <w:r w:rsidR="007003A1">
        <w:rPr>
          <w:position w:val="1"/>
        </w:rPr>
        <w:t xml:space="preserve">使用$project快速地从结果集中选取所需字段 </w:t>
      </w:r>
      <w:r w:rsidR="007003A1">
        <w:rPr>
          <w:rFonts w:ascii="仿宋" w:eastAsia="仿宋" w:hAnsi="仿宋" w:cs="仿宋"/>
        </w:rPr>
        <w:t xml:space="preserve">db.collectionspace.collection.aggregate({ $project : {title: 0,author: 1}}) </w:t>
      </w:r>
      <w:r w:rsidR="007003A1">
        <w:t>此操作是选出author字段，而title字段在结果集中不输出。</w:t>
      </w:r>
    </w:p>
    <w:p w:rsidR="00737AD2" w:rsidRDefault="007003A1">
      <w:pPr>
        <w:pStyle w:val="BodyText"/>
        <w:tabs>
          <w:tab w:val="left" w:pos="1217"/>
        </w:tabs>
        <w:spacing w:line="241"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使用$project重命名字段名，如下：</w:t>
      </w:r>
    </w:p>
    <w:p w:rsidR="00737AD2" w:rsidRDefault="00EC10B3">
      <w:pPr>
        <w:pStyle w:val="BodyText"/>
        <w:spacing w:before="84" w:line="172" w:lineRule="auto"/>
        <w:ind w:left="1317" w:hanging="100"/>
        <w:rPr>
          <w:rFonts w:ascii="仿宋" w:eastAsia="仿宋" w:hAnsi="仿宋" w:cs="仿宋"/>
        </w:rPr>
      </w:pPr>
      <w:r w:rsidRPr="00EC10B3">
        <w:pict>
          <v:group id="_x0000_s2273" style="position:absolute;left:0;text-align:left;margin-left:95.85pt;margin-top:4.9pt;width:459.45pt;height:21.2pt;z-index:-25193;mso-position-horizontal-relative:page" coordorigin="1917,98" coordsize="9189,424">
            <v:shape id="_x0000_s2274" style="position:absolute;left:1917;top:98;width:9189;height:424" coordorigin="1917,98" coordsize="9189,424" path="m1917,98r9189,l11106,522r-9189,l1917,98xe" fillcolor="#efefef" stroked="f">
              <v:path arrowok="t"/>
            </v:shape>
            <w10:wrap anchorx="page"/>
          </v:group>
        </w:pict>
      </w:r>
      <w:r w:rsidR="007003A1">
        <w:rPr>
          <w:rFonts w:ascii="仿宋" w:eastAsia="仿宋" w:hAnsi="仿宋" w:cs="仿宋"/>
        </w:rPr>
        <w:t>db.collectionspace.collection.aggregate({ $project : {author: 1,name:"$studentName",dep:"$info.department"}})</w:t>
      </w:r>
    </w:p>
    <w:p w:rsidR="00737AD2" w:rsidRDefault="00737AD2">
      <w:pPr>
        <w:spacing w:before="3" w:line="140" w:lineRule="exact"/>
        <w:rPr>
          <w:sz w:val="14"/>
          <w:szCs w:val="14"/>
        </w:rPr>
      </w:pPr>
    </w:p>
    <w:p w:rsidR="00737AD2" w:rsidRDefault="007003A1">
      <w:pPr>
        <w:pStyle w:val="BodyText"/>
        <w:spacing w:line="168" w:lineRule="auto"/>
        <w:ind w:left="1217"/>
      </w:pPr>
      <w:r>
        <w:rPr>
          <w:w w:val="95"/>
        </w:rPr>
        <w:t>此操作将字段名studentName重命名为name输出，将info对象中的子对象department字段重命名</w:t>
      </w:r>
      <w:r>
        <w:t xml:space="preserve"> 为dep。对嵌套对象，字段引用使用点操作符（.）指向。</w:t>
      </w:r>
    </w:p>
    <w:p w:rsidR="00737AD2" w:rsidRDefault="007003A1">
      <w:pPr>
        <w:pStyle w:val="BodyText"/>
        <w:tabs>
          <w:tab w:val="left" w:pos="1217"/>
        </w:tabs>
        <w:spacing w:line="28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下面的示例使用$project选择输出字段，然后使用</w:t>
      </w:r>
      <w:hyperlink w:anchor="_bookmark288" w:history="1">
        <w:r>
          <w:rPr>
            <w:color w:val="0000FF"/>
            <w:position w:val="1"/>
          </w:rPr>
          <w:t>$match</w:t>
        </w:r>
      </w:hyperlink>
      <w:r>
        <w:rPr>
          <w:color w:val="000000"/>
          <w:position w:val="1"/>
        </w:rPr>
        <w:t>按条件匹配记录</w:t>
      </w:r>
    </w:p>
    <w:p w:rsidR="00737AD2" w:rsidRDefault="00EC10B3">
      <w:pPr>
        <w:pStyle w:val="BodyText"/>
        <w:spacing w:before="10"/>
        <w:ind w:left="1217"/>
        <w:rPr>
          <w:rFonts w:ascii="仿宋" w:eastAsia="仿宋" w:hAnsi="仿宋" w:cs="仿宋"/>
        </w:rPr>
      </w:pPr>
      <w:r w:rsidRPr="00EC10B3">
        <w:pict>
          <v:group id="_x0000_s2271" style="position:absolute;left:0;text-align:left;margin-left:95.85pt;margin-top:4.95pt;width:459.45pt;height:21.2pt;z-index:-25192;mso-position-horizontal-relative:page" coordorigin="1917,99" coordsize="9189,424">
            <v:shape id="_x0000_s2272"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 $project: {score:1,author:1}},{</w:t>
      </w:r>
      <w:hyperlink w:anchor="_bookmark288" w:history="1">
        <w:r w:rsidR="007003A1">
          <w:rPr>
            <w:rFonts w:ascii="仿宋" w:eastAsia="仿宋" w:hAnsi="仿宋" w:cs="仿宋"/>
            <w:color w:val="0000FF"/>
          </w:rPr>
          <w:t>$match</w:t>
        </w:r>
      </w:hyperlink>
      <w:r w:rsidR="007003A1">
        <w:rPr>
          <w:rFonts w:ascii="仿宋" w:eastAsia="仿宋" w:hAnsi="仿宋" w:cs="仿宋"/>
          <w:color w:val="000000"/>
        </w:rPr>
        <w:t>:{score:</w:t>
      </w:r>
    </w:p>
    <w:p w:rsidR="00737AD2" w:rsidRDefault="007003A1">
      <w:pPr>
        <w:pStyle w:val="BodyText"/>
        <w:spacing w:line="212" w:lineRule="exact"/>
        <w:ind w:left="1217"/>
        <w:rPr>
          <w:rFonts w:ascii="仿宋" w:eastAsia="仿宋" w:hAnsi="仿宋" w:cs="仿宋"/>
        </w:rPr>
      </w:pPr>
      <w:r>
        <w:rPr>
          <w:rFonts w:ascii="仿宋" w:eastAsia="仿宋" w:hAnsi="仿宋" w:cs="仿宋"/>
        </w:rPr>
        <w:t>{$gt:80}}})</w:t>
      </w:r>
    </w:p>
    <w:p w:rsidR="00737AD2" w:rsidRDefault="007003A1">
      <w:pPr>
        <w:pStyle w:val="BodyText"/>
        <w:spacing w:before="49" w:line="253" w:lineRule="auto"/>
        <w:ind w:left="1217" w:right="468"/>
      </w:pPr>
      <w:r>
        <w:rPr>
          <w:w w:val="95"/>
        </w:rPr>
        <w:t>此操作使用$project输出所有记录的score和author字段值，然后按$match输出匹配条件的记录。</w:t>
      </w:r>
      <w:r>
        <w:t xml:space="preserve"> </w:t>
      </w:r>
      <w:r w:rsidR="00921398">
        <w:pict>
          <v:shape id="_x0000_i1138" type="#_x0000_t75" style="width:23.1pt;height:23.1pt;mso-position-horizontal-relative:char;mso-position-vertical-relative:line">
            <v:imagedata r:id="rId21" o:title=""/>
          </v:shape>
        </w:pict>
      </w:r>
      <w:r>
        <w:rPr>
          <w:rFonts w:ascii="Times New Roman" w:eastAsia="Times New Roman" w:hAnsi="Times New Roman" w:cs="Times New Roman"/>
        </w:rPr>
        <w:t xml:space="preserve">   </w:t>
      </w:r>
      <w:r>
        <w:rPr>
          <w:w w:val="95"/>
        </w:rPr>
        <w:t xml:space="preserve">注:     </w:t>
      </w:r>
      <w:r>
        <w:rPr>
          <w:spacing w:val="25"/>
          <w:w w:val="95"/>
        </w:rPr>
        <w:t xml:space="preserve"> </w:t>
      </w:r>
      <w:r>
        <w:rPr>
          <w:w w:val="95"/>
        </w:rPr>
        <w:t>由于$project选取了输出字段名，所以</w:t>
      </w:r>
      <w:hyperlink w:anchor="_bookmark288" w:history="1">
        <w:r>
          <w:rPr>
            <w:color w:val="0000FF"/>
            <w:w w:val="95"/>
          </w:rPr>
          <w:t>$match</w:t>
        </w:r>
      </w:hyperlink>
      <w:r>
        <w:rPr>
          <w:color w:val="000000"/>
          <w:w w:val="95"/>
        </w:rPr>
        <w:t>中字段名必须是$project中选出的字段名。</w:t>
      </w:r>
    </w:p>
    <w:p w:rsidR="00737AD2" w:rsidRDefault="00737AD2">
      <w:pPr>
        <w:spacing w:before="1" w:line="120" w:lineRule="exact"/>
        <w:rPr>
          <w:sz w:val="12"/>
          <w:szCs w:val="12"/>
        </w:rPr>
      </w:pPr>
    </w:p>
    <w:p w:rsidR="00737AD2" w:rsidRDefault="007003A1">
      <w:pPr>
        <w:pStyle w:val="BodyText"/>
      </w:pPr>
      <w:bookmarkStart w:id="742" w:name="$match"/>
      <w:bookmarkStart w:id="743" w:name="_bookmark288"/>
      <w:bookmarkEnd w:id="742"/>
      <w:bookmarkEnd w:id="743"/>
      <w:r>
        <w:rPr>
          <w:w w:val="95"/>
        </w:rPr>
        <w:t>$match</w:t>
      </w:r>
    </w:p>
    <w:p w:rsidR="00737AD2" w:rsidRDefault="00737AD2">
      <w:pPr>
        <w:spacing w:before="9" w:line="190" w:lineRule="exact"/>
        <w:rPr>
          <w:sz w:val="19"/>
          <w:szCs w:val="19"/>
        </w:rPr>
      </w:pPr>
    </w:p>
    <w:p w:rsidR="00737AD2" w:rsidRDefault="007003A1">
      <w:pPr>
        <w:pStyle w:val="BodyText"/>
      </w:pPr>
      <w:r>
        <w:t>描述</w:t>
      </w:r>
    </w:p>
    <w:p w:rsidR="00737AD2" w:rsidRDefault="007003A1">
      <w:pPr>
        <w:pStyle w:val="BodyText"/>
        <w:spacing w:before="18"/>
      </w:pPr>
      <w:r>
        <w:t>$match与find()方法中的cond参数完全相同，通过$match可以实现从集合中选择匹配条件的记录。</w:t>
      </w:r>
    </w:p>
    <w:p w:rsidR="00737AD2" w:rsidRDefault="007003A1">
      <w:pPr>
        <w:pStyle w:val="BodyText"/>
        <w:spacing w:before="18" w:line="379" w:lineRule="auto"/>
        <w:ind w:right="3713"/>
      </w:pPr>
      <w:r>
        <w:rPr>
          <w:w w:val="95"/>
          <w:lang w:eastAsia="zh-CN"/>
        </w:rPr>
        <w:t>$match的语法规则请参考读取操作</w:t>
      </w:r>
      <w:hyperlink w:anchor="_bookmark126" w:history="1">
        <w:r>
          <w:rPr>
            <w:color w:val="0000FF"/>
            <w:w w:val="95"/>
            <w:lang w:eastAsia="zh-CN"/>
          </w:rPr>
          <w:t>find()</w:t>
        </w:r>
      </w:hyperlink>
      <w:r>
        <w:rPr>
          <w:color w:val="000000"/>
          <w:w w:val="95"/>
          <w:lang w:eastAsia="zh-CN"/>
        </w:rPr>
        <w:t>方法的cond参数介绍。</w:t>
      </w:r>
      <w:r>
        <w:rPr>
          <w:color w:val="000000"/>
          <w:lang w:eastAsia="zh-CN"/>
        </w:rPr>
        <w:t xml:space="preserve"> </w:t>
      </w:r>
      <w:r>
        <w:rPr>
          <w:color w:val="000000"/>
        </w:rPr>
        <w:t>示例</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下面的示例使用$match执行简单的匹配</w:t>
      </w:r>
    </w:p>
    <w:p w:rsidR="00737AD2" w:rsidRDefault="00EC10B3">
      <w:pPr>
        <w:pStyle w:val="BodyText"/>
        <w:spacing w:before="10"/>
        <w:ind w:left="1217"/>
        <w:rPr>
          <w:rFonts w:ascii="仿宋" w:eastAsia="仿宋" w:hAnsi="仿宋" w:cs="仿宋"/>
        </w:rPr>
      </w:pPr>
      <w:r w:rsidRPr="00EC10B3">
        <w:pict>
          <v:group id="_x0000_s2268" style="position:absolute;left:0;text-align:left;margin-left:95.85pt;margin-top:4.95pt;width:459.45pt;height:21.2pt;z-index:-25191;mso-position-horizontal-relative:page" coordorigin="1917,99" coordsize="9189,424">
            <v:shape id="_x0000_s2269"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db.collectionspace.collection.aggregate({$match:{$and:[{score:80},{"info.name":</w:t>
      </w:r>
    </w:p>
    <w:p w:rsidR="00737AD2" w:rsidRDefault="007003A1">
      <w:pPr>
        <w:pStyle w:val="BodyText"/>
        <w:spacing w:line="212" w:lineRule="exact"/>
        <w:ind w:left="1217"/>
        <w:rPr>
          <w:rFonts w:ascii="仿宋" w:eastAsia="仿宋" w:hAnsi="仿宋" w:cs="仿宋"/>
        </w:rPr>
      </w:pPr>
      <w:r>
        <w:rPr>
          <w:rFonts w:ascii="仿宋" w:eastAsia="仿宋" w:hAnsi="仿宋" w:cs="仿宋"/>
        </w:rPr>
        <w:t>{$exists:1}}]}})</w:t>
      </w:r>
    </w:p>
    <w:p w:rsidR="00737AD2" w:rsidRDefault="007003A1">
      <w:pPr>
        <w:pStyle w:val="BodyText"/>
        <w:spacing w:before="49"/>
        <w:ind w:left="1217"/>
      </w:pPr>
      <w:r>
        <w:rPr>
          <w:w w:val="95"/>
        </w:rPr>
        <w:t>该操作表示从集合collection中返回符合条件score等于80且info对象中的子对象name字段存在的记录。</w:t>
      </w:r>
    </w:p>
    <w:p w:rsidR="00737AD2" w:rsidRDefault="007003A1">
      <w:pPr>
        <w:pStyle w:val="BodyText"/>
        <w:tabs>
          <w:tab w:val="left" w:pos="1217"/>
        </w:tabs>
        <w:spacing w:before="10" w:line="171" w:lineRule="auto"/>
        <w:ind w:left="1217" w:right="112"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下面的示例使用$match匹配符合条件的记录，然后使用</w:t>
      </w:r>
      <w:hyperlink w:anchor="_bookmark289" w:history="1">
        <w:r>
          <w:rPr>
            <w:color w:val="0000FF"/>
            <w:w w:val="95"/>
            <w:position w:val="1"/>
          </w:rPr>
          <w:t>$group</w:t>
        </w:r>
      </w:hyperlink>
      <w:r>
        <w:rPr>
          <w:color w:val="000000"/>
          <w:w w:val="95"/>
          <w:position w:val="1"/>
        </w:rPr>
        <w:t xml:space="preserve">对结果集分组     </w:t>
      </w:r>
      <w:r>
        <w:rPr>
          <w:color w:val="000000"/>
          <w:spacing w:val="13"/>
          <w:w w:val="95"/>
          <w:position w:val="1"/>
        </w:rPr>
        <w:t xml:space="preserve"> </w:t>
      </w:r>
      <w:r>
        <w:rPr>
          <w:color w:val="000000"/>
          <w:w w:val="95"/>
          <w:position w:val="1"/>
        </w:rPr>
        <w:t>，最后使用</w:t>
      </w:r>
      <w:hyperlink w:anchor="_bookmark287" w:history="1">
        <w:r>
          <w:rPr>
            <w:color w:val="0000FF"/>
            <w:w w:val="95"/>
            <w:position w:val="1"/>
          </w:rPr>
          <w:t>$project</w:t>
        </w:r>
      </w:hyperlink>
      <w:r>
        <w:rPr>
          <w:color w:val="000000"/>
          <w:w w:val="95"/>
          <w:position w:val="1"/>
        </w:rPr>
        <w:t>输出结</w:t>
      </w:r>
      <w:r>
        <w:rPr>
          <w:color w:val="000000"/>
          <w:position w:val="1"/>
        </w:rPr>
        <w:t xml:space="preserve"> </w:t>
      </w:r>
      <w:r>
        <w:rPr>
          <w:color w:val="000000"/>
        </w:rPr>
        <w:t>果集中指定的字段名</w:t>
      </w:r>
    </w:p>
    <w:p w:rsidR="00737AD2" w:rsidRDefault="00EC10B3">
      <w:pPr>
        <w:pStyle w:val="BodyText"/>
        <w:spacing w:before="21"/>
        <w:ind w:left="1217"/>
        <w:rPr>
          <w:rFonts w:ascii="仿宋" w:eastAsia="仿宋" w:hAnsi="仿宋" w:cs="仿宋"/>
        </w:rPr>
      </w:pPr>
      <w:r w:rsidRPr="00EC10B3">
        <w:pict>
          <v:group id="_x0000_s2266" style="position:absolute;left:0;text-align:left;margin-left:95.85pt;margin-top:5.5pt;width:459.45pt;height:21.2pt;z-index:-25190;mso-position-horizontal-relative:page" coordorigin="1917,110" coordsize="9189,424">
            <v:shape id="_x0000_s2267" style="position:absolute;left:1917;top:110;width:9189;height:424" coordorigin="1917,110" coordsize="9189,424" path="m1917,110r9189,l11106,534r-9189,l1917,110xe" fillcolor="#efefef" stroked="f">
              <v:path arrowok="t"/>
            </v:shape>
            <w10:wrap anchorx="page"/>
          </v:group>
        </w:pict>
      </w:r>
      <w:r w:rsidR="007003A1">
        <w:rPr>
          <w:rFonts w:ascii="仿宋" w:eastAsia="仿宋" w:hAnsi="仿宋" w:cs="仿宋"/>
        </w:rPr>
        <w:t>db.collectionspace.collection.aggregate({$match:{$and:[{score:80},{"info.name":</w:t>
      </w:r>
    </w:p>
    <w:p w:rsidR="00737AD2" w:rsidRDefault="007003A1">
      <w:pPr>
        <w:pStyle w:val="BodyText"/>
        <w:spacing w:line="212" w:lineRule="exact"/>
        <w:ind w:left="1217"/>
        <w:rPr>
          <w:rFonts w:ascii="仿宋" w:eastAsia="仿宋" w:hAnsi="仿宋" w:cs="仿宋"/>
        </w:rPr>
      </w:pPr>
      <w:r>
        <w:rPr>
          <w:rFonts w:ascii="仿宋" w:eastAsia="仿宋" w:hAnsi="仿宋" w:cs="仿宋"/>
        </w:rPr>
        <w:t>{$exists:1}}]}},{$group:{_id:"$major"}},{$project:{major:1,dep:1}})</w:t>
      </w:r>
    </w:p>
    <w:p w:rsidR="00737AD2" w:rsidRDefault="00737AD2">
      <w:pPr>
        <w:spacing w:before="5" w:line="130" w:lineRule="exact"/>
        <w:rPr>
          <w:sz w:val="13"/>
          <w:szCs w:val="13"/>
        </w:rPr>
      </w:pPr>
    </w:p>
    <w:p w:rsidR="00737AD2" w:rsidRDefault="007003A1">
      <w:pPr>
        <w:pStyle w:val="BodyText"/>
        <w:spacing w:line="168" w:lineRule="auto"/>
        <w:ind w:left="1217"/>
      </w:pPr>
      <w:r>
        <w:rPr>
          <w:w w:val="95"/>
        </w:rPr>
        <w:t>该操作首先集合collection中返回符合条件score等于80且info对象中的子对象name字段存在的记录，然</w:t>
      </w:r>
      <w:r>
        <w:t xml:space="preserve"> 后按major字段进行分组，最后选择输出结果集中的major和dep字段。</w:t>
      </w:r>
    </w:p>
    <w:p w:rsidR="00737AD2" w:rsidRDefault="00737AD2">
      <w:pPr>
        <w:spacing w:line="168" w:lineRule="auto"/>
        <w:sectPr w:rsidR="00737AD2">
          <w:pgSz w:w="12240" w:h="15840"/>
          <w:pgMar w:top="900" w:right="1100" w:bottom="280" w:left="700" w:header="713" w:footer="0" w:gutter="0"/>
          <w:cols w:space="720"/>
        </w:sectPr>
      </w:pPr>
    </w:p>
    <w:p w:rsidR="00737AD2" w:rsidRDefault="00737AD2">
      <w:pPr>
        <w:spacing w:before="4" w:line="130" w:lineRule="exact"/>
        <w:rPr>
          <w:sz w:val="13"/>
          <w:szCs w:val="13"/>
        </w:rPr>
      </w:pPr>
    </w:p>
    <w:p w:rsidR="00737AD2" w:rsidRDefault="00737AD2">
      <w:pPr>
        <w:spacing w:line="200" w:lineRule="exact"/>
        <w:rPr>
          <w:sz w:val="20"/>
          <w:szCs w:val="20"/>
        </w:rPr>
      </w:pPr>
    </w:p>
    <w:p w:rsidR="00737AD2" w:rsidRDefault="007003A1">
      <w:pPr>
        <w:pStyle w:val="BodyText"/>
        <w:spacing w:line="312" w:lineRule="exact"/>
        <w:ind w:left="113"/>
        <w:rPr>
          <w:lang w:eastAsia="zh-CN"/>
        </w:rPr>
      </w:pPr>
      <w:bookmarkStart w:id="744" w:name="$group"/>
      <w:bookmarkStart w:id="745" w:name="_bookmark289"/>
      <w:bookmarkEnd w:id="744"/>
      <w:bookmarkEnd w:id="745"/>
      <w:r>
        <w:rPr>
          <w:w w:val="90"/>
          <w:lang w:eastAsia="zh-CN"/>
        </w:rPr>
        <w:t>$group</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Pr>
          <w:lang w:eastAsia="zh-CN"/>
        </w:rPr>
      </w:pPr>
      <w:r>
        <w:rPr>
          <w:w w:val="95"/>
          <w:lang w:eastAsia="zh-CN"/>
        </w:rPr>
        <w:t>$group实现对结果集的分组，类似SQL中的group</w:t>
      </w:r>
      <w:r>
        <w:rPr>
          <w:spacing w:val="-3"/>
          <w:w w:val="95"/>
          <w:lang w:eastAsia="zh-CN"/>
        </w:rPr>
        <w:t xml:space="preserve"> </w:t>
      </w:r>
      <w:r>
        <w:rPr>
          <w:w w:val="95"/>
          <w:lang w:eastAsia="zh-CN"/>
        </w:rPr>
        <w:t>by语句。首先指定分组键（_id）</w:t>
      </w:r>
      <w:r>
        <w:rPr>
          <w:spacing w:val="-3"/>
          <w:w w:val="95"/>
          <w:lang w:eastAsia="zh-CN"/>
        </w:rPr>
        <w:t xml:space="preserve"> </w:t>
      </w:r>
      <w:r>
        <w:rPr>
          <w:w w:val="95"/>
          <w:lang w:eastAsia="zh-CN"/>
        </w:rPr>
        <w:t>，通过“_id”来标识分组</w:t>
      </w:r>
      <w:r>
        <w:rPr>
          <w:w w:val="89"/>
          <w:lang w:eastAsia="zh-CN"/>
        </w:rPr>
        <w:t xml:space="preserve"> </w:t>
      </w:r>
      <w:r>
        <w:rPr>
          <w:w w:val="95"/>
          <w:lang w:eastAsia="zh-CN"/>
        </w:rPr>
        <w:t>字段，分组字段可以是单个，也可以是多个，格式如下：</w:t>
      </w:r>
    </w:p>
    <w:p w:rsidR="00737AD2" w:rsidRDefault="00EC10B3">
      <w:pPr>
        <w:pStyle w:val="BodyText"/>
        <w:spacing w:before="97" w:line="172" w:lineRule="auto"/>
        <w:ind w:left="113" w:right="3163"/>
        <w:rPr>
          <w:rFonts w:ascii="仿宋" w:eastAsia="仿宋" w:hAnsi="仿宋" w:cs="仿宋"/>
        </w:rPr>
      </w:pPr>
      <w:r w:rsidRPr="00EC10B3">
        <w:pict>
          <v:group id="_x0000_s2264" style="position:absolute;left:0;text-align:left;margin-left:81.7pt;margin-top:5.55pt;width:473.6pt;height:21.2pt;z-index:-25189;mso-position-horizontal-relative:page" coordorigin="1634,111" coordsize="9472,424">
            <v:shape id="_x0000_s2265" style="position:absolute;left:1634;top:111;width:9472;height:424" coordorigin="1634,111" coordsize="9472,424" path="m1634,111r9472,l11106,535r-9472,l1634,111xe" fillcolor="#efefef" stroked="f">
              <v:path arrowok="t"/>
            </v:shape>
            <w10:wrap anchorx="page"/>
          </v:group>
        </w:pict>
      </w:r>
      <w:r w:rsidR="007003A1">
        <w:rPr>
          <w:rFonts w:ascii="仿宋" w:eastAsia="仿宋" w:hAnsi="仿宋" w:cs="仿宋"/>
        </w:rPr>
        <w:t>单个分组键：{_id:"$field"} 多个分组键：{_id:{field1:"$field1",field2:"$field2",...}}</w:t>
      </w:r>
    </w:p>
    <w:p w:rsidR="00737AD2" w:rsidRDefault="00737AD2">
      <w:pPr>
        <w:spacing w:before="3" w:line="140" w:lineRule="exact"/>
        <w:rPr>
          <w:sz w:val="14"/>
          <w:szCs w:val="14"/>
        </w:rPr>
      </w:pPr>
    </w:p>
    <w:p w:rsidR="00737AD2" w:rsidRDefault="00EC10B3">
      <w:pPr>
        <w:pStyle w:val="BodyText"/>
        <w:spacing w:line="168" w:lineRule="auto"/>
        <w:ind w:left="753" w:right="433"/>
        <w:rPr>
          <w:lang w:eastAsia="zh-CN"/>
        </w:rPr>
      </w:pPr>
      <w:r>
        <w:pict>
          <v:shape id="_x0000_s2263" type="#_x0000_t75" style="position:absolute;left:0;text-align:left;margin-left:81.7pt;margin-top:2.55pt;width:24pt;height:24pt;z-index:-25188;mso-position-horizontal-relative:page">
            <v:imagedata r:id="rId21" o:title=""/>
            <w10:wrap anchorx="page"/>
          </v:shape>
        </w:pict>
      </w:r>
      <w:r w:rsidR="007003A1">
        <w:rPr>
          <w:w w:val="95"/>
        </w:rPr>
        <w:t xml:space="preserve">注:      </w:t>
      </w:r>
      <w:r w:rsidR="007003A1">
        <w:rPr>
          <w:spacing w:val="4"/>
          <w:w w:val="95"/>
        </w:rPr>
        <w:t xml:space="preserve"> </w:t>
      </w:r>
      <w:r w:rsidR="007003A1">
        <w:rPr>
          <w:w w:val="95"/>
        </w:rPr>
        <w:t>使用$group必须指定_id字段，当_id的值为null时，即{_id:null}，表示不分组。</w:t>
      </w:r>
      <w:r w:rsidR="007003A1">
        <w:rPr>
          <w:w w:val="95"/>
          <w:lang w:eastAsia="zh-CN"/>
        </w:rPr>
        <w:t>对嵌套对象使用点</w:t>
      </w:r>
      <w:r w:rsidR="007003A1">
        <w:rPr>
          <w:lang w:eastAsia="zh-CN"/>
        </w:rPr>
        <w:t xml:space="preserve"> 操作符（.）引用字段名。</w:t>
      </w:r>
    </w:p>
    <w:p w:rsidR="00737AD2" w:rsidRDefault="00737AD2">
      <w:pPr>
        <w:spacing w:before="2" w:line="100" w:lineRule="exact"/>
        <w:rPr>
          <w:sz w:val="10"/>
          <w:szCs w:val="10"/>
          <w:lang w:eastAsia="zh-CN"/>
        </w:rPr>
      </w:pPr>
    </w:p>
    <w:p w:rsidR="00737AD2" w:rsidRDefault="00737AD2">
      <w:pPr>
        <w:spacing w:line="200" w:lineRule="exact"/>
        <w:rPr>
          <w:sz w:val="20"/>
          <w:szCs w:val="20"/>
          <w:lang w:eastAsia="zh-CN"/>
        </w:rPr>
      </w:pPr>
    </w:p>
    <w:p w:rsidR="00737AD2" w:rsidRDefault="007003A1">
      <w:pPr>
        <w:pStyle w:val="BodyText"/>
        <w:ind w:left="113"/>
      </w:pPr>
      <w:r>
        <w:t>示例</w:t>
      </w:r>
    </w:p>
    <w:p w:rsidR="00737AD2" w:rsidRDefault="007003A1">
      <w:pPr>
        <w:pStyle w:val="BodyText"/>
        <w:numPr>
          <w:ilvl w:val="0"/>
          <w:numId w:val="33"/>
        </w:numPr>
        <w:tabs>
          <w:tab w:val="left" w:pos="397"/>
        </w:tabs>
        <w:spacing w:before="34"/>
        <w:ind w:left="397"/>
      </w:pPr>
      <w:r>
        <w:rPr>
          <w:w w:val="95"/>
          <w:position w:val="1"/>
        </w:rPr>
        <w:t>$group使用如下</w:t>
      </w:r>
    </w:p>
    <w:p w:rsidR="00737AD2" w:rsidRDefault="00EC10B3">
      <w:pPr>
        <w:pStyle w:val="BodyText"/>
        <w:spacing w:before="10"/>
        <w:ind w:left="397" w:right="2442"/>
        <w:jc w:val="both"/>
        <w:rPr>
          <w:rFonts w:ascii="仿宋" w:eastAsia="仿宋" w:hAnsi="仿宋" w:cs="仿宋"/>
        </w:rPr>
      </w:pPr>
      <w:r w:rsidRPr="00EC10B3">
        <w:pict>
          <v:group id="_x0000_s2261" style="position:absolute;left:0;text-align:left;margin-left:95.85pt;margin-top:4.95pt;width:459.45pt;height:21.2pt;z-index:-25187;mso-position-horizontal-relative:page" coordorigin="1917,99" coordsize="9189,424">
            <v:shape id="_x0000_s2262"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db.collectionspace.collection.aggregate({$group:{_id:"$major",avg_score:</w:t>
      </w:r>
    </w:p>
    <w:p w:rsidR="00737AD2" w:rsidRDefault="007003A1">
      <w:pPr>
        <w:pStyle w:val="BodyText"/>
        <w:spacing w:line="212" w:lineRule="exact"/>
        <w:ind w:left="397" w:right="5542"/>
        <w:jc w:val="both"/>
        <w:rPr>
          <w:rFonts w:ascii="仿宋" w:eastAsia="仿宋" w:hAnsi="仿宋" w:cs="仿宋"/>
        </w:rPr>
      </w:pPr>
      <w:r>
        <w:rPr>
          <w:rFonts w:ascii="仿宋" w:eastAsia="仿宋" w:hAnsi="仿宋" w:cs="仿宋"/>
        </w:rPr>
        <w:t>{</w:t>
      </w:r>
      <w:hyperlink w:anchor="_bookmark295" w:history="1">
        <w:r>
          <w:rPr>
            <w:rFonts w:ascii="仿宋" w:eastAsia="仿宋" w:hAnsi="仿宋" w:cs="仿宋"/>
            <w:color w:val="0000FF"/>
          </w:rPr>
          <w:t>$avg</w:t>
        </w:r>
      </w:hyperlink>
      <w:r>
        <w:rPr>
          <w:rFonts w:ascii="仿宋" w:eastAsia="仿宋" w:hAnsi="仿宋" w:cs="仿宋"/>
          <w:color w:val="000000"/>
        </w:rPr>
        <w:t>:"$score",Major:{</w:t>
      </w:r>
      <w:hyperlink w:anchor="_bookmark291" w:history="1">
        <w:r>
          <w:rPr>
            <w:rFonts w:ascii="仿宋" w:eastAsia="仿宋" w:hAnsi="仿宋" w:cs="仿宋"/>
            <w:color w:val="0000FF"/>
          </w:rPr>
          <w:t>$first</w:t>
        </w:r>
      </w:hyperlink>
      <w:r>
        <w:rPr>
          <w:rFonts w:ascii="仿宋" w:eastAsia="仿宋" w:hAnsi="仿宋" w:cs="仿宋"/>
          <w:color w:val="000000"/>
        </w:rPr>
        <w:t>:"$major"}}})</w:t>
      </w:r>
    </w:p>
    <w:p w:rsidR="00737AD2" w:rsidRDefault="00737AD2">
      <w:pPr>
        <w:spacing w:before="5" w:line="130" w:lineRule="exact"/>
        <w:rPr>
          <w:sz w:val="13"/>
          <w:szCs w:val="13"/>
        </w:rPr>
      </w:pPr>
    </w:p>
    <w:p w:rsidR="00737AD2" w:rsidRDefault="007003A1">
      <w:pPr>
        <w:pStyle w:val="BodyText"/>
        <w:spacing w:line="168" w:lineRule="auto"/>
        <w:ind w:left="397" w:right="595"/>
        <w:jc w:val="both"/>
      </w:pPr>
      <w:r>
        <w:rPr>
          <w:w w:val="95"/>
        </w:rPr>
        <w:t>该操作表示从集合collection中读取记录，并按major字段进行分组。</w:t>
      </w:r>
      <w:r>
        <w:rPr>
          <w:spacing w:val="29"/>
          <w:w w:val="95"/>
        </w:rPr>
        <w:t xml:space="preserve"> </w:t>
      </w:r>
      <w:r>
        <w:rPr>
          <w:w w:val="95"/>
        </w:rPr>
        <w:t>在返回的结果集中，取各分组的第</w:t>
      </w:r>
      <w:r>
        <w:t xml:space="preserve"> </w:t>
      </w:r>
      <w:r>
        <w:rPr>
          <w:w w:val="95"/>
        </w:rPr>
        <w:t>一条记录的major字段，重命名为Major；对各分组中的score字段值求平均值，重命名为avg_score。返</w:t>
      </w:r>
      <w:r>
        <w:t xml:space="preserve"> 回如下所示：</w:t>
      </w:r>
    </w:p>
    <w:p w:rsidR="00737AD2" w:rsidRDefault="00EC10B3">
      <w:pPr>
        <w:pStyle w:val="BodyText"/>
        <w:spacing w:before="22"/>
        <w:ind w:left="397" w:right="9542"/>
        <w:jc w:val="both"/>
        <w:rPr>
          <w:rFonts w:ascii="仿宋" w:eastAsia="仿宋" w:hAnsi="仿宋" w:cs="仿宋"/>
        </w:rPr>
      </w:pPr>
      <w:r w:rsidRPr="00EC10B3">
        <w:pict>
          <v:group id="_x0000_s2259" style="position:absolute;left:0;text-align:left;margin-left:95.85pt;margin-top:5.55pt;width:459.45pt;height:84.8pt;z-index:-25186;mso-position-horizontal-relative:page" coordorigin="1917,111" coordsize="9189,1696">
            <v:shape id="_x0000_s2260"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"avg_score": 82,</w:t>
      </w:r>
    </w:p>
    <w:p w:rsidR="00737AD2" w:rsidRDefault="007003A1">
      <w:pPr>
        <w:pStyle w:val="BodyText"/>
        <w:spacing w:line="212" w:lineRule="exact"/>
        <w:ind w:left="597"/>
        <w:rPr>
          <w:rFonts w:ascii="仿宋" w:eastAsia="仿宋" w:hAnsi="仿宋" w:cs="仿宋"/>
        </w:rPr>
      </w:pPr>
      <w:r>
        <w:rPr>
          <w:rFonts w:ascii="仿宋" w:eastAsia="仿宋" w:hAnsi="仿宋" w:cs="仿宋"/>
        </w:rPr>
        <w:t>"major": "光学"</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"avg_score": 77.25,</w:t>
      </w:r>
    </w:p>
    <w:p w:rsidR="00737AD2" w:rsidRDefault="007003A1">
      <w:pPr>
        <w:pStyle w:val="BodyText"/>
        <w:spacing w:line="212" w:lineRule="exact"/>
        <w:ind w:left="597"/>
        <w:rPr>
          <w:rFonts w:ascii="仿宋" w:eastAsia="仿宋" w:hAnsi="仿宋" w:cs="仿宋"/>
        </w:rPr>
      </w:pPr>
      <w:r>
        <w:rPr>
          <w:rFonts w:ascii="仿宋" w:eastAsia="仿宋" w:hAnsi="仿宋" w:cs="仿宋"/>
        </w:rPr>
        <w:t>"major": "物理学"</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before="19" w:line="200" w:lineRule="exact"/>
        <w:rPr>
          <w:sz w:val="20"/>
          <w:szCs w:val="20"/>
        </w:rPr>
      </w:pPr>
    </w:p>
    <w:p w:rsidR="00737AD2" w:rsidRDefault="007003A1">
      <w:pPr>
        <w:pStyle w:val="BodyText"/>
        <w:spacing w:line="312" w:lineRule="exact"/>
        <w:ind w:left="113"/>
      </w:pPr>
      <w:r>
        <w:rPr>
          <w:w w:val="95"/>
        </w:rPr>
        <w:t>$group支持的聚集函数：</w:t>
      </w:r>
    </w:p>
    <w:p w:rsidR="00737AD2" w:rsidRDefault="00737AD2">
      <w:pPr>
        <w:spacing w:before="5" w:line="120" w:lineRule="exact"/>
        <w:rPr>
          <w:sz w:val="12"/>
          <w:szCs w:val="12"/>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0" w:history="1">
              <w:r w:rsidR="007003A1">
                <w:rPr>
                  <w:rFonts w:ascii="微软雅黑" w:eastAsia="微软雅黑" w:hAnsi="微软雅黑" w:cs="微软雅黑"/>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将字段添加到数组中，相同的字段值只会添加一次</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1" w:history="1">
              <w:r w:rsidR="007003A1">
                <w:rPr>
                  <w:rFonts w:ascii="微软雅黑" w:eastAsia="微软雅黑" w:hAnsi="微软雅黑" w:cs="微软雅黑"/>
                  <w:color w:val="0000FF"/>
                  <w:w w:val="95"/>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取分组中第一条记录中的字段值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2" w:history="1">
              <w:r w:rsidR="007003A1">
                <w:rPr>
                  <w:rFonts w:ascii="微软雅黑" w:eastAsia="微软雅黑" w:hAnsi="微软雅黑" w:cs="微软雅黑"/>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取分组中最后一条记录中的字段值</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3" w:history="1">
              <w:r w:rsidR="007003A1">
                <w:rPr>
                  <w:rFonts w:ascii="微软雅黑" w:eastAsia="微软雅黑" w:hAnsi="微软雅黑" w:cs="微软雅黑"/>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取分组中字段值最大的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94" w:history="1">
              <w:r w:rsidR="007003A1">
                <w:rPr>
                  <w:rFonts w:ascii="微软雅黑" w:eastAsia="微软雅黑" w:hAnsi="微软雅黑" w:cs="微软雅黑"/>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取分组中字段值最小的</w:t>
            </w:r>
          </w:p>
        </w:tc>
      </w:tr>
      <w:tr w:rsidR="00737AD2">
        <w:trPr>
          <w:trHeight w:hRule="exact" w:val="590"/>
        </w:trPr>
        <w:tc>
          <w:tcPr>
            <w:tcW w:w="4741" w:type="dxa"/>
            <w:tcBorders>
              <w:top w:val="single" w:sz="8" w:space="0" w:color="000000"/>
              <w:left w:val="nil"/>
              <w:bottom w:val="single" w:sz="8" w:space="0" w:color="000000"/>
              <w:right w:val="nil"/>
            </w:tcBorders>
          </w:tcPr>
          <w:p w:rsidR="00737AD2" w:rsidRDefault="00EC10B3">
            <w:pPr>
              <w:pStyle w:val="TableParagraph"/>
              <w:spacing w:line="208" w:lineRule="exact"/>
              <w:ind w:left="50"/>
              <w:rPr>
                <w:rFonts w:ascii="微软雅黑" w:eastAsia="微软雅黑" w:hAnsi="微软雅黑" w:cs="微软雅黑"/>
                <w:sz w:val="14"/>
                <w:szCs w:val="14"/>
              </w:rPr>
            </w:pPr>
            <w:hyperlink w:anchor="_bookmark295" w:history="1">
              <w:r w:rsidR="007003A1">
                <w:rPr>
                  <w:rFonts w:ascii="微软雅黑" w:eastAsia="微软雅黑" w:hAnsi="微软雅黑" w:cs="微软雅黑"/>
                  <w:color w:val="0000FF"/>
                  <w:w w:val="90"/>
                  <w:sz w:val="14"/>
                  <w:szCs w:val="14"/>
                </w:rPr>
                <w:t>$avg</w:t>
              </w:r>
            </w:hyperlink>
          </w:p>
          <w:p w:rsidR="00737AD2" w:rsidRDefault="00EC10B3">
            <w:pPr>
              <w:pStyle w:val="TableParagraph"/>
              <w:spacing w:before="61"/>
              <w:ind w:left="50"/>
              <w:rPr>
                <w:rFonts w:ascii="微软雅黑" w:eastAsia="微软雅黑" w:hAnsi="微软雅黑" w:cs="微软雅黑"/>
                <w:sz w:val="14"/>
                <w:szCs w:val="14"/>
              </w:rPr>
            </w:pPr>
            <w:hyperlink w:anchor="_bookmark297" w:history="1">
              <w:r w:rsidR="007003A1">
                <w:rPr>
                  <w:rFonts w:ascii="微软雅黑" w:eastAsia="微软雅黑" w:hAnsi="微软雅黑" w:cs="微软雅黑"/>
                  <w:color w:val="0000FF"/>
                  <w:w w:val="95"/>
                  <w:sz w:val="14"/>
                  <w:szCs w:val="14"/>
                </w:rPr>
                <w:t>$push</w:t>
              </w:r>
            </w:hyperlink>
          </w:p>
        </w:tc>
        <w:tc>
          <w:tcPr>
            <w:tcW w:w="4731" w:type="dxa"/>
            <w:tcBorders>
              <w:top w:val="single" w:sz="8" w:space="0" w:color="000000"/>
              <w:left w:val="nil"/>
              <w:bottom w:val="single" w:sz="8" w:space="0" w:color="000000"/>
              <w:right w:val="nil"/>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取分组中字段值的平均值</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将所有字段添加到数组中，即使数组中已经存在相同的字段值，也继续添加</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96" w:history="1">
              <w:r w:rsidR="007003A1">
                <w:rPr>
                  <w:rFonts w:ascii="微软雅黑" w:eastAsia="微软雅黑" w:hAnsi="微软雅黑" w:cs="微软雅黑"/>
                  <w:color w:val="0000FF"/>
                  <w:w w:val="95"/>
                  <w:sz w:val="14"/>
                  <w:szCs w:val="14"/>
                </w:rPr>
                <w:t>$sum</w:t>
              </w:r>
            </w:hyperlink>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取分组中字段值的总和</w:t>
            </w:r>
          </w:p>
        </w:tc>
      </w:tr>
    </w:tbl>
    <w:p w:rsidR="00737AD2" w:rsidRDefault="007003A1">
      <w:pPr>
        <w:pStyle w:val="BodyText"/>
        <w:spacing w:line="275" w:lineRule="exact"/>
        <w:ind w:left="113"/>
        <w:rPr>
          <w:lang w:eastAsia="zh-CN"/>
        </w:rPr>
      </w:pPr>
      <w:bookmarkStart w:id="746" w:name="$addtoset"/>
      <w:bookmarkStart w:id="747" w:name="_bookmark290"/>
      <w:bookmarkEnd w:id="746"/>
      <w:bookmarkEnd w:id="747"/>
      <w:r>
        <w:rPr>
          <w:w w:val="95"/>
          <w:lang w:eastAsia="zh-CN"/>
        </w:rPr>
        <w:t>$addtoset</w:t>
      </w:r>
    </w:p>
    <w:p w:rsidR="00737AD2" w:rsidRDefault="00737AD2">
      <w:pPr>
        <w:spacing w:before="9" w:line="190" w:lineRule="exact"/>
        <w:rPr>
          <w:sz w:val="19"/>
          <w:szCs w:val="19"/>
          <w:lang w:eastAsia="zh-CN"/>
        </w:rPr>
      </w:pPr>
    </w:p>
    <w:p w:rsidR="00737AD2" w:rsidRDefault="007003A1">
      <w:pPr>
        <w:pStyle w:val="BodyText"/>
        <w:spacing w:line="253" w:lineRule="auto"/>
        <w:ind w:left="113" w:right="629"/>
        <w:rPr>
          <w:lang w:eastAsia="zh-CN"/>
        </w:rPr>
      </w:pPr>
      <w:r>
        <w:rPr>
          <w:lang w:eastAsia="zh-CN"/>
        </w:rPr>
        <w:t xml:space="preserve">描述 </w:t>
      </w:r>
      <w:r>
        <w:rPr>
          <w:w w:val="95"/>
          <w:lang w:eastAsia="zh-CN"/>
        </w:rPr>
        <w:t>记录分组后，使用$addtoset将指定字段值添加到数组中，相同的字段值只会添加一次。对嵌套对象使用点</w:t>
      </w:r>
    </w:p>
    <w:p w:rsidR="00737AD2" w:rsidRDefault="007003A1">
      <w:pPr>
        <w:pStyle w:val="BodyText"/>
        <w:spacing w:line="225" w:lineRule="exact"/>
        <w:ind w:left="113"/>
        <w:rPr>
          <w:lang w:eastAsia="zh-CN"/>
        </w:rPr>
      </w:pPr>
      <w:r>
        <w:rPr>
          <w:lang w:eastAsia="zh-CN"/>
        </w:rPr>
        <w:t>操作符（.）引用字段名。</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如下操作对记录分组后将指定字段值添加到数组中输出</w:t>
      </w:r>
    </w:p>
    <w:p w:rsidR="00737AD2" w:rsidRDefault="00EC10B3">
      <w:pPr>
        <w:pStyle w:val="BodyText"/>
        <w:spacing w:before="10"/>
        <w:ind w:left="397"/>
        <w:rPr>
          <w:rFonts w:ascii="仿宋" w:eastAsia="仿宋" w:hAnsi="仿宋" w:cs="仿宋"/>
        </w:rPr>
      </w:pPr>
      <w:r w:rsidRPr="00EC10B3">
        <w:pict>
          <v:group id="_x0000_s2257" style="position:absolute;left:0;text-align:left;margin-left:95.85pt;margin-top:4.95pt;width:459.45pt;height:21.2pt;z-index:-25185;mso-position-horizontal-relative:page" coordorigin="1917,99" coordsize="9189,424">
            <v:shape id="_x0000_s2258"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db.collectionspace.collection.aggregate({$group:{_id:"$dep",dep:</w:t>
      </w:r>
    </w:p>
    <w:p w:rsidR="00737AD2" w:rsidRDefault="007003A1">
      <w:pPr>
        <w:pStyle w:val="BodyText"/>
        <w:spacing w:line="212" w:lineRule="exact"/>
        <w:ind w:left="397"/>
        <w:rPr>
          <w:rFonts w:ascii="仿宋" w:eastAsia="仿宋" w:hAnsi="仿宋" w:cs="仿宋"/>
        </w:rPr>
      </w:pPr>
      <w:r>
        <w:rPr>
          <w:rFonts w:ascii="仿宋" w:eastAsia="仿宋" w:hAnsi="仿宋" w:cs="仿宋"/>
        </w:rPr>
        <w:t>{</w:t>
      </w:r>
      <w:hyperlink w:anchor="_bookmark291" w:history="1">
        <w:r>
          <w:rPr>
            <w:rFonts w:ascii="仿宋" w:eastAsia="仿宋" w:hAnsi="仿宋" w:cs="仿宋"/>
            <w:color w:val="0000FF"/>
          </w:rPr>
          <w:t>$first</w:t>
        </w:r>
      </w:hyperlink>
      <w:r>
        <w:rPr>
          <w:rFonts w:ascii="仿宋" w:eastAsia="仿宋" w:hAnsi="仿宋" w:cs="仿宋"/>
          <w:color w:val="000000"/>
        </w:rPr>
        <w:t>:"$dep"},addtoset_major:{$addtoset:"$major"}}})</w:t>
      </w:r>
    </w:p>
    <w:p w:rsidR="00737AD2" w:rsidRDefault="00737AD2">
      <w:pPr>
        <w:spacing w:line="212" w:lineRule="exact"/>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before="56" w:line="168" w:lineRule="auto"/>
        <w:ind w:left="1217"/>
      </w:pPr>
      <w:r>
        <w:t>此操作对记录按dep字段值进行分组，并使用</w:t>
      </w:r>
      <w:hyperlink w:anchor="_bookmark291" w:history="1">
        <w:r>
          <w:rPr>
            <w:color w:val="0000FF"/>
          </w:rPr>
          <w:t>$first</w:t>
        </w:r>
      </w:hyperlink>
      <w:r>
        <w:rPr>
          <w:color w:val="000000"/>
        </w:rPr>
        <w:t xml:space="preserve">输出每个组第一条记录的dep字段，输出字段名 </w:t>
      </w:r>
      <w:r>
        <w:rPr>
          <w:color w:val="000000"/>
          <w:w w:val="95"/>
        </w:rPr>
        <w:t>为Dep；又将major字段的值使用$addtoset放入数组中返回，输出字段名为addtoset_major，如下：</w:t>
      </w:r>
    </w:p>
    <w:p w:rsidR="00737AD2" w:rsidRDefault="00EC10B3">
      <w:pPr>
        <w:pStyle w:val="BodyText"/>
        <w:spacing w:before="22"/>
        <w:ind w:left="1217"/>
        <w:rPr>
          <w:rFonts w:ascii="仿宋" w:eastAsia="仿宋" w:hAnsi="仿宋" w:cs="仿宋"/>
        </w:rPr>
      </w:pPr>
      <w:r w:rsidRPr="00EC10B3">
        <w:pict>
          <v:group id="_x0000_s2255" style="position:absolute;left:0;text-align:left;margin-left:95.85pt;margin-top:5.55pt;width:459.45pt;height:169.6pt;z-index:-25184;mso-position-horizontal-relative:page" coordorigin="1917,111" coordsize="9189,3392">
            <v:shape id="_x0000_s2256" style="position:absolute;left:1917;top:111;width:9189;height:3392" coordorigin="1917,111" coordsize="9189,3392" path="m1917,111r9189,l11106,3503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"Dep": "物电学院",</w:t>
      </w:r>
    </w:p>
    <w:p w:rsidR="00737AD2" w:rsidRDefault="007003A1">
      <w:pPr>
        <w:pStyle w:val="BodyText"/>
        <w:spacing w:line="212" w:lineRule="exact"/>
        <w:ind w:left="1417"/>
        <w:rPr>
          <w:rFonts w:ascii="仿宋" w:eastAsia="仿宋" w:hAnsi="仿宋" w:cs="仿宋"/>
        </w:rPr>
      </w:pPr>
      <w:r>
        <w:rPr>
          <w:rFonts w:ascii="仿宋" w:eastAsia="仿宋" w:hAnsi="仿宋" w:cs="仿宋"/>
        </w:rPr>
        <w:t>"addtoset_major": [</w:t>
      </w:r>
    </w:p>
    <w:p w:rsidR="00737AD2" w:rsidRDefault="007003A1">
      <w:pPr>
        <w:pStyle w:val="BodyText"/>
        <w:spacing w:line="212" w:lineRule="exact"/>
        <w:ind w:left="1617"/>
        <w:rPr>
          <w:rFonts w:ascii="仿宋" w:eastAsia="仿宋" w:hAnsi="仿宋" w:cs="仿宋"/>
        </w:rPr>
      </w:pPr>
      <w:r>
        <w:rPr>
          <w:rFonts w:ascii="仿宋" w:eastAsia="仿宋" w:hAnsi="仿宋" w:cs="仿宋"/>
        </w:rPr>
        <w:t>"物理学",</w:t>
      </w:r>
    </w:p>
    <w:p w:rsidR="00737AD2" w:rsidRDefault="007003A1">
      <w:pPr>
        <w:pStyle w:val="BodyText"/>
        <w:spacing w:line="212" w:lineRule="exact"/>
        <w:ind w:left="1617"/>
        <w:rPr>
          <w:rFonts w:ascii="仿宋" w:eastAsia="仿宋" w:hAnsi="仿宋" w:cs="仿宋"/>
        </w:rPr>
      </w:pPr>
      <w:r>
        <w:rPr>
          <w:rFonts w:ascii="仿宋" w:eastAsia="仿宋" w:hAnsi="仿宋" w:cs="仿宋"/>
        </w:rPr>
        <w:t>"光学",</w:t>
      </w:r>
    </w:p>
    <w:p w:rsidR="00737AD2" w:rsidRDefault="007003A1">
      <w:pPr>
        <w:pStyle w:val="BodyText"/>
        <w:spacing w:line="212" w:lineRule="exact"/>
        <w:ind w:left="1617"/>
        <w:rPr>
          <w:rFonts w:ascii="仿宋" w:eastAsia="仿宋" w:hAnsi="仿宋" w:cs="仿宋"/>
        </w:rPr>
      </w:pPr>
      <w:r>
        <w:rPr>
          <w:rFonts w:ascii="仿宋" w:eastAsia="仿宋" w:hAnsi="仿宋" w:cs="仿宋"/>
        </w:rPr>
        <w:t>"电学"</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"Dep": "计算机学院",</w:t>
      </w:r>
    </w:p>
    <w:p w:rsidR="00737AD2" w:rsidRDefault="007003A1">
      <w:pPr>
        <w:pStyle w:val="BodyText"/>
        <w:spacing w:line="212" w:lineRule="exact"/>
        <w:ind w:left="1417"/>
        <w:rPr>
          <w:rFonts w:ascii="仿宋" w:eastAsia="仿宋" w:hAnsi="仿宋" w:cs="仿宋"/>
        </w:rPr>
      </w:pPr>
      <w:r>
        <w:rPr>
          <w:rFonts w:ascii="仿宋" w:eastAsia="仿宋" w:hAnsi="仿宋" w:cs="仿宋"/>
        </w:rPr>
        <w:t>"addtoset_major": [</w:t>
      </w:r>
    </w:p>
    <w:p w:rsidR="00737AD2" w:rsidRDefault="007003A1">
      <w:pPr>
        <w:pStyle w:val="BodyText"/>
        <w:spacing w:line="212" w:lineRule="exact"/>
        <w:ind w:left="1617"/>
        <w:rPr>
          <w:rFonts w:ascii="仿宋" w:eastAsia="仿宋" w:hAnsi="仿宋" w:cs="仿宋"/>
        </w:rPr>
      </w:pPr>
      <w:r>
        <w:rPr>
          <w:rFonts w:ascii="仿宋" w:eastAsia="仿宋" w:hAnsi="仿宋" w:cs="仿宋"/>
        </w:rPr>
        <w:t>"计算机科学与技术",</w:t>
      </w:r>
    </w:p>
    <w:p w:rsidR="00737AD2" w:rsidRDefault="007003A1">
      <w:pPr>
        <w:pStyle w:val="BodyText"/>
        <w:spacing w:line="212" w:lineRule="exact"/>
        <w:ind w:left="1617"/>
        <w:rPr>
          <w:rFonts w:ascii="仿宋" w:eastAsia="仿宋" w:hAnsi="仿宋" w:cs="仿宋"/>
        </w:rPr>
      </w:pPr>
      <w:r>
        <w:rPr>
          <w:rFonts w:ascii="仿宋" w:eastAsia="仿宋" w:hAnsi="仿宋" w:cs="仿宋"/>
        </w:rPr>
        <w:t>"计算机软件与理论",</w:t>
      </w:r>
    </w:p>
    <w:p w:rsidR="00737AD2" w:rsidRDefault="007003A1">
      <w:pPr>
        <w:pStyle w:val="BodyText"/>
        <w:spacing w:line="212" w:lineRule="exact"/>
        <w:ind w:left="1617"/>
        <w:rPr>
          <w:rFonts w:ascii="仿宋" w:eastAsia="仿宋" w:hAnsi="仿宋" w:cs="仿宋"/>
        </w:rPr>
      </w:pPr>
      <w:r>
        <w:rPr>
          <w:rFonts w:ascii="仿宋" w:eastAsia="仿宋" w:hAnsi="仿宋" w:cs="仿宋"/>
        </w:rPr>
        <w:t>"计算机工程"</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before="29"/>
      </w:pPr>
      <w:bookmarkStart w:id="748" w:name="$first"/>
      <w:bookmarkStart w:id="749" w:name="_bookmark291"/>
      <w:bookmarkEnd w:id="748"/>
      <w:bookmarkEnd w:id="749"/>
      <w:r>
        <w:rPr>
          <w:w w:val="95"/>
        </w:rPr>
        <w:t>$first</w:t>
      </w:r>
    </w:p>
    <w:p w:rsidR="00737AD2" w:rsidRDefault="00737AD2">
      <w:pPr>
        <w:spacing w:before="8" w:line="220" w:lineRule="exact"/>
      </w:pPr>
    </w:p>
    <w:p w:rsidR="00737AD2" w:rsidRDefault="007003A1">
      <w:pPr>
        <w:pStyle w:val="BodyText"/>
        <w:spacing w:line="312" w:lineRule="exact"/>
      </w:pPr>
      <w:r>
        <w:t>描述</w:t>
      </w:r>
    </w:p>
    <w:p w:rsidR="00737AD2" w:rsidRDefault="007003A1">
      <w:pPr>
        <w:pStyle w:val="BodyText"/>
        <w:spacing w:before="18" w:line="379" w:lineRule="auto"/>
        <w:ind w:right="859"/>
        <w:rPr>
          <w:lang w:eastAsia="zh-CN"/>
        </w:rPr>
      </w:pPr>
      <w:r>
        <w:t xml:space="preserve">记录分组后，取分组中第一条记录指定的字段值，对嵌套对象使用点操作符（.）引用字段名。 </w:t>
      </w:r>
      <w:r>
        <w:rPr>
          <w:lang w:eastAsia="zh-CN"/>
        </w:rPr>
        <w:t>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对记录分组后，输出每个分组第一条记录的指定字段值</w:t>
      </w:r>
    </w:p>
    <w:p w:rsidR="00737AD2" w:rsidRDefault="00EC10B3">
      <w:pPr>
        <w:pStyle w:val="BodyText"/>
        <w:spacing w:before="10"/>
        <w:ind w:left="1217"/>
        <w:rPr>
          <w:rFonts w:ascii="仿宋" w:eastAsia="仿宋" w:hAnsi="仿宋" w:cs="仿宋"/>
        </w:rPr>
      </w:pPr>
      <w:r w:rsidRPr="00EC10B3">
        <w:pict>
          <v:group id="_x0000_s2253" style="position:absolute;left:0;text-align:left;margin-left:95.85pt;margin-top:4.95pt;width:459.45pt;height:21.2pt;z-index:-25183;mso-position-horizontal-relative:page" coordorigin="1917,99" coordsize="9189,424">
            <v:shape id="_x0000_s2254"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db.collectionspace.collection.aggregate({$group:{_id:"$dep",Dep:{$first:"$dep"},Name:</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{$first:"$info.name"}}})</w:t>
      </w:r>
    </w:p>
    <w:p w:rsidR="00737AD2" w:rsidRDefault="00737AD2">
      <w:pPr>
        <w:spacing w:before="5" w:line="130" w:lineRule="exact"/>
        <w:rPr>
          <w:sz w:val="13"/>
          <w:szCs w:val="13"/>
          <w:lang w:eastAsia="zh-CN"/>
        </w:rPr>
      </w:pPr>
    </w:p>
    <w:p w:rsidR="00737AD2" w:rsidRDefault="007003A1">
      <w:pPr>
        <w:pStyle w:val="BodyText"/>
        <w:spacing w:line="168" w:lineRule="auto"/>
        <w:ind w:left="1217"/>
        <w:rPr>
          <w:lang w:eastAsia="zh-CN"/>
        </w:rPr>
      </w:pPr>
      <w:r>
        <w:rPr>
          <w:w w:val="95"/>
          <w:lang w:eastAsia="zh-CN"/>
        </w:rPr>
        <w:t>此操作对记录按dep字段分组，取每个分组中第一条记录的dep字段值和嵌套对象name字段值，输出字</w:t>
      </w:r>
      <w:r>
        <w:rPr>
          <w:lang w:eastAsia="zh-CN"/>
        </w:rPr>
        <w:t xml:space="preserve"> 段名分别为Dep和Name，记录返回如下：</w:t>
      </w:r>
    </w:p>
    <w:p w:rsidR="00737AD2" w:rsidRDefault="00EC10B3">
      <w:pPr>
        <w:pStyle w:val="BodyText"/>
        <w:spacing w:before="22"/>
        <w:ind w:left="1217"/>
        <w:rPr>
          <w:rFonts w:ascii="仿宋" w:eastAsia="仿宋" w:hAnsi="仿宋" w:cs="仿宋"/>
        </w:rPr>
      </w:pPr>
      <w:r w:rsidRPr="00EC10B3">
        <w:pict>
          <v:group id="_x0000_s2251" style="position:absolute;left:0;text-align:left;margin-left:95.85pt;margin-top:5.55pt;width:459.45pt;height:84.8pt;z-index:-25182;mso-position-horizontal-relative:page" coordorigin="1917,111" coordsize="9189,1696">
            <v:shape id="_x0000_s2252"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37AD2">
      <w:pPr>
        <w:rPr>
          <w:rFonts w:ascii="仿宋" w:eastAsia="仿宋" w:hAnsi="仿宋" w:cs="仿宋"/>
        </w:rPr>
        <w:sectPr w:rsidR="00737AD2">
          <w:pgSz w:w="12240" w:h="15840"/>
          <w:pgMar w:top="900" w:right="1120" w:bottom="280" w:left="700" w:header="713" w:footer="0" w:gutter="0"/>
          <w:cols w:space="720"/>
        </w:sectPr>
      </w:pP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0" w:right="42"/>
        <w:jc w:val="right"/>
        <w:rPr>
          <w:rFonts w:ascii="仿宋" w:eastAsia="仿宋" w:hAnsi="仿宋" w:cs="仿宋"/>
        </w:rPr>
      </w:pPr>
      <w:r>
        <w:rPr>
          <w:rFonts w:ascii="仿宋" w:eastAsia="仿宋" w:hAnsi="仿宋" w:cs="仿宋"/>
        </w:rPr>
        <w:t>}</w:t>
      </w:r>
    </w:p>
    <w:p w:rsidR="00737AD2" w:rsidRDefault="007003A1">
      <w:pPr>
        <w:pStyle w:val="BodyText"/>
        <w:spacing w:line="212" w:lineRule="exact"/>
        <w:ind w:left="0" w:right="42"/>
        <w:jc w:val="right"/>
        <w:rPr>
          <w:rFonts w:ascii="仿宋" w:eastAsia="仿宋" w:hAnsi="仿宋" w:cs="仿宋"/>
        </w:rPr>
      </w:pPr>
      <w:r>
        <w:rPr>
          <w:rFonts w:ascii="仿宋" w:eastAsia="仿宋" w:hAnsi="仿宋" w:cs="仿宋"/>
        </w:rPr>
        <w:t>{</w:t>
      </w: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0" w:right="42"/>
        <w:jc w:val="right"/>
        <w:rPr>
          <w:rFonts w:ascii="仿宋" w:eastAsia="仿宋" w:hAnsi="仿宋" w:cs="仿宋"/>
        </w:rPr>
      </w:pPr>
      <w:r>
        <w:rPr>
          <w:rFonts w:ascii="仿宋" w:eastAsia="仿宋" w:hAnsi="仿宋" w:cs="仿宋"/>
        </w:rPr>
        <w:t>}</w:t>
      </w:r>
    </w:p>
    <w:p w:rsidR="00737AD2" w:rsidRDefault="007003A1">
      <w:pPr>
        <w:pStyle w:val="BodyText"/>
        <w:spacing w:before="29"/>
        <w:ind w:left="0"/>
        <w:jc w:val="right"/>
      </w:pPr>
      <w:bookmarkStart w:id="750" w:name="$last"/>
      <w:bookmarkStart w:id="751" w:name="_bookmark292"/>
      <w:bookmarkEnd w:id="750"/>
      <w:bookmarkEnd w:id="751"/>
      <w:r>
        <w:rPr>
          <w:w w:val="95"/>
        </w:rPr>
        <w:t>$last</w:t>
      </w:r>
    </w:p>
    <w:p w:rsidR="00737AD2" w:rsidRDefault="007003A1">
      <w:pPr>
        <w:pStyle w:val="BodyText"/>
        <w:spacing w:line="212" w:lineRule="exact"/>
        <w:ind w:left="17"/>
        <w:rPr>
          <w:rFonts w:ascii="仿宋" w:eastAsia="仿宋" w:hAnsi="仿宋" w:cs="仿宋"/>
        </w:rPr>
      </w:pPr>
      <w:r>
        <w:br w:type="column"/>
      </w:r>
      <w:r>
        <w:rPr>
          <w:rFonts w:ascii="仿宋" w:eastAsia="仿宋" w:hAnsi="仿宋" w:cs="仿宋"/>
        </w:rPr>
        <w:lastRenderedPageBreak/>
        <w:t>"Dep": "物电学院",</w:t>
      </w:r>
    </w:p>
    <w:p w:rsidR="00737AD2" w:rsidRDefault="007003A1">
      <w:pPr>
        <w:pStyle w:val="BodyText"/>
        <w:spacing w:line="212" w:lineRule="exact"/>
        <w:ind w:left="17"/>
        <w:rPr>
          <w:rFonts w:ascii="仿宋" w:eastAsia="仿宋" w:hAnsi="仿宋" w:cs="仿宋"/>
        </w:rPr>
      </w:pPr>
      <w:r>
        <w:rPr>
          <w:rFonts w:ascii="仿宋" w:eastAsia="仿宋" w:hAnsi="仿宋" w:cs="仿宋"/>
        </w:rPr>
        <w:t>"Name": "Lily"</w:t>
      </w: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17"/>
        <w:rPr>
          <w:rFonts w:ascii="仿宋" w:eastAsia="仿宋" w:hAnsi="仿宋" w:cs="仿宋"/>
        </w:rPr>
      </w:pPr>
      <w:r>
        <w:rPr>
          <w:rFonts w:ascii="仿宋" w:eastAsia="仿宋" w:hAnsi="仿宋" w:cs="仿宋"/>
        </w:rPr>
        <w:t>"Dep": "计算机学院",</w:t>
      </w:r>
    </w:p>
    <w:p w:rsidR="00737AD2" w:rsidRDefault="007003A1">
      <w:pPr>
        <w:pStyle w:val="BodyText"/>
        <w:spacing w:line="212" w:lineRule="exact"/>
        <w:ind w:left="17"/>
        <w:rPr>
          <w:rFonts w:ascii="仿宋" w:eastAsia="仿宋" w:hAnsi="仿宋" w:cs="仿宋"/>
        </w:rPr>
      </w:pPr>
      <w:r>
        <w:rPr>
          <w:rFonts w:ascii="仿宋" w:eastAsia="仿宋" w:hAnsi="仿宋" w:cs="仿宋"/>
        </w:rPr>
        <w:t>"Name": "Tom"</w:t>
      </w:r>
    </w:p>
    <w:p w:rsidR="00737AD2" w:rsidRDefault="00737AD2">
      <w:pPr>
        <w:spacing w:line="212" w:lineRule="exact"/>
        <w:rPr>
          <w:rFonts w:ascii="仿宋" w:eastAsia="仿宋" w:hAnsi="仿宋" w:cs="仿宋"/>
        </w:rPr>
        <w:sectPr w:rsidR="00737AD2">
          <w:type w:val="continuous"/>
          <w:pgSz w:w="12240" w:h="15840"/>
          <w:pgMar w:top="1480" w:right="1120" w:bottom="280" w:left="700" w:header="720" w:footer="720" w:gutter="0"/>
          <w:cols w:num="2" w:space="720" w:equalWidth="0">
            <w:col w:w="1360" w:space="40"/>
            <w:col w:w="9020"/>
          </w:cols>
        </w:sectPr>
      </w:pPr>
    </w:p>
    <w:p w:rsidR="00737AD2" w:rsidRDefault="00737AD2">
      <w:pPr>
        <w:spacing w:before="8" w:line="220" w:lineRule="exact"/>
      </w:pPr>
    </w:p>
    <w:p w:rsidR="00737AD2" w:rsidRDefault="007003A1">
      <w:pPr>
        <w:pStyle w:val="BodyText"/>
        <w:spacing w:line="312" w:lineRule="exact"/>
      </w:pPr>
      <w:r>
        <w:t>描述</w:t>
      </w:r>
    </w:p>
    <w:p w:rsidR="00737AD2" w:rsidRDefault="007003A1">
      <w:pPr>
        <w:pStyle w:val="BodyText"/>
        <w:spacing w:before="18" w:line="379" w:lineRule="auto"/>
        <w:ind w:right="859"/>
      </w:pPr>
      <w:r>
        <w:t>记录分组后，取分组中最后一条记录指定的字段值，对嵌套对象使用点操作符（.）引用字段名。 示例</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对记录分组后，输出每个分组最后一条记录的指定字段值</w:t>
      </w:r>
    </w:p>
    <w:p w:rsidR="00737AD2" w:rsidRDefault="00EC10B3">
      <w:pPr>
        <w:pStyle w:val="BodyText"/>
        <w:spacing w:before="10"/>
        <w:ind w:left="1217" w:right="2602"/>
        <w:jc w:val="both"/>
        <w:rPr>
          <w:rFonts w:ascii="仿宋" w:eastAsia="仿宋" w:hAnsi="仿宋" w:cs="仿宋"/>
        </w:rPr>
      </w:pPr>
      <w:r w:rsidRPr="00EC10B3">
        <w:pict>
          <v:group id="_x0000_s2249" style="position:absolute;left:0;text-align:left;margin-left:95.85pt;margin-top:4.95pt;width:459.45pt;height:21.2pt;z-index:-25181;mso-position-horizontal-relative:page" coordorigin="1917,99" coordsize="9189,424">
            <v:shape id="_x0000_s2250"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db.collectionspace.collection.aggregate({$group:{_id:"$dep",Major:</w:t>
      </w:r>
    </w:p>
    <w:p w:rsidR="00737AD2" w:rsidRDefault="007003A1">
      <w:pPr>
        <w:pStyle w:val="BodyText"/>
        <w:spacing w:line="212" w:lineRule="exact"/>
        <w:ind w:left="1217" w:right="4302"/>
        <w:jc w:val="both"/>
        <w:rPr>
          <w:rFonts w:ascii="仿宋" w:eastAsia="仿宋" w:hAnsi="仿宋" w:cs="仿宋"/>
        </w:rPr>
      </w:pPr>
      <w:r>
        <w:rPr>
          <w:rFonts w:ascii="仿宋" w:eastAsia="仿宋" w:hAnsi="仿宋" w:cs="仿宋"/>
        </w:rPr>
        <w:t>{$addtoset:"$major"},Name:{$last:"$info.name"}}})</w:t>
      </w:r>
    </w:p>
    <w:p w:rsidR="00737AD2" w:rsidRDefault="00737AD2">
      <w:pPr>
        <w:spacing w:before="5" w:line="130" w:lineRule="exact"/>
        <w:rPr>
          <w:sz w:val="13"/>
          <w:szCs w:val="13"/>
        </w:rPr>
      </w:pPr>
    </w:p>
    <w:p w:rsidR="00737AD2" w:rsidRDefault="007003A1">
      <w:pPr>
        <w:pStyle w:val="BodyText"/>
        <w:spacing w:line="168" w:lineRule="auto"/>
        <w:ind w:left="1217" w:right="107"/>
        <w:jc w:val="both"/>
        <w:rPr>
          <w:lang w:eastAsia="zh-CN"/>
        </w:rPr>
      </w:pPr>
      <w:r>
        <w:rPr>
          <w:w w:val="95"/>
          <w:lang w:eastAsia="zh-CN"/>
        </w:rPr>
        <w:t>此操作对记录按dep字段分组，使用$last取每个分组中最后一条记录嵌套对象name字段值，输出字段名</w:t>
      </w:r>
      <w:r>
        <w:rPr>
          <w:lang w:eastAsia="zh-CN"/>
        </w:rPr>
        <w:t xml:space="preserve"> </w:t>
      </w:r>
      <w:r>
        <w:rPr>
          <w:w w:val="95"/>
          <w:lang w:eastAsia="zh-CN"/>
        </w:rPr>
        <w:t>为Name，并且将每个分组中的major字段值使用</w:t>
      </w:r>
      <w:hyperlink w:anchor="_bookmark290" w:history="1">
        <w:r>
          <w:rPr>
            <w:color w:val="0000FF"/>
            <w:w w:val="95"/>
            <w:lang w:eastAsia="zh-CN"/>
          </w:rPr>
          <w:t>$addtoset</w:t>
        </w:r>
      </w:hyperlink>
      <w:r>
        <w:rPr>
          <w:color w:val="000000"/>
          <w:w w:val="95"/>
          <w:lang w:eastAsia="zh-CN"/>
        </w:rPr>
        <w:t>填充到数组中返回，返回字段名为Major；记</w:t>
      </w:r>
      <w:r>
        <w:rPr>
          <w:color w:val="000000"/>
          <w:lang w:eastAsia="zh-CN"/>
        </w:rPr>
        <w:t xml:space="preserve"> 录返回如下：</w:t>
      </w:r>
    </w:p>
    <w:p w:rsidR="00737AD2" w:rsidRDefault="00EC10B3">
      <w:pPr>
        <w:pStyle w:val="BodyText"/>
        <w:spacing w:before="22"/>
        <w:ind w:left="1217" w:right="9102"/>
        <w:jc w:val="both"/>
        <w:rPr>
          <w:rFonts w:ascii="仿宋" w:eastAsia="仿宋" w:hAnsi="仿宋" w:cs="仿宋"/>
          <w:lang w:eastAsia="zh-CN"/>
        </w:rPr>
      </w:pPr>
      <w:r w:rsidRPr="00EC10B3">
        <w:pict>
          <v:group id="_x0000_s2247" style="position:absolute;left:0;text-align:left;margin-left:95.85pt;margin-top:5.55pt;width:459.45pt;height:31.8pt;z-index:-25180;mso-position-horizontal-relative:page" coordorigin="1917,111" coordsize="9189,636">
            <v:shape id="_x0000_s2248" style="position:absolute;left:1917;top:111;width:9189;height:636" coordorigin="1917,111" coordsize="9189,636" path="m1917,111r9189,l11106,747r-9189,l1917,111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"Major": [</w:t>
      </w:r>
    </w:p>
    <w:p w:rsidR="00737AD2" w:rsidRDefault="007003A1">
      <w:pPr>
        <w:pStyle w:val="BodyText"/>
        <w:spacing w:line="212" w:lineRule="exact"/>
        <w:ind w:left="1617"/>
        <w:rPr>
          <w:rFonts w:ascii="仿宋" w:eastAsia="仿宋" w:hAnsi="仿宋" w:cs="仿宋"/>
          <w:lang w:eastAsia="zh-CN"/>
        </w:rPr>
      </w:pPr>
      <w:r>
        <w:rPr>
          <w:rFonts w:ascii="仿宋" w:eastAsia="仿宋" w:hAnsi="仿宋" w:cs="仿宋"/>
          <w:lang w:eastAsia="zh-CN"/>
        </w:rPr>
        <w:t>"物理学",</w:t>
      </w:r>
    </w:p>
    <w:p w:rsidR="00737AD2" w:rsidRDefault="00737AD2">
      <w:pPr>
        <w:spacing w:line="212" w:lineRule="exact"/>
        <w:rPr>
          <w:rFonts w:ascii="仿宋" w:eastAsia="仿宋" w:hAnsi="仿宋" w:cs="仿宋"/>
          <w:lang w:eastAsia="zh-CN"/>
        </w:rPr>
        <w:sectPr w:rsidR="00737AD2">
          <w:type w:val="continuous"/>
          <w:pgSz w:w="12240" w:h="15840"/>
          <w:pgMar w:top="1480" w:right="1120" w:bottom="280" w:left="700" w:header="720" w:footer="720" w:gutter="0"/>
          <w:cols w:space="720"/>
        </w:sectPr>
      </w:pPr>
    </w:p>
    <w:p w:rsidR="00737AD2" w:rsidRDefault="00737AD2">
      <w:pPr>
        <w:spacing w:before="7" w:line="120" w:lineRule="exact"/>
        <w:rPr>
          <w:sz w:val="12"/>
          <w:szCs w:val="12"/>
          <w:lang w:eastAsia="zh-CN"/>
        </w:rPr>
      </w:pPr>
    </w:p>
    <w:p w:rsidR="00737AD2" w:rsidRDefault="00EC10B3">
      <w:pPr>
        <w:pStyle w:val="BodyText"/>
        <w:spacing w:before="80" w:line="172" w:lineRule="auto"/>
        <w:ind w:left="797" w:right="8147"/>
        <w:rPr>
          <w:rFonts w:ascii="仿宋" w:eastAsia="仿宋" w:hAnsi="仿宋" w:cs="仿宋"/>
          <w:lang w:eastAsia="zh-CN"/>
        </w:rPr>
      </w:pPr>
      <w:r w:rsidRPr="00EC10B3">
        <w:pict>
          <v:group id="_x0000_s2245" style="position:absolute;left:0;text-align:left;margin-left:95.85pt;margin-top:4.7pt;width:459.45pt;height:137.8pt;z-index:-25179;mso-position-horizontal-relative:page" coordorigin="1917,94" coordsize="9189,2756">
            <v:shape id="_x0000_s2246" style="position:absolute;left:1917;top:94;width:9189;height:2756" coordorigin="1917,94" coordsize="9189,2756" path="m1917,94r9189,l11106,2850r-9189,l1917,94xe" fillcolor="#efefef" stroked="f">
              <v:path arrowok="t"/>
            </v:shape>
            <w10:wrap anchorx="page"/>
          </v:group>
        </w:pict>
      </w:r>
      <w:r w:rsidR="007003A1">
        <w:rPr>
          <w:rFonts w:ascii="仿宋" w:eastAsia="仿宋" w:hAnsi="仿宋" w:cs="仿宋"/>
          <w:lang w:eastAsia="zh-CN"/>
        </w:rPr>
        <w:t>"光学", "电学"</w:t>
      </w:r>
    </w:p>
    <w:p w:rsidR="00737AD2" w:rsidRDefault="007003A1">
      <w:pPr>
        <w:pStyle w:val="BodyText"/>
        <w:spacing w:line="220"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"Name": "Kate"</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"Major": [</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"计算机科学与技术",</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"计算机软件与理论",</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"计算机工程"</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"Name": "Jim"</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29"/>
        <w:ind w:left="113"/>
        <w:rPr>
          <w:lang w:eastAsia="zh-CN"/>
        </w:rPr>
      </w:pPr>
      <w:bookmarkStart w:id="752" w:name="$max"/>
      <w:bookmarkStart w:id="753" w:name="_bookmark293"/>
      <w:bookmarkEnd w:id="752"/>
      <w:bookmarkEnd w:id="753"/>
      <w:r>
        <w:rPr>
          <w:w w:val="95"/>
          <w:lang w:eastAsia="zh-CN"/>
        </w:rPr>
        <w:t>$max</w:t>
      </w:r>
    </w:p>
    <w:p w:rsidR="00737AD2" w:rsidRDefault="00737AD2">
      <w:pPr>
        <w:spacing w:before="9" w:line="190" w:lineRule="exact"/>
        <w:rPr>
          <w:sz w:val="19"/>
          <w:szCs w:val="19"/>
          <w:lang w:eastAsia="zh-CN"/>
        </w:rPr>
      </w:pPr>
    </w:p>
    <w:p w:rsidR="00737AD2" w:rsidRDefault="007003A1">
      <w:pPr>
        <w:pStyle w:val="BodyText"/>
        <w:spacing w:line="253" w:lineRule="auto"/>
        <w:ind w:left="113" w:right="1790"/>
        <w:rPr>
          <w:lang w:eastAsia="zh-CN"/>
        </w:rPr>
      </w:pPr>
      <w:r>
        <w:rPr>
          <w:lang w:eastAsia="zh-CN"/>
        </w:rPr>
        <w:t>描述 记录分组后，取分组中指定字段的最大值返回，对嵌套对象使用点操作符（.）引用字段名。</w:t>
      </w:r>
    </w:p>
    <w:p w:rsidR="00737AD2" w:rsidRDefault="00737AD2">
      <w:pPr>
        <w:spacing w:before="4" w:line="180" w:lineRule="exact"/>
        <w:rPr>
          <w:sz w:val="18"/>
          <w:szCs w:val="18"/>
          <w:lang w:eastAsia="zh-CN"/>
        </w:rPr>
      </w:pPr>
    </w:p>
    <w:p w:rsidR="00737AD2" w:rsidRDefault="007003A1">
      <w:pPr>
        <w:pStyle w:val="BodyTex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对记录分组后，返回分组中指定字段的最大值</w:t>
      </w:r>
    </w:p>
    <w:p w:rsidR="00737AD2" w:rsidRDefault="00EC10B3">
      <w:pPr>
        <w:pStyle w:val="BodyText"/>
        <w:spacing w:before="10"/>
        <w:ind w:left="397"/>
        <w:rPr>
          <w:rFonts w:ascii="仿宋" w:eastAsia="仿宋" w:hAnsi="仿宋" w:cs="仿宋"/>
        </w:rPr>
      </w:pPr>
      <w:r w:rsidRPr="00EC10B3">
        <w:pict>
          <v:group id="_x0000_s2243" style="position:absolute;left:0;text-align:left;margin-left:95.85pt;margin-top:4.95pt;width:459.45pt;height:21.2pt;z-index:-25178;mso-position-horizontal-relative:page" coordorigin="1917,99" coordsize="9189,424">
            <v:shape id="_x0000_s2244"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db.collectionspace.collection.aggregate({$group:{_id:"$dep",max_score:{$max:"$score"},Name:</w:t>
      </w:r>
    </w:p>
    <w:p w:rsidR="00737AD2" w:rsidRDefault="007003A1">
      <w:pPr>
        <w:pStyle w:val="BodyText"/>
        <w:spacing w:line="212" w:lineRule="exact"/>
        <w:ind w:left="397"/>
        <w:rPr>
          <w:rFonts w:ascii="仿宋" w:eastAsia="仿宋" w:hAnsi="仿宋" w:cs="仿宋"/>
        </w:rPr>
      </w:pPr>
      <w:r>
        <w:rPr>
          <w:rFonts w:ascii="仿宋" w:eastAsia="仿宋" w:hAnsi="仿宋" w:cs="仿宋"/>
        </w:rPr>
        <w:t>{$last:"$info.name"}}})</w:t>
      </w:r>
    </w:p>
    <w:p w:rsidR="00737AD2" w:rsidRDefault="00737AD2">
      <w:pPr>
        <w:spacing w:before="5" w:line="130" w:lineRule="exact"/>
        <w:rPr>
          <w:sz w:val="13"/>
          <w:szCs w:val="13"/>
        </w:rPr>
      </w:pPr>
    </w:p>
    <w:p w:rsidR="00737AD2" w:rsidRDefault="007003A1">
      <w:pPr>
        <w:pStyle w:val="BodyText"/>
        <w:spacing w:line="168" w:lineRule="auto"/>
        <w:ind w:left="397"/>
      </w:pPr>
      <w:r>
        <w:t xml:space="preserve">此操作对记录按dep字段分组，使用$max返回每个分组中score字段的最大值，输出字段名 </w:t>
      </w:r>
      <w:r>
        <w:rPr>
          <w:w w:val="95"/>
        </w:rPr>
        <w:t>为max_score，又使用</w:t>
      </w:r>
      <w:hyperlink w:anchor="_bookmark292" w:history="1">
        <w:r>
          <w:rPr>
            <w:color w:val="0000FF"/>
            <w:w w:val="95"/>
          </w:rPr>
          <w:t>$last</w:t>
        </w:r>
      </w:hyperlink>
      <w:r>
        <w:rPr>
          <w:color w:val="000000"/>
          <w:w w:val="95"/>
        </w:rPr>
        <w:t>取每个分组中最后一条记录嵌套对象name字段值，输出字段名为Name。记</w:t>
      </w:r>
      <w:r>
        <w:rPr>
          <w:color w:val="000000"/>
        </w:rPr>
        <w:t xml:space="preserve"> 录返回如下：</w:t>
      </w:r>
    </w:p>
    <w:p w:rsidR="00737AD2" w:rsidRDefault="00EC10B3">
      <w:pPr>
        <w:pStyle w:val="BodyText"/>
        <w:spacing w:before="22"/>
        <w:ind w:left="397"/>
        <w:rPr>
          <w:rFonts w:ascii="仿宋" w:eastAsia="仿宋" w:hAnsi="仿宋" w:cs="仿宋"/>
        </w:rPr>
      </w:pPr>
      <w:r w:rsidRPr="00EC10B3">
        <w:pict>
          <v:group id="_x0000_s2241" style="position:absolute;left:0;text-align:left;margin-left:95.85pt;margin-top:5.55pt;width:459.45pt;height:84.8pt;z-index:-25177;mso-position-horizontal-relative:page" coordorigin="1917,111" coordsize="9189,1696">
            <v:shape id="_x0000_s2242"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37AD2">
      <w:pPr>
        <w:rPr>
          <w:rFonts w:ascii="仿宋" w:eastAsia="仿宋" w:hAnsi="仿宋" w:cs="仿宋"/>
        </w:rPr>
        <w:sectPr w:rsidR="00737AD2">
          <w:pgSz w:w="12240" w:h="15840"/>
          <w:pgMar w:top="900" w:right="680" w:bottom="280" w:left="1520" w:header="713" w:footer="0" w:gutter="0"/>
          <w:cols w:space="720"/>
        </w:sectPr>
      </w:pP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0" w:right="74"/>
        <w:jc w:val="right"/>
        <w:rPr>
          <w:rFonts w:ascii="仿宋" w:eastAsia="仿宋" w:hAnsi="仿宋" w:cs="仿宋"/>
        </w:rPr>
      </w:pPr>
      <w:r>
        <w:rPr>
          <w:rFonts w:ascii="仿宋" w:eastAsia="仿宋" w:hAnsi="仿宋" w:cs="仿宋"/>
        </w:rPr>
        <w:t>}</w:t>
      </w:r>
    </w:p>
    <w:p w:rsidR="00737AD2" w:rsidRDefault="007003A1">
      <w:pPr>
        <w:pStyle w:val="BodyText"/>
        <w:spacing w:line="212" w:lineRule="exact"/>
        <w:ind w:left="0" w:right="74"/>
        <w:jc w:val="right"/>
        <w:rPr>
          <w:rFonts w:ascii="仿宋" w:eastAsia="仿宋" w:hAnsi="仿宋" w:cs="仿宋"/>
        </w:rPr>
      </w:pPr>
      <w:r>
        <w:rPr>
          <w:rFonts w:ascii="仿宋" w:eastAsia="仿宋" w:hAnsi="仿宋" w:cs="仿宋"/>
        </w:rPr>
        <w:t>{</w:t>
      </w:r>
    </w:p>
    <w:p w:rsidR="00737AD2" w:rsidRDefault="00737AD2">
      <w:pPr>
        <w:spacing w:before="1" w:line="140" w:lineRule="exact"/>
        <w:rPr>
          <w:sz w:val="14"/>
          <w:szCs w:val="14"/>
        </w:rPr>
      </w:pPr>
    </w:p>
    <w:p w:rsidR="00737AD2" w:rsidRDefault="00737AD2">
      <w:pPr>
        <w:spacing w:line="200" w:lineRule="exact"/>
        <w:rPr>
          <w:sz w:val="20"/>
          <w:szCs w:val="20"/>
        </w:rPr>
      </w:pPr>
    </w:p>
    <w:p w:rsidR="00737AD2" w:rsidRDefault="007003A1">
      <w:pPr>
        <w:pStyle w:val="BodyText"/>
        <w:ind w:left="0" w:right="74"/>
        <w:jc w:val="right"/>
        <w:rPr>
          <w:rFonts w:ascii="仿宋" w:eastAsia="仿宋" w:hAnsi="仿宋" w:cs="仿宋"/>
        </w:rPr>
      </w:pPr>
      <w:r>
        <w:rPr>
          <w:rFonts w:ascii="仿宋" w:eastAsia="仿宋" w:hAnsi="仿宋" w:cs="仿宋"/>
        </w:rPr>
        <w:t>}</w:t>
      </w:r>
    </w:p>
    <w:p w:rsidR="00737AD2" w:rsidRDefault="007003A1">
      <w:pPr>
        <w:pStyle w:val="BodyText"/>
        <w:spacing w:before="29"/>
        <w:ind w:left="0"/>
        <w:jc w:val="right"/>
      </w:pPr>
      <w:bookmarkStart w:id="754" w:name="$min"/>
      <w:bookmarkStart w:id="755" w:name="_bookmark294"/>
      <w:bookmarkEnd w:id="754"/>
      <w:bookmarkEnd w:id="755"/>
      <w:r>
        <w:rPr>
          <w:w w:val="95"/>
        </w:rPr>
        <w:t>$min</w:t>
      </w:r>
    </w:p>
    <w:p w:rsidR="00737AD2" w:rsidRDefault="007003A1">
      <w:pPr>
        <w:pStyle w:val="BodyText"/>
        <w:spacing w:line="212" w:lineRule="exact"/>
        <w:ind w:left="-15"/>
        <w:rPr>
          <w:rFonts w:ascii="仿宋" w:eastAsia="仿宋" w:hAnsi="仿宋" w:cs="仿宋"/>
        </w:rPr>
      </w:pPr>
      <w:r>
        <w:br w:type="column"/>
      </w:r>
      <w:r>
        <w:rPr>
          <w:rFonts w:ascii="仿宋" w:eastAsia="仿宋" w:hAnsi="仿宋" w:cs="仿宋"/>
        </w:rPr>
        <w:lastRenderedPageBreak/>
        <w:t>"max_score": 93,</w:t>
      </w:r>
    </w:p>
    <w:p w:rsidR="00737AD2" w:rsidRDefault="007003A1">
      <w:pPr>
        <w:pStyle w:val="BodyText"/>
        <w:spacing w:line="212" w:lineRule="exact"/>
        <w:ind w:left="-15"/>
        <w:rPr>
          <w:rFonts w:ascii="仿宋" w:eastAsia="仿宋" w:hAnsi="仿宋" w:cs="仿宋"/>
        </w:rPr>
      </w:pPr>
      <w:r>
        <w:rPr>
          <w:rFonts w:ascii="仿宋" w:eastAsia="仿宋" w:hAnsi="仿宋" w:cs="仿宋"/>
        </w:rPr>
        <w:t>"Name": "Kate"</w:t>
      </w:r>
    </w:p>
    <w:p w:rsidR="00737AD2" w:rsidRDefault="00737AD2">
      <w:pPr>
        <w:spacing w:line="200" w:lineRule="exact"/>
        <w:rPr>
          <w:sz w:val="20"/>
          <w:szCs w:val="20"/>
        </w:rPr>
      </w:pPr>
    </w:p>
    <w:p w:rsidR="00737AD2" w:rsidRDefault="00737AD2">
      <w:pPr>
        <w:spacing w:before="16" w:line="200" w:lineRule="exact"/>
        <w:rPr>
          <w:sz w:val="20"/>
          <w:szCs w:val="20"/>
        </w:rPr>
      </w:pPr>
    </w:p>
    <w:p w:rsidR="00737AD2" w:rsidRDefault="007003A1">
      <w:pPr>
        <w:pStyle w:val="BodyText"/>
        <w:spacing w:line="172" w:lineRule="auto"/>
        <w:ind w:left="-15" w:right="7842"/>
        <w:rPr>
          <w:rFonts w:ascii="仿宋" w:eastAsia="仿宋" w:hAnsi="仿宋" w:cs="仿宋"/>
        </w:rPr>
      </w:pPr>
      <w:r>
        <w:rPr>
          <w:rFonts w:ascii="仿宋" w:eastAsia="仿宋" w:hAnsi="仿宋" w:cs="仿宋"/>
        </w:rPr>
        <w:t>"max_score": 90, "Name": "Jim"</w:t>
      </w:r>
    </w:p>
    <w:p w:rsidR="00737AD2" w:rsidRDefault="00737AD2">
      <w:pPr>
        <w:spacing w:line="172" w:lineRule="auto"/>
        <w:rPr>
          <w:rFonts w:ascii="仿宋" w:eastAsia="仿宋" w:hAnsi="仿宋" w:cs="仿宋"/>
        </w:rPr>
        <w:sectPr w:rsidR="00737AD2">
          <w:type w:val="continuous"/>
          <w:pgSz w:w="12240" w:h="15840"/>
          <w:pgMar w:top="1480" w:right="680" w:bottom="280" w:left="1520" w:header="720" w:footer="720" w:gutter="0"/>
          <w:cols w:num="2" w:space="720" w:equalWidth="0">
            <w:col w:w="572" w:space="40"/>
            <w:col w:w="9428"/>
          </w:cols>
        </w:sectPr>
      </w:pPr>
    </w:p>
    <w:p w:rsidR="00737AD2" w:rsidRDefault="00737AD2">
      <w:pPr>
        <w:spacing w:before="8" w:line="220" w:lineRule="exact"/>
      </w:pPr>
    </w:p>
    <w:p w:rsidR="00737AD2" w:rsidRDefault="007003A1">
      <w:pPr>
        <w:pStyle w:val="BodyText"/>
        <w:spacing w:line="312" w:lineRule="exact"/>
        <w:ind w:left="113"/>
      </w:pPr>
      <w:r>
        <w:t>描述</w:t>
      </w:r>
    </w:p>
    <w:p w:rsidR="00737AD2" w:rsidRDefault="007003A1">
      <w:pPr>
        <w:pStyle w:val="BodyText"/>
        <w:spacing w:before="18" w:line="379" w:lineRule="auto"/>
        <w:ind w:left="113" w:right="1790"/>
        <w:rPr>
          <w:lang w:eastAsia="zh-CN"/>
        </w:rPr>
      </w:pPr>
      <w:r>
        <w:t xml:space="preserve">记录分组后，取分组中指定字段的最小值返回，对嵌套对象使用点操作符（.）引用字段名。 </w:t>
      </w:r>
      <w:r>
        <w:rPr>
          <w:lang w:eastAsia="zh-CN"/>
        </w:rPr>
        <w:t>示例</w:t>
      </w:r>
    </w:p>
    <w:p w:rsidR="00737AD2" w:rsidRDefault="007003A1">
      <w:pPr>
        <w:pStyle w:val="BodyText"/>
        <w:tabs>
          <w:tab w:val="left" w:pos="397"/>
        </w:tabs>
        <w:spacing w:line="22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对记录分组后，返回分组中指定字段的最小值</w:t>
      </w:r>
    </w:p>
    <w:p w:rsidR="00737AD2" w:rsidRDefault="00EC10B3">
      <w:pPr>
        <w:pStyle w:val="BodyText"/>
        <w:spacing w:before="10"/>
        <w:ind w:left="397"/>
        <w:rPr>
          <w:rFonts w:ascii="仿宋" w:eastAsia="仿宋" w:hAnsi="仿宋" w:cs="仿宋"/>
        </w:rPr>
      </w:pPr>
      <w:r w:rsidRPr="00EC10B3">
        <w:pict>
          <v:group id="_x0000_s2239" style="position:absolute;left:0;text-align:left;margin-left:95.85pt;margin-top:4.95pt;width:459.45pt;height:21.2pt;z-index:-25176;mso-position-horizontal-relative:page" coordorigin="1917,99" coordsize="9189,424">
            <v:shape id="_x0000_s2240"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db.collectionspace.collection.aggregate({$group:{_id:"$dep",min_score:{$min:"$score"},Name:</w:t>
      </w:r>
    </w:p>
    <w:p w:rsidR="00737AD2" w:rsidRDefault="007003A1">
      <w:pPr>
        <w:pStyle w:val="BodyText"/>
        <w:spacing w:line="212" w:lineRule="exact"/>
        <w:ind w:left="397"/>
        <w:rPr>
          <w:rFonts w:ascii="仿宋" w:eastAsia="仿宋" w:hAnsi="仿宋" w:cs="仿宋"/>
        </w:rPr>
      </w:pPr>
      <w:r>
        <w:rPr>
          <w:rFonts w:ascii="仿宋" w:eastAsia="仿宋" w:hAnsi="仿宋" w:cs="仿宋"/>
        </w:rPr>
        <w:t>{$last:"$info.name"}}})</w:t>
      </w:r>
    </w:p>
    <w:p w:rsidR="00737AD2" w:rsidRDefault="00737AD2">
      <w:pPr>
        <w:spacing w:before="5" w:line="130" w:lineRule="exact"/>
        <w:rPr>
          <w:sz w:val="13"/>
          <w:szCs w:val="13"/>
        </w:rPr>
      </w:pPr>
    </w:p>
    <w:p w:rsidR="00737AD2" w:rsidRDefault="007003A1">
      <w:pPr>
        <w:pStyle w:val="BodyText"/>
        <w:spacing w:line="168" w:lineRule="auto"/>
        <w:ind w:left="397"/>
      </w:pPr>
      <w:r>
        <w:t xml:space="preserve">此操作对记录按dep字段分组，使用$min返回每个分组中score字段的最小值，输出字段名 </w:t>
      </w:r>
      <w:r>
        <w:rPr>
          <w:w w:val="95"/>
        </w:rPr>
        <w:t>为min_score，又使用</w:t>
      </w:r>
      <w:hyperlink w:anchor="_bookmark292" w:history="1">
        <w:r>
          <w:rPr>
            <w:color w:val="0000FF"/>
            <w:w w:val="95"/>
          </w:rPr>
          <w:t>$last</w:t>
        </w:r>
      </w:hyperlink>
      <w:r>
        <w:rPr>
          <w:color w:val="000000"/>
          <w:w w:val="95"/>
        </w:rPr>
        <w:t>取每个分组中最后一条记录嵌套对象name字段值，输出字段名为Name。记</w:t>
      </w:r>
      <w:r>
        <w:rPr>
          <w:color w:val="000000"/>
        </w:rPr>
        <w:t xml:space="preserve"> 录返回如下：</w:t>
      </w:r>
    </w:p>
    <w:p w:rsidR="00737AD2" w:rsidRDefault="00EC10B3">
      <w:pPr>
        <w:pStyle w:val="BodyText"/>
        <w:spacing w:before="22"/>
        <w:ind w:left="397"/>
        <w:rPr>
          <w:rFonts w:ascii="仿宋" w:eastAsia="仿宋" w:hAnsi="仿宋" w:cs="仿宋"/>
        </w:rPr>
      </w:pPr>
      <w:r w:rsidRPr="00EC10B3">
        <w:pict>
          <v:group id="_x0000_s2237" style="position:absolute;left:0;text-align:left;margin-left:95.85pt;margin-top:5.55pt;width:459.45pt;height:84.8pt;z-index:-25175;mso-position-horizontal-relative:page" coordorigin="1917,111" coordsize="9189,1696">
            <v:shape id="_x0000_s2238"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"min_score": 72,</w:t>
      </w:r>
    </w:p>
    <w:p w:rsidR="00737AD2" w:rsidRDefault="007003A1">
      <w:pPr>
        <w:pStyle w:val="BodyText"/>
        <w:spacing w:line="212" w:lineRule="exact"/>
        <w:ind w:left="597"/>
        <w:rPr>
          <w:rFonts w:ascii="仿宋" w:eastAsia="仿宋" w:hAnsi="仿宋" w:cs="仿宋"/>
        </w:rPr>
      </w:pPr>
      <w:r>
        <w:rPr>
          <w:rFonts w:ascii="仿宋" w:eastAsia="仿宋" w:hAnsi="仿宋" w:cs="仿宋"/>
        </w:rPr>
        <w:t>"Name": "Kate"</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003A1">
      <w:pPr>
        <w:pStyle w:val="BodyText"/>
        <w:spacing w:line="212" w:lineRule="exact"/>
        <w:ind w:left="597"/>
        <w:rPr>
          <w:rFonts w:ascii="仿宋" w:eastAsia="仿宋" w:hAnsi="仿宋" w:cs="仿宋"/>
        </w:rPr>
      </w:pPr>
      <w:r>
        <w:rPr>
          <w:rFonts w:ascii="仿宋" w:eastAsia="仿宋" w:hAnsi="仿宋" w:cs="仿宋"/>
        </w:rPr>
        <w:t>"min_score": 69,</w:t>
      </w:r>
    </w:p>
    <w:p w:rsidR="00737AD2" w:rsidRDefault="007003A1">
      <w:pPr>
        <w:pStyle w:val="BodyText"/>
        <w:spacing w:line="212" w:lineRule="exact"/>
        <w:ind w:left="597"/>
        <w:rPr>
          <w:rFonts w:ascii="仿宋" w:eastAsia="仿宋" w:hAnsi="仿宋" w:cs="仿宋"/>
        </w:rPr>
      </w:pPr>
      <w:r>
        <w:rPr>
          <w:rFonts w:ascii="仿宋" w:eastAsia="仿宋" w:hAnsi="仿宋" w:cs="仿宋"/>
        </w:rPr>
        <w:t>"Name": "Jim"</w:t>
      </w:r>
    </w:p>
    <w:p w:rsidR="00737AD2" w:rsidRDefault="007003A1">
      <w:pPr>
        <w:pStyle w:val="BodyText"/>
        <w:spacing w:line="212" w:lineRule="exact"/>
        <w:ind w:left="397"/>
        <w:rPr>
          <w:rFonts w:ascii="仿宋" w:eastAsia="仿宋" w:hAnsi="仿宋" w:cs="仿宋"/>
        </w:rPr>
      </w:pPr>
      <w:r>
        <w:rPr>
          <w:rFonts w:ascii="仿宋" w:eastAsia="仿宋" w:hAnsi="仿宋" w:cs="仿宋"/>
        </w:rPr>
        <w:t>}</w:t>
      </w:r>
    </w:p>
    <w:p w:rsidR="00737AD2" w:rsidRDefault="00737AD2">
      <w:pPr>
        <w:spacing w:line="212" w:lineRule="exact"/>
        <w:rPr>
          <w:rFonts w:ascii="仿宋" w:eastAsia="仿宋" w:hAnsi="仿宋" w:cs="仿宋"/>
        </w:rPr>
        <w:sectPr w:rsidR="00737AD2">
          <w:type w:val="continuous"/>
          <w:pgSz w:w="12240" w:h="15840"/>
          <w:pgMar w:top="1480" w:right="680" w:bottom="280" w:left="1520" w:header="720" w:footer="720" w:gutter="0"/>
          <w:cols w:space="720"/>
        </w:sectPr>
      </w:pPr>
    </w:p>
    <w:p w:rsidR="00737AD2" w:rsidRDefault="00737AD2">
      <w:pPr>
        <w:spacing w:before="4" w:line="130" w:lineRule="exact"/>
        <w:rPr>
          <w:sz w:val="13"/>
          <w:szCs w:val="13"/>
        </w:rPr>
      </w:pPr>
    </w:p>
    <w:p w:rsidR="00737AD2" w:rsidRDefault="007003A1">
      <w:pPr>
        <w:pStyle w:val="BodyText"/>
        <w:spacing w:line="312" w:lineRule="exact"/>
      </w:pPr>
      <w:bookmarkStart w:id="756" w:name="$avg"/>
      <w:bookmarkStart w:id="757" w:name="_bookmark295"/>
      <w:bookmarkEnd w:id="756"/>
      <w:bookmarkEnd w:id="757"/>
      <w:r>
        <w:rPr>
          <w:w w:val="90"/>
        </w:rPr>
        <w:t>$avg</w:t>
      </w:r>
    </w:p>
    <w:p w:rsidR="00737AD2" w:rsidRDefault="00737AD2">
      <w:pPr>
        <w:spacing w:before="9" w:line="190" w:lineRule="exact"/>
        <w:rPr>
          <w:sz w:val="19"/>
          <w:szCs w:val="19"/>
        </w:rPr>
      </w:pPr>
    </w:p>
    <w:p w:rsidR="00737AD2" w:rsidRDefault="007003A1">
      <w:pPr>
        <w:pStyle w:val="BodyText"/>
        <w:spacing w:line="253" w:lineRule="auto"/>
        <w:ind w:right="1079"/>
      </w:pPr>
      <w:r>
        <w:t>描述 记录分组后，取分组中指定字段的平均值返回，对嵌套对象使用点操作符（.）引用字段名。</w:t>
      </w:r>
    </w:p>
    <w:p w:rsidR="00737AD2" w:rsidRDefault="00737AD2">
      <w:pPr>
        <w:spacing w:before="4" w:line="180" w:lineRule="exact"/>
        <w:rPr>
          <w:sz w:val="18"/>
          <w:szCs w:val="18"/>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对记录分组后，返回分组中指定字段的平均值</w:t>
      </w:r>
    </w:p>
    <w:p w:rsidR="00737AD2" w:rsidRDefault="00EC10B3">
      <w:pPr>
        <w:pStyle w:val="BodyText"/>
        <w:spacing w:before="10"/>
        <w:ind w:left="1217"/>
        <w:rPr>
          <w:rFonts w:ascii="仿宋" w:eastAsia="仿宋" w:hAnsi="仿宋" w:cs="仿宋"/>
        </w:rPr>
      </w:pPr>
      <w:r w:rsidRPr="00EC10B3">
        <w:pict>
          <v:group id="_x0000_s2235" style="position:absolute;left:0;text-align:left;margin-left:95.85pt;margin-top:4.95pt;width:459.45pt;height:21.2pt;z-index:-25174;mso-position-horizontal-relative:page" coordorigin="1917,99" coordsize="9189,424">
            <v:shape id="_x0000_s2236"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db.collectionspace.collection.aggregate({$group:{_id:"$dep",avg_age:</w:t>
      </w:r>
    </w:p>
    <w:p w:rsidR="00737AD2" w:rsidRDefault="007003A1">
      <w:pPr>
        <w:pStyle w:val="BodyText"/>
        <w:spacing w:line="212" w:lineRule="exact"/>
        <w:ind w:left="1217"/>
        <w:rPr>
          <w:rFonts w:ascii="仿宋" w:eastAsia="仿宋" w:hAnsi="仿宋" w:cs="仿宋"/>
        </w:rPr>
      </w:pPr>
      <w:r>
        <w:rPr>
          <w:rFonts w:ascii="仿宋" w:eastAsia="仿宋" w:hAnsi="仿宋" w:cs="仿宋"/>
        </w:rPr>
        <w:t>{$avg:"$info.age"},max_age:{$max:"$info.age"},min_age:{$min:"$info.age"}}})</w:t>
      </w:r>
    </w:p>
    <w:p w:rsidR="00737AD2" w:rsidRDefault="00737AD2">
      <w:pPr>
        <w:spacing w:before="5" w:line="130" w:lineRule="exact"/>
        <w:rPr>
          <w:sz w:val="13"/>
          <w:szCs w:val="13"/>
        </w:rPr>
      </w:pPr>
    </w:p>
    <w:p w:rsidR="00737AD2" w:rsidRDefault="007003A1">
      <w:pPr>
        <w:pStyle w:val="BodyText"/>
        <w:spacing w:line="168" w:lineRule="auto"/>
        <w:ind w:left="1217"/>
        <w:rPr>
          <w:lang w:eastAsia="zh-CN"/>
        </w:rPr>
      </w:pPr>
      <w:r>
        <w:rPr>
          <w:w w:val="95"/>
          <w:lang w:eastAsia="zh-CN"/>
        </w:rPr>
        <w:t>此操作对记录按dep字段分组，使用$avg返回每个分组中的嵌套对象age字段的平均值，输出字段</w:t>
      </w:r>
      <w:r>
        <w:rPr>
          <w:lang w:eastAsia="zh-CN"/>
        </w:rPr>
        <w:t xml:space="preserve"> </w:t>
      </w:r>
      <w:r>
        <w:rPr>
          <w:w w:val="95"/>
          <w:lang w:eastAsia="zh-CN"/>
        </w:rPr>
        <w:t>名为avg_age；又使用</w:t>
      </w:r>
      <w:hyperlink w:anchor="_bookmark294" w:history="1">
        <w:r>
          <w:rPr>
            <w:color w:val="0000FF"/>
            <w:w w:val="95"/>
            <w:lang w:eastAsia="zh-CN"/>
          </w:rPr>
          <w:t>$min</w:t>
        </w:r>
      </w:hyperlink>
      <w:r>
        <w:rPr>
          <w:color w:val="000000"/>
          <w:w w:val="95"/>
          <w:lang w:eastAsia="zh-CN"/>
        </w:rPr>
        <w:t>返回每个分组中嵌套对象age字段的最小值，输出字段名为min_age，使</w:t>
      </w:r>
      <w:r>
        <w:rPr>
          <w:color w:val="000000"/>
          <w:lang w:eastAsia="zh-CN"/>
        </w:rPr>
        <w:t xml:space="preserve"> 用</w:t>
      </w:r>
      <w:hyperlink w:anchor="_bookmark293" w:history="1">
        <w:r>
          <w:rPr>
            <w:color w:val="0000FF"/>
            <w:lang w:eastAsia="zh-CN"/>
          </w:rPr>
          <w:t>$max</w:t>
        </w:r>
      </w:hyperlink>
      <w:r>
        <w:rPr>
          <w:color w:val="000000"/>
          <w:lang w:eastAsia="zh-CN"/>
        </w:rPr>
        <w:t>返回每个分组中嵌套对象age字段的最大值，输出字段名为max_age。记录返回如下：</w:t>
      </w:r>
    </w:p>
    <w:p w:rsidR="00737AD2" w:rsidRDefault="00EC10B3">
      <w:pPr>
        <w:pStyle w:val="BodyText"/>
        <w:spacing w:before="22"/>
        <w:ind w:left="1217"/>
        <w:rPr>
          <w:rFonts w:ascii="仿宋" w:eastAsia="仿宋" w:hAnsi="仿宋" w:cs="仿宋"/>
          <w:lang w:eastAsia="zh-CN"/>
        </w:rPr>
      </w:pPr>
      <w:r w:rsidRPr="00EC10B3">
        <w:pict>
          <v:group id="_x0000_s2233" style="position:absolute;left:0;text-align:left;margin-left:95.85pt;margin-top:5.55pt;width:459.45pt;height:106pt;z-index:-25173;mso-position-horizontal-relative:page" coordorigin="1917,111" coordsize="9189,2120">
            <v:shape id="_x0000_s2234" style="position:absolute;left:1917;top:111;width:9189;height:2120" coordorigin="1917,111" coordsize="9189,2120" path="m1917,111r9189,l11106,2231r-9189,l1917,111xe" fillcolor="#efefef" stroked="f">
              <v:path arrowok="t"/>
            </v:shape>
            <w10:wrap anchorx="page"/>
          </v:group>
        </w:pict>
      </w:r>
      <w:r w:rsidR="007003A1">
        <w:rPr>
          <w:rFonts w:ascii="仿宋" w:eastAsia="仿宋" w:hAnsi="仿宋" w:cs="仿宋"/>
          <w:lang w:eastAsia="zh-CN"/>
        </w:rPr>
        <w:t>{</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"avg_age": 23.727273,</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"max_age": 36,</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"min_age": 15</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"avg_age": 24.5,</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"max_age": 30,</w:t>
      </w:r>
    </w:p>
    <w:p w:rsidR="00737AD2" w:rsidRDefault="007003A1">
      <w:pPr>
        <w:pStyle w:val="BodyText"/>
        <w:spacing w:line="212" w:lineRule="exact"/>
        <w:ind w:left="1417"/>
        <w:rPr>
          <w:rFonts w:ascii="仿宋" w:eastAsia="仿宋" w:hAnsi="仿宋" w:cs="仿宋"/>
          <w:lang w:eastAsia="zh-CN"/>
        </w:rPr>
      </w:pPr>
      <w:r>
        <w:rPr>
          <w:rFonts w:ascii="仿宋" w:eastAsia="仿宋" w:hAnsi="仿宋" w:cs="仿宋"/>
          <w:lang w:eastAsia="zh-CN"/>
        </w:rPr>
        <w:t>"min_age": 20</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003A1">
      <w:pPr>
        <w:pStyle w:val="BodyText"/>
        <w:spacing w:before="29"/>
        <w:rPr>
          <w:lang w:eastAsia="zh-CN"/>
        </w:rPr>
      </w:pPr>
      <w:bookmarkStart w:id="758" w:name="$sum"/>
      <w:bookmarkStart w:id="759" w:name="_bookmark296"/>
      <w:bookmarkEnd w:id="758"/>
      <w:bookmarkEnd w:id="759"/>
      <w:r>
        <w:rPr>
          <w:w w:val="95"/>
          <w:lang w:eastAsia="zh-CN"/>
        </w:rPr>
        <w:t>$sum</w:t>
      </w:r>
    </w:p>
    <w:p w:rsidR="00737AD2" w:rsidRDefault="00737AD2">
      <w:pPr>
        <w:spacing w:before="9" w:line="190" w:lineRule="exact"/>
        <w:rPr>
          <w:sz w:val="19"/>
          <w:szCs w:val="19"/>
          <w:lang w:eastAsia="zh-CN"/>
        </w:rPr>
      </w:pPr>
    </w:p>
    <w:p w:rsidR="00737AD2" w:rsidRDefault="007003A1">
      <w:pPr>
        <w:pStyle w:val="BodyText"/>
        <w:spacing w:line="253" w:lineRule="auto"/>
        <w:ind w:right="1079"/>
        <w:rPr>
          <w:lang w:eastAsia="zh-CN"/>
        </w:rPr>
      </w:pPr>
      <w:r>
        <w:rPr>
          <w:lang w:eastAsia="zh-CN"/>
        </w:rPr>
        <w:t>描述 记录分组后，返回每个分组中指定字段值的总和，对嵌套对象使用点操作符（.）引用字段名。</w:t>
      </w:r>
    </w:p>
    <w:p w:rsidR="00737AD2" w:rsidRDefault="00737AD2">
      <w:pPr>
        <w:spacing w:before="4" w:line="180" w:lineRule="exact"/>
        <w:rPr>
          <w:sz w:val="18"/>
          <w:szCs w:val="18"/>
          <w:lang w:eastAsia="zh-CN"/>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对记录分组后，返回分组中指定字段值的总和</w:t>
      </w:r>
    </w:p>
    <w:p w:rsidR="00737AD2" w:rsidRDefault="00EC10B3">
      <w:pPr>
        <w:pStyle w:val="BodyText"/>
        <w:spacing w:before="10"/>
        <w:ind w:left="1217"/>
        <w:rPr>
          <w:rFonts w:ascii="仿宋" w:eastAsia="仿宋" w:hAnsi="仿宋" w:cs="仿宋"/>
        </w:rPr>
      </w:pPr>
      <w:r w:rsidRPr="00EC10B3">
        <w:pict>
          <v:group id="_x0000_s2231" style="position:absolute;left:0;text-align:left;margin-left:95.85pt;margin-top:4.95pt;width:459.45pt;height:21.2pt;z-index:-25172;mso-position-horizontal-relative:page" coordorigin="1917,99" coordsize="9189,424">
            <v:shape id="_x0000_s2232"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db.collectionspace.collection.aggregate({$group:{_id:"$dep",sum_score:{$sum:"$score"},Dep:</w:t>
      </w:r>
    </w:p>
    <w:p w:rsidR="00737AD2" w:rsidRDefault="007003A1">
      <w:pPr>
        <w:pStyle w:val="BodyText"/>
        <w:spacing w:line="212" w:lineRule="exact"/>
        <w:ind w:left="1217"/>
        <w:rPr>
          <w:rFonts w:ascii="仿宋" w:eastAsia="仿宋" w:hAnsi="仿宋" w:cs="仿宋"/>
        </w:rPr>
      </w:pPr>
      <w:r>
        <w:rPr>
          <w:rFonts w:ascii="仿宋" w:eastAsia="仿宋" w:hAnsi="仿宋" w:cs="仿宋"/>
        </w:rPr>
        <w:t>{$first:"$dep"}}})</w:t>
      </w:r>
    </w:p>
    <w:p w:rsidR="00737AD2" w:rsidRDefault="00737AD2">
      <w:pPr>
        <w:spacing w:before="5" w:line="130" w:lineRule="exact"/>
        <w:rPr>
          <w:sz w:val="13"/>
          <w:szCs w:val="13"/>
        </w:rPr>
      </w:pPr>
    </w:p>
    <w:p w:rsidR="00737AD2" w:rsidRDefault="007003A1">
      <w:pPr>
        <w:pStyle w:val="BodyText"/>
        <w:spacing w:line="168" w:lineRule="auto"/>
        <w:ind w:left="1217"/>
      </w:pPr>
      <w:r>
        <w:t xml:space="preserve">此操作对记录按dep字段分组，使用$sum返回每个分组中score字段值的总和，输出字段名 </w:t>
      </w:r>
      <w:r>
        <w:rPr>
          <w:w w:val="95"/>
        </w:rPr>
        <w:t>为sum_score；又使用</w:t>
      </w:r>
      <w:hyperlink w:anchor="_bookmark291" w:history="1">
        <w:r>
          <w:rPr>
            <w:color w:val="0000FF"/>
            <w:w w:val="95"/>
          </w:rPr>
          <w:t>$first</w:t>
        </w:r>
      </w:hyperlink>
      <w:r>
        <w:rPr>
          <w:color w:val="000000"/>
          <w:w w:val="95"/>
        </w:rPr>
        <w:t>取每个分组中第一条记录的dep字段值，输出字段名为Dep。记录返回如下：</w:t>
      </w:r>
    </w:p>
    <w:p w:rsidR="00737AD2" w:rsidRDefault="00EC10B3">
      <w:pPr>
        <w:pStyle w:val="BodyText"/>
        <w:spacing w:before="22"/>
        <w:ind w:left="1217"/>
        <w:rPr>
          <w:rFonts w:ascii="仿宋" w:eastAsia="仿宋" w:hAnsi="仿宋" w:cs="仿宋"/>
        </w:rPr>
      </w:pPr>
      <w:r w:rsidRPr="00EC10B3">
        <w:pict>
          <v:group id="_x0000_s2229" style="position:absolute;left:0;text-align:left;margin-left:95.85pt;margin-top:5.55pt;width:459.45pt;height:84.8pt;z-index:-25171;mso-position-horizontal-relative:page" coordorigin="1917,111" coordsize="9189,1696">
            <v:shape id="_x0000_s2230" style="position:absolute;left:1917;top:111;width:9189;height:1696" coordorigin="1917,111" coordsize="9189,1696" path="m1917,111r9189,l11106,1807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"sum_score": 888,</w:t>
      </w:r>
    </w:p>
    <w:p w:rsidR="00737AD2" w:rsidRDefault="007003A1">
      <w:pPr>
        <w:pStyle w:val="BodyText"/>
        <w:spacing w:line="212" w:lineRule="exact"/>
        <w:ind w:left="1417"/>
        <w:rPr>
          <w:rFonts w:ascii="仿宋" w:eastAsia="仿宋" w:hAnsi="仿宋" w:cs="仿宋"/>
        </w:rPr>
      </w:pPr>
      <w:r>
        <w:rPr>
          <w:rFonts w:ascii="仿宋" w:eastAsia="仿宋" w:hAnsi="仿宋" w:cs="仿宋"/>
        </w:rPr>
        <w:t>"Dep": "物电学院"</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"sum_score": 476,</w:t>
      </w:r>
    </w:p>
    <w:p w:rsidR="00737AD2" w:rsidRDefault="007003A1">
      <w:pPr>
        <w:pStyle w:val="BodyText"/>
        <w:spacing w:line="212" w:lineRule="exact"/>
        <w:ind w:left="1417"/>
        <w:rPr>
          <w:rFonts w:ascii="仿宋" w:eastAsia="仿宋" w:hAnsi="仿宋" w:cs="仿宋"/>
        </w:rPr>
      </w:pPr>
      <w:r>
        <w:rPr>
          <w:rFonts w:ascii="仿宋" w:eastAsia="仿宋" w:hAnsi="仿宋" w:cs="仿宋"/>
        </w:rPr>
        <w:t>"Dep": "计算机学院"</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before="29"/>
      </w:pPr>
      <w:bookmarkStart w:id="760" w:name="$push"/>
      <w:bookmarkStart w:id="761" w:name="_bookmark297"/>
      <w:bookmarkEnd w:id="760"/>
      <w:bookmarkEnd w:id="761"/>
      <w:r>
        <w:rPr>
          <w:w w:val="95"/>
        </w:rPr>
        <w:t>$push</w:t>
      </w:r>
    </w:p>
    <w:p w:rsidR="00737AD2" w:rsidRDefault="00737AD2">
      <w:pPr>
        <w:spacing w:before="9" w:line="190" w:lineRule="exact"/>
        <w:rPr>
          <w:sz w:val="19"/>
          <w:szCs w:val="19"/>
        </w:rPr>
      </w:pPr>
    </w:p>
    <w:p w:rsidR="00737AD2" w:rsidRDefault="007003A1">
      <w:pPr>
        <w:pStyle w:val="BodyText"/>
        <w:spacing w:line="253" w:lineRule="auto"/>
        <w:ind w:right="193"/>
        <w:rPr>
          <w:lang w:eastAsia="zh-CN"/>
        </w:rPr>
      </w:pPr>
      <w:r>
        <w:t xml:space="preserve">描述 </w:t>
      </w:r>
      <w:r>
        <w:rPr>
          <w:w w:val="95"/>
        </w:rPr>
        <w:t>记录分组后，使用$push将指定字段值添加到数组中，即使数组中已经存在相同的值，也继续添加。</w:t>
      </w:r>
      <w:r>
        <w:rPr>
          <w:w w:val="95"/>
          <w:lang w:eastAsia="zh-CN"/>
        </w:rPr>
        <w:t>对嵌套</w:t>
      </w:r>
    </w:p>
    <w:p w:rsidR="00737AD2" w:rsidRDefault="007003A1">
      <w:pPr>
        <w:pStyle w:val="BodyText"/>
        <w:spacing w:line="225" w:lineRule="exact"/>
        <w:rPr>
          <w:lang w:eastAsia="zh-CN"/>
        </w:rPr>
      </w:pPr>
      <w:r>
        <w:rPr>
          <w:lang w:eastAsia="zh-CN"/>
        </w:rPr>
        <w:t>对象使用点操作符（.）引用字段名。</w:t>
      </w:r>
    </w:p>
    <w:p w:rsidR="00737AD2" w:rsidRDefault="00737AD2">
      <w:pPr>
        <w:spacing w:line="225" w:lineRule="exact"/>
        <w:rPr>
          <w:lang w:eastAsia="zh-CN"/>
        </w:rPr>
        <w:sectPr w:rsidR="00737AD2">
          <w:pgSz w:w="12240" w:h="15840"/>
          <w:pgMar w:top="900" w:right="110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113"/>
        <w:rPr>
          <w:lang w:eastAsia="zh-CN"/>
        </w:rPr>
      </w:pPr>
      <w:r>
        <w:rPr>
          <w:lang w:eastAsia="zh-CN"/>
        </w:rPr>
        <w:t>示例</w:t>
      </w:r>
    </w:p>
    <w:p w:rsidR="00737AD2" w:rsidRDefault="007003A1">
      <w:pPr>
        <w:pStyle w:val="BodyText"/>
        <w:tabs>
          <w:tab w:val="left" w:pos="397"/>
        </w:tabs>
        <w:spacing w:before="34"/>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如下操作对记录分组后将指定字段值添加到数组中输出</w:t>
      </w:r>
    </w:p>
    <w:p w:rsidR="00737AD2" w:rsidRDefault="00EC10B3">
      <w:pPr>
        <w:pStyle w:val="BodyText"/>
        <w:spacing w:before="10"/>
        <w:ind w:left="397"/>
        <w:rPr>
          <w:rFonts w:ascii="仿宋" w:eastAsia="仿宋" w:hAnsi="仿宋" w:cs="仿宋"/>
        </w:rPr>
      </w:pPr>
      <w:r w:rsidRPr="00EC10B3">
        <w:pict>
          <v:group id="_x0000_s2227" style="position:absolute;left:0;text-align:left;margin-left:95.85pt;margin-top:4.95pt;width:459.45pt;height:21.2pt;z-index:-25170;mso-position-horizontal-relative:page" coordorigin="1917,99" coordsize="9189,424">
            <v:shape id="_x0000_s2228" style="position:absolute;left:1917;top:99;width:9189;height:424" coordorigin="1917,99" coordsize="9189,424" path="m1917,99r9189,l11106,523r-9189,l1917,99xe" fillcolor="#efefef" stroked="f">
              <v:path arrowok="t"/>
            </v:shape>
            <w10:wrap anchorx="page"/>
          </v:group>
        </w:pict>
      </w:r>
      <w:r w:rsidR="007003A1">
        <w:rPr>
          <w:rFonts w:ascii="仿宋" w:eastAsia="仿宋" w:hAnsi="仿宋" w:cs="仿宋"/>
        </w:rPr>
        <w:t>db.collectionspace.collection.aggregate({$group:{_id:"$dep",Dep:{$first:"$dep"},push_age:</w:t>
      </w:r>
    </w:p>
    <w:p w:rsidR="00737AD2" w:rsidRDefault="007003A1">
      <w:pPr>
        <w:pStyle w:val="BodyText"/>
        <w:spacing w:line="212" w:lineRule="exact"/>
        <w:ind w:left="397"/>
        <w:rPr>
          <w:rFonts w:ascii="仿宋" w:eastAsia="仿宋" w:hAnsi="仿宋" w:cs="仿宋"/>
        </w:rPr>
      </w:pPr>
      <w:r>
        <w:rPr>
          <w:rFonts w:ascii="仿宋" w:eastAsia="仿宋" w:hAnsi="仿宋" w:cs="仿宋"/>
        </w:rPr>
        <w:t>{$push:"$info.age"}}})</w:t>
      </w:r>
    </w:p>
    <w:p w:rsidR="00737AD2" w:rsidRDefault="00737AD2">
      <w:pPr>
        <w:spacing w:before="5" w:line="130" w:lineRule="exact"/>
        <w:rPr>
          <w:sz w:val="13"/>
          <w:szCs w:val="13"/>
        </w:rPr>
      </w:pPr>
    </w:p>
    <w:p w:rsidR="00737AD2" w:rsidRDefault="007003A1">
      <w:pPr>
        <w:pStyle w:val="BodyText"/>
        <w:spacing w:line="168" w:lineRule="auto"/>
        <w:ind w:left="397" w:right="318"/>
      </w:pPr>
      <w:r>
        <w:rPr>
          <w:w w:val="95"/>
        </w:rPr>
        <w:t>此操作对记录按dep字段值进行分组，每个分组中嵌套对象age字段的值使用$push放入数组中返回，输</w:t>
      </w:r>
      <w:r>
        <w:t xml:space="preserve"> 出字段名为push_age，如下：</w:t>
      </w:r>
    </w:p>
    <w:p w:rsidR="00737AD2" w:rsidRDefault="00EC10B3">
      <w:pPr>
        <w:pStyle w:val="BodyText"/>
        <w:spacing w:before="22"/>
        <w:ind w:left="397"/>
        <w:rPr>
          <w:rFonts w:ascii="仿宋" w:eastAsia="仿宋" w:hAnsi="仿宋" w:cs="仿宋"/>
        </w:rPr>
      </w:pPr>
      <w:r w:rsidRPr="00EC10B3">
        <w:pict>
          <v:group id="_x0000_s2225" style="position:absolute;left:0;text-align:left;margin-left:95.85pt;margin-top:5.55pt;width:459.45pt;height:201.4pt;z-index:-25169;mso-position-horizontal-relative:page" coordorigin="1917,111" coordsize="9189,4028">
            <v:shape id="_x0000_s2226" style="position:absolute;left:1917;top:111;width:9189;height:4028" coordorigin="1917,111" coordsize="9189,4028" path="m1917,111r9189,l11106,4139r-9189,l1917,111xe" fillcolor="#efefef" stroked="f">
              <v:path arrowok="t"/>
            </v:shape>
            <w10:wrap anchorx="page"/>
          </v:group>
        </w:pict>
      </w:r>
      <w:r w:rsidR="007003A1">
        <w:rPr>
          <w:rFonts w:ascii="仿宋" w:eastAsia="仿宋" w:hAnsi="仿宋" w:cs="仿宋"/>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"Dep": "物电学院",</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"push_age": [</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28,</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18,</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20,</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30,</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28,</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20</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"Dep": "计算机学院",</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"push_age": [</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25,</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20,</w:t>
      </w:r>
    </w:p>
    <w:p w:rsidR="00737AD2" w:rsidRDefault="007003A1">
      <w:pPr>
        <w:pStyle w:val="BodyText"/>
        <w:spacing w:line="212" w:lineRule="exact"/>
        <w:ind w:left="797"/>
        <w:rPr>
          <w:rFonts w:ascii="仿宋" w:eastAsia="仿宋" w:hAnsi="仿宋" w:cs="仿宋"/>
          <w:lang w:eastAsia="zh-CN"/>
        </w:rPr>
      </w:pPr>
      <w:r>
        <w:rPr>
          <w:rFonts w:ascii="仿宋" w:eastAsia="仿宋" w:hAnsi="仿宋" w:cs="仿宋"/>
          <w:lang w:eastAsia="zh-CN"/>
        </w:rPr>
        <w:t>22</w:t>
      </w:r>
    </w:p>
    <w:p w:rsidR="00737AD2" w:rsidRDefault="007003A1">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737AD2" w:rsidRDefault="00737AD2">
      <w:pPr>
        <w:spacing w:before="9" w:line="110" w:lineRule="exact"/>
        <w:rPr>
          <w:sz w:val="11"/>
          <w:szCs w:val="11"/>
          <w:lang w:eastAsia="zh-CN"/>
        </w:rPr>
      </w:pPr>
    </w:p>
    <w:p w:rsidR="00737AD2" w:rsidRDefault="007003A1">
      <w:pPr>
        <w:pStyle w:val="BodyText"/>
        <w:spacing w:line="312" w:lineRule="exact"/>
        <w:ind w:left="113"/>
        <w:rPr>
          <w:lang w:eastAsia="zh-CN"/>
        </w:rPr>
      </w:pPr>
      <w:bookmarkStart w:id="762" w:name="$limit"/>
      <w:bookmarkStart w:id="763" w:name="_bookmark298"/>
      <w:bookmarkEnd w:id="762"/>
      <w:bookmarkEnd w:id="763"/>
      <w:r>
        <w:rPr>
          <w:w w:val="95"/>
          <w:lang w:eastAsia="zh-CN"/>
        </w:rPr>
        <w:t>$limit</w:t>
      </w:r>
    </w:p>
    <w:p w:rsidR="00737AD2" w:rsidRDefault="00737AD2">
      <w:pPr>
        <w:spacing w:before="9" w:line="190" w:lineRule="exact"/>
        <w:rPr>
          <w:sz w:val="19"/>
          <w:szCs w:val="19"/>
          <w:lang w:eastAsia="zh-CN"/>
        </w:rPr>
      </w:pPr>
    </w:p>
    <w:p w:rsidR="00737AD2" w:rsidRDefault="007003A1">
      <w:pPr>
        <w:pStyle w:val="BodyText"/>
        <w:ind w:left="113"/>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left="113" w:right="433"/>
        <w:rPr>
          <w:lang w:eastAsia="zh-CN"/>
        </w:rPr>
      </w:pPr>
      <w:r>
        <w:rPr>
          <w:w w:val="95"/>
          <w:lang w:eastAsia="zh-CN"/>
        </w:rPr>
        <w:t>$limit实现在结果集中限制返回的记录条数。如果指定的记录条数大于实际的记录总数，那么返回实际的记</w:t>
      </w:r>
      <w:r>
        <w:rPr>
          <w:lang w:eastAsia="zh-CN"/>
        </w:rPr>
        <w:t xml:space="preserve"> 录总数。</w:t>
      </w:r>
    </w:p>
    <w:p w:rsidR="00737AD2" w:rsidRDefault="00737AD2">
      <w:pPr>
        <w:spacing w:before="14" w:line="200" w:lineRule="exact"/>
        <w:rPr>
          <w:sz w:val="20"/>
          <w:szCs w:val="20"/>
          <w:lang w:eastAsia="zh-CN"/>
        </w:rPr>
      </w:pPr>
    </w:p>
    <w:p w:rsidR="00737AD2" w:rsidRDefault="007003A1">
      <w:pPr>
        <w:pStyle w:val="BodyText"/>
        <w:ind w:left="113"/>
      </w:pPr>
      <w:r>
        <w:t>示例</w:t>
      </w:r>
    </w:p>
    <w:p w:rsidR="00737AD2" w:rsidRDefault="00EC10B3">
      <w:pPr>
        <w:pStyle w:val="BodyText"/>
        <w:tabs>
          <w:tab w:val="left" w:pos="397"/>
        </w:tabs>
        <w:spacing w:before="34" w:line="263" w:lineRule="auto"/>
        <w:ind w:left="397" w:right="3842" w:hanging="284"/>
      </w:pPr>
      <w:r>
        <w:pict>
          <v:group id="_x0000_s2223" style="position:absolute;left:0;text-align:left;margin-left:95.85pt;margin-top:23.75pt;width:459.45pt;height:10.6pt;z-index:-25168;mso-position-horizontal-relative:page" coordorigin="1917,475" coordsize="9189,212">
            <v:shape id="_x0000_s2224" style="position:absolute;left:1917;top:475;width:9189;height:212" coordorigin="1917,475" coordsize="9189,212" path="m1917,475r9189,l11106,687r-9189,l1917,475xe" fillcolor="#efefef" stroked="f">
              <v:path arrowok="t"/>
            </v:shape>
            <w10:wrap anchorx="page"/>
          </v:group>
        </w:pict>
      </w:r>
      <w:r w:rsidR="007003A1">
        <w:rPr>
          <w:rFonts w:ascii="Times New Roman" w:eastAsia="Times New Roman" w:hAnsi="Times New Roman" w:cs="Times New Roman"/>
        </w:rPr>
        <w:t>•</w:t>
      </w:r>
      <w:r w:rsidR="007003A1">
        <w:rPr>
          <w:rFonts w:ascii="Times New Roman" w:eastAsia="Times New Roman" w:hAnsi="Times New Roman" w:cs="Times New Roman"/>
        </w:rPr>
        <w:tab/>
      </w:r>
      <w:r w:rsidR="007003A1">
        <w:rPr>
          <w:position w:val="1"/>
        </w:rPr>
        <w:t xml:space="preserve">限制返回结果集中的前10条记录 </w:t>
      </w:r>
      <w:r w:rsidR="007003A1">
        <w:rPr>
          <w:rFonts w:ascii="仿宋" w:eastAsia="仿宋" w:hAnsi="仿宋" w:cs="仿宋"/>
        </w:rPr>
        <w:t xml:space="preserve">db.collectionspace.collection.aggregate( { $limit : 10 } ) </w:t>
      </w:r>
      <w:r w:rsidR="007003A1">
        <w:t>该操作表示集合collection中读取前10条记录。</w:t>
      </w:r>
    </w:p>
    <w:p w:rsidR="00737AD2" w:rsidRDefault="007003A1">
      <w:pPr>
        <w:pStyle w:val="BodyText"/>
        <w:spacing w:before="73"/>
        <w:ind w:left="113"/>
      </w:pPr>
      <w:bookmarkStart w:id="764" w:name="$sort"/>
      <w:bookmarkStart w:id="765" w:name="_bookmark299"/>
      <w:bookmarkEnd w:id="764"/>
      <w:bookmarkEnd w:id="765"/>
      <w:r>
        <w:rPr>
          <w:w w:val="95"/>
        </w:rPr>
        <w:t>$sort</w:t>
      </w:r>
    </w:p>
    <w:p w:rsidR="00737AD2" w:rsidRDefault="00737AD2">
      <w:pPr>
        <w:spacing w:before="9" w:line="190" w:lineRule="exact"/>
        <w:rPr>
          <w:sz w:val="19"/>
          <w:szCs w:val="19"/>
        </w:rPr>
      </w:pPr>
    </w:p>
    <w:p w:rsidR="00737AD2" w:rsidRDefault="007003A1">
      <w:pPr>
        <w:pStyle w:val="BodyText"/>
        <w:ind w:left="113"/>
      </w:pPr>
      <w:r>
        <w:t>描述</w:t>
      </w:r>
    </w:p>
    <w:p w:rsidR="00737AD2" w:rsidRDefault="007003A1">
      <w:pPr>
        <w:pStyle w:val="BodyText"/>
        <w:spacing w:before="18"/>
        <w:ind w:left="113"/>
      </w:pPr>
      <w:r>
        <w:t>$sort用来指定结果集的排序规则。对嵌套对象使用点操作符（.）引用字段名。</w:t>
      </w:r>
    </w:p>
    <w:p w:rsidR="00737AD2" w:rsidRDefault="00737AD2">
      <w:pPr>
        <w:spacing w:before="9" w:line="190" w:lineRule="exact"/>
        <w:rPr>
          <w:sz w:val="19"/>
          <w:szCs w:val="19"/>
        </w:rPr>
      </w:pPr>
    </w:p>
    <w:p w:rsidR="00737AD2" w:rsidRDefault="007003A1">
      <w:pPr>
        <w:pStyle w:val="BodyText"/>
        <w:ind w:left="113"/>
      </w:pPr>
      <w:r>
        <w:t>示例</w:t>
      </w:r>
    </w:p>
    <w:p w:rsidR="00737AD2" w:rsidRDefault="00EC10B3">
      <w:pPr>
        <w:pStyle w:val="BodyText"/>
        <w:spacing w:before="6" w:line="266" w:lineRule="auto"/>
        <w:ind w:left="113" w:right="784"/>
      </w:pPr>
      <w:r>
        <w:pict>
          <v:group id="_x0000_s2221" style="position:absolute;left:0;text-align:left;margin-left:81.7pt;margin-top:4.75pt;width:473.6pt;height:10.6pt;z-index:-25167;mso-position-horizontal-relative:page" coordorigin="1634,95" coordsize="9472,212">
            <v:shape id="_x0000_s2222" style="position:absolute;left:1634;top:95;width:9472;height:212" coordorigin="1634,95" coordsize="9472,212" path="m1634,95r9472,l11106,307r-9472,l1634,95xe" fillcolor="#efefef" stroked="f">
              <v:path arrowok="t"/>
            </v:shape>
            <w10:wrap anchorx="page"/>
          </v:group>
        </w:pict>
      </w:r>
      <w:r w:rsidR="007003A1">
        <w:rPr>
          <w:rFonts w:ascii="仿宋" w:eastAsia="仿宋" w:hAnsi="仿宋" w:cs="仿宋"/>
        </w:rPr>
        <w:t xml:space="preserve">db.collectionspace.collection.aggregate({$sort:{score:-1,name:1}}); </w:t>
      </w:r>
      <w:r w:rsidR="007003A1">
        <w:rPr>
          <w:w w:val="95"/>
        </w:rPr>
        <w:t>该操作表示从集合collection中读取记录，并以score的字段值进行降序排序（1表示升序，-1表示降序）；</w:t>
      </w:r>
      <w:r w:rsidR="007003A1">
        <w:t xml:space="preserve"> 当记录间score字段值相同时，则以name字段值进行升序排序。</w:t>
      </w:r>
    </w:p>
    <w:p w:rsidR="00737AD2" w:rsidRDefault="00737AD2">
      <w:pPr>
        <w:spacing w:line="266" w:lineRule="auto"/>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37AD2">
      <w:pPr>
        <w:spacing w:line="200" w:lineRule="exact"/>
        <w:rPr>
          <w:sz w:val="20"/>
          <w:szCs w:val="20"/>
        </w:rPr>
      </w:pPr>
    </w:p>
    <w:p w:rsidR="00737AD2" w:rsidRDefault="007003A1">
      <w:pPr>
        <w:pStyle w:val="BodyText"/>
        <w:spacing w:line="312" w:lineRule="exact"/>
        <w:rPr>
          <w:lang w:eastAsia="zh-CN"/>
        </w:rPr>
      </w:pPr>
      <w:bookmarkStart w:id="766" w:name="$skip"/>
      <w:bookmarkStart w:id="767" w:name="_bookmark300"/>
      <w:bookmarkEnd w:id="766"/>
      <w:bookmarkEnd w:id="767"/>
      <w:r>
        <w:rPr>
          <w:w w:val="95"/>
          <w:lang w:eastAsia="zh-CN"/>
        </w:rPr>
        <w:t>$skip</w:t>
      </w:r>
    </w:p>
    <w:p w:rsidR="00737AD2" w:rsidRDefault="00737AD2">
      <w:pPr>
        <w:spacing w:before="9" w:line="190" w:lineRule="exact"/>
        <w:rPr>
          <w:sz w:val="19"/>
          <w:szCs w:val="19"/>
          <w:lang w:eastAsia="zh-CN"/>
        </w:rPr>
      </w:pPr>
    </w:p>
    <w:p w:rsidR="00737AD2" w:rsidRDefault="007003A1">
      <w:pPr>
        <w:pStyle w:val="BodyText"/>
        <w:rPr>
          <w:lang w:eastAsia="zh-CN"/>
        </w:rPr>
      </w:pPr>
      <w:r>
        <w:rPr>
          <w:lang w:eastAsia="zh-CN"/>
        </w:rPr>
        <w:t>描述</w:t>
      </w:r>
    </w:p>
    <w:p w:rsidR="00737AD2" w:rsidRDefault="00737AD2">
      <w:pPr>
        <w:spacing w:before="5" w:line="100" w:lineRule="exact"/>
        <w:rPr>
          <w:sz w:val="10"/>
          <w:szCs w:val="10"/>
          <w:lang w:eastAsia="zh-CN"/>
        </w:rPr>
      </w:pPr>
    </w:p>
    <w:p w:rsidR="00737AD2" w:rsidRDefault="007003A1">
      <w:pPr>
        <w:pStyle w:val="BodyText"/>
        <w:spacing w:line="168" w:lineRule="auto"/>
        <w:ind w:right="135"/>
        <w:rPr>
          <w:lang w:eastAsia="zh-CN"/>
        </w:rPr>
      </w:pPr>
      <w:r>
        <w:rPr>
          <w:w w:val="95"/>
          <w:lang w:eastAsia="zh-CN"/>
        </w:rPr>
        <w:t>$skip参数控制结果集的开始点，即跳过结果集中指定条数的记录。如果跳过的记录数大于总记录数，返</w:t>
      </w:r>
      <w:r>
        <w:rPr>
          <w:lang w:eastAsia="zh-CN"/>
        </w:rPr>
        <w:t xml:space="preserve"> 回0条记录。</w:t>
      </w:r>
    </w:p>
    <w:p w:rsidR="00737AD2" w:rsidRDefault="00737AD2">
      <w:pPr>
        <w:spacing w:before="14" w:line="200" w:lineRule="exact"/>
        <w:rPr>
          <w:sz w:val="20"/>
          <w:szCs w:val="20"/>
          <w:lang w:eastAsia="zh-CN"/>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跳过10条记录返回</w:t>
      </w:r>
    </w:p>
    <w:p w:rsidR="00737AD2" w:rsidRDefault="00EC10B3">
      <w:pPr>
        <w:pStyle w:val="BodyText"/>
        <w:spacing w:before="10"/>
        <w:ind w:left="1217"/>
        <w:rPr>
          <w:rFonts w:ascii="仿宋" w:eastAsia="仿宋" w:hAnsi="仿宋" w:cs="仿宋"/>
        </w:rPr>
      </w:pPr>
      <w:r w:rsidRPr="00EC10B3">
        <w:pict>
          <v:group id="_x0000_s2219" style="position:absolute;left:0;text-align:left;margin-left:95.85pt;margin-top:4.95pt;width:459.45pt;height:10.6pt;z-index:-25166;mso-position-horizontal-relative:page" coordorigin="1917,99" coordsize="9189,212">
            <v:shape id="_x0000_s2220"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db.collectionspace.collection.aggregate( { $skip : 10 } ) ;</w:t>
      </w:r>
    </w:p>
    <w:p w:rsidR="00737AD2" w:rsidRDefault="007003A1">
      <w:pPr>
        <w:pStyle w:val="BodyText"/>
        <w:spacing w:before="49" w:line="309" w:lineRule="auto"/>
        <w:ind w:right="1747" w:firstLine="283"/>
      </w:pPr>
      <w:r>
        <w:rPr>
          <w:w w:val="95"/>
        </w:rPr>
        <w:t>该操作表示从集合collection中读取记录，并跳过前面10条，从第11条记录开始返回。</w:t>
      </w:r>
      <w:r>
        <w:t xml:space="preserve"> </w:t>
      </w:r>
      <w:bookmarkStart w:id="768" w:name="SQL_to_Aggregate_映射表"/>
      <w:bookmarkEnd w:id="768"/>
      <w:r>
        <w:rPr>
          <w:w w:val="95"/>
        </w:rPr>
        <w:t>SQL</w:t>
      </w:r>
      <w:r>
        <w:rPr>
          <w:spacing w:val="-25"/>
          <w:w w:val="95"/>
        </w:rPr>
        <w:t xml:space="preserve"> </w:t>
      </w:r>
      <w:r>
        <w:rPr>
          <w:w w:val="95"/>
        </w:rPr>
        <w:t>to</w:t>
      </w:r>
      <w:r>
        <w:rPr>
          <w:spacing w:val="-25"/>
          <w:w w:val="95"/>
        </w:rPr>
        <w:t xml:space="preserve"> </w:t>
      </w:r>
      <w:r>
        <w:rPr>
          <w:w w:val="95"/>
        </w:rPr>
        <w:t>Aggregate</w:t>
      </w:r>
      <w:r>
        <w:rPr>
          <w:spacing w:val="-25"/>
          <w:w w:val="95"/>
        </w:rPr>
        <w:t xml:space="preserve"> </w:t>
      </w:r>
      <w:r>
        <w:rPr>
          <w:w w:val="95"/>
        </w:rPr>
        <w:t>映射表</w:t>
      </w:r>
    </w:p>
    <w:p w:rsidR="00737AD2" w:rsidRDefault="007003A1">
      <w:pPr>
        <w:pStyle w:val="BodyText"/>
        <w:spacing w:line="284" w:lineRule="exact"/>
      </w:pPr>
      <w:r>
        <w:t>下表主要是描述SQL关键字与SequoiaDB聚集操作符的对照表。</w:t>
      </w:r>
    </w:p>
    <w:p w:rsidR="00737AD2" w:rsidRDefault="00737AD2">
      <w:pPr>
        <w:spacing w:before="5" w:line="60" w:lineRule="exact"/>
        <w:rPr>
          <w:sz w:val="6"/>
          <w:szCs w:val="6"/>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SQL关键字</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SequoiaDB聚集操作符</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where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$match</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group</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by</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$group</w:t>
            </w:r>
          </w:p>
        </w:tc>
      </w:tr>
      <w:tr w:rsidR="00737AD2">
        <w:trPr>
          <w:trHeight w:hRule="exact" w:val="446"/>
        </w:trPr>
        <w:tc>
          <w:tcPr>
            <w:tcW w:w="4741"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having</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p>
        </w:tc>
        <w:tc>
          <w:tcPr>
            <w:tcW w:w="4731" w:type="dxa"/>
            <w:tcBorders>
              <w:top w:val="single" w:sz="8" w:space="0" w:color="000000"/>
              <w:left w:val="nil"/>
              <w:bottom w:val="single" w:sz="8" w:space="0" w:color="000000"/>
              <w:right w:val="nil"/>
            </w:tcBorders>
          </w:tcPr>
          <w:p w:rsidR="00737AD2" w:rsidRDefault="007003A1">
            <w:pPr>
              <w:pStyle w:val="TableParagraph"/>
              <w:spacing w:line="172"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$match</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$project</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order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by</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$sort</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top</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$limit</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offset</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$skip</w:t>
            </w:r>
          </w:p>
        </w:tc>
      </w:tr>
      <w:tr w:rsidR="00737AD2">
        <w:trPr>
          <w:trHeight w:hRule="exact" w:val="183"/>
        </w:trPr>
        <w:tc>
          <w:tcPr>
            <w:tcW w:w="4741" w:type="dxa"/>
            <w:tcBorders>
              <w:top w:val="single" w:sz="8" w:space="0" w:color="000000"/>
              <w:left w:val="single" w:sz="8" w:space="0" w:color="000000"/>
              <w:bottom w:val="single" w:sz="8" w:space="0" w:color="000000"/>
              <w:right w:val="single" w:sz="8" w:space="0" w:color="000000"/>
            </w:tcBorders>
          </w:tcPr>
          <w:p w:rsidR="00737AD2" w:rsidRDefault="00737AD2"/>
        </w:tc>
        <w:tc>
          <w:tcPr>
            <w:tcW w:w="4731" w:type="dxa"/>
            <w:tcBorders>
              <w:top w:val="single" w:sz="8" w:space="0" w:color="000000"/>
              <w:left w:val="single" w:sz="8" w:space="0" w:color="000000"/>
              <w:bottom w:val="single" w:sz="8" w:space="0" w:color="000000"/>
              <w:right w:val="single" w:sz="8" w:space="0" w:color="000000"/>
            </w:tcBorders>
          </w:tcPr>
          <w:p w:rsidR="00737AD2" w:rsidRDefault="00737AD2"/>
        </w:tc>
      </w:tr>
    </w:tbl>
    <w:p w:rsidR="00737AD2" w:rsidRDefault="00EC10B3">
      <w:pPr>
        <w:pStyle w:val="BodyText"/>
        <w:spacing w:line="335" w:lineRule="exact"/>
        <w:rPr>
          <w:lang w:eastAsia="zh-CN"/>
        </w:rPr>
      </w:pPr>
      <w:r>
        <w:pict>
          <v:shape id="_x0000_s2218" type="#_x0000_t202" style="position:absolute;left:0;text-align:left;margin-left:81.2pt;margin-top:20pt;width:475.1pt;height:329pt;z-index:-25165;mso-position-horizontal-relative:page;mso-position-vertical-relative:text" filled="f" stroked="f">
            <v:textbox inset="0,0,0,0">
              <w:txbxContent>
                <w:tbl>
                  <w:tblPr>
                    <w:tblW w:w="0" w:type="auto"/>
                    <w:tblLayout w:type="fixed"/>
                    <w:tblCellMar>
                      <w:left w:w="0" w:type="dxa"/>
                      <w:right w:w="0" w:type="dxa"/>
                    </w:tblCellMar>
                    <w:tblLook w:val="01E0"/>
                  </w:tblPr>
                  <w:tblGrid>
                    <w:gridCol w:w="3129"/>
                    <w:gridCol w:w="3186"/>
                    <w:gridCol w:w="3157"/>
                  </w:tblGrid>
                  <w:tr w:rsidR="00921398">
                    <w:trPr>
                      <w:trHeight w:hRule="exact" w:val="223"/>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SQL语句</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77"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SequoiaDB聚集语句</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r>
                  <w:tr w:rsidR="00921398">
                    <w:trPr>
                      <w:trHeight w:hRule="exact" w:val="569"/>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p_id,</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price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table</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82"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db.cs.table.aggregate({$project:</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{p_id:"$product_id",price:1,date:0}})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before="3" w:line="168" w:lineRule="auto"/>
                          <w:ind w:left="40" w:right="71"/>
                          <w:rPr>
                            <w:rFonts w:ascii="微软雅黑" w:eastAsia="微软雅黑" w:hAnsi="微软雅黑" w:cs="微软雅黑"/>
                            <w:sz w:val="14"/>
                            <w:szCs w:val="14"/>
                          </w:rPr>
                        </w:pPr>
                        <w:r>
                          <w:rPr>
                            <w:rFonts w:ascii="微软雅黑" w:eastAsia="微软雅黑" w:hAnsi="微软雅黑" w:cs="微软雅黑"/>
                            <w:sz w:val="14"/>
                            <w:szCs w:val="14"/>
                          </w:rPr>
                          <w:t xml:space="preserve">返回所有记录的product_id和price字段，其 </w:t>
                        </w:r>
                        <w:r>
                          <w:rPr>
                            <w:rFonts w:ascii="微软雅黑" w:eastAsia="微软雅黑" w:hAnsi="微软雅黑" w:cs="微软雅黑"/>
                            <w:w w:val="95"/>
                            <w:sz w:val="14"/>
                            <w:szCs w:val="14"/>
                          </w:rPr>
                          <w:t>中product_id重命名为p_id，对记录中的date字段</w:t>
                        </w:r>
                        <w:r>
                          <w:rPr>
                            <w:rFonts w:ascii="微软雅黑" w:eastAsia="微软雅黑" w:hAnsi="微软雅黑" w:cs="微软雅黑"/>
                            <w:sz w:val="14"/>
                            <w:szCs w:val="14"/>
                          </w:rPr>
                          <w:t xml:space="preserve"> 不返回。</w:t>
                        </w:r>
                      </w:p>
                    </w:tc>
                  </w:tr>
                  <w:tr w:rsidR="00921398">
                    <w:trPr>
                      <w:trHeight w:hRule="exact" w:val="960"/>
                    </w:trPr>
                    <w:tc>
                      <w:tcPr>
                        <w:tcW w:w="3129"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sum(price)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table</w:t>
                        </w:r>
                      </w:p>
                      <w:p w:rsidR="00921398" w:rsidRDefault="00921398">
                        <w:pPr>
                          <w:pStyle w:val="TableParagraph"/>
                          <w:spacing w:before="17" w:line="200" w:lineRule="exact"/>
                          <w:rPr>
                            <w:sz w:val="20"/>
                            <w:szCs w:val="20"/>
                          </w:rPr>
                        </w:pPr>
                      </w:p>
                      <w:p w:rsidR="00921398" w:rsidRDefault="00921398">
                        <w:pPr>
                          <w:pStyle w:val="TableParagraph"/>
                          <w:spacing w:line="168" w:lineRule="auto"/>
                          <w:ind w:left="50" w:right="78"/>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sum(price)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w w:val="93"/>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product_id</w:t>
                        </w:r>
                      </w:p>
                    </w:tc>
                    <w:tc>
                      <w:tcPr>
                        <w:tcW w:w="3186" w:type="dxa"/>
                        <w:tcBorders>
                          <w:top w:val="single" w:sz="8" w:space="0" w:color="000000"/>
                          <w:left w:val="nil"/>
                          <w:bottom w:val="single" w:sz="8" w:space="0" w:color="000000"/>
                          <w:right w:val="nil"/>
                        </w:tcBorders>
                      </w:tcPr>
                      <w:p w:rsidR="00921398" w:rsidRDefault="00921398">
                        <w:pPr>
                          <w:pStyle w:val="TableParagraph"/>
                          <w:spacing w:line="177"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db.cs.table.aggregate({$group:{_id:null,total:</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{$sum:"$price"}}})</w:t>
                        </w:r>
                      </w:p>
                      <w:p w:rsidR="00921398" w:rsidRDefault="00921398">
                        <w:pPr>
                          <w:pStyle w:val="TableParagraph"/>
                          <w:spacing w:line="22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{_id:"$product_id",product_id: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sz w:val="14"/>
                            <w:szCs w:val="14"/>
                          </w:rPr>
                          <w:t>对table中的字段price值求和，并重命名为total。</w:t>
                        </w:r>
                      </w:p>
                      <w:p w:rsidR="00921398" w:rsidRDefault="00921398">
                        <w:pPr>
                          <w:pStyle w:val="TableParagraph"/>
                          <w:spacing w:before="17" w:line="200" w:lineRule="exact"/>
                          <w:rPr>
                            <w:sz w:val="20"/>
                            <w:szCs w:val="20"/>
                          </w:rPr>
                        </w:pPr>
                      </w:p>
                      <w:p w:rsidR="00921398" w:rsidRDefault="00921398">
                        <w:pPr>
                          <w:pStyle w:val="TableParagraph"/>
                          <w:spacing w:line="168" w:lineRule="auto"/>
                          <w:ind w:left="50" w:right="273"/>
                          <w:rPr>
                            <w:rFonts w:ascii="微软雅黑" w:eastAsia="微软雅黑" w:hAnsi="微软雅黑" w:cs="微软雅黑"/>
                            <w:sz w:val="14"/>
                            <w:szCs w:val="14"/>
                          </w:rPr>
                        </w:pPr>
                        <w:r>
                          <w:rPr>
                            <w:rFonts w:ascii="微软雅黑" w:eastAsia="微软雅黑" w:hAnsi="微软雅黑" w:cs="微软雅黑"/>
                            <w:sz w:val="14"/>
                            <w:szCs w:val="14"/>
                          </w:rPr>
                          <w:t xml:space="preserve">对表table中的记录按product_id字段分组； </w:t>
                        </w:r>
                        <w:r>
                          <w:rPr>
                            <w:rFonts w:ascii="微软雅黑" w:eastAsia="微软雅黑" w:hAnsi="微软雅黑" w:cs="微软雅黑"/>
                            <w:w w:val="95"/>
                            <w:sz w:val="14"/>
                            <w:szCs w:val="14"/>
                          </w:rPr>
                          <w:t>求每个分组中字段price值的累加和，并重命名</w:t>
                        </w:r>
                        <w:r>
                          <w:rPr>
                            <w:rFonts w:ascii="微软雅黑" w:eastAsia="微软雅黑" w:hAnsi="微软雅黑" w:cs="微软雅黑"/>
                            <w:sz w:val="14"/>
                            <w:szCs w:val="14"/>
                          </w:rPr>
                          <w:t xml:space="preserve"> 为total。</w:t>
                        </w:r>
                      </w:p>
                    </w:tc>
                  </w:tr>
                  <w:tr w:rsidR="00921398">
                    <w:trPr>
                      <w:trHeight w:hRule="exact" w:val="737"/>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sum(price)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table</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group</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by</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product_id</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order</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by</w:t>
                        </w:r>
                        <w:r>
                          <w:rPr>
                            <w:rFonts w:ascii="微软雅黑" w:eastAsia="微软雅黑" w:hAnsi="微软雅黑" w:cs="微软雅黑"/>
                            <w:spacing w:val="10"/>
                            <w:w w:val="90"/>
                            <w:sz w:val="14"/>
                            <w:szCs w:val="14"/>
                          </w:rPr>
                          <w:t xml:space="preserve"> </w:t>
                        </w:r>
                        <w:r>
                          <w:rPr>
                            <w:rFonts w:ascii="微软雅黑" w:eastAsia="微软雅黑" w:hAnsi="微软雅黑" w:cs="微软雅黑"/>
                            <w:w w:val="90"/>
                            <w:sz w:val="14"/>
                            <w:szCs w:val="14"/>
                          </w:rPr>
                          <w:t>total</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77"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{_id:"$product_id",product_id: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{$sort:{total:1}})</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对表table中的记录按product_id字段分组；</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求每个分组中字段price值的累加和，并重命名</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为total；</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对结果集按字段名total的值升序排序。</w:t>
                        </w:r>
                      </w:p>
                    </w:tc>
                  </w:tr>
                  <w:tr w:rsidR="00921398">
                    <w:trPr>
                      <w:trHeight w:hRule="exact" w:val="732"/>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product_type_id,</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sum(price)</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as</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product_type_id,</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product_id</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db.cs.table.aggregate({$group:{_id:</w:t>
                        </w:r>
                      </w:p>
                      <w:p w:rsidR="00921398" w:rsidRDefault="00921398">
                        <w:pPr>
                          <w:pStyle w:val="TableParagraph"/>
                          <w:spacing w:line="168" w:lineRule="exact"/>
                          <w:ind w:left="78" w:right="-58"/>
                          <w:rPr>
                            <w:rFonts w:ascii="微软雅黑" w:eastAsia="微软雅黑" w:hAnsi="微软雅黑" w:cs="微软雅黑"/>
                            <w:sz w:val="14"/>
                            <w:szCs w:val="14"/>
                          </w:rPr>
                        </w:pPr>
                        <w:r>
                          <w:rPr>
                            <w:rFonts w:ascii="微软雅黑" w:eastAsia="微软雅黑" w:hAnsi="微软雅黑" w:cs="微软雅黑"/>
                            <w:w w:val="90"/>
                            <w:sz w:val="14"/>
                            <w:szCs w:val="14"/>
                          </w:rPr>
                          <w:t>{product_type_id:"$product_type_id",product_id:"$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对表table中的记录按首先按product_type_id字段</w:t>
                        </w:r>
                      </w:p>
                      <w:p w:rsidR="00921398" w:rsidRDefault="00921398">
                        <w:pPr>
                          <w:pStyle w:val="TableParagraph"/>
                          <w:spacing w:line="168" w:lineRule="exact"/>
                          <w:ind w:left="37"/>
                          <w:rPr>
                            <w:rFonts w:ascii="微软雅黑" w:eastAsia="微软雅黑" w:hAnsi="微软雅黑" w:cs="微软雅黑"/>
                            <w:sz w:val="14"/>
                            <w:szCs w:val="14"/>
                          </w:rPr>
                        </w:pPr>
                        <w:r>
                          <w:rPr>
                            <w:rFonts w:ascii="微软雅黑" w:eastAsia="微软雅黑" w:hAnsi="微软雅黑" w:cs="微软雅黑"/>
                            <w:spacing w:val="-84"/>
                            <w:w w:val="95"/>
                            <w:sz w:val="14"/>
                            <w:szCs w:val="14"/>
                          </w:rPr>
                          <w:t>p</w:t>
                        </w:r>
                        <w:r>
                          <w:rPr>
                            <w:rFonts w:ascii="微软雅黑" w:eastAsia="微软雅黑" w:hAnsi="微软雅黑" w:cs="微软雅黑"/>
                            <w:spacing w:val="-58"/>
                            <w:w w:val="95"/>
                            <w:sz w:val="14"/>
                            <w:szCs w:val="14"/>
                          </w:rPr>
                          <w:t>分</w:t>
                        </w:r>
                        <w:r>
                          <w:rPr>
                            <w:rFonts w:ascii="微软雅黑" w:eastAsia="微软雅黑" w:hAnsi="微软雅黑" w:cs="微软雅黑"/>
                            <w:w w:val="95"/>
                            <w:sz w:val="14"/>
                            <w:szCs w:val="14"/>
                          </w:rPr>
                          <w:t>r</w:t>
                        </w:r>
                        <w:r>
                          <w:rPr>
                            <w:rFonts w:ascii="微软雅黑" w:eastAsia="微软雅黑" w:hAnsi="微软雅黑" w:cs="微软雅黑"/>
                            <w:spacing w:val="-81"/>
                            <w:w w:val="95"/>
                            <w:sz w:val="14"/>
                            <w:szCs w:val="14"/>
                          </w:rPr>
                          <w:t>o</w:t>
                        </w:r>
                        <w:r>
                          <w:rPr>
                            <w:rFonts w:ascii="微软雅黑" w:eastAsia="微软雅黑" w:hAnsi="微软雅黑" w:cs="微软雅黑"/>
                            <w:spacing w:val="-62"/>
                            <w:w w:val="95"/>
                            <w:sz w:val="14"/>
                            <w:szCs w:val="14"/>
                          </w:rPr>
                          <w:t>组</w:t>
                        </w:r>
                        <w:r>
                          <w:rPr>
                            <w:rFonts w:ascii="微软雅黑" w:eastAsia="微软雅黑" w:hAnsi="微软雅黑" w:cs="微软雅黑"/>
                            <w:spacing w:val="-19"/>
                            <w:w w:val="95"/>
                            <w:sz w:val="14"/>
                            <w:szCs w:val="14"/>
                          </w:rPr>
                          <w:t>d</w:t>
                        </w:r>
                        <w:r>
                          <w:rPr>
                            <w:rFonts w:ascii="微软雅黑" w:eastAsia="微软雅黑" w:hAnsi="微软雅黑" w:cs="微软雅黑"/>
                            <w:spacing w:val="-117"/>
                            <w:w w:val="95"/>
                            <w:sz w:val="14"/>
                            <w:szCs w:val="14"/>
                          </w:rPr>
                          <w:t>，</w:t>
                        </w:r>
                        <w:r>
                          <w:rPr>
                            <w:rFonts w:ascii="微软雅黑" w:eastAsia="微软雅黑" w:hAnsi="微软雅黑" w:cs="微软雅黑"/>
                            <w:w w:val="95"/>
                            <w:sz w:val="14"/>
                            <w:szCs w:val="14"/>
                          </w:rPr>
                          <w:t>u</w:t>
                        </w:r>
                        <w:r>
                          <w:rPr>
                            <w:rFonts w:ascii="微软雅黑" w:eastAsia="微软雅黑" w:hAnsi="微软雅黑" w:cs="微软雅黑"/>
                            <w:spacing w:val="-27"/>
                            <w:w w:val="95"/>
                            <w:sz w:val="14"/>
                            <w:szCs w:val="14"/>
                          </w:rPr>
                          <w:t>c</w:t>
                        </w:r>
                        <w:r>
                          <w:rPr>
                            <w:rFonts w:ascii="微软雅黑" w:eastAsia="微软雅黑" w:hAnsi="微软雅黑" w:cs="微软雅黑"/>
                            <w:spacing w:val="-110"/>
                            <w:w w:val="95"/>
                            <w:sz w:val="14"/>
                            <w:szCs w:val="14"/>
                          </w:rPr>
                          <w:t>再</w:t>
                        </w:r>
                        <w:r>
                          <w:rPr>
                            <w:rFonts w:ascii="微软雅黑" w:eastAsia="微软雅黑" w:hAnsi="微软雅黑" w:cs="微软雅黑"/>
                            <w:w w:val="95"/>
                            <w:sz w:val="14"/>
                            <w:szCs w:val="14"/>
                          </w:rPr>
                          <w:t>t_</w:t>
                        </w:r>
                        <w:r>
                          <w:rPr>
                            <w:rFonts w:ascii="微软雅黑" w:eastAsia="微软雅黑" w:hAnsi="微软雅黑" w:cs="微软雅黑"/>
                            <w:spacing w:val="-26"/>
                            <w:w w:val="95"/>
                            <w:sz w:val="14"/>
                            <w:szCs w:val="14"/>
                          </w:rPr>
                          <w:t>i</w:t>
                        </w:r>
                        <w:r>
                          <w:rPr>
                            <w:rFonts w:ascii="微软雅黑" w:eastAsia="微软雅黑" w:hAnsi="微软雅黑" w:cs="微软雅黑"/>
                            <w:spacing w:val="-110"/>
                            <w:w w:val="95"/>
                            <w:sz w:val="14"/>
                            <w:szCs w:val="14"/>
                          </w:rPr>
                          <w:t>按</w:t>
                        </w:r>
                        <w:r>
                          <w:rPr>
                            <w:rFonts w:ascii="微软雅黑" w:eastAsia="微软雅黑" w:hAnsi="微软雅黑" w:cs="微软雅黑"/>
                            <w:w w:val="95"/>
                            <w:sz w:val="14"/>
                            <w:szCs w:val="14"/>
                          </w:rPr>
                          <w:t>d</w:t>
                        </w:r>
                        <w:r>
                          <w:rPr>
                            <w:rFonts w:ascii="微软雅黑" w:eastAsia="微软雅黑" w:hAnsi="微软雅黑" w:cs="微软雅黑"/>
                            <w:spacing w:val="-26"/>
                            <w:w w:val="95"/>
                            <w:sz w:val="14"/>
                            <w:szCs w:val="14"/>
                          </w:rPr>
                          <w:t>"</w:t>
                        </w:r>
                        <w:r>
                          <w:rPr>
                            <w:rFonts w:ascii="微软雅黑" w:eastAsia="微软雅黑" w:hAnsi="微软雅黑" w:cs="微软雅黑"/>
                            <w:spacing w:val="-61"/>
                            <w:w w:val="95"/>
                            <w:sz w:val="14"/>
                            <w:szCs w:val="14"/>
                          </w:rPr>
                          <w:t>p</w:t>
                        </w:r>
                        <w:r>
                          <w:rPr>
                            <w:rFonts w:ascii="微软雅黑" w:eastAsia="微软雅黑" w:hAnsi="微软雅黑" w:cs="微软雅黑"/>
                            <w:w w:val="95"/>
                            <w:sz w:val="14"/>
                            <w:szCs w:val="14"/>
                          </w:rPr>
                          <w:t>}</w:t>
                        </w:r>
                        <w:r>
                          <w:rPr>
                            <w:rFonts w:ascii="微软雅黑" w:eastAsia="微软雅黑" w:hAnsi="微软雅黑" w:cs="微软雅黑"/>
                            <w:spacing w:val="-25"/>
                            <w:w w:val="95"/>
                            <w:sz w:val="14"/>
                            <w:szCs w:val="14"/>
                          </w:rPr>
                          <w:t>,</w:t>
                        </w:r>
                        <w:r>
                          <w:rPr>
                            <w:rFonts w:ascii="微软雅黑" w:eastAsia="微软雅黑" w:hAnsi="微软雅黑" w:cs="微软雅黑"/>
                            <w:spacing w:val="-27"/>
                            <w:w w:val="95"/>
                            <w:sz w:val="14"/>
                            <w:szCs w:val="14"/>
                          </w:rPr>
                          <w:t>r</w:t>
                        </w:r>
                        <w:r>
                          <w:rPr>
                            <w:rFonts w:ascii="微软雅黑" w:eastAsia="微软雅黑" w:hAnsi="微软雅黑" w:cs="微软雅黑"/>
                            <w:spacing w:val="-57"/>
                            <w:w w:val="95"/>
                            <w:sz w:val="14"/>
                            <w:szCs w:val="14"/>
                          </w:rPr>
                          <w:t>p</w:t>
                        </w:r>
                        <w:r>
                          <w:rPr>
                            <w:rFonts w:ascii="微软雅黑" w:eastAsia="微软雅黑" w:hAnsi="微软雅黑" w:cs="微软雅黑"/>
                            <w:spacing w:val="-30"/>
                            <w:w w:val="95"/>
                            <w:sz w:val="14"/>
                            <w:szCs w:val="14"/>
                          </w:rPr>
                          <w:t>o</w:t>
                        </w:r>
                        <w:r>
                          <w:rPr>
                            <w:rFonts w:ascii="微软雅黑" w:eastAsia="微软雅黑" w:hAnsi="微软雅黑" w:cs="微软雅黑"/>
                            <w:spacing w:val="-26"/>
                            <w:w w:val="95"/>
                            <w:sz w:val="14"/>
                            <w:szCs w:val="14"/>
                          </w:rPr>
                          <w:t>r</w:t>
                        </w:r>
                        <w:r>
                          <w:rPr>
                            <w:rFonts w:ascii="微软雅黑" w:eastAsia="微软雅黑" w:hAnsi="微软雅黑" w:cs="微软雅黑"/>
                            <w:spacing w:val="-58"/>
                            <w:w w:val="95"/>
                            <w:sz w:val="14"/>
                            <w:szCs w:val="14"/>
                          </w:rPr>
                          <w:t>d</w:t>
                        </w:r>
                        <w:r>
                          <w:rPr>
                            <w:rFonts w:ascii="微软雅黑" w:eastAsia="微软雅黑" w:hAnsi="微软雅黑" w:cs="微软雅黑"/>
                            <w:spacing w:val="-29"/>
                            <w:w w:val="95"/>
                            <w:sz w:val="14"/>
                            <w:szCs w:val="14"/>
                          </w:rPr>
                          <w:t>o</w:t>
                        </w:r>
                        <w:r>
                          <w:rPr>
                            <w:rFonts w:ascii="微软雅黑" w:eastAsia="微软雅黑" w:hAnsi="微软雅黑" w:cs="微软雅黑"/>
                            <w:spacing w:val="-56"/>
                            <w:w w:val="95"/>
                            <w:sz w:val="14"/>
                            <w:szCs w:val="14"/>
                          </w:rPr>
                          <w:t>u</w:t>
                        </w:r>
                        <w:r>
                          <w:rPr>
                            <w:rFonts w:ascii="微软雅黑" w:eastAsia="微软雅黑" w:hAnsi="微软雅黑" w:cs="微软雅黑"/>
                            <w:spacing w:val="-29"/>
                            <w:w w:val="95"/>
                            <w:sz w:val="14"/>
                            <w:szCs w:val="14"/>
                          </w:rPr>
                          <w:t>d</w:t>
                        </w:r>
                        <w:r>
                          <w:rPr>
                            <w:rFonts w:ascii="微软雅黑" w:eastAsia="微软雅黑" w:hAnsi="微软雅黑" w:cs="微软雅黑"/>
                            <w:spacing w:val="-41"/>
                            <w:w w:val="95"/>
                            <w:sz w:val="14"/>
                            <w:szCs w:val="14"/>
                          </w:rPr>
                          <w:t>c</w:t>
                        </w:r>
                        <w:r>
                          <w:rPr>
                            <w:rFonts w:ascii="微软雅黑" w:eastAsia="微软雅黑" w:hAnsi="微软雅黑" w:cs="微软雅黑"/>
                            <w:spacing w:val="-44"/>
                            <w:w w:val="95"/>
                            <w:sz w:val="14"/>
                            <w:szCs w:val="14"/>
                          </w:rPr>
                          <w:t>u</w:t>
                        </w:r>
                        <w:r>
                          <w:rPr>
                            <w:rFonts w:ascii="微软雅黑" w:eastAsia="微软雅黑" w:hAnsi="微软雅黑" w:cs="微软雅黑"/>
                            <w:spacing w:val="-5"/>
                            <w:w w:val="95"/>
                            <w:sz w:val="14"/>
                            <w:szCs w:val="14"/>
                          </w:rPr>
                          <w:t>t</w:t>
                        </w:r>
                        <w:r>
                          <w:rPr>
                            <w:rFonts w:ascii="微软雅黑" w:eastAsia="微软雅黑" w:hAnsi="微软雅黑" w:cs="微软雅黑"/>
                            <w:spacing w:val="-64"/>
                            <w:w w:val="95"/>
                            <w:sz w:val="14"/>
                            <w:szCs w:val="14"/>
                          </w:rPr>
                          <w:t>c</w:t>
                        </w:r>
                        <w:r>
                          <w:rPr>
                            <w:rFonts w:ascii="微软雅黑" w:eastAsia="微软雅黑" w:hAnsi="微软雅黑" w:cs="微软雅黑"/>
                            <w:w w:val="95"/>
                            <w:sz w:val="14"/>
                            <w:szCs w:val="14"/>
                          </w:rPr>
                          <w:t>_</w:t>
                        </w:r>
                        <w:r>
                          <w:rPr>
                            <w:rFonts w:ascii="微软雅黑" w:eastAsia="微软雅黑" w:hAnsi="微软雅黑" w:cs="微软雅黑"/>
                            <w:spacing w:val="-33"/>
                            <w:w w:val="95"/>
                            <w:sz w:val="14"/>
                            <w:szCs w:val="14"/>
                          </w:rPr>
                          <w:t>i</w:t>
                        </w:r>
                        <w:r>
                          <w:rPr>
                            <w:rFonts w:ascii="微软雅黑" w:eastAsia="微软雅黑" w:hAnsi="微软雅黑" w:cs="微软雅黑"/>
                            <w:spacing w:val="-17"/>
                            <w:w w:val="95"/>
                            <w:sz w:val="14"/>
                            <w:szCs w:val="14"/>
                          </w:rPr>
                          <w:t>t</w:t>
                        </w:r>
                        <w:r>
                          <w:rPr>
                            <w:rFonts w:ascii="微软雅黑" w:eastAsia="微软雅黑" w:hAnsi="微软雅黑" w:cs="微软雅黑"/>
                            <w:spacing w:val="-70"/>
                            <w:w w:val="95"/>
                            <w:sz w:val="14"/>
                            <w:szCs w:val="14"/>
                          </w:rPr>
                          <w:t>d</w:t>
                        </w:r>
                        <w:r>
                          <w:rPr>
                            <w:rFonts w:ascii="微软雅黑" w:eastAsia="微软雅黑" w:hAnsi="微软雅黑" w:cs="微软雅黑"/>
                            <w:w w:val="95"/>
                            <w:sz w:val="14"/>
                            <w:szCs w:val="14"/>
                          </w:rPr>
                          <w:t>_</w:t>
                        </w:r>
                        <w:r>
                          <w:rPr>
                            <w:rFonts w:ascii="微软雅黑" w:eastAsia="微软雅黑" w:hAnsi="微软雅黑" w:cs="微软雅黑"/>
                            <w:spacing w:val="-27"/>
                            <w:w w:val="95"/>
                            <w:sz w:val="14"/>
                            <w:szCs w:val="14"/>
                          </w:rPr>
                          <w:t>i</w:t>
                        </w:r>
                        <w:r>
                          <w:rPr>
                            <w:rFonts w:ascii="微软雅黑" w:eastAsia="微软雅黑" w:hAnsi="微软雅黑" w:cs="微软雅黑"/>
                            <w:spacing w:val="-109"/>
                            <w:w w:val="95"/>
                            <w:sz w:val="14"/>
                            <w:szCs w:val="14"/>
                          </w:rPr>
                          <w:t>字</w:t>
                        </w:r>
                        <w:r>
                          <w:rPr>
                            <w:rFonts w:ascii="微软雅黑" w:eastAsia="微软雅黑" w:hAnsi="微软雅黑" w:cs="微软雅黑"/>
                            <w:w w:val="95"/>
                            <w:sz w:val="14"/>
                            <w:szCs w:val="14"/>
                          </w:rPr>
                          <w:t>d</w:t>
                        </w:r>
                        <w:r>
                          <w:rPr>
                            <w:rFonts w:ascii="微软雅黑" w:eastAsia="微软雅黑" w:hAnsi="微软雅黑" w:cs="微软雅黑"/>
                            <w:spacing w:val="-6"/>
                            <w:w w:val="95"/>
                            <w:sz w:val="14"/>
                            <w:szCs w:val="14"/>
                          </w:rPr>
                          <w:t>:</w:t>
                        </w:r>
                        <w:r>
                          <w:rPr>
                            <w:rFonts w:ascii="微软雅黑" w:eastAsia="微软雅黑" w:hAnsi="微软雅黑" w:cs="微软雅黑"/>
                            <w:w w:val="95"/>
                            <w:sz w:val="14"/>
                            <w:szCs w:val="14"/>
                          </w:rPr>
                          <w:t>段分组；</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求每个分组中字段price值的累加和，并重命名</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为total。</w:t>
                        </w:r>
                      </w:p>
                    </w:tc>
                  </w:tr>
                  <w:tr w:rsidR="00921398">
                    <w:trPr>
                      <w:trHeight w:hRule="exact" w:val="732"/>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sum(price)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table</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group</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by</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product_id</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having</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total</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&gt;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1000</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72"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{_id:"$product_id",product_id: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{$match:{total:{$gt:1000}}})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对表table中的记录按product_id字段分组；</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求每个分组中字段price值的累加和，并重命名</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为total；</w:t>
                        </w:r>
                      </w:p>
                      <w:p w:rsidR="00921398" w:rsidRDefault="00921398">
                        <w:pPr>
                          <w:pStyle w:val="TableParagraph"/>
                          <w:spacing w:line="168" w:lineRule="exact"/>
                          <w:ind w:left="40"/>
                          <w:rPr>
                            <w:rFonts w:ascii="微软雅黑" w:eastAsia="微软雅黑" w:hAnsi="微软雅黑" w:cs="微软雅黑"/>
                            <w:sz w:val="14"/>
                            <w:szCs w:val="14"/>
                          </w:rPr>
                        </w:pPr>
                        <w:r>
                          <w:rPr>
                            <w:rFonts w:ascii="微软雅黑" w:eastAsia="微软雅黑" w:hAnsi="微软雅黑" w:cs="微软雅黑"/>
                            <w:sz w:val="14"/>
                            <w:szCs w:val="14"/>
                          </w:rPr>
                          <w:t>只返回满足条件total字段值大于1000的分组。</w:t>
                        </w:r>
                      </w:p>
                    </w:tc>
                  </w:tr>
                  <w:tr w:rsidR="00921398">
                    <w:trPr>
                      <w:trHeight w:hRule="exact" w:val="1622"/>
                    </w:trPr>
                    <w:tc>
                      <w:tcPr>
                        <w:tcW w:w="3129" w:type="dxa"/>
                        <w:tcBorders>
                          <w:top w:val="single" w:sz="8" w:space="0" w:color="000000"/>
                          <w:left w:val="nil"/>
                          <w:bottom w:val="single" w:sz="8" w:space="0" w:color="000000"/>
                          <w:right w:val="nil"/>
                        </w:tcBorders>
                      </w:tcPr>
                      <w:p w:rsidR="00921398" w:rsidRDefault="00921398">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product_id,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sum(price)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total</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from</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table</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product_type_id</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1001</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group</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by</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product_id</w:t>
                        </w:r>
                      </w:p>
                      <w:p w:rsidR="00921398" w:rsidRDefault="00921398">
                        <w:pPr>
                          <w:pStyle w:val="TableParagraph"/>
                          <w:spacing w:before="17" w:line="200" w:lineRule="exact"/>
                          <w:rPr>
                            <w:sz w:val="20"/>
                            <w:szCs w:val="20"/>
                          </w:rPr>
                        </w:pPr>
                      </w:p>
                      <w:p w:rsidR="00921398" w:rsidRDefault="00921398">
                        <w:pPr>
                          <w:pStyle w:val="TableParagraph"/>
                          <w:spacing w:line="168" w:lineRule="auto"/>
                          <w:ind w:left="50" w:right="243"/>
                          <w:rPr>
                            <w:rFonts w:ascii="微软雅黑" w:eastAsia="微软雅黑" w:hAnsi="微软雅黑" w:cs="微软雅黑"/>
                            <w:sz w:val="14"/>
                            <w:szCs w:val="14"/>
                          </w:rPr>
                        </w:pPr>
                        <w:r>
                          <w:rPr>
                            <w:rFonts w:ascii="微软雅黑" w:eastAsia="微软雅黑" w:hAnsi="微软雅黑" w:cs="微软雅黑"/>
                            <w:w w:val="90"/>
                            <w:sz w:val="14"/>
                            <w:szCs w:val="14"/>
                          </w:rPr>
                          <w:t>select</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product_id,</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sum(price)</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as</w:t>
                        </w:r>
                        <w:r>
                          <w:rPr>
                            <w:rFonts w:ascii="微软雅黑" w:eastAsia="微软雅黑" w:hAnsi="微软雅黑" w:cs="微软雅黑"/>
                            <w:spacing w:val="19"/>
                            <w:w w:val="90"/>
                            <w:sz w:val="14"/>
                            <w:szCs w:val="14"/>
                          </w:rPr>
                          <w:t xml:space="preserve"> </w:t>
                        </w:r>
                        <w:r>
                          <w:rPr>
                            <w:rFonts w:ascii="微软雅黑" w:eastAsia="微软雅黑" w:hAnsi="微软雅黑" w:cs="微软雅黑"/>
                            <w:w w:val="90"/>
                            <w:sz w:val="14"/>
                            <w:szCs w:val="14"/>
                          </w:rPr>
                          <w:t>total</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from</w:t>
                        </w:r>
                        <w:r>
                          <w:rPr>
                            <w:rFonts w:ascii="微软雅黑" w:eastAsia="微软雅黑" w:hAnsi="微软雅黑" w:cs="微软雅黑"/>
                            <w:w w:val="95"/>
                            <w:sz w:val="14"/>
                            <w:szCs w:val="14"/>
                          </w:rPr>
                          <w:t xml:space="preserve"> </w:t>
                        </w:r>
                        <w:r>
                          <w:rPr>
                            <w:rFonts w:ascii="微软雅黑" w:eastAsia="微软雅黑" w:hAnsi="微软雅黑" w:cs="微软雅黑"/>
                            <w:w w:val="90"/>
                            <w:sz w:val="14"/>
                            <w:szCs w:val="14"/>
                          </w:rPr>
                          <w:t>table</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product_type_id</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1001</w:t>
                        </w:r>
                        <w:r>
                          <w:rPr>
                            <w:rFonts w:ascii="微软雅黑" w:eastAsia="微软雅黑" w:hAnsi="微软雅黑" w:cs="微软雅黑"/>
                            <w:spacing w:val="8"/>
                            <w:w w:val="90"/>
                            <w:sz w:val="14"/>
                            <w:szCs w:val="14"/>
                          </w:rPr>
                          <w:t xml:space="preserve"> </w:t>
                        </w:r>
                        <w:r>
                          <w:rPr>
                            <w:rFonts w:ascii="微软雅黑" w:eastAsia="微软雅黑" w:hAnsi="微软雅黑" w:cs="微软雅黑"/>
                            <w:w w:val="90"/>
                            <w:sz w:val="14"/>
                            <w:szCs w:val="14"/>
                          </w:rPr>
                          <w:t>group</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by</w:t>
                        </w:r>
                        <w:r>
                          <w:rPr>
                            <w:rFonts w:ascii="微软雅黑" w:eastAsia="微软雅黑" w:hAnsi="微软雅黑" w:cs="微软雅黑"/>
                            <w:w w:val="91"/>
                            <w:sz w:val="14"/>
                            <w:szCs w:val="14"/>
                          </w:rPr>
                          <w:t xml:space="preserve"> </w:t>
                        </w:r>
                        <w:r>
                          <w:rPr>
                            <w:rFonts w:ascii="微软雅黑" w:eastAsia="微软雅黑" w:hAnsi="微软雅黑" w:cs="微软雅黑"/>
                            <w:w w:val="90"/>
                            <w:sz w:val="14"/>
                            <w:szCs w:val="14"/>
                          </w:rPr>
                          <w:t>product_id</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having</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total</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&gt;</w:t>
                        </w:r>
                        <w:r>
                          <w:rPr>
                            <w:rFonts w:ascii="微软雅黑" w:eastAsia="微软雅黑" w:hAnsi="微软雅黑" w:cs="微软雅黑"/>
                            <w:spacing w:val="7"/>
                            <w:w w:val="90"/>
                            <w:sz w:val="14"/>
                            <w:szCs w:val="14"/>
                          </w:rPr>
                          <w:t xml:space="preserve"> </w:t>
                        </w:r>
                        <w:r>
                          <w:rPr>
                            <w:rFonts w:ascii="微软雅黑" w:eastAsia="微软雅黑" w:hAnsi="微软雅黑" w:cs="微软雅黑"/>
                            <w:w w:val="90"/>
                            <w:sz w:val="14"/>
                            <w:szCs w:val="14"/>
                          </w:rPr>
                          <w:t>1000</w:t>
                        </w:r>
                      </w:p>
                    </w:tc>
                    <w:tc>
                      <w:tcPr>
                        <w:tcW w:w="3186" w:type="dxa"/>
                        <w:tcBorders>
                          <w:top w:val="single" w:sz="8" w:space="0" w:color="000000"/>
                          <w:left w:val="nil"/>
                          <w:bottom w:val="single" w:sz="8" w:space="0" w:color="000000"/>
                          <w:right w:val="nil"/>
                        </w:tcBorders>
                      </w:tcPr>
                      <w:p w:rsidR="00921398" w:rsidRDefault="00921398">
                        <w:pPr>
                          <w:pStyle w:val="TableParagraph"/>
                          <w:spacing w:line="172"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db.cs.table.aggregate({$match:</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{product_type_id:1001}},{$group:</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{_id:"$product_id",product_id: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p w:rsidR="00921398" w:rsidRDefault="00921398">
                        <w:pPr>
                          <w:pStyle w:val="TableParagraph"/>
                          <w:spacing w:line="22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db.cs.table.aggregate({$match:</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{product_type_id:1001}},{$group:</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{_id:"$product_id",product_id:</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{$first:"$product_id"},total:{$sum:"$price"}}},</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{$match:{total:{$gt:1000}}})</w:t>
                        </w:r>
                      </w:p>
                    </w:tc>
                    <w:tc>
                      <w:tcPr>
                        <w:tcW w:w="3157" w:type="dxa"/>
                        <w:tcBorders>
                          <w:top w:val="single" w:sz="8" w:space="0" w:color="000000"/>
                          <w:left w:val="nil"/>
                          <w:bottom w:val="single" w:sz="8" w:space="0" w:color="000000"/>
                          <w:right w:val="nil"/>
                        </w:tcBorders>
                      </w:tcPr>
                      <w:p w:rsidR="00921398" w:rsidRDefault="00921398">
                        <w:pPr>
                          <w:pStyle w:val="TableParagraph"/>
                          <w:spacing w:line="172" w:lineRule="exact"/>
                          <w:ind w:left="50"/>
                          <w:rPr>
                            <w:rFonts w:ascii="微软雅黑" w:eastAsia="微软雅黑" w:hAnsi="微软雅黑" w:cs="微软雅黑"/>
                            <w:sz w:val="14"/>
                            <w:szCs w:val="14"/>
                          </w:rPr>
                        </w:pPr>
                        <w:r>
                          <w:rPr>
                            <w:rFonts w:ascii="微软雅黑" w:eastAsia="微软雅黑" w:hAnsi="微软雅黑" w:cs="微软雅黑"/>
                            <w:w w:val="90"/>
                            <w:sz w:val="14"/>
                            <w:szCs w:val="14"/>
                          </w:rPr>
                          <w:t xml:space="preserve">选择符合条件product_type_id  </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 xml:space="preserve">=  </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1001的记录；</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sz w:val="14"/>
                            <w:szCs w:val="14"/>
                          </w:rPr>
                          <w:t>对选出的记录按product_id进行分组；</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sz w:val="14"/>
                            <w:szCs w:val="14"/>
                          </w:rPr>
                          <w:t>对每个分组中的price字段值就和，并重命名</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为total。</w:t>
                        </w:r>
                      </w:p>
                      <w:p w:rsidR="00921398" w:rsidRDefault="00921398">
                        <w:pPr>
                          <w:pStyle w:val="TableParagraph"/>
                          <w:spacing w:before="49" w:line="168" w:lineRule="auto"/>
                          <w:ind w:left="50"/>
                          <w:rPr>
                            <w:rFonts w:ascii="微软雅黑" w:eastAsia="微软雅黑" w:hAnsi="微软雅黑" w:cs="微软雅黑"/>
                            <w:sz w:val="14"/>
                            <w:szCs w:val="14"/>
                          </w:rPr>
                        </w:pPr>
                        <w:r>
                          <w:rPr>
                            <w:rFonts w:ascii="微软雅黑" w:eastAsia="微软雅黑" w:hAnsi="微软雅黑" w:cs="微软雅黑"/>
                            <w:w w:val="95"/>
                            <w:sz w:val="14"/>
                            <w:szCs w:val="14"/>
                          </w:rPr>
                          <w:t>选择符合条件product_type_id</w:t>
                        </w:r>
                        <w:r>
                          <w:rPr>
                            <w:rFonts w:ascii="微软雅黑" w:eastAsia="微软雅黑" w:hAnsi="微软雅黑" w:cs="微软雅黑"/>
                            <w:spacing w:val="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1001的记录；</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对选出的记录按product_id进行分组；</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对每个分组中的price字段值就和，并重命名</w:t>
                        </w:r>
                        <w:r>
                          <w:rPr>
                            <w:rFonts w:ascii="微软雅黑" w:eastAsia="微软雅黑" w:hAnsi="微软雅黑" w:cs="微软雅黑"/>
                            <w:sz w:val="14"/>
                            <w:szCs w:val="14"/>
                          </w:rPr>
                          <w:t xml:space="preserve"> </w:t>
                        </w:r>
                        <w:r>
                          <w:rPr>
                            <w:rFonts w:ascii="微软雅黑" w:eastAsia="微软雅黑" w:hAnsi="微软雅黑" w:cs="微软雅黑"/>
                            <w:w w:val="95"/>
                            <w:sz w:val="14"/>
                            <w:szCs w:val="14"/>
                          </w:rPr>
                          <w:t>为total； 只返回满足条件total字段值大于1000的分组。</w:t>
                        </w:r>
                      </w:p>
                    </w:tc>
                  </w:tr>
                  <w:tr w:rsidR="00921398">
                    <w:trPr>
                      <w:trHeight w:hRule="exact" w:val="401"/>
                    </w:trPr>
                    <w:tc>
                      <w:tcPr>
                        <w:tcW w:w="3129" w:type="dxa"/>
                        <w:tcBorders>
                          <w:top w:val="single" w:sz="8" w:space="0" w:color="000000"/>
                          <w:left w:val="single" w:sz="8" w:space="0" w:color="000000"/>
                          <w:bottom w:val="single" w:sz="8" w:space="0" w:color="000000"/>
                          <w:right w:val="nil"/>
                        </w:tcBorders>
                      </w:tcPr>
                      <w:p w:rsidR="00921398" w:rsidRDefault="00921398">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top</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10</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1"/>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2"/>
                            <w:sz w:val="14"/>
                            <w:szCs w:val="14"/>
                          </w:rPr>
                          <w:t xml:space="preserve"> </w:t>
                        </w:r>
                        <w:r>
                          <w:rPr>
                            <w:rFonts w:ascii="微软雅黑" w:eastAsia="微软雅黑" w:hAnsi="微软雅黑" w:cs="微软雅黑"/>
                            <w:sz w:val="14"/>
                            <w:szCs w:val="14"/>
                          </w:rPr>
                          <w:t>table</w:t>
                        </w:r>
                      </w:p>
                    </w:tc>
                    <w:tc>
                      <w:tcPr>
                        <w:tcW w:w="3186" w:type="dxa"/>
                        <w:tcBorders>
                          <w:top w:val="single" w:sz="8" w:space="0" w:color="000000"/>
                          <w:left w:val="nil"/>
                          <w:bottom w:val="single" w:sz="8" w:space="0" w:color="000000"/>
                          <w:right w:val="single" w:sz="8" w:space="0" w:color="000000"/>
                        </w:tcBorders>
                      </w:tcPr>
                      <w:p w:rsidR="00921398" w:rsidRDefault="00921398">
                        <w:pPr>
                          <w:pStyle w:val="TableParagraph"/>
                          <w:spacing w:line="182"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db.cs.table.aggregate({$group:{_id:null}},</w:t>
                        </w:r>
                      </w:p>
                      <w:p w:rsidR="00921398" w:rsidRDefault="00921398">
                        <w:pPr>
                          <w:pStyle w:val="TableParagraph"/>
                          <w:spacing w:line="168" w:lineRule="exact"/>
                          <w:ind w:left="78"/>
                          <w:rPr>
                            <w:rFonts w:ascii="微软雅黑" w:eastAsia="微软雅黑" w:hAnsi="微软雅黑" w:cs="微软雅黑"/>
                            <w:sz w:val="14"/>
                            <w:szCs w:val="14"/>
                          </w:rPr>
                        </w:pPr>
                        <w:r>
                          <w:rPr>
                            <w:rFonts w:ascii="微软雅黑" w:eastAsia="微软雅黑" w:hAnsi="微软雅黑" w:cs="微软雅黑"/>
                            <w:w w:val="95"/>
                            <w:sz w:val="14"/>
                            <w:szCs w:val="14"/>
                          </w:rPr>
                          <w:t>{$limit:10})</w:t>
                        </w:r>
                      </w:p>
                    </w:tc>
                    <w:tc>
                      <w:tcPr>
                        <w:tcW w:w="3157" w:type="dxa"/>
                        <w:tcBorders>
                          <w:top w:val="single" w:sz="8" w:space="0" w:color="000000"/>
                          <w:left w:val="single" w:sz="8" w:space="0" w:color="000000"/>
                          <w:bottom w:val="single" w:sz="8" w:space="0" w:color="000000"/>
                          <w:right w:val="single" w:sz="8" w:space="0" w:color="000000"/>
                        </w:tcBorders>
                      </w:tcPr>
                      <w:p w:rsidR="00921398" w:rsidRDefault="00921398">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返回结果集中的前10条记录。</w:t>
                        </w:r>
                      </w:p>
                    </w:tc>
                  </w:tr>
                  <w:tr w:rsidR="00921398">
                    <w:trPr>
                      <w:trHeight w:hRule="exact" w:val="584"/>
                    </w:trPr>
                    <w:tc>
                      <w:tcPr>
                        <w:tcW w:w="6315" w:type="dxa"/>
                        <w:gridSpan w:val="2"/>
                        <w:tcBorders>
                          <w:top w:val="nil"/>
                          <w:left w:val="nil"/>
                          <w:bottom w:val="nil"/>
                          <w:right w:val="nil"/>
                        </w:tcBorders>
                      </w:tcPr>
                      <w:p w:rsidR="00921398" w:rsidRDefault="00921398">
                        <w:pPr>
                          <w:rPr>
                            <w:lang w:eastAsia="zh-CN"/>
                          </w:rPr>
                        </w:pPr>
                      </w:p>
                    </w:tc>
                    <w:tc>
                      <w:tcPr>
                        <w:tcW w:w="3157" w:type="dxa"/>
                        <w:tcBorders>
                          <w:top w:val="single" w:sz="8" w:space="0" w:color="000000"/>
                          <w:left w:val="nil"/>
                          <w:bottom w:val="single" w:sz="8" w:space="0" w:color="000000"/>
                          <w:right w:val="nil"/>
                        </w:tcBorders>
                      </w:tcPr>
                      <w:p w:rsidR="00921398" w:rsidRDefault="00921398">
                        <w:pPr>
                          <w:pStyle w:val="TableParagraph"/>
                          <w:spacing w:line="177" w:lineRule="exact"/>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跳过结果集中前50条记录之后，返回接下来</w:t>
                        </w:r>
                      </w:p>
                      <w:p w:rsidR="00921398" w:rsidRDefault="00921398">
                        <w:pPr>
                          <w:pStyle w:val="TableParagraph"/>
                          <w:spacing w:line="168" w:lineRule="exact"/>
                          <w:ind w:left="50"/>
                          <w:rPr>
                            <w:rFonts w:ascii="微软雅黑" w:eastAsia="微软雅黑" w:hAnsi="微软雅黑" w:cs="微软雅黑"/>
                            <w:sz w:val="14"/>
                            <w:szCs w:val="14"/>
                          </w:rPr>
                        </w:pPr>
                        <w:r>
                          <w:rPr>
                            <w:rFonts w:ascii="微软雅黑" w:eastAsia="微软雅黑" w:hAnsi="微软雅黑" w:cs="微软雅黑"/>
                            <w:sz w:val="14"/>
                            <w:szCs w:val="14"/>
                          </w:rPr>
                          <w:t>的10条记录。</w:t>
                        </w:r>
                      </w:p>
                    </w:tc>
                  </w:tr>
                </w:tbl>
                <w:p w:rsidR="00921398" w:rsidRDefault="00921398"/>
              </w:txbxContent>
            </v:textbox>
            <w10:wrap anchorx="page"/>
          </v:shape>
        </w:pict>
      </w:r>
      <w:r w:rsidR="007003A1">
        <w:rPr>
          <w:lang w:eastAsia="zh-CN"/>
        </w:rPr>
        <w:t>下表主要描述标准SQL语句与SequoiaDB聚集语句之间的对照。</w:t>
      </w:r>
    </w:p>
    <w:p w:rsidR="00737AD2" w:rsidRDefault="00737AD2">
      <w:pPr>
        <w:spacing w:line="190" w:lineRule="exact"/>
        <w:rPr>
          <w:sz w:val="19"/>
          <w:szCs w:val="19"/>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003A1">
      <w:pPr>
        <w:tabs>
          <w:tab w:val="left" w:pos="4141"/>
        </w:tabs>
        <w:spacing w:before="9"/>
        <w:ind w:left="983"/>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offset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50</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rows</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fetch</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next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10</w:t>
      </w:r>
      <w:r>
        <w:rPr>
          <w:rFonts w:ascii="微软雅黑" w:eastAsia="微软雅黑" w:hAnsi="微软雅黑" w:cs="微软雅黑"/>
          <w:w w:val="95"/>
          <w:sz w:val="14"/>
          <w:szCs w:val="14"/>
        </w:rPr>
        <w:tab/>
        <w:t>db.cs.table.aggregate({$group:{_id:null}},</w:t>
      </w:r>
    </w:p>
    <w:p w:rsidR="00737AD2" w:rsidRDefault="007003A1">
      <w:pPr>
        <w:spacing w:line="168" w:lineRule="exact"/>
        <w:ind w:right="893"/>
        <w:jc w:val="center"/>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{$skip:50},{$limit:10})</w:t>
      </w:r>
    </w:p>
    <w:p w:rsidR="00737AD2" w:rsidRDefault="00737AD2">
      <w:pPr>
        <w:spacing w:line="168" w:lineRule="exact"/>
        <w:jc w:val="center"/>
        <w:rPr>
          <w:rFonts w:ascii="微软雅黑" w:eastAsia="微软雅黑" w:hAnsi="微软雅黑" w:cs="微软雅黑"/>
          <w:sz w:val="14"/>
          <w:szCs w:val="14"/>
          <w:lang w:eastAsia="zh-CN"/>
        </w:rPr>
        <w:sectPr w:rsidR="00737AD2">
          <w:pgSz w:w="12240" w:h="15840"/>
          <w:pgMar w:top="900" w:right="1020" w:bottom="280" w:left="700" w:header="713" w:footer="0" w:gutter="0"/>
          <w:cols w:space="720"/>
        </w:sectPr>
      </w:pPr>
    </w:p>
    <w:p w:rsidR="00737AD2" w:rsidRDefault="00737AD2">
      <w:pPr>
        <w:spacing w:line="200" w:lineRule="exact"/>
        <w:rPr>
          <w:sz w:val="20"/>
          <w:szCs w:val="20"/>
          <w:lang w:eastAsia="zh-CN"/>
        </w:rPr>
      </w:pPr>
    </w:p>
    <w:p w:rsidR="00737AD2" w:rsidRDefault="00737AD2">
      <w:pPr>
        <w:spacing w:line="200" w:lineRule="exact"/>
        <w:rPr>
          <w:sz w:val="20"/>
          <w:szCs w:val="20"/>
          <w:lang w:eastAsia="zh-CN"/>
        </w:rPr>
      </w:pPr>
    </w:p>
    <w:p w:rsidR="00737AD2" w:rsidRDefault="00737AD2">
      <w:pPr>
        <w:spacing w:before="19" w:line="200" w:lineRule="exact"/>
        <w:rPr>
          <w:sz w:val="20"/>
          <w:szCs w:val="20"/>
          <w:lang w:eastAsia="zh-CN"/>
        </w:rPr>
      </w:pPr>
    </w:p>
    <w:p w:rsidR="00737AD2" w:rsidRDefault="00EC10B3">
      <w:pPr>
        <w:pStyle w:val="Heading2"/>
        <w:spacing w:line="396" w:lineRule="exact"/>
        <w:rPr>
          <w:lang w:eastAsia="zh-CN"/>
        </w:rPr>
      </w:pPr>
      <w:r>
        <w:pict>
          <v:group id="_x0000_s2216" style="position:absolute;left:0;text-align:left;margin-left:56.7pt;margin-top:21.4pt;width:498.6pt;height:.1pt;z-index:-25164;mso-position-horizontal-relative:page" coordorigin="1134,428" coordsize="9972,2">
            <v:shape id="_x0000_s2217" style="position:absolute;left:1134;top:428;width:9972;height:2" coordorigin="1134,428" coordsize="9972,0" path="m1134,428r9972,e" filled="f" strokeweight="1pt">
              <v:path arrowok="t"/>
            </v:shape>
            <w10:wrap anchorx="page"/>
          </v:group>
        </w:pict>
      </w:r>
      <w:bookmarkStart w:id="769" w:name="SQL_语法"/>
      <w:bookmarkStart w:id="770" w:name="_bookmark301"/>
      <w:bookmarkEnd w:id="769"/>
      <w:bookmarkEnd w:id="770"/>
      <w:r w:rsidR="007003A1">
        <w:rPr>
          <w:w w:val="95"/>
          <w:lang w:eastAsia="zh-CN"/>
        </w:rPr>
        <w:t>SQL</w:t>
      </w:r>
      <w:r w:rsidR="007003A1">
        <w:rPr>
          <w:spacing w:val="6"/>
          <w:w w:val="95"/>
          <w:lang w:eastAsia="zh-CN"/>
        </w:rPr>
        <w:t xml:space="preserve"> </w:t>
      </w:r>
      <w:r w:rsidR="007003A1">
        <w:rPr>
          <w:w w:val="95"/>
          <w:lang w:eastAsia="zh-CN"/>
        </w:rPr>
        <w:t>语法</w:t>
      </w:r>
      <w:ins w:id="771" w:author="zhangsuonan" w:date="2014-07-17T13:05:00Z">
        <w:r w:rsidR="001509B5">
          <w:rPr>
            <w:rFonts w:eastAsiaTheme="minorEastAsia"/>
            <w:w w:val="95"/>
            <w:lang w:eastAsia="zh-CN"/>
          </w:rPr>
          <w:t>(</w:t>
        </w:r>
        <w:r w:rsidR="001509B5">
          <w:rPr>
            <w:rFonts w:eastAsiaTheme="minorEastAsia" w:hint="eastAsia"/>
            <w:w w:val="95"/>
            <w:lang w:eastAsia="zh-CN"/>
          </w:rPr>
          <w:t>刘武兴</w:t>
        </w:r>
        <w:r w:rsidR="001509B5">
          <w:rPr>
            <w:rFonts w:eastAsiaTheme="minorEastAsia"/>
            <w:w w:val="95"/>
            <w:lang w:eastAsia="zh-CN"/>
          </w:rPr>
          <w:t>)</w:t>
        </w:r>
      </w:ins>
    </w:p>
    <w:p w:rsidR="00737AD2" w:rsidRDefault="00737AD2">
      <w:pPr>
        <w:spacing w:before="1" w:line="130" w:lineRule="exact"/>
        <w:rPr>
          <w:sz w:val="13"/>
          <w:szCs w:val="13"/>
          <w:lang w:eastAsia="zh-CN"/>
        </w:rPr>
      </w:pPr>
    </w:p>
    <w:p w:rsidR="00737AD2" w:rsidRDefault="007003A1">
      <w:pPr>
        <w:pStyle w:val="BodyText"/>
        <w:spacing w:line="168" w:lineRule="auto"/>
        <w:ind w:left="613" w:right="317"/>
        <w:rPr>
          <w:lang w:eastAsia="zh-CN"/>
        </w:rPr>
      </w:pPr>
      <w:r>
        <w:rPr>
          <w:w w:val="95"/>
          <w:lang w:eastAsia="zh-CN"/>
        </w:rPr>
        <w:t>SequoiaDB是一种面向文档型的非关系型数据库，在本节中主要介绍如何使用SQL访问和处理SequoiaDB数</w:t>
      </w:r>
      <w:r>
        <w:rPr>
          <w:lang w:eastAsia="zh-CN"/>
        </w:rPr>
        <w:t xml:space="preserve"> 据库系统中的数据。</w:t>
      </w:r>
    </w:p>
    <w:p w:rsidR="00737AD2" w:rsidRDefault="00921398">
      <w:pPr>
        <w:pStyle w:val="BodyText"/>
        <w:spacing w:before="34" w:line="337" w:lineRule="auto"/>
        <w:ind w:left="613" w:right="4457"/>
      </w:pPr>
      <w:r>
        <w:pict>
          <v:shape id="_x0000_i1139"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rPr>
          <w:w w:val="95"/>
        </w:rPr>
        <w:t xml:space="preserve">注:  </w:t>
      </w:r>
      <w:r w:rsidR="007003A1">
        <w:rPr>
          <w:spacing w:val="26"/>
          <w:w w:val="95"/>
        </w:rPr>
        <w:t xml:space="preserve"> </w:t>
      </w:r>
      <w:r w:rsidR="007003A1">
        <w:rPr>
          <w:w w:val="95"/>
        </w:rPr>
        <w:t>SequoiaDB中，SQL语句不区分大小写。</w:t>
      </w:r>
      <w:r w:rsidR="007003A1">
        <w:t xml:space="preserve"> SQL语法表</w:t>
      </w:r>
    </w:p>
    <w:p w:rsidR="00737AD2" w:rsidRDefault="00737AD2">
      <w:pPr>
        <w:spacing w:before="8" w:line="10" w:lineRule="exact"/>
        <w:rPr>
          <w:sz w:val="4"/>
          <w:szCs w:val="4"/>
        </w:rPr>
      </w:pPr>
    </w:p>
    <w:tbl>
      <w:tblPr>
        <w:tblW w:w="0" w:type="auto"/>
        <w:tblInd w:w="603" w:type="dxa"/>
        <w:tblLayout w:type="fixed"/>
        <w:tblCellMar>
          <w:left w:w="0" w:type="dxa"/>
          <w:right w:w="0" w:type="dxa"/>
        </w:tblCellMar>
        <w:tblLook w:val="01E0"/>
      </w:tblPr>
      <w:tblGrid>
        <w:gridCol w:w="2325"/>
        <w:gridCol w:w="3990"/>
        <w:gridCol w:w="3157"/>
      </w:tblGrid>
      <w:tr w:rsidR="00737AD2">
        <w:trPr>
          <w:trHeight w:hRule="exact" w:val="305"/>
        </w:trPr>
        <w:tc>
          <w:tcPr>
            <w:tcW w:w="2325"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语句</w:t>
            </w:r>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82"/>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2" w:history="1">
              <w:r w:rsidR="007003A1">
                <w:rPr>
                  <w:rFonts w:ascii="微软雅黑" w:eastAsia="微软雅黑" w:hAnsi="微软雅黑" w:cs="微软雅黑"/>
                  <w:color w:val="0000FF"/>
                  <w:w w:val="95"/>
                  <w:sz w:val="14"/>
                  <w:szCs w:val="14"/>
                </w:rPr>
                <w:t>create</w:t>
              </w:r>
              <w:r w:rsidR="007003A1">
                <w:rPr>
                  <w:rFonts w:ascii="微软雅黑" w:eastAsia="微软雅黑" w:hAnsi="微软雅黑" w:cs="微软雅黑"/>
                  <w:color w:val="0000FF"/>
                  <w:spacing w:val="-24"/>
                  <w:w w:val="95"/>
                  <w:sz w:val="14"/>
                  <w:szCs w:val="14"/>
                </w:rPr>
                <w:t xml:space="preserve"> </w:t>
              </w:r>
              <w:r w:rsidR="007003A1">
                <w:rPr>
                  <w:rFonts w:ascii="微软雅黑" w:eastAsia="微软雅黑" w:hAnsi="微软雅黑" w:cs="微软雅黑"/>
                  <w:color w:val="0000FF"/>
                  <w:w w:val="95"/>
                  <w:sz w:val="14"/>
                  <w:szCs w:val="14"/>
                </w:rPr>
                <w:t>collectionspace</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创建集合空间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db.execUpdate("create </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 xml:space="preserve">collectionspace </w:t>
            </w:r>
            <w:r>
              <w:rPr>
                <w:rFonts w:ascii="微软雅黑" w:eastAsia="微软雅黑" w:hAnsi="微软雅黑" w:cs="微软雅黑"/>
                <w:spacing w:val="9"/>
                <w:w w:val="90"/>
                <w:sz w:val="14"/>
                <w:szCs w:val="14"/>
              </w:rPr>
              <w:t xml:space="preserve"> </w:t>
            </w:r>
            <w:r>
              <w:rPr>
                <w:rFonts w:ascii="微软雅黑" w:eastAsia="微软雅黑" w:hAnsi="微软雅黑" w:cs="微软雅黑"/>
                <w:w w:val="90"/>
                <w:sz w:val="14"/>
                <w:szCs w:val="14"/>
              </w:rPr>
              <w:t>foo")</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3" w:history="1">
              <w:r w:rsidR="007003A1">
                <w:rPr>
                  <w:rFonts w:ascii="微软雅黑" w:eastAsia="微软雅黑" w:hAnsi="微软雅黑" w:cs="微软雅黑"/>
                  <w:color w:val="0000FF"/>
                  <w:w w:val="90"/>
                  <w:sz w:val="14"/>
                  <w:szCs w:val="14"/>
                </w:rPr>
                <w:t xml:space="preserve">drop </w:t>
              </w:r>
              <w:r w:rsidR="007003A1">
                <w:rPr>
                  <w:rFonts w:ascii="微软雅黑" w:eastAsia="微软雅黑" w:hAnsi="微软雅黑" w:cs="微软雅黑"/>
                  <w:color w:val="0000FF"/>
                  <w:spacing w:val="2"/>
                  <w:w w:val="90"/>
                  <w:sz w:val="14"/>
                  <w:szCs w:val="14"/>
                </w:rPr>
                <w:t xml:space="preserve"> </w:t>
              </w:r>
              <w:r w:rsidR="007003A1">
                <w:rPr>
                  <w:rFonts w:ascii="微软雅黑" w:eastAsia="微软雅黑" w:hAnsi="微软雅黑" w:cs="微软雅黑"/>
                  <w:color w:val="0000FF"/>
                  <w:w w:val="90"/>
                  <w:sz w:val="14"/>
                  <w:szCs w:val="14"/>
                </w:rPr>
                <w:t>collectionspace</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删除集合空间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db.execUpdate("drop  collectionspace  foo")</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4" w:history="1">
              <w:r w:rsidR="007003A1">
                <w:rPr>
                  <w:rFonts w:ascii="微软雅黑" w:eastAsia="微软雅黑" w:hAnsi="微软雅黑" w:cs="微软雅黑"/>
                  <w:color w:val="0000FF"/>
                  <w:w w:val="95"/>
                  <w:sz w:val="14"/>
                  <w:szCs w:val="14"/>
                </w:rPr>
                <w:t>create</w:t>
              </w:r>
              <w:r w:rsidR="007003A1">
                <w:rPr>
                  <w:rFonts w:ascii="微软雅黑" w:eastAsia="微软雅黑" w:hAnsi="微软雅黑" w:cs="微软雅黑"/>
                  <w:color w:val="0000FF"/>
                  <w:spacing w:val="-16"/>
                  <w:w w:val="95"/>
                  <w:sz w:val="14"/>
                  <w:szCs w:val="14"/>
                </w:rPr>
                <w:t xml:space="preserve"> </w:t>
              </w:r>
              <w:r w:rsidR="007003A1">
                <w:rPr>
                  <w:rFonts w:ascii="微软雅黑" w:eastAsia="微软雅黑" w:hAnsi="微软雅黑" w:cs="微软雅黑"/>
                  <w:color w:val="0000FF"/>
                  <w:w w:val="95"/>
                  <w:sz w:val="14"/>
                  <w:szCs w:val="14"/>
                </w:rPr>
                <w:t>collection</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创建集合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db.execUpdate("create</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foo.bar")</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5" w:history="1">
              <w:r w:rsidR="007003A1">
                <w:rPr>
                  <w:rFonts w:ascii="微软雅黑" w:eastAsia="微软雅黑" w:hAnsi="微软雅黑" w:cs="微软雅黑"/>
                  <w:color w:val="0000FF"/>
                  <w:w w:val="95"/>
                  <w:sz w:val="14"/>
                  <w:szCs w:val="14"/>
                </w:rPr>
                <w:t>drop</w:t>
              </w:r>
              <w:r w:rsidR="007003A1">
                <w:rPr>
                  <w:rFonts w:ascii="微软雅黑" w:eastAsia="微软雅黑" w:hAnsi="微软雅黑" w:cs="微软雅黑"/>
                  <w:color w:val="0000FF"/>
                  <w:spacing w:val="-23"/>
                  <w:w w:val="95"/>
                  <w:sz w:val="14"/>
                  <w:szCs w:val="14"/>
                </w:rPr>
                <w:t xml:space="preserve"> </w:t>
              </w:r>
              <w:r w:rsidR="007003A1">
                <w:rPr>
                  <w:rFonts w:ascii="微软雅黑" w:eastAsia="微软雅黑" w:hAnsi="微软雅黑" w:cs="微软雅黑"/>
                  <w:color w:val="0000FF"/>
                  <w:w w:val="95"/>
                  <w:sz w:val="14"/>
                  <w:szCs w:val="14"/>
                </w:rPr>
                <w:t>collection</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删除集合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db.execUpdate("drop</w:t>
            </w:r>
            <w:r>
              <w:rPr>
                <w:rFonts w:ascii="微软雅黑" w:eastAsia="微软雅黑" w:hAnsi="微软雅黑" w:cs="微软雅黑"/>
                <w:spacing w:val="-27"/>
                <w:w w:val="95"/>
                <w:sz w:val="14"/>
                <w:szCs w:val="14"/>
              </w:rPr>
              <w:t xml:space="preserve"> </w:t>
            </w:r>
            <w:r>
              <w:rPr>
                <w:rFonts w:ascii="微软雅黑" w:eastAsia="微软雅黑" w:hAnsi="微软雅黑" w:cs="微软雅黑"/>
                <w:w w:val="95"/>
                <w:sz w:val="14"/>
                <w:szCs w:val="14"/>
              </w:rPr>
              <w:t>collection</w:t>
            </w:r>
            <w:r>
              <w:rPr>
                <w:rFonts w:ascii="微软雅黑" w:eastAsia="微软雅黑" w:hAnsi="微软雅黑" w:cs="微软雅黑"/>
                <w:spacing w:val="-27"/>
                <w:w w:val="95"/>
                <w:sz w:val="14"/>
                <w:szCs w:val="14"/>
              </w:rPr>
              <w:t xml:space="preserve"> </w:t>
            </w:r>
            <w:r>
              <w:rPr>
                <w:rFonts w:ascii="微软雅黑" w:eastAsia="微软雅黑" w:hAnsi="微软雅黑" w:cs="微软雅黑"/>
                <w:w w:val="95"/>
                <w:sz w:val="14"/>
                <w:szCs w:val="14"/>
              </w:rPr>
              <w:t>foo.bar")</w:t>
            </w:r>
          </w:p>
        </w:tc>
      </w:tr>
      <w:tr w:rsidR="00737AD2">
        <w:trPr>
          <w:trHeight w:hRule="exact" w:val="260"/>
        </w:trPr>
        <w:tc>
          <w:tcPr>
            <w:tcW w:w="2325" w:type="dxa"/>
            <w:tcBorders>
              <w:top w:val="single" w:sz="8" w:space="0" w:color="000000"/>
              <w:left w:val="single" w:sz="8" w:space="0" w:color="000000"/>
              <w:bottom w:val="nil"/>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06" w:history="1">
              <w:r w:rsidR="007003A1">
                <w:rPr>
                  <w:rFonts w:ascii="微软雅黑" w:eastAsia="微软雅黑" w:hAnsi="微软雅黑" w:cs="微软雅黑"/>
                  <w:color w:val="0000FF"/>
                  <w:w w:val="95"/>
                  <w:sz w:val="14"/>
                  <w:szCs w:val="14"/>
                </w:rPr>
                <w:t>create</w:t>
              </w:r>
              <w:r w:rsidR="007003A1">
                <w:rPr>
                  <w:rFonts w:ascii="微软雅黑" w:eastAsia="微软雅黑" w:hAnsi="微软雅黑" w:cs="微软雅黑"/>
                  <w:color w:val="0000FF"/>
                  <w:spacing w:val="-7"/>
                  <w:w w:val="95"/>
                  <w:sz w:val="14"/>
                  <w:szCs w:val="14"/>
                </w:rPr>
                <w:t xml:space="preserve"> </w:t>
              </w:r>
              <w:r w:rsidR="007003A1">
                <w:rPr>
                  <w:rFonts w:ascii="微软雅黑" w:eastAsia="微软雅黑" w:hAnsi="微软雅黑" w:cs="微软雅黑"/>
                  <w:color w:val="0000FF"/>
                  <w:w w:val="95"/>
                  <w:sz w:val="14"/>
                  <w:szCs w:val="14"/>
                </w:rPr>
                <w:t>index</w:t>
              </w:r>
            </w:hyperlink>
          </w:p>
        </w:tc>
        <w:tc>
          <w:tcPr>
            <w:tcW w:w="3990" w:type="dxa"/>
            <w:tcBorders>
              <w:top w:val="single" w:sz="8" w:space="0" w:color="000000"/>
              <w:left w:val="nil"/>
              <w:bottom w:val="nil"/>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创建索引</w:t>
            </w:r>
          </w:p>
        </w:tc>
        <w:tc>
          <w:tcPr>
            <w:tcW w:w="3157" w:type="dxa"/>
            <w:tcBorders>
              <w:top w:val="single" w:sz="8" w:space="0" w:color="000000"/>
              <w:left w:val="single" w:sz="8" w:space="0" w:color="000000"/>
              <w:bottom w:val="nil"/>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db.execUpdate("create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test_index</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on</w:t>
            </w:r>
          </w:p>
        </w:tc>
      </w:tr>
      <w:tr w:rsidR="00737AD2">
        <w:trPr>
          <w:trHeight w:hRule="exact" w:val="270"/>
        </w:trPr>
        <w:tc>
          <w:tcPr>
            <w:tcW w:w="2325" w:type="dxa"/>
            <w:tcBorders>
              <w:top w:val="nil"/>
              <w:left w:val="single" w:sz="8" w:space="0" w:color="000000"/>
              <w:bottom w:val="nil"/>
              <w:right w:val="nil"/>
            </w:tcBorders>
          </w:tcPr>
          <w:p w:rsidR="00737AD2" w:rsidRDefault="00737AD2"/>
        </w:tc>
        <w:tc>
          <w:tcPr>
            <w:tcW w:w="3990" w:type="dxa"/>
            <w:tcBorders>
              <w:top w:val="nil"/>
              <w:left w:val="nil"/>
              <w:bottom w:val="nil"/>
              <w:right w:val="single" w:sz="8" w:space="0" w:color="000000"/>
            </w:tcBorders>
          </w:tcPr>
          <w:p w:rsidR="00737AD2" w:rsidRDefault="00737AD2"/>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r>
              <w:rPr>
                <w:rFonts w:ascii="微软雅黑" w:eastAsia="微软雅黑" w:hAnsi="微软雅黑" w:cs="微软雅黑"/>
                <w:spacing w:val="-26"/>
                <w:w w:val="95"/>
                <w:sz w:val="14"/>
                <w:szCs w:val="14"/>
              </w:rPr>
              <w:t xml:space="preserve"> </w:t>
            </w:r>
            <w:r>
              <w:rPr>
                <w:rFonts w:ascii="微软雅黑" w:eastAsia="微软雅黑" w:hAnsi="微软雅黑" w:cs="微软雅黑"/>
                <w:w w:val="95"/>
                <w:sz w:val="14"/>
                <w:szCs w:val="14"/>
              </w:rPr>
              <w:t>(age)")</w:t>
            </w:r>
          </w:p>
        </w:tc>
      </w:tr>
      <w:tr w:rsidR="00737AD2">
        <w:trPr>
          <w:trHeight w:hRule="exact" w:val="270"/>
        </w:trPr>
        <w:tc>
          <w:tcPr>
            <w:tcW w:w="2325" w:type="dxa"/>
            <w:vMerge w:val="restart"/>
            <w:tcBorders>
              <w:top w:val="nil"/>
              <w:left w:val="single" w:sz="8" w:space="0" w:color="000000"/>
              <w:right w:val="nil"/>
            </w:tcBorders>
          </w:tcPr>
          <w:p w:rsidR="00737AD2" w:rsidRDefault="00EC10B3">
            <w:pPr>
              <w:pStyle w:val="TableParagraph"/>
              <w:spacing w:line="228" w:lineRule="exact"/>
              <w:ind w:left="40"/>
              <w:rPr>
                <w:rFonts w:ascii="微软雅黑" w:eastAsia="微软雅黑" w:hAnsi="微软雅黑" w:cs="微软雅黑"/>
                <w:sz w:val="14"/>
                <w:szCs w:val="14"/>
              </w:rPr>
            </w:pPr>
            <w:hyperlink w:anchor="_bookmark307" w:history="1">
              <w:r w:rsidR="007003A1">
                <w:rPr>
                  <w:rFonts w:ascii="微软雅黑" w:eastAsia="微软雅黑" w:hAnsi="微软雅黑" w:cs="微软雅黑"/>
                  <w:color w:val="0000FF"/>
                  <w:w w:val="95"/>
                  <w:sz w:val="14"/>
                  <w:szCs w:val="14"/>
                </w:rPr>
                <w:t>drop</w:t>
              </w:r>
              <w:r w:rsidR="007003A1">
                <w:rPr>
                  <w:rFonts w:ascii="微软雅黑" w:eastAsia="微软雅黑" w:hAnsi="微软雅黑" w:cs="微软雅黑"/>
                  <w:color w:val="0000FF"/>
                  <w:spacing w:val="-13"/>
                  <w:w w:val="95"/>
                  <w:sz w:val="14"/>
                  <w:szCs w:val="14"/>
                </w:rPr>
                <w:t xml:space="preserve"> </w:t>
              </w:r>
              <w:r w:rsidR="007003A1">
                <w:rPr>
                  <w:rFonts w:ascii="微软雅黑" w:eastAsia="微软雅黑" w:hAnsi="微软雅黑" w:cs="微软雅黑"/>
                  <w:color w:val="0000FF"/>
                  <w:w w:val="95"/>
                  <w:sz w:val="14"/>
                  <w:szCs w:val="14"/>
                </w:rPr>
                <w:t>index</w:t>
              </w:r>
            </w:hyperlink>
          </w:p>
        </w:tc>
        <w:tc>
          <w:tcPr>
            <w:tcW w:w="3990" w:type="dxa"/>
            <w:vMerge w:val="restart"/>
            <w:tcBorders>
              <w:top w:val="nil"/>
              <w:left w:val="nil"/>
              <w:right w:val="single" w:sz="8" w:space="0" w:color="000000"/>
            </w:tcBorders>
          </w:tcPr>
          <w:p w:rsidR="00737AD2" w:rsidRDefault="007003A1">
            <w:pPr>
              <w:pStyle w:val="TableParagraph"/>
              <w:spacing w:line="228" w:lineRule="exact"/>
              <w:ind w:left="882"/>
              <w:rPr>
                <w:rFonts w:ascii="微软雅黑" w:eastAsia="微软雅黑" w:hAnsi="微软雅黑" w:cs="微软雅黑"/>
                <w:sz w:val="14"/>
                <w:szCs w:val="14"/>
              </w:rPr>
            </w:pPr>
            <w:r>
              <w:rPr>
                <w:rFonts w:ascii="微软雅黑" w:eastAsia="微软雅黑" w:hAnsi="微软雅黑" w:cs="微软雅黑"/>
                <w:sz w:val="14"/>
                <w:szCs w:val="14"/>
              </w:rPr>
              <w:t>删除索引</w:t>
            </w:r>
          </w:p>
        </w:tc>
        <w:tc>
          <w:tcPr>
            <w:tcW w:w="3157" w:type="dxa"/>
            <w:tcBorders>
              <w:top w:val="nil"/>
              <w:left w:val="single" w:sz="8" w:space="0" w:color="000000"/>
              <w:bottom w:val="nil"/>
              <w:right w:val="single" w:sz="8" w:space="0" w:color="000000"/>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db.execUpdate("drop</w:t>
            </w:r>
            <w:r>
              <w:rPr>
                <w:rFonts w:ascii="微软雅黑" w:eastAsia="微软雅黑" w:hAnsi="微软雅黑" w:cs="微软雅黑"/>
                <w:spacing w:val="-18"/>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test_index</w:t>
            </w:r>
            <w:r>
              <w:rPr>
                <w:rFonts w:ascii="微软雅黑" w:eastAsia="微软雅黑" w:hAnsi="微软雅黑" w:cs="微软雅黑"/>
                <w:spacing w:val="-17"/>
                <w:w w:val="95"/>
                <w:sz w:val="14"/>
                <w:szCs w:val="14"/>
              </w:rPr>
              <w:t xml:space="preserve"> </w:t>
            </w:r>
            <w:r>
              <w:rPr>
                <w:rFonts w:ascii="微软雅黑" w:eastAsia="微软雅黑" w:hAnsi="微软雅黑" w:cs="微软雅黑"/>
                <w:w w:val="95"/>
                <w:sz w:val="14"/>
                <w:szCs w:val="14"/>
              </w:rPr>
              <w:t>on</w:t>
            </w:r>
          </w:p>
        </w:tc>
      </w:tr>
      <w:tr w:rsidR="00737AD2">
        <w:trPr>
          <w:trHeight w:hRule="exact" w:val="270"/>
        </w:trPr>
        <w:tc>
          <w:tcPr>
            <w:tcW w:w="2325" w:type="dxa"/>
            <w:vMerge/>
            <w:tcBorders>
              <w:left w:val="single" w:sz="8" w:space="0" w:color="000000"/>
              <w:bottom w:val="single" w:sz="8" w:space="0" w:color="000000"/>
              <w:right w:val="nil"/>
            </w:tcBorders>
          </w:tcPr>
          <w:p w:rsidR="00737AD2" w:rsidRDefault="00737AD2"/>
        </w:tc>
        <w:tc>
          <w:tcPr>
            <w:tcW w:w="3990" w:type="dxa"/>
            <w:vMerge/>
            <w:tcBorders>
              <w:left w:val="nil"/>
              <w:bottom w:val="single" w:sz="8" w:space="0" w:color="000000"/>
              <w:right w:val="single" w:sz="8" w:space="0" w:color="000000"/>
            </w:tcBorders>
          </w:tcPr>
          <w:p w:rsidR="00737AD2" w:rsidRDefault="00737AD2"/>
        </w:tc>
        <w:tc>
          <w:tcPr>
            <w:tcW w:w="3157" w:type="dxa"/>
            <w:tcBorders>
              <w:top w:val="nil"/>
              <w:left w:val="single" w:sz="8" w:space="0" w:color="000000"/>
              <w:bottom w:val="single" w:sz="8" w:space="0" w:color="000000"/>
              <w:right w:val="single" w:sz="8" w:space="0" w:color="000000"/>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08" w:history="1">
              <w:r w:rsidR="007003A1">
                <w:rPr>
                  <w:rFonts w:ascii="微软雅黑" w:eastAsia="微软雅黑" w:hAnsi="微软雅黑" w:cs="微软雅黑"/>
                  <w:color w:val="0000FF"/>
                  <w:w w:val="95"/>
                  <w:sz w:val="14"/>
                  <w:szCs w:val="14"/>
                </w:rPr>
                <w:t>list</w:t>
              </w:r>
              <w:r w:rsidR="007003A1">
                <w:rPr>
                  <w:rFonts w:ascii="微软雅黑" w:eastAsia="微软雅黑" w:hAnsi="微软雅黑" w:cs="微软雅黑"/>
                  <w:color w:val="0000FF"/>
                  <w:spacing w:val="-25"/>
                  <w:w w:val="95"/>
                  <w:sz w:val="14"/>
                  <w:szCs w:val="14"/>
                </w:rPr>
                <w:t xml:space="preserve"> </w:t>
              </w:r>
              <w:r w:rsidR="007003A1">
                <w:rPr>
                  <w:rFonts w:ascii="微软雅黑" w:eastAsia="微软雅黑" w:hAnsi="微软雅黑" w:cs="微软雅黑"/>
                  <w:color w:val="0000FF"/>
                  <w:w w:val="95"/>
                  <w:sz w:val="14"/>
                  <w:szCs w:val="14"/>
                </w:rPr>
                <w:t>collectionspaces</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枚举集合空间</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db.exec("list </w:t>
            </w:r>
            <w:r>
              <w:rPr>
                <w:rFonts w:ascii="微软雅黑" w:eastAsia="微软雅黑" w:hAnsi="微软雅黑" w:cs="微软雅黑"/>
                <w:spacing w:val="30"/>
                <w:w w:val="90"/>
                <w:sz w:val="14"/>
                <w:szCs w:val="14"/>
              </w:rPr>
              <w:t xml:space="preserve"> </w:t>
            </w:r>
            <w:r>
              <w:rPr>
                <w:rFonts w:ascii="微软雅黑" w:eastAsia="微软雅黑" w:hAnsi="微软雅黑" w:cs="微软雅黑"/>
                <w:w w:val="90"/>
                <w:sz w:val="14"/>
                <w:szCs w:val="14"/>
              </w:rPr>
              <w:t>collectionspaces")</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09" w:history="1">
              <w:r w:rsidR="007003A1">
                <w:rPr>
                  <w:rFonts w:ascii="微软雅黑" w:eastAsia="微软雅黑" w:hAnsi="微软雅黑" w:cs="微软雅黑"/>
                  <w:color w:val="0000FF"/>
                  <w:w w:val="95"/>
                  <w:sz w:val="14"/>
                  <w:szCs w:val="14"/>
                </w:rPr>
                <w:t>list</w:t>
              </w:r>
              <w:r w:rsidR="007003A1">
                <w:rPr>
                  <w:rFonts w:ascii="微软雅黑" w:eastAsia="微软雅黑" w:hAnsi="微软雅黑" w:cs="微软雅黑"/>
                  <w:color w:val="0000FF"/>
                  <w:spacing w:val="-18"/>
                  <w:w w:val="95"/>
                  <w:sz w:val="14"/>
                  <w:szCs w:val="14"/>
                </w:rPr>
                <w:t xml:space="preserve"> </w:t>
              </w:r>
              <w:r w:rsidR="007003A1">
                <w:rPr>
                  <w:rFonts w:ascii="微软雅黑" w:eastAsia="微软雅黑" w:hAnsi="微软雅黑" w:cs="微软雅黑"/>
                  <w:color w:val="0000FF"/>
                  <w:w w:val="95"/>
                  <w:sz w:val="14"/>
                  <w:szCs w:val="14"/>
                </w:rPr>
                <w:t>collections</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枚举集合</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 xml:space="preserve">db.exec("list </w:t>
            </w:r>
            <w:r>
              <w:rPr>
                <w:rFonts w:ascii="微软雅黑" w:eastAsia="微软雅黑" w:hAnsi="微软雅黑" w:cs="微软雅黑"/>
                <w:spacing w:val="18"/>
                <w:w w:val="90"/>
                <w:sz w:val="14"/>
                <w:szCs w:val="14"/>
              </w:rPr>
              <w:t xml:space="preserve"> </w:t>
            </w:r>
            <w:r>
              <w:rPr>
                <w:rFonts w:ascii="微软雅黑" w:eastAsia="微软雅黑" w:hAnsi="微软雅黑" w:cs="微软雅黑"/>
                <w:w w:val="90"/>
                <w:sz w:val="14"/>
                <w:szCs w:val="14"/>
              </w:rPr>
              <w:t>collections")</w:t>
            </w:r>
          </w:p>
        </w:tc>
      </w:tr>
      <w:tr w:rsidR="00737AD2">
        <w:trPr>
          <w:trHeight w:hRule="exact" w:val="54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0" w:history="1">
              <w:r w:rsidR="007003A1">
                <w:rPr>
                  <w:rFonts w:ascii="微软雅黑" w:eastAsia="微软雅黑" w:hAnsi="微软雅黑" w:cs="微软雅黑"/>
                  <w:color w:val="0000FF"/>
                  <w:w w:val="95"/>
                  <w:sz w:val="14"/>
                  <w:szCs w:val="14"/>
                </w:rPr>
                <w:t>insert</w:t>
              </w:r>
              <w:r w:rsidR="007003A1">
                <w:rPr>
                  <w:rFonts w:ascii="微软雅黑" w:eastAsia="微软雅黑" w:hAnsi="微软雅黑" w:cs="微软雅黑"/>
                  <w:color w:val="0000FF"/>
                  <w:spacing w:val="-5"/>
                  <w:w w:val="95"/>
                  <w:sz w:val="14"/>
                  <w:szCs w:val="14"/>
                </w:rPr>
                <w:t xml:space="preserve"> </w:t>
              </w:r>
              <w:r w:rsidR="007003A1">
                <w:rPr>
                  <w:rFonts w:ascii="微软雅黑" w:eastAsia="微软雅黑" w:hAnsi="微软雅黑" w:cs="微软雅黑"/>
                  <w:color w:val="0000FF"/>
                  <w:w w:val="95"/>
                  <w:sz w:val="14"/>
                  <w:szCs w:val="14"/>
                </w:rPr>
                <w:t>into</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插入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db.execUpdate("insert</w:t>
            </w:r>
            <w:r>
              <w:rPr>
                <w:rFonts w:ascii="微软雅黑" w:eastAsia="微软雅黑" w:hAnsi="微软雅黑" w:cs="微软雅黑"/>
                <w:spacing w:val="-20"/>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9"/>
                <w:w w:val="95"/>
                <w:sz w:val="14"/>
                <w:szCs w:val="14"/>
              </w:rPr>
              <w:t xml:space="preserve"> </w:t>
            </w:r>
            <w:r>
              <w:rPr>
                <w:rFonts w:ascii="微软雅黑" w:eastAsia="微软雅黑" w:hAnsi="微软雅黑" w:cs="微软雅黑"/>
                <w:w w:val="95"/>
                <w:sz w:val="14"/>
                <w:szCs w:val="14"/>
              </w:rPr>
              <w:t>foo.bar(age,name)</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105"/>
                <w:sz w:val="14"/>
                <w:szCs w:val="14"/>
              </w:rPr>
              <w:t>values(20,\"Tom\")")</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1" w:history="1">
              <w:r w:rsidR="007003A1">
                <w:rPr>
                  <w:rFonts w:ascii="微软雅黑" w:eastAsia="微软雅黑" w:hAnsi="微软雅黑" w:cs="微软雅黑"/>
                  <w:color w:val="0000FF"/>
                  <w:w w:val="95"/>
                  <w:sz w:val="14"/>
                  <w:szCs w:val="14"/>
                </w:rPr>
                <w:t>select</w:t>
              </w:r>
              <w:r w:rsidR="007003A1">
                <w:rPr>
                  <w:rFonts w:ascii="微软雅黑" w:eastAsia="微软雅黑" w:hAnsi="微软雅黑" w:cs="微软雅黑"/>
                  <w:color w:val="0000FF"/>
                  <w:spacing w:val="-7"/>
                  <w:w w:val="95"/>
                  <w:sz w:val="14"/>
                  <w:szCs w:val="14"/>
                </w:rPr>
                <w:t xml:space="preserve"> </w:t>
              </w:r>
              <w:r w:rsidR="007003A1">
                <w:rPr>
                  <w:rFonts w:ascii="微软雅黑" w:eastAsia="微软雅黑" w:hAnsi="微软雅黑" w:cs="微软雅黑"/>
                  <w:color w:val="0000FF"/>
                  <w:w w:val="95"/>
                  <w:sz w:val="14"/>
                  <w:szCs w:val="14"/>
                </w:rPr>
                <w:t>from</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查询</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foo.bar")</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2" w:history="1">
              <w:r w:rsidR="007003A1">
                <w:rPr>
                  <w:rFonts w:ascii="微软雅黑" w:eastAsia="微软雅黑" w:hAnsi="微软雅黑" w:cs="微软雅黑"/>
                  <w:color w:val="0000FF"/>
                  <w:w w:val="95"/>
                  <w:sz w:val="14"/>
                  <w:szCs w:val="14"/>
                </w:rPr>
                <w:t>update</w:t>
              </w:r>
              <w:r w:rsidR="007003A1">
                <w:rPr>
                  <w:rFonts w:ascii="微软雅黑" w:eastAsia="微软雅黑" w:hAnsi="微软雅黑" w:cs="微软雅黑"/>
                  <w:color w:val="0000FF"/>
                  <w:spacing w:val="-15"/>
                  <w:w w:val="95"/>
                  <w:sz w:val="14"/>
                  <w:szCs w:val="14"/>
                </w:rPr>
                <w:t xml:space="preserve"> </w:t>
              </w:r>
              <w:r w:rsidR="007003A1">
                <w:rPr>
                  <w:rFonts w:ascii="微软雅黑" w:eastAsia="微软雅黑" w:hAnsi="微软雅黑" w:cs="微软雅黑"/>
                  <w:color w:val="0000FF"/>
                  <w:w w:val="95"/>
                  <w:sz w:val="14"/>
                  <w:szCs w:val="14"/>
                </w:rPr>
                <w:t>set</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更新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db.execUpdate("update</w:t>
            </w:r>
            <w:r>
              <w:rPr>
                <w:rFonts w:ascii="微软雅黑" w:eastAsia="微软雅黑" w:hAnsi="微软雅黑" w:cs="微软雅黑"/>
                <w:spacing w:val="21"/>
                <w:w w:val="90"/>
                <w:sz w:val="14"/>
                <w:szCs w:val="14"/>
              </w:rPr>
              <w:t xml:space="preserve"> </w:t>
            </w:r>
            <w:r>
              <w:rPr>
                <w:rFonts w:ascii="微软雅黑" w:eastAsia="微软雅黑" w:hAnsi="微软雅黑" w:cs="微软雅黑"/>
                <w:w w:val="90"/>
                <w:sz w:val="14"/>
                <w:szCs w:val="14"/>
              </w:rPr>
              <w:t>foo.bar</w:t>
            </w:r>
            <w:r>
              <w:rPr>
                <w:rFonts w:ascii="微软雅黑" w:eastAsia="微软雅黑" w:hAnsi="微软雅黑" w:cs="微软雅黑"/>
                <w:spacing w:val="22"/>
                <w:w w:val="90"/>
                <w:sz w:val="14"/>
                <w:szCs w:val="14"/>
              </w:rPr>
              <w:t xml:space="preserve"> </w:t>
            </w:r>
            <w:r>
              <w:rPr>
                <w:rFonts w:ascii="微软雅黑" w:eastAsia="微软雅黑" w:hAnsi="微软雅黑" w:cs="微软雅黑"/>
                <w:w w:val="90"/>
                <w:sz w:val="14"/>
                <w:szCs w:val="14"/>
              </w:rPr>
              <w:t>set</w:t>
            </w:r>
            <w:r>
              <w:rPr>
                <w:rFonts w:ascii="微软雅黑" w:eastAsia="微软雅黑" w:hAnsi="微软雅黑" w:cs="微软雅黑"/>
                <w:spacing w:val="21"/>
                <w:w w:val="90"/>
                <w:sz w:val="14"/>
                <w:szCs w:val="14"/>
              </w:rPr>
              <w:t xml:space="preserve"> </w:t>
            </w:r>
            <w:r>
              <w:rPr>
                <w:rFonts w:ascii="微软雅黑" w:eastAsia="微软雅黑" w:hAnsi="微软雅黑" w:cs="微软雅黑"/>
                <w:w w:val="90"/>
                <w:sz w:val="14"/>
                <w:szCs w:val="14"/>
              </w:rPr>
              <w:t>age=25")</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3" w:history="1">
              <w:r w:rsidR="007003A1">
                <w:rPr>
                  <w:rFonts w:ascii="微软雅黑" w:eastAsia="微软雅黑" w:hAnsi="微软雅黑" w:cs="微软雅黑"/>
                  <w:color w:val="0000FF"/>
                  <w:w w:val="95"/>
                  <w:sz w:val="14"/>
                  <w:szCs w:val="14"/>
                </w:rPr>
                <w:t>delete</w:t>
              </w:r>
              <w:r w:rsidR="007003A1">
                <w:rPr>
                  <w:rFonts w:ascii="微软雅黑" w:eastAsia="微软雅黑" w:hAnsi="微软雅黑" w:cs="微软雅黑"/>
                  <w:color w:val="0000FF"/>
                  <w:spacing w:val="-12"/>
                  <w:w w:val="95"/>
                  <w:sz w:val="14"/>
                  <w:szCs w:val="14"/>
                </w:rPr>
                <w:t xml:space="preserve"> </w:t>
              </w:r>
              <w:r w:rsidR="007003A1">
                <w:rPr>
                  <w:rFonts w:ascii="微软雅黑" w:eastAsia="微软雅黑" w:hAnsi="微软雅黑" w:cs="微软雅黑"/>
                  <w:color w:val="0000FF"/>
                  <w:w w:val="95"/>
                  <w:sz w:val="14"/>
                  <w:szCs w:val="14"/>
                </w:rPr>
                <w:t>from</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删除</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db.execUpdate("delete</w:t>
            </w:r>
            <w:r>
              <w:rPr>
                <w:rFonts w:ascii="微软雅黑" w:eastAsia="微软雅黑" w:hAnsi="微软雅黑" w:cs="微软雅黑"/>
                <w:spacing w:val="-22"/>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21"/>
                <w:w w:val="95"/>
                <w:sz w:val="14"/>
                <w:szCs w:val="14"/>
              </w:rPr>
              <w:t xml:space="preserve"> </w:t>
            </w:r>
            <w:r>
              <w:rPr>
                <w:rFonts w:ascii="微软雅黑" w:eastAsia="微软雅黑" w:hAnsi="微软雅黑" w:cs="微软雅黑"/>
                <w:w w:val="95"/>
                <w:sz w:val="14"/>
                <w:szCs w:val="14"/>
              </w:rPr>
              <w:t>foo.bar")</w:t>
            </w:r>
          </w:p>
        </w:tc>
      </w:tr>
      <w:tr w:rsidR="00737AD2">
        <w:trPr>
          <w:trHeight w:hRule="exact" w:val="54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4" w:history="1">
              <w:r w:rsidR="007003A1">
                <w:rPr>
                  <w:rFonts w:ascii="微软雅黑" w:eastAsia="微软雅黑" w:hAnsi="微软雅黑" w:cs="微软雅黑"/>
                  <w:color w:val="0000FF"/>
                  <w:w w:val="90"/>
                  <w:sz w:val="14"/>
                  <w:szCs w:val="14"/>
                </w:rPr>
                <w:t>group</w:t>
              </w:r>
              <w:r w:rsidR="007003A1">
                <w:rPr>
                  <w:rFonts w:ascii="微软雅黑" w:eastAsia="微软雅黑" w:hAnsi="微软雅黑" w:cs="微软雅黑"/>
                  <w:color w:val="0000FF"/>
                  <w:spacing w:val="4"/>
                  <w:w w:val="90"/>
                  <w:sz w:val="14"/>
                  <w:szCs w:val="14"/>
                </w:rPr>
                <w:t xml:space="preserve"> </w:t>
              </w:r>
              <w:r w:rsidR="007003A1">
                <w:rPr>
                  <w:rFonts w:ascii="微软雅黑" w:eastAsia="微软雅黑" w:hAnsi="微软雅黑" w:cs="微软雅黑"/>
                  <w:color w:val="0000FF"/>
                  <w:w w:val="90"/>
                  <w:sz w:val="14"/>
                  <w:szCs w:val="14"/>
                </w:rPr>
                <w:t>by</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分组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dept_no,</w:t>
            </w:r>
            <w:hyperlink w:anchor="_bookmark324" w:history="1">
              <w:r>
                <w:rPr>
                  <w:rFonts w:ascii="微软雅黑" w:eastAsia="微软雅黑" w:hAnsi="微软雅黑" w:cs="微软雅黑"/>
                  <w:color w:val="0000FF"/>
                  <w:w w:val="95"/>
                  <w:sz w:val="14"/>
                  <w:szCs w:val="14"/>
                </w:rPr>
                <w:t>count</w:t>
              </w:r>
            </w:hyperlink>
            <w:r>
              <w:rPr>
                <w:rFonts w:ascii="微软雅黑" w:eastAsia="微软雅黑" w:hAnsi="微软雅黑" w:cs="微软雅黑"/>
                <w:color w:val="000000"/>
                <w:w w:val="95"/>
                <w:sz w:val="14"/>
                <w:szCs w:val="14"/>
              </w:rPr>
              <w:t>(emp_no)</w:t>
            </w:r>
            <w:r>
              <w:rPr>
                <w:rFonts w:ascii="微软雅黑" w:eastAsia="微软雅黑" w:hAnsi="微软雅黑" w:cs="微软雅黑"/>
                <w:color w:val="000000"/>
                <w:spacing w:val="-14"/>
                <w:w w:val="95"/>
                <w:sz w:val="14"/>
                <w:szCs w:val="14"/>
              </w:rPr>
              <w:t xml:space="preserve"> </w:t>
            </w:r>
            <w:r>
              <w:rPr>
                <w:rFonts w:ascii="微软雅黑" w:eastAsia="微软雅黑" w:hAnsi="微软雅黑" w:cs="微软雅黑"/>
                <w:color w:val="000000"/>
                <w:w w:val="95"/>
                <w:sz w:val="14"/>
                <w:szCs w:val="14"/>
              </w:rPr>
              <w:t>as</w:t>
            </w:r>
            <w:r>
              <w:rPr>
                <w:rFonts w:ascii="微软雅黑" w:eastAsia="微软雅黑" w:hAnsi="微软雅黑" w:cs="微软雅黑"/>
                <w:color w:val="000000"/>
                <w:spacing w:val="-14"/>
                <w:w w:val="95"/>
                <w:sz w:val="14"/>
                <w:szCs w:val="14"/>
              </w:rPr>
              <w:t xml:space="preserve"> </w:t>
            </w:r>
            <w:r>
              <w:rPr>
                <w:rFonts w:ascii="微软雅黑" w:eastAsia="微软雅黑" w:hAnsi="微软雅黑" w:cs="微软雅黑"/>
                <w:color w:val="000000"/>
                <w:w w:val="95"/>
                <w:sz w:val="14"/>
                <w:szCs w:val="14"/>
              </w:rPr>
              <w:t>员工</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总数</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foo.bar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group</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dept_no</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p>
        </w:tc>
      </w:tr>
      <w:tr w:rsidR="00737AD2">
        <w:trPr>
          <w:trHeight w:hRule="exact" w:val="54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5" w:history="1">
              <w:r w:rsidR="007003A1">
                <w:rPr>
                  <w:rFonts w:ascii="微软雅黑" w:eastAsia="微软雅黑" w:hAnsi="微软雅黑" w:cs="微软雅黑"/>
                  <w:color w:val="0000FF"/>
                  <w:w w:val="95"/>
                  <w:sz w:val="14"/>
                  <w:szCs w:val="14"/>
                </w:rPr>
                <w:t>order</w:t>
              </w:r>
              <w:r w:rsidR="007003A1">
                <w:rPr>
                  <w:rFonts w:ascii="微软雅黑" w:eastAsia="微软雅黑" w:hAnsi="微软雅黑" w:cs="微软雅黑"/>
                  <w:color w:val="0000FF"/>
                  <w:spacing w:val="-10"/>
                  <w:w w:val="95"/>
                  <w:sz w:val="14"/>
                  <w:szCs w:val="14"/>
                </w:rPr>
                <w:t xml:space="preserve"> </w:t>
              </w:r>
              <w:r w:rsidR="007003A1">
                <w:rPr>
                  <w:rFonts w:ascii="微软雅黑" w:eastAsia="微软雅黑" w:hAnsi="微软雅黑" w:cs="微软雅黑"/>
                  <w:color w:val="0000FF"/>
                  <w:w w:val="95"/>
                  <w:sz w:val="14"/>
                  <w:szCs w:val="14"/>
                </w:rPr>
                <w:t>by</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排序</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foo.bar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order</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by</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age</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desc")</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6" w:history="1">
              <w:r w:rsidR="007003A1">
                <w:rPr>
                  <w:rFonts w:ascii="微软雅黑" w:eastAsia="微软雅黑" w:hAnsi="微软雅黑" w:cs="微软雅黑"/>
                  <w:color w:val="0000FF"/>
                  <w:w w:val="95"/>
                  <w:sz w:val="14"/>
                  <w:szCs w:val="14"/>
                </w:rPr>
                <w:t>split</w:t>
              </w:r>
              <w:r w:rsidR="007003A1">
                <w:rPr>
                  <w:rFonts w:ascii="微软雅黑" w:eastAsia="微软雅黑" w:hAnsi="微软雅黑" w:cs="微软雅黑"/>
                  <w:color w:val="0000FF"/>
                  <w:spacing w:val="-13"/>
                  <w:w w:val="95"/>
                  <w:sz w:val="14"/>
                  <w:szCs w:val="14"/>
                </w:rPr>
                <w:t xml:space="preserve"> </w:t>
              </w:r>
              <w:r w:rsidR="007003A1">
                <w:rPr>
                  <w:rFonts w:ascii="微软雅黑" w:eastAsia="微软雅黑" w:hAnsi="微软雅黑" w:cs="微软雅黑"/>
                  <w:color w:val="0000FF"/>
                  <w:w w:val="95"/>
                  <w:sz w:val="14"/>
                  <w:szCs w:val="14"/>
                </w:rPr>
                <w:t>by</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记录拆分</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7" w:history="1">
              <w:r w:rsidR="007003A1">
                <w:rPr>
                  <w:rFonts w:ascii="微软雅黑" w:eastAsia="微软雅黑" w:hAnsi="微软雅黑" w:cs="微软雅黑"/>
                  <w:color w:val="0000FF"/>
                  <w:w w:val="95"/>
                  <w:sz w:val="14"/>
                  <w:szCs w:val="14"/>
                </w:rPr>
                <w:t>limit</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限制返回记录数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db.exec("select</w:t>
            </w:r>
            <w:r>
              <w:rPr>
                <w:rFonts w:ascii="微软雅黑" w:eastAsia="微软雅黑" w:hAnsi="微软雅黑" w:cs="微软雅黑"/>
                <w:spacing w:val="-29"/>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9"/>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8"/>
                <w:sz w:val="14"/>
                <w:szCs w:val="14"/>
              </w:rPr>
              <w:t xml:space="preserve"> </w:t>
            </w:r>
            <w:r>
              <w:rPr>
                <w:rFonts w:ascii="微软雅黑" w:eastAsia="微软雅黑" w:hAnsi="微软雅黑" w:cs="微软雅黑"/>
                <w:sz w:val="14"/>
                <w:szCs w:val="14"/>
              </w:rPr>
              <w:t>foo.bar</w:t>
            </w:r>
            <w:r>
              <w:rPr>
                <w:rFonts w:ascii="微软雅黑" w:eastAsia="微软雅黑" w:hAnsi="微软雅黑" w:cs="微软雅黑"/>
                <w:spacing w:val="-29"/>
                <w:sz w:val="14"/>
                <w:szCs w:val="14"/>
              </w:rPr>
              <w:t xml:space="preserve"> </w:t>
            </w:r>
            <w:r>
              <w:rPr>
                <w:rFonts w:ascii="微软雅黑" w:eastAsia="微软雅黑" w:hAnsi="微软雅黑" w:cs="微软雅黑"/>
                <w:sz w:val="14"/>
                <w:szCs w:val="14"/>
              </w:rPr>
              <w:t>limit</w:t>
            </w:r>
            <w:r>
              <w:rPr>
                <w:rFonts w:ascii="微软雅黑" w:eastAsia="微软雅黑" w:hAnsi="微软雅黑" w:cs="微软雅黑"/>
                <w:spacing w:val="-28"/>
                <w:sz w:val="14"/>
                <w:szCs w:val="14"/>
              </w:rPr>
              <w:t xml:space="preserve"> </w:t>
            </w:r>
            <w:r>
              <w:rPr>
                <w:rFonts w:ascii="微软雅黑" w:eastAsia="微软雅黑" w:hAnsi="微软雅黑" w:cs="微软雅黑"/>
                <w:sz w:val="14"/>
                <w:szCs w:val="14"/>
              </w:rPr>
              <w:t>5")</w:t>
            </w:r>
          </w:p>
        </w:tc>
      </w:tr>
      <w:tr w:rsidR="00737AD2">
        <w:trPr>
          <w:trHeight w:hRule="exact" w:val="30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8" w:history="1">
              <w:r w:rsidR="007003A1">
                <w:rPr>
                  <w:rFonts w:ascii="微软雅黑" w:eastAsia="微软雅黑" w:hAnsi="微软雅黑" w:cs="微软雅黑"/>
                  <w:color w:val="0000FF"/>
                  <w:w w:val="95"/>
                  <w:sz w:val="14"/>
                  <w:szCs w:val="14"/>
                </w:rPr>
                <w:t>offset</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跳过记录数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foo.bar</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offset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5")</w:t>
            </w:r>
          </w:p>
        </w:tc>
      </w:tr>
      <w:tr w:rsidR="00737AD2">
        <w:trPr>
          <w:trHeight w:hRule="exact" w:val="545"/>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319" w:history="1">
              <w:r w:rsidR="007003A1">
                <w:rPr>
                  <w:rFonts w:ascii="微软雅黑" w:eastAsia="微软雅黑" w:hAnsi="微软雅黑" w:cs="微软雅黑"/>
                  <w:color w:val="0000FF"/>
                  <w:w w:val="95"/>
                  <w:sz w:val="14"/>
                  <w:szCs w:val="14"/>
                </w:rPr>
                <w:t>as</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882"/>
              <w:rPr>
                <w:rFonts w:ascii="微软雅黑" w:eastAsia="微软雅黑" w:hAnsi="微软雅黑" w:cs="微软雅黑"/>
                <w:sz w:val="14"/>
                <w:szCs w:val="14"/>
              </w:rPr>
            </w:pPr>
            <w:r>
              <w:rPr>
                <w:rFonts w:ascii="微软雅黑" w:eastAsia="微软雅黑" w:hAnsi="微软雅黑" w:cs="微软雅黑"/>
                <w:sz w:val="14"/>
                <w:szCs w:val="14"/>
              </w:rPr>
              <w:t>别名</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年龄</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foo.bar</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where</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age&gt;10")</w:t>
            </w:r>
          </w:p>
        </w:tc>
      </w:tr>
      <w:tr w:rsidR="00737AD2">
        <w:trPr>
          <w:trHeight w:hRule="exact" w:val="785"/>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13" w:lineRule="exact"/>
              <w:ind w:left="40"/>
              <w:rPr>
                <w:rFonts w:ascii="微软雅黑" w:eastAsia="微软雅黑" w:hAnsi="微软雅黑" w:cs="微软雅黑"/>
                <w:sz w:val="14"/>
                <w:szCs w:val="14"/>
              </w:rPr>
            </w:pPr>
            <w:hyperlink w:anchor="_bookmark320" w:history="1">
              <w:r w:rsidR="007003A1">
                <w:rPr>
                  <w:rFonts w:ascii="微软雅黑" w:eastAsia="微软雅黑" w:hAnsi="微软雅黑" w:cs="微软雅黑"/>
                  <w:color w:val="0000FF"/>
                  <w:w w:val="95"/>
                  <w:sz w:val="14"/>
                  <w:szCs w:val="14"/>
                </w:rPr>
                <w:t>inner</w:t>
              </w:r>
              <w:r w:rsidR="007003A1">
                <w:rPr>
                  <w:rFonts w:ascii="微软雅黑" w:eastAsia="微软雅黑" w:hAnsi="微软雅黑" w:cs="微软雅黑"/>
                  <w:color w:val="0000FF"/>
                  <w:spacing w:val="-2"/>
                  <w:w w:val="95"/>
                  <w:sz w:val="14"/>
                  <w:szCs w:val="14"/>
                </w:rPr>
                <w:t xml:space="preserve"> </w:t>
              </w:r>
              <w:r w:rsidR="007003A1">
                <w:rPr>
                  <w:rFonts w:ascii="微软雅黑" w:eastAsia="微软雅黑" w:hAnsi="微软雅黑" w:cs="微软雅黑"/>
                  <w:color w:val="0000FF"/>
                  <w:w w:val="95"/>
                  <w:sz w:val="14"/>
                  <w:szCs w:val="14"/>
                </w:rPr>
                <w:t>join</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82"/>
              <w:rPr>
                <w:rFonts w:ascii="微软雅黑" w:eastAsia="微软雅黑" w:hAnsi="微软雅黑" w:cs="微软雅黑"/>
                <w:sz w:val="14"/>
                <w:szCs w:val="14"/>
              </w:rPr>
            </w:pPr>
            <w:r>
              <w:rPr>
                <w:rFonts w:ascii="微软雅黑" w:eastAsia="微软雅黑" w:hAnsi="微软雅黑" w:cs="微软雅黑"/>
                <w:sz w:val="14"/>
                <w:szCs w:val="14"/>
              </w:rPr>
              <w:t>连接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E.emp_no,D.dept_name</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line="241"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foo.emp</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E</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inner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join</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foo.dept</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D</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w w:val="93"/>
                <w:sz w:val="14"/>
                <w:szCs w:val="14"/>
              </w:rPr>
              <w:t xml:space="preserve"> </w:t>
            </w:r>
            <w:r>
              <w:rPr>
                <w:rFonts w:ascii="微软雅黑" w:eastAsia="微软雅黑" w:hAnsi="微软雅黑" w:cs="微软雅黑"/>
                <w:w w:val="95"/>
                <w:sz w:val="14"/>
                <w:szCs w:val="14"/>
              </w:rPr>
              <w:t>E.dept_no=D.dept_no")</w:t>
            </w:r>
          </w:p>
        </w:tc>
      </w:tr>
      <w:tr w:rsidR="00737AD2">
        <w:trPr>
          <w:trHeight w:hRule="exact" w:val="78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1" w:history="1">
              <w:r w:rsidR="007003A1">
                <w:rPr>
                  <w:rFonts w:ascii="微软雅黑" w:eastAsia="微软雅黑" w:hAnsi="微软雅黑" w:cs="微软雅黑"/>
                  <w:color w:val="0000FF"/>
                  <w:w w:val="95"/>
                  <w:sz w:val="14"/>
                  <w:szCs w:val="14"/>
                </w:rPr>
                <w:t>left</w:t>
              </w:r>
              <w:r w:rsidR="007003A1">
                <w:rPr>
                  <w:rFonts w:ascii="微软雅黑" w:eastAsia="微软雅黑" w:hAnsi="微软雅黑" w:cs="微软雅黑"/>
                  <w:color w:val="0000FF"/>
                  <w:spacing w:val="-8"/>
                  <w:w w:val="95"/>
                  <w:sz w:val="14"/>
                  <w:szCs w:val="14"/>
                </w:rPr>
                <w:t xml:space="preserve"> </w:t>
              </w:r>
              <w:r w:rsidR="007003A1">
                <w:rPr>
                  <w:rFonts w:ascii="微软雅黑" w:eastAsia="微软雅黑" w:hAnsi="微软雅黑" w:cs="微软雅黑"/>
                  <w:color w:val="0000FF"/>
                  <w:w w:val="95"/>
                  <w:sz w:val="14"/>
                  <w:szCs w:val="14"/>
                </w:rPr>
                <w:t>outer</w:t>
              </w:r>
              <w:r w:rsidR="007003A1">
                <w:rPr>
                  <w:rFonts w:ascii="微软雅黑" w:eastAsia="微软雅黑" w:hAnsi="微软雅黑" w:cs="微软雅黑"/>
                  <w:color w:val="0000FF"/>
                  <w:spacing w:val="-8"/>
                  <w:w w:val="95"/>
                  <w:sz w:val="14"/>
                  <w:szCs w:val="14"/>
                </w:rPr>
                <w:t xml:space="preserve"> </w:t>
              </w:r>
              <w:r w:rsidR="007003A1">
                <w:rPr>
                  <w:rFonts w:ascii="微软雅黑" w:eastAsia="微软雅黑" w:hAnsi="微软雅黑" w:cs="微软雅黑"/>
                  <w:color w:val="0000FF"/>
                  <w:w w:val="95"/>
                  <w:sz w:val="14"/>
                  <w:szCs w:val="14"/>
                </w:rPr>
                <w:t>join</w:t>
              </w:r>
              <w:r w:rsidR="007003A1">
                <w:rPr>
                  <w:rFonts w:ascii="微软雅黑" w:eastAsia="微软雅黑" w:hAnsi="微软雅黑" w:cs="微软雅黑"/>
                  <w:color w:val="0000FF"/>
                  <w:spacing w:val="-7"/>
                  <w:w w:val="95"/>
                  <w:sz w:val="14"/>
                  <w:szCs w:val="14"/>
                </w:rPr>
                <w:t xml:space="preserve"> </w:t>
              </w:r>
              <w:r w:rsidR="007003A1">
                <w:rPr>
                  <w:rFonts w:ascii="微软雅黑" w:eastAsia="微软雅黑" w:hAnsi="微软雅黑" w:cs="微软雅黑"/>
                  <w:color w:val="0000FF"/>
                  <w:w w:val="95"/>
                  <w:sz w:val="14"/>
                  <w:szCs w:val="14"/>
                </w:rPr>
                <w:t>on</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左连</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E.emp_no,D.dept_name</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line="241" w:lineRule="auto"/>
              <w:ind w:left="40" w:right="320"/>
              <w:rPr>
                <w:rFonts w:ascii="微软雅黑" w:eastAsia="微软雅黑" w:hAnsi="微软雅黑" w:cs="微软雅黑"/>
                <w:sz w:val="14"/>
                <w:szCs w:val="14"/>
              </w:rPr>
            </w:pPr>
            <w:r>
              <w:rPr>
                <w:rFonts w:ascii="微软雅黑" w:eastAsia="微软雅黑" w:hAnsi="微软雅黑" w:cs="微软雅黑"/>
                <w:w w:val="95"/>
                <w:sz w:val="14"/>
                <w:szCs w:val="14"/>
              </w:rPr>
              <w:t>foo.emp</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left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outer</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join</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foo.dept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D</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w w:val="93"/>
                <w:sz w:val="14"/>
                <w:szCs w:val="14"/>
              </w:rPr>
              <w:t xml:space="preserve"> </w:t>
            </w:r>
            <w:r>
              <w:rPr>
                <w:rFonts w:ascii="微软雅黑" w:eastAsia="微软雅黑" w:hAnsi="微软雅黑" w:cs="微软雅黑"/>
                <w:w w:val="90"/>
                <w:sz w:val="14"/>
                <w:szCs w:val="14"/>
              </w:rPr>
              <w:t>E.dept_no=D.dept_no</w:t>
            </w:r>
            <w:r>
              <w:rPr>
                <w:rFonts w:ascii="微软雅黑" w:eastAsia="微软雅黑" w:hAnsi="微软雅黑" w:cs="微软雅黑"/>
                <w:spacing w:val="16"/>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17"/>
                <w:w w:val="90"/>
                <w:sz w:val="14"/>
                <w:szCs w:val="14"/>
              </w:rPr>
              <w:t xml:space="preserve"> </w:t>
            </w:r>
            <w:r>
              <w:rPr>
                <w:rFonts w:ascii="微软雅黑" w:eastAsia="微软雅黑" w:hAnsi="微软雅黑" w:cs="微软雅黑"/>
                <w:w w:val="90"/>
                <w:sz w:val="14"/>
                <w:szCs w:val="14"/>
              </w:rPr>
              <w:t>D.dept_no&lt;4")</w:t>
            </w:r>
          </w:p>
        </w:tc>
      </w:tr>
      <w:tr w:rsidR="00737AD2">
        <w:trPr>
          <w:trHeight w:hRule="exact" w:val="78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2" w:history="1">
              <w:r w:rsidR="007003A1">
                <w:rPr>
                  <w:rFonts w:ascii="微软雅黑" w:eastAsia="微软雅黑" w:hAnsi="微软雅黑" w:cs="微软雅黑"/>
                  <w:color w:val="0000FF"/>
                  <w:w w:val="95"/>
                  <w:sz w:val="14"/>
                  <w:szCs w:val="14"/>
                </w:rPr>
                <w:t>right</w:t>
              </w:r>
              <w:r w:rsidR="007003A1">
                <w:rPr>
                  <w:rFonts w:ascii="微软雅黑" w:eastAsia="微软雅黑" w:hAnsi="微软雅黑" w:cs="微软雅黑"/>
                  <w:color w:val="0000FF"/>
                  <w:spacing w:val="-10"/>
                  <w:w w:val="95"/>
                  <w:sz w:val="14"/>
                  <w:szCs w:val="14"/>
                </w:rPr>
                <w:t xml:space="preserve"> </w:t>
              </w:r>
              <w:r w:rsidR="007003A1">
                <w:rPr>
                  <w:rFonts w:ascii="微软雅黑" w:eastAsia="微软雅黑" w:hAnsi="微软雅黑" w:cs="微软雅黑"/>
                  <w:color w:val="0000FF"/>
                  <w:w w:val="95"/>
                  <w:sz w:val="14"/>
                  <w:szCs w:val="14"/>
                </w:rPr>
                <w:t>outer</w:t>
              </w:r>
              <w:r w:rsidR="007003A1">
                <w:rPr>
                  <w:rFonts w:ascii="微软雅黑" w:eastAsia="微软雅黑" w:hAnsi="微软雅黑" w:cs="微软雅黑"/>
                  <w:color w:val="0000FF"/>
                  <w:spacing w:val="-9"/>
                  <w:w w:val="95"/>
                  <w:sz w:val="14"/>
                  <w:szCs w:val="14"/>
                </w:rPr>
                <w:t xml:space="preserve"> </w:t>
              </w:r>
              <w:r w:rsidR="007003A1">
                <w:rPr>
                  <w:rFonts w:ascii="微软雅黑" w:eastAsia="微软雅黑" w:hAnsi="微软雅黑" w:cs="微软雅黑"/>
                  <w:color w:val="0000FF"/>
                  <w:w w:val="95"/>
                  <w:sz w:val="14"/>
                  <w:szCs w:val="14"/>
                </w:rPr>
                <w:t>join</w:t>
              </w:r>
              <w:r w:rsidR="007003A1">
                <w:rPr>
                  <w:rFonts w:ascii="微软雅黑" w:eastAsia="微软雅黑" w:hAnsi="微软雅黑" w:cs="微软雅黑"/>
                  <w:color w:val="0000FF"/>
                  <w:spacing w:val="-9"/>
                  <w:w w:val="95"/>
                  <w:sz w:val="14"/>
                  <w:szCs w:val="14"/>
                </w:rPr>
                <w:t xml:space="preserve"> </w:t>
              </w:r>
              <w:r w:rsidR="007003A1">
                <w:rPr>
                  <w:rFonts w:ascii="微软雅黑" w:eastAsia="微软雅黑" w:hAnsi="微软雅黑" w:cs="微软雅黑"/>
                  <w:color w:val="0000FF"/>
                  <w:w w:val="95"/>
                  <w:sz w:val="14"/>
                  <w:szCs w:val="14"/>
                </w:rPr>
                <w:t>on</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右连</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E.emp_no,D.dept_name</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line="241" w:lineRule="auto"/>
              <w:ind w:left="40"/>
              <w:rPr>
                <w:rFonts w:ascii="微软雅黑" w:eastAsia="微软雅黑" w:hAnsi="微软雅黑" w:cs="微软雅黑"/>
                <w:sz w:val="14"/>
                <w:szCs w:val="14"/>
              </w:rPr>
            </w:pPr>
            <w:r>
              <w:rPr>
                <w:rFonts w:ascii="微软雅黑" w:eastAsia="微软雅黑" w:hAnsi="微软雅黑" w:cs="微软雅黑"/>
                <w:w w:val="95"/>
                <w:sz w:val="14"/>
                <w:szCs w:val="14"/>
              </w:rPr>
              <w:t>foo.emp</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right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outer</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join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foo.dept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D</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w w:val="93"/>
                <w:sz w:val="14"/>
                <w:szCs w:val="14"/>
              </w:rPr>
              <w:t xml:space="preserve"> </w:t>
            </w:r>
            <w:r>
              <w:rPr>
                <w:rFonts w:ascii="微软雅黑" w:eastAsia="微软雅黑" w:hAnsi="微软雅黑" w:cs="微软雅黑"/>
                <w:w w:val="90"/>
                <w:sz w:val="14"/>
                <w:szCs w:val="14"/>
              </w:rPr>
              <w:t>E.dept_no=D.dept_no</w:t>
            </w:r>
            <w:r>
              <w:rPr>
                <w:rFonts w:ascii="微软雅黑" w:eastAsia="微软雅黑" w:hAnsi="微软雅黑" w:cs="微软雅黑"/>
                <w:spacing w:val="26"/>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27"/>
                <w:w w:val="90"/>
                <w:sz w:val="14"/>
                <w:szCs w:val="14"/>
              </w:rPr>
              <w:t xml:space="preserve"> </w:t>
            </w:r>
            <w:r>
              <w:rPr>
                <w:rFonts w:ascii="微软雅黑" w:eastAsia="微软雅黑" w:hAnsi="微软雅黑" w:cs="微软雅黑"/>
                <w:w w:val="90"/>
                <w:sz w:val="14"/>
                <w:szCs w:val="14"/>
              </w:rPr>
              <w:t>E.emp_no&lt;10")</w:t>
            </w:r>
          </w:p>
        </w:tc>
      </w:tr>
      <w:tr w:rsidR="00737AD2">
        <w:trPr>
          <w:trHeight w:hRule="exact" w:val="540"/>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4" w:history="1">
              <w:r w:rsidR="007003A1">
                <w:rPr>
                  <w:rFonts w:ascii="微软雅黑" w:eastAsia="微软雅黑" w:hAnsi="微软雅黑" w:cs="微软雅黑"/>
                  <w:color w:val="0000FF"/>
                  <w:w w:val="90"/>
                  <w:sz w:val="14"/>
                  <w:szCs w:val="14"/>
                </w:rPr>
                <w:t>count()</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计数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count(age)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数量</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r w:rsidR="00737AD2">
        <w:trPr>
          <w:trHeight w:hRule="exact" w:val="535"/>
        </w:trPr>
        <w:tc>
          <w:tcPr>
            <w:tcW w:w="2325"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3" w:history="1">
              <w:r w:rsidR="007003A1">
                <w:rPr>
                  <w:rFonts w:ascii="微软雅黑" w:eastAsia="微软雅黑" w:hAnsi="微软雅黑" w:cs="微软雅黑"/>
                  <w:color w:val="0000FF"/>
                  <w:w w:val="95"/>
                  <w:sz w:val="14"/>
                  <w:szCs w:val="14"/>
                </w:rPr>
                <w:t>sum()</w:t>
              </w:r>
            </w:hyperlink>
          </w:p>
        </w:tc>
        <w:tc>
          <w:tcPr>
            <w:tcW w:w="3990"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82"/>
              <w:rPr>
                <w:rFonts w:ascii="微软雅黑" w:eastAsia="微软雅黑" w:hAnsi="微软雅黑" w:cs="微软雅黑"/>
                <w:sz w:val="14"/>
                <w:szCs w:val="14"/>
              </w:rPr>
            </w:pPr>
            <w:r>
              <w:rPr>
                <w:rFonts w:ascii="微软雅黑" w:eastAsia="微软雅黑" w:hAnsi="微软雅黑" w:cs="微软雅黑"/>
                <w:sz w:val="14"/>
                <w:szCs w:val="14"/>
              </w:rPr>
              <w:t>求和</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sum(age)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年龄总和</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bl>
    <w:p w:rsidR="00737AD2" w:rsidRDefault="00737AD2">
      <w:pPr>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2088"/>
        <w:gridCol w:w="4227"/>
        <w:gridCol w:w="3157"/>
      </w:tblGrid>
      <w:tr w:rsidR="00737AD2">
        <w:trPr>
          <w:trHeight w:hRule="exact" w:val="305"/>
        </w:trPr>
        <w:tc>
          <w:tcPr>
            <w:tcW w:w="2088"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语句</w:t>
            </w:r>
          </w:p>
        </w:tc>
        <w:tc>
          <w:tcPr>
            <w:tcW w:w="4227" w:type="dxa"/>
            <w:tcBorders>
              <w:top w:val="nil"/>
              <w:left w:val="nil"/>
              <w:bottom w:val="nil"/>
              <w:right w:val="single" w:sz="8" w:space="0" w:color="000000"/>
            </w:tcBorders>
          </w:tcPr>
          <w:p w:rsidR="00737AD2" w:rsidRDefault="007003A1">
            <w:pPr>
              <w:pStyle w:val="TableParagraph"/>
              <w:spacing w:line="223" w:lineRule="exact"/>
              <w:ind w:left="1119"/>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示例</w:t>
            </w:r>
          </w:p>
        </w:tc>
      </w:tr>
      <w:tr w:rsidR="00737AD2">
        <w:trPr>
          <w:trHeight w:hRule="exact" w:val="54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5" w:history="1">
              <w:r w:rsidR="007003A1">
                <w:rPr>
                  <w:rFonts w:ascii="微软雅黑" w:eastAsia="微软雅黑" w:hAnsi="微软雅黑" w:cs="微软雅黑"/>
                  <w:color w:val="0000FF"/>
                  <w:w w:val="90"/>
                  <w:sz w:val="14"/>
                  <w:szCs w:val="14"/>
                </w:rPr>
                <w:t>avg()</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求平均数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avg(age)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平均年龄</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r w:rsidR="00737AD2">
        <w:trPr>
          <w:trHeight w:hRule="exact" w:val="54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6" w:history="1">
              <w:r w:rsidR="007003A1">
                <w:rPr>
                  <w:rFonts w:ascii="微软雅黑" w:eastAsia="微软雅黑" w:hAnsi="微软雅黑" w:cs="微软雅黑"/>
                  <w:color w:val="0000FF"/>
                  <w:w w:val="95"/>
                  <w:sz w:val="14"/>
                  <w:szCs w:val="14"/>
                </w:rPr>
                <w:t>max()</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最大数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max(age)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最大年龄</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r w:rsidR="00737AD2">
        <w:trPr>
          <w:trHeight w:hRule="exact" w:val="54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7" w:history="1">
              <w:r w:rsidR="007003A1">
                <w:rPr>
                  <w:rFonts w:ascii="微软雅黑" w:eastAsia="微软雅黑" w:hAnsi="微软雅黑" w:cs="微软雅黑"/>
                  <w:color w:val="0000FF"/>
                  <w:w w:val="95"/>
                  <w:sz w:val="14"/>
                  <w:szCs w:val="14"/>
                </w:rPr>
                <w:t>min()</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最小数</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db.exec("select</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min(age)</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as</w:t>
            </w:r>
            <w:r>
              <w:rPr>
                <w:rFonts w:ascii="微软雅黑" w:eastAsia="微软雅黑" w:hAnsi="微软雅黑" w:cs="微软雅黑"/>
                <w:spacing w:val="-2"/>
                <w:w w:val="95"/>
                <w:sz w:val="14"/>
                <w:szCs w:val="14"/>
              </w:rPr>
              <w:t xml:space="preserve"> </w:t>
            </w:r>
            <w:r>
              <w:rPr>
                <w:rFonts w:ascii="微软雅黑" w:eastAsia="微软雅黑" w:hAnsi="微软雅黑" w:cs="微软雅黑"/>
                <w:w w:val="95"/>
                <w:sz w:val="14"/>
                <w:szCs w:val="14"/>
              </w:rPr>
              <w:t>最小年龄</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from</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foo.bar")</w:t>
            </w:r>
          </w:p>
        </w:tc>
      </w:tr>
      <w:tr w:rsidR="00737AD2">
        <w:trPr>
          <w:trHeight w:hRule="exact" w:val="30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8" w:history="1">
              <w:r w:rsidR="007003A1">
                <w:rPr>
                  <w:rFonts w:ascii="微软雅黑" w:eastAsia="微软雅黑" w:hAnsi="微软雅黑" w:cs="微软雅黑"/>
                  <w:color w:val="0000FF"/>
                  <w:w w:val="95"/>
                  <w:sz w:val="14"/>
                  <w:szCs w:val="14"/>
                </w:rPr>
                <w:t>first</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选择第一条数据</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29" w:history="1">
              <w:r w:rsidR="007003A1">
                <w:rPr>
                  <w:rFonts w:ascii="微软雅黑" w:eastAsia="微软雅黑" w:hAnsi="微软雅黑" w:cs="微软雅黑"/>
                  <w:color w:val="0000FF"/>
                  <w:w w:val="95"/>
                  <w:sz w:val="14"/>
                  <w:szCs w:val="14"/>
                </w:rPr>
                <w:t>last</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选择最后一条数据</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30" w:history="1">
              <w:r w:rsidR="007003A1">
                <w:rPr>
                  <w:rFonts w:ascii="微软雅黑" w:eastAsia="微软雅黑" w:hAnsi="微软雅黑" w:cs="微软雅黑"/>
                  <w:color w:val="0000FF"/>
                  <w:w w:val="95"/>
                  <w:sz w:val="14"/>
                  <w:szCs w:val="14"/>
                </w:rPr>
                <w:t>push</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合并数组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31" w:history="1">
              <w:r w:rsidR="007003A1">
                <w:rPr>
                  <w:rFonts w:ascii="微软雅黑" w:eastAsia="微软雅黑" w:hAnsi="微软雅黑" w:cs="微软雅黑"/>
                  <w:color w:val="0000FF"/>
                  <w:w w:val="90"/>
                  <w:sz w:val="14"/>
                  <w:szCs w:val="14"/>
                </w:rPr>
                <w:t>addtoset</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合并没有重复值数组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300"/>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32" w:history="1">
              <w:r w:rsidR="007003A1">
                <w:rPr>
                  <w:rFonts w:ascii="微软雅黑" w:eastAsia="微软雅黑" w:hAnsi="微软雅黑" w:cs="微软雅黑"/>
                  <w:color w:val="0000FF"/>
                  <w:w w:val="95"/>
                  <w:sz w:val="14"/>
                  <w:szCs w:val="14"/>
                </w:rPr>
                <w:t>buildobj</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rPr>
            </w:pPr>
            <w:r>
              <w:rPr>
                <w:rFonts w:ascii="微软雅黑" w:eastAsia="微软雅黑" w:hAnsi="微软雅黑" w:cs="微软雅黑"/>
                <w:sz w:val="14"/>
                <w:szCs w:val="14"/>
              </w:rPr>
              <w:t>合并对象</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tc>
      </w:tr>
      <w:tr w:rsidR="00737AD2">
        <w:trPr>
          <w:trHeight w:hRule="exact" w:val="295"/>
        </w:trPr>
        <w:tc>
          <w:tcPr>
            <w:tcW w:w="2088" w:type="dxa"/>
            <w:tcBorders>
              <w:top w:val="single" w:sz="8" w:space="0" w:color="000000"/>
              <w:left w:val="single" w:sz="8" w:space="0" w:color="000000"/>
              <w:bottom w:val="single" w:sz="8" w:space="0" w:color="000000"/>
              <w:right w:val="nil"/>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333" w:history="1">
              <w:r w:rsidR="007003A1">
                <w:rPr>
                  <w:rFonts w:ascii="微软雅黑" w:eastAsia="微软雅黑" w:hAnsi="微软雅黑" w:cs="微软雅黑"/>
                  <w:color w:val="0000FF"/>
                  <w:w w:val="95"/>
                  <w:sz w:val="14"/>
                  <w:szCs w:val="14"/>
                </w:rPr>
                <w:t>mergearrayset</w:t>
              </w:r>
            </w:hyperlink>
          </w:p>
        </w:tc>
        <w:tc>
          <w:tcPr>
            <w:tcW w:w="4227" w:type="dxa"/>
            <w:tcBorders>
              <w:top w:val="nil"/>
              <w:left w:val="nil"/>
              <w:bottom w:val="nil"/>
              <w:right w:val="single" w:sz="8" w:space="0" w:color="000000"/>
            </w:tcBorders>
          </w:tcPr>
          <w:p w:rsidR="00737AD2" w:rsidRDefault="007003A1">
            <w:pPr>
              <w:pStyle w:val="TableParagraph"/>
              <w:spacing w:line="218" w:lineRule="exact"/>
              <w:ind w:left="1119"/>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合并不包含重复字段数组</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37AD2">
            <w:pPr>
              <w:rPr>
                <w:lang w:eastAsia="zh-CN"/>
              </w:rPr>
            </w:pPr>
          </w:p>
        </w:tc>
      </w:tr>
    </w:tbl>
    <w:p w:rsidR="00737AD2" w:rsidRDefault="00737AD2">
      <w:pPr>
        <w:spacing w:before="5" w:line="140" w:lineRule="exact"/>
        <w:rPr>
          <w:sz w:val="14"/>
          <w:szCs w:val="14"/>
          <w:lang w:eastAsia="zh-CN"/>
        </w:rPr>
      </w:pPr>
    </w:p>
    <w:p w:rsidR="00737AD2" w:rsidRDefault="007003A1">
      <w:pPr>
        <w:pStyle w:val="Heading3"/>
        <w:spacing w:line="354" w:lineRule="exact"/>
        <w:ind w:left="433"/>
      </w:pPr>
      <w:bookmarkStart w:id="772" w:name="sql_create_collectionspace"/>
      <w:bookmarkStart w:id="773" w:name="_bookmark302"/>
      <w:bookmarkEnd w:id="772"/>
      <w:bookmarkEnd w:id="773"/>
      <w:r>
        <w:rPr>
          <w:w w:val="95"/>
        </w:rPr>
        <w:t>sql</w:t>
      </w:r>
      <w:r>
        <w:rPr>
          <w:spacing w:val="-25"/>
          <w:w w:val="95"/>
        </w:rPr>
        <w:t xml:space="preserve"> </w:t>
      </w:r>
      <w:r>
        <w:rPr>
          <w:w w:val="95"/>
        </w:rPr>
        <w:t>create</w:t>
      </w:r>
      <w:r>
        <w:rPr>
          <w:spacing w:val="-25"/>
          <w:w w:val="95"/>
        </w:rPr>
        <w:t xml:space="preserve"> </w:t>
      </w:r>
      <w:r>
        <w:rPr>
          <w:w w:val="95"/>
        </w:rPr>
        <w:t>collectionspace</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create</w:t>
      </w:r>
      <w:r>
        <w:rPr>
          <w:spacing w:val="-9"/>
          <w:w w:val="95"/>
        </w:rPr>
        <w:t xml:space="preserve"> </w:t>
      </w:r>
      <w:r>
        <w:rPr>
          <w:w w:val="95"/>
        </w:rPr>
        <w:t>collectionspace</w:t>
      </w:r>
      <w:r>
        <w:rPr>
          <w:spacing w:val="-9"/>
          <w:w w:val="95"/>
        </w:rPr>
        <w:t xml:space="preserve"> </w:t>
      </w:r>
      <w:r>
        <w:rPr>
          <w:w w:val="95"/>
        </w:rPr>
        <w:t>语句</w:t>
      </w:r>
      <w:r>
        <w:t xml:space="preserve"> </w:t>
      </w:r>
      <w:r>
        <w:rPr>
          <w:w w:val="95"/>
        </w:rPr>
        <w:t>用于创建数据库中的集合空间。</w:t>
      </w:r>
    </w:p>
    <w:p w:rsidR="00737AD2" w:rsidRDefault="00737AD2">
      <w:pPr>
        <w:spacing w:before="4" w:line="180" w:lineRule="exact"/>
        <w:rPr>
          <w:sz w:val="18"/>
          <w:szCs w:val="18"/>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213" style="position:absolute;left:0;text-align:left;margin-left:81.7pt;margin-top:6.75pt;width:473.6pt;height:10.6pt;z-index:-25163;mso-position-horizontal-relative:page" coordorigin="1634,135" coordsize="9472,212">
            <v:shape id="_x0000_s2214"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create collectionspace &lt;cs_name&gt;</w:t>
      </w:r>
    </w:p>
    <w:p w:rsidR="00737AD2" w:rsidRDefault="007003A1">
      <w:pPr>
        <w:pStyle w:val="BodyText"/>
        <w:spacing w:before="49" w:line="379" w:lineRule="auto"/>
        <w:ind w:right="2287"/>
        <w:rPr>
          <w:lang w:eastAsia="zh-CN"/>
        </w:rPr>
      </w:pPr>
      <w:r>
        <w:rPr>
          <w:w w:val="95"/>
        </w:rPr>
        <w:t>&lt;cs_name&gt;：集合空间名称，集合空间名的最大长度为127Byte，并且不能为空。</w:t>
      </w:r>
      <w:r>
        <w:t xml:space="preserve"> </w:t>
      </w:r>
      <w:r>
        <w:rPr>
          <w:lang w:eastAsia="zh-CN"/>
        </w:rPr>
        <w:t>示例</w:t>
      </w:r>
    </w:p>
    <w:p w:rsidR="00737AD2" w:rsidRDefault="007003A1">
      <w:pPr>
        <w:pStyle w:val="BodyText"/>
        <w:tabs>
          <w:tab w:val="left" w:pos="1217"/>
        </w:tabs>
        <w:spacing w:line="22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创建名为foo的集合空间</w:t>
      </w:r>
    </w:p>
    <w:p w:rsidR="00737AD2" w:rsidRDefault="00EC10B3">
      <w:pPr>
        <w:pStyle w:val="BodyText"/>
        <w:spacing w:before="50"/>
        <w:ind w:left="1217"/>
        <w:rPr>
          <w:rFonts w:ascii="仿宋" w:eastAsia="仿宋" w:hAnsi="仿宋" w:cs="仿宋"/>
        </w:rPr>
      </w:pPr>
      <w:r w:rsidRPr="00EC10B3">
        <w:pict>
          <v:group id="_x0000_s2211" style="position:absolute;left:0;text-align:left;margin-left:95.85pt;margin-top:6.95pt;width:459.45pt;height:10.6pt;z-index:-25162;mso-position-horizontal-relative:page" coordorigin="1917,139" coordsize="9189,212">
            <v:shape id="_x0000_s2212"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db.execUpdate("create collectionspace foo") //等价于db.createCS("foo")</w:t>
      </w:r>
    </w:p>
    <w:p w:rsidR="00737AD2" w:rsidRDefault="00737AD2">
      <w:pPr>
        <w:spacing w:before="6" w:line="100" w:lineRule="exact"/>
        <w:rPr>
          <w:sz w:val="10"/>
          <w:szCs w:val="10"/>
        </w:rPr>
      </w:pPr>
    </w:p>
    <w:p w:rsidR="00737AD2" w:rsidRDefault="007003A1">
      <w:pPr>
        <w:pStyle w:val="Heading3"/>
        <w:ind w:left="433"/>
      </w:pPr>
      <w:bookmarkStart w:id="774" w:name="sql_drop_collectionspace"/>
      <w:bookmarkStart w:id="775" w:name="_bookmark303"/>
      <w:bookmarkEnd w:id="774"/>
      <w:bookmarkEnd w:id="775"/>
      <w:r>
        <w:rPr>
          <w:w w:val="95"/>
        </w:rPr>
        <w:t>sql</w:t>
      </w:r>
      <w:r>
        <w:rPr>
          <w:spacing w:val="-31"/>
          <w:w w:val="95"/>
        </w:rPr>
        <w:t xml:space="preserve"> </w:t>
      </w:r>
      <w:r>
        <w:rPr>
          <w:w w:val="95"/>
        </w:rPr>
        <w:t>drop</w:t>
      </w:r>
      <w:r>
        <w:rPr>
          <w:spacing w:val="-30"/>
          <w:w w:val="95"/>
        </w:rPr>
        <w:t xml:space="preserve"> </w:t>
      </w:r>
      <w:r>
        <w:rPr>
          <w:w w:val="95"/>
        </w:rPr>
        <w:t>collectionspace</w:t>
      </w:r>
    </w:p>
    <w:p w:rsidR="00737AD2" w:rsidRDefault="00737AD2">
      <w:pPr>
        <w:spacing w:before="2" w:line="200" w:lineRule="exact"/>
        <w:rPr>
          <w:sz w:val="20"/>
          <w:szCs w:val="20"/>
        </w:rPr>
      </w:pPr>
    </w:p>
    <w:p w:rsidR="00737AD2" w:rsidRDefault="007003A1">
      <w:pPr>
        <w:pStyle w:val="BodyText"/>
        <w:spacing w:line="253" w:lineRule="auto"/>
        <w:ind w:right="6700"/>
      </w:pPr>
      <w:r>
        <w:rPr>
          <w:w w:val="95"/>
        </w:rPr>
        <w:t>drop</w:t>
      </w:r>
      <w:r>
        <w:rPr>
          <w:spacing w:val="-14"/>
          <w:w w:val="95"/>
        </w:rPr>
        <w:t xml:space="preserve"> </w:t>
      </w:r>
      <w:r>
        <w:rPr>
          <w:w w:val="95"/>
        </w:rPr>
        <w:t>collectionspace</w:t>
      </w:r>
      <w:r>
        <w:rPr>
          <w:spacing w:val="-13"/>
          <w:w w:val="95"/>
        </w:rPr>
        <w:t xml:space="preserve"> </w:t>
      </w:r>
      <w:r>
        <w:rPr>
          <w:w w:val="95"/>
        </w:rPr>
        <w:t>语句</w:t>
      </w:r>
      <w:r>
        <w:t xml:space="preserve"> </w:t>
      </w:r>
      <w:r>
        <w:rPr>
          <w:w w:val="95"/>
        </w:rPr>
        <w:t>用于删除数据库中的集合空间。</w:t>
      </w:r>
    </w:p>
    <w:p w:rsidR="00737AD2" w:rsidRDefault="00737AD2">
      <w:pPr>
        <w:spacing w:before="4" w:line="180" w:lineRule="exact"/>
        <w:rPr>
          <w:sz w:val="18"/>
          <w:szCs w:val="18"/>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209" style="position:absolute;left:0;text-align:left;margin-left:81.7pt;margin-top:6.75pt;width:473.6pt;height:10.6pt;z-index:-25161;mso-position-horizontal-relative:page" coordorigin="1634,135" coordsize="9472,212">
            <v:shape id="_x0000_s2210"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drop collectionspace &lt;cs_name&gt;</w:t>
      </w:r>
    </w:p>
    <w:p w:rsidR="00737AD2" w:rsidRDefault="007003A1">
      <w:pPr>
        <w:pStyle w:val="BodyText"/>
        <w:spacing w:before="49" w:line="379" w:lineRule="auto"/>
        <w:ind w:right="3589"/>
      </w:pPr>
      <w:r>
        <w:rPr>
          <w:w w:val="95"/>
        </w:rPr>
        <w:t>&lt;cs_name&gt;参数为集合空间名，集合空间名必须在数据库中存在。</w:t>
      </w:r>
      <w:r>
        <w:t xml:space="preserve"> 示例</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删除名为foo的集合空间</w:t>
      </w:r>
    </w:p>
    <w:p w:rsidR="00737AD2" w:rsidRDefault="00EC10B3">
      <w:pPr>
        <w:pStyle w:val="BodyText"/>
        <w:spacing w:before="50"/>
        <w:ind w:left="1217"/>
        <w:rPr>
          <w:rFonts w:ascii="仿宋" w:eastAsia="仿宋" w:hAnsi="仿宋" w:cs="仿宋"/>
        </w:rPr>
      </w:pPr>
      <w:r w:rsidRPr="00EC10B3">
        <w:pict>
          <v:group id="_x0000_s2207" style="position:absolute;left:0;text-align:left;margin-left:95.85pt;margin-top:6.95pt;width:459.45pt;height:10.6pt;z-index:-25160;mso-position-horizontal-relative:page" coordorigin="1917,139" coordsize="9189,212">
            <v:shape id="_x0000_s220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db.execUpdate("drop collectionspace foo") //等价于db.dropCS("foo")</w:t>
      </w:r>
    </w:p>
    <w:p w:rsidR="00737AD2" w:rsidRDefault="00737AD2">
      <w:pPr>
        <w:spacing w:before="6" w:line="100" w:lineRule="exact"/>
        <w:rPr>
          <w:sz w:val="10"/>
          <w:szCs w:val="10"/>
        </w:rPr>
      </w:pPr>
    </w:p>
    <w:p w:rsidR="00737AD2" w:rsidRDefault="007003A1">
      <w:pPr>
        <w:pStyle w:val="Heading3"/>
        <w:ind w:left="433"/>
      </w:pPr>
      <w:bookmarkStart w:id="776" w:name="sql_create_collection"/>
      <w:bookmarkStart w:id="777" w:name="_bookmark304"/>
      <w:bookmarkEnd w:id="776"/>
      <w:bookmarkEnd w:id="777"/>
      <w:r>
        <w:rPr>
          <w:w w:val="95"/>
        </w:rPr>
        <w:t>sql</w:t>
      </w:r>
      <w:r>
        <w:rPr>
          <w:spacing w:val="-19"/>
          <w:w w:val="95"/>
        </w:rPr>
        <w:t xml:space="preserve"> </w:t>
      </w:r>
      <w:r>
        <w:rPr>
          <w:w w:val="95"/>
        </w:rPr>
        <w:t>create</w:t>
      </w:r>
      <w:r>
        <w:rPr>
          <w:spacing w:val="-18"/>
          <w:w w:val="95"/>
        </w:rPr>
        <w:t xml:space="preserve"> </w:t>
      </w:r>
      <w:r>
        <w:rPr>
          <w:w w:val="95"/>
        </w:rPr>
        <w:t>collection</w:t>
      </w:r>
    </w:p>
    <w:p w:rsidR="00737AD2" w:rsidRDefault="00737AD2">
      <w:pPr>
        <w:spacing w:before="2" w:line="200" w:lineRule="exact"/>
        <w:rPr>
          <w:sz w:val="20"/>
          <w:szCs w:val="20"/>
        </w:rPr>
      </w:pPr>
    </w:p>
    <w:p w:rsidR="00737AD2" w:rsidRDefault="007003A1">
      <w:pPr>
        <w:pStyle w:val="BodyText"/>
        <w:spacing w:line="253" w:lineRule="auto"/>
        <w:ind w:right="3807"/>
      </w:pPr>
      <w:r>
        <w:rPr>
          <w:w w:val="95"/>
        </w:rPr>
        <w:t>create</w:t>
      </w:r>
      <w:r>
        <w:rPr>
          <w:spacing w:val="-4"/>
          <w:w w:val="95"/>
        </w:rPr>
        <w:t xml:space="preserve"> </w:t>
      </w:r>
      <w:r>
        <w:rPr>
          <w:w w:val="95"/>
        </w:rPr>
        <w:t>collection</w:t>
      </w:r>
      <w:r>
        <w:rPr>
          <w:spacing w:val="-3"/>
          <w:w w:val="95"/>
        </w:rPr>
        <w:t xml:space="preserve"> </w:t>
      </w:r>
      <w:r>
        <w:rPr>
          <w:w w:val="95"/>
        </w:rPr>
        <w:t>语句</w:t>
      </w:r>
      <w:r>
        <w:t xml:space="preserve"> </w:t>
      </w:r>
      <w:r>
        <w:rPr>
          <w:w w:val="95"/>
        </w:rPr>
        <w:t>用于创建集合，必须指定集合所在的集合空间。</w:t>
      </w:r>
    </w:p>
    <w:p w:rsidR="00737AD2" w:rsidRDefault="00737AD2">
      <w:pPr>
        <w:spacing w:line="253" w:lineRule="auto"/>
        <w:sectPr w:rsidR="00737AD2">
          <w:pgSz w:w="12240" w:h="15840"/>
          <w:pgMar w:top="900" w:right="1020" w:bottom="280" w:left="700" w:header="713" w:footer="0" w:gutter="0"/>
          <w:cols w:space="720"/>
        </w:sectPr>
      </w:pPr>
    </w:p>
    <w:p w:rsidR="00737AD2" w:rsidRDefault="00EC10B3">
      <w:pPr>
        <w:pStyle w:val="BodyText"/>
        <w:spacing w:before="58"/>
        <w:ind w:left="613"/>
        <w:rPr>
          <w:rFonts w:ascii="仿宋" w:eastAsia="仿宋" w:hAnsi="仿宋" w:cs="仿宋"/>
        </w:rPr>
      </w:pPr>
      <w:r w:rsidRPr="00EC10B3">
        <w:lastRenderedPageBreak/>
        <w:pict>
          <v:group id="_x0000_s2205" style="position:absolute;left:0;text-align:left;margin-left:81.7pt;margin-top:7.35pt;width:473.6pt;height:10.6pt;z-index:-25159;mso-position-horizontal-relative:page" coordorigin="1634,147" coordsize="9472,212">
            <v:shape id="_x0000_s2206" style="position:absolute;left:1634;top:147;width:9472;height:212" coordorigin="1634,147" coordsize="9472,212" path="m1634,147r9472,l11106,359r-9472,l1634,147xe" fillcolor="#efefef" stroked="f">
              <v:path arrowok="t"/>
            </v:shape>
            <w10:wrap anchorx="page"/>
          </v:group>
        </w:pict>
      </w:r>
      <w:r w:rsidR="007003A1">
        <w:rPr>
          <w:rFonts w:ascii="仿宋" w:eastAsia="仿宋" w:hAnsi="仿宋" w:cs="仿宋"/>
        </w:rPr>
        <w:t>create collection &lt;cs_name&gt;.&lt;cl_name&gt;</w:t>
      </w:r>
    </w:p>
    <w:p w:rsidR="00737AD2" w:rsidRDefault="007003A1">
      <w:pPr>
        <w:pStyle w:val="BodyText"/>
        <w:spacing w:before="49"/>
        <w:ind w:left="613"/>
      </w:pPr>
      <w:r>
        <w:rPr>
          <w:w w:val="95"/>
        </w:rPr>
        <w:t>&lt;cs_name&gt;：数据库中的集合空间名称</w:t>
      </w:r>
    </w:p>
    <w:p w:rsidR="00737AD2" w:rsidRDefault="00737AD2">
      <w:pPr>
        <w:spacing w:before="5" w:line="100" w:lineRule="exact"/>
        <w:rPr>
          <w:sz w:val="10"/>
          <w:szCs w:val="10"/>
        </w:rPr>
      </w:pPr>
    </w:p>
    <w:p w:rsidR="00737AD2" w:rsidRDefault="007003A1">
      <w:pPr>
        <w:pStyle w:val="BodyText"/>
        <w:spacing w:line="168" w:lineRule="auto"/>
        <w:ind w:left="613" w:right="691"/>
      </w:pPr>
      <w:r>
        <w:rPr>
          <w:w w:val="95"/>
        </w:rPr>
        <w:t>&lt;cl_name&gt;：集合名，集合名长度不能超过127Byte，并且不能为空，在同一个集合空间中不能存在相同的</w:t>
      </w:r>
      <w:r>
        <w:t xml:space="preserve"> 集合名。</w:t>
      </w:r>
    </w:p>
    <w:p w:rsidR="00737AD2" w:rsidRDefault="00737AD2">
      <w:pPr>
        <w:spacing w:before="14" w:line="200" w:lineRule="exact"/>
        <w:rPr>
          <w:sz w:val="20"/>
          <w:szCs w:val="20"/>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在集合空间foo下创建集合bar。</w:t>
      </w:r>
    </w:p>
    <w:p w:rsidR="00737AD2" w:rsidRDefault="00EC10B3">
      <w:pPr>
        <w:pStyle w:val="BodyText"/>
        <w:spacing w:before="50"/>
        <w:ind w:left="897"/>
        <w:rPr>
          <w:rFonts w:ascii="仿宋" w:eastAsia="仿宋" w:hAnsi="仿宋" w:cs="仿宋"/>
        </w:rPr>
      </w:pPr>
      <w:r w:rsidRPr="00EC10B3">
        <w:pict>
          <v:group id="_x0000_s2203" style="position:absolute;left:0;text-align:left;margin-left:95.85pt;margin-top:6.95pt;width:459.45pt;height:10.6pt;z-index:-25158;mso-position-horizontal-relative:page" coordorigin="1917,139" coordsize="9189,212">
            <v:shape id="_x0000_s2204"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db.execUpdate("create collection foo.bar") //等价于db.foo.createCL("bar")</w:t>
      </w:r>
    </w:p>
    <w:p w:rsidR="00737AD2" w:rsidRDefault="00737AD2">
      <w:pPr>
        <w:spacing w:before="6" w:line="100" w:lineRule="exact"/>
        <w:rPr>
          <w:sz w:val="10"/>
          <w:szCs w:val="10"/>
        </w:rPr>
      </w:pPr>
    </w:p>
    <w:p w:rsidR="00737AD2" w:rsidRDefault="007003A1">
      <w:pPr>
        <w:pStyle w:val="Heading3"/>
      </w:pPr>
      <w:bookmarkStart w:id="778" w:name="sql_drop_collection"/>
      <w:bookmarkStart w:id="779" w:name="_bookmark305"/>
      <w:bookmarkEnd w:id="778"/>
      <w:bookmarkEnd w:id="779"/>
      <w:r>
        <w:rPr>
          <w:w w:val="95"/>
        </w:rPr>
        <w:t>sql</w:t>
      </w:r>
      <w:r>
        <w:rPr>
          <w:spacing w:val="-24"/>
          <w:w w:val="95"/>
        </w:rPr>
        <w:t xml:space="preserve"> </w:t>
      </w:r>
      <w:r>
        <w:rPr>
          <w:w w:val="95"/>
        </w:rPr>
        <w:t>drop</w:t>
      </w:r>
      <w:r>
        <w:rPr>
          <w:spacing w:val="-24"/>
          <w:w w:val="95"/>
        </w:rPr>
        <w:t xml:space="preserve"> </w:t>
      </w:r>
      <w:r>
        <w:rPr>
          <w:w w:val="95"/>
        </w:rPr>
        <w:t>collection</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drop</w:t>
      </w:r>
      <w:r>
        <w:rPr>
          <w:spacing w:val="-8"/>
          <w:w w:val="95"/>
        </w:rPr>
        <w:t xml:space="preserve"> </w:t>
      </w:r>
      <w:r>
        <w:rPr>
          <w:w w:val="95"/>
        </w:rPr>
        <w:t>collection</w:t>
      </w:r>
      <w:r>
        <w:rPr>
          <w:spacing w:val="-8"/>
          <w:w w:val="95"/>
        </w:rPr>
        <w:t xml:space="preserve"> </w:t>
      </w:r>
      <w:r>
        <w:rPr>
          <w:w w:val="95"/>
        </w:rPr>
        <w:t>语句</w:t>
      </w:r>
      <w:r>
        <w:t xml:space="preserve"> </w:t>
      </w:r>
      <w:r>
        <w:rPr>
          <w:w w:val="95"/>
        </w:rPr>
        <w:t>用于删除集合空间中的集合。</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201" style="position:absolute;left:0;text-align:left;margin-left:81.7pt;margin-top:6.75pt;width:473.6pt;height:10.6pt;z-index:-25157;mso-position-horizontal-relative:page" coordorigin="1634,135" coordsize="9472,212">
            <v:shape id="_x0000_s2202"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drop collection &lt;cs_name&gt;.&lt;cl_name&gt;</w:t>
      </w:r>
    </w:p>
    <w:p w:rsidR="00737AD2" w:rsidRDefault="00737AD2">
      <w:pPr>
        <w:spacing w:before="5" w:line="130" w:lineRule="exact"/>
        <w:rPr>
          <w:sz w:val="13"/>
          <w:szCs w:val="13"/>
        </w:rPr>
      </w:pPr>
    </w:p>
    <w:p w:rsidR="00737AD2" w:rsidRDefault="007003A1">
      <w:pPr>
        <w:pStyle w:val="BodyText"/>
        <w:spacing w:line="168" w:lineRule="auto"/>
        <w:ind w:left="613" w:right="764"/>
      </w:pPr>
      <w:r>
        <w:rPr>
          <w:w w:val="95"/>
        </w:rPr>
        <w:t>&lt;cs_name&gt;参数为数据库中的集合空间名，集合空间名必须在数据库中存在；&lt;cl_name&gt;为集合名，集合名</w:t>
      </w:r>
      <w:r>
        <w:t xml:space="preserve"> 也必须在指定的集合空间中存在。</w:t>
      </w:r>
    </w:p>
    <w:p w:rsidR="00737AD2" w:rsidRDefault="00737AD2">
      <w:pPr>
        <w:spacing w:before="14" w:line="200" w:lineRule="exact"/>
        <w:rPr>
          <w:sz w:val="20"/>
          <w:szCs w:val="20"/>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删除集合空间foo中的集合bar</w:t>
      </w:r>
    </w:p>
    <w:p w:rsidR="00737AD2" w:rsidRDefault="00EC10B3">
      <w:pPr>
        <w:pStyle w:val="BodyText"/>
        <w:spacing w:before="50"/>
        <w:ind w:left="897"/>
        <w:rPr>
          <w:rFonts w:ascii="仿宋" w:eastAsia="仿宋" w:hAnsi="仿宋" w:cs="仿宋"/>
        </w:rPr>
      </w:pPr>
      <w:r w:rsidRPr="00EC10B3">
        <w:pict>
          <v:group id="_x0000_s2199" style="position:absolute;left:0;text-align:left;margin-left:95.85pt;margin-top:6.95pt;width:459.45pt;height:10.6pt;z-index:-25156;mso-position-horizontal-relative:page" coordorigin="1917,139" coordsize="9189,212">
            <v:shape id="_x0000_s2200"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db.execUpdate("drop collection foo.bar") //等价于db.foo.dropCL("bar")</w:t>
      </w:r>
    </w:p>
    <w:p w:rsidR="00737AD2" w:rsidRDefault="00737AD2">
      <w:pPr>
        <w:spacing w:before="6" w:line="100" w:lineRule="exact"/>
        <w:rPr>
          <w:sz w:val="10"/>
          <w:szCs w:val="10"/>
        </w:rPr>
      </w:pPr>
    </w:p>
    <w:p w:rsidR="00737AD2" w:rsidRDefault="007003A1">
      <w:pPr>
        <w:pStyle w:val="Heading3"/>
      </w:pPr>
      <w:bookmarkStart w:id="780" w:name="sql_create_index"/>
      <w:bookmarkStart w:id="781" w:name="_bookmark306"/>
      <w:bookmarkEnd w:id="780"/>
      <w:bookmarkEnd w:id="781"/>
      <w:r>
        <w:rPr>
          <w:w w:val="95"/>
        </w:rPr>
        <w:t>sql</w:t>
      </w:r>
      <w:r>
        <w:rPr>
          <w:spacing w:val="-11"/>
          <w:w w:val="95"/>
        </w:rPr>
        <w:t xml:space="preserve"> </w:t>
      </w:r>
      <w:r>
        <w:rPr>
          <w:w w:val="95"/>
        </w:rPr>
        <w:t>create</w:t>
      </w:r>
      <w:r>
        <w:rPr>
          <w:spacing w:val="-10"/>
          <w:w w:val="95"/>
        </w:rPr>
        <w:t xml:space="preserve"> </w:t>
      </w:r>
      <w:r>
        <w:rPr>
          <w:w w:val="95"/>
        </w:rPr>
        <w:t>index</w:t>
      </w:r>
    </w:p>
    <w:p w:rsidR="00737AD2" w:rsidRDefault="00737AD2">
      <w:pPr>
        <w:spacing w:before="2" w:line="200" w:lineRule="exact"/>
        <w:rPr>
          <w:sz w:val="20"/>
          <w:szCs w:val="20"/>
        </w:rPr>
      </w:pPr>
    </w:p>
    <w:p w:rsidR="00737AD2" w:rsidRDefault="007003A1">
      <w:pPr>
        <w:pStyle w:val="BodyText"/>
        <w:spacing w:line="253" w:lineRule="auto"/>
        <w:ind w:left="613" w:right="268"/>
      </w:pPr>
      <w:r>
        <w:rPr>
          <w:w w:val="95"/>
        </w:rPr>
        <w:t>create</w:t>
      </w:r>
      <w:r>
        <w:rPr>
          <w:spacing w:val="3"/>
          <w:w w:val="95"/>
        </w:rPr>
        <w:t xml:space="preserve"> </w:t>
      </w:r>
      <w:r>
        <w:rPr>
          <w:w w:val="95"/>
        </w:rPr>
        <w:t>index</w:t>
      </w:r>
      <w:r>
        <w:rPr>
          <w:spacing w:val="3"/>
          <w:w w:val="95"/>
        </w:rPr>
        <w:t xml:space="preserve"> </w:t>
      </w:r>
      <w:r>
        <w:rPr>
          <w:w w:val="95"/>
        </w:rPr>
        <w:t>语句</w:t>
      </w:r>
      <w:r>
        <w:t xml:space="preserve"> </w:t>
      </w:r>
      <w:r>
        <w:rPr>
          <w:w w:val="95"/>
        </w:rPr>
        <w:t>用于在集合中创建索引。在不读取整个集合的情况下，索引使数据库应用程序可以更快地查找数据。</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197" style="position:absolute;left:0;text-align:left;margin-left:81.7pt;margin-top:6.75pt;width:473.6pt;height:10.6pt;z-index:-25155;mso-position-horizontal-relative:page" coordorigin="1634,135" coordsize="9472,212">
            <v:shape id="_x0000_s2198"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create [unique] index &lt;index_name&gt; on &lt;cs_name&gt;.&lt;cl_name&gt; (field1_name [asc|desc],...)</w:t>
      </w:r>
    </w:p>
    <w:p w:rsidR="00737AD2" w:rsidRDefault="00737AD2">
      <w:pPr>
        <w:spacing w:before="5" w:line="130" w:lineRule="exact"/>
        <w:rPr>
          <w:sz w:val="13"/>
          <w:szCs w:val="13"/>
        </w:rPr>
      </w:pPr>
    </w:p>
    <w:p w:rsidR="00737AD2" w:rsidRDefault="007003A1">
      <w:pPr>
        <w:pStyle w:val="BodyText"/>
        <w:spacing w:line="168" w:lineRule="auto"/>
        <w:ind w:left="613" w:right="19"/>
        <w:rPr>
          <w:lang w:eastAsia="zh-CN"/>
        </w:rPr>
      </w:pPr>
      <w:r>
        <w:rPr>
          <w:w w:val="95"/>
          <w:lang w:eastAsia="zh-CN"/>
        </w:rPr>
        <w:t>[unique]：标识创建的索引是否唯一。在唯一索引所指定的索引键字段上，集合中不可存在一条以上的记录</w:t>
      </w:r>
      <w:r>
        <w:rPr>
          <w:lang w:eastAsia="zh-CN"/>
        </w:rPr>
        <w:t xml:space="preserve"> 完全重复。</w:t>
      </w:r>
    </w:p>
    <w:p w:rsidR="00737AD2" w:rsidRDefault="007003A1">
      <w:pPr>
        <w:pStyle w:val="BodyText"/>
        <w:spacing w:before="34"/>
        <w:ind w:left="613"/>
      </w:pPr>
      <w:r>
        <w:rPr>
          <w:w w:val="95"/>
        </w:rPr>
        <w:t>&lt;index_name&gt;：索引名称</w:t>
      </w:r>
    </w:p>
    <w:p w:rsidR="00737AD2" w:rsidRDefault="007003A1">
      <w:pPr>
        <w:pStyle w:val="BodyText"/>
        <w:spacing w:before="18"/>
        <w:ind w:left="613"/>
      </w:pPr>
      <w:r>
        <w:rPr>
          <w:w w:val="95"/>
        </w:rPr>
        <w:t>&lt;cs_name&gt;：集合空间名称</w:t>
      </w:r>
    </w:p>
    <w:p w:rsidR="00737AD2" w:rsidRDefault="007003A1">
      <w:pPr>
        <w:pStyle w:val="BodyText"/>
        <w:spacing w:before="18" w:line="253" w:lineRule="auto"/>
        <w:ind w:left="613" w:right="3150"/>
      </w:pPr>
      <w:r>
        <w:rPr>
          <w:w w:val="95"/>
        </w:rPr>
        <w:t>&lt;cl_name&gt;：集合名称</w:t>
      </w:r>
      <w:r>
        <w:t xml:space="preserve"> </w:t>
      </w:r>
      <w:r>
        <w:rPr>
          <w:w w:val="95"/>
        </w:rPr>
        <w:t>field1_name：创建索引所在的字段名，同一个索引名可以在多个字段名上创建</w:t>
      </w:r>
    </w:p>
    <w:p w:rsidR="00737AD2" w:rsidRDefault="007003A1">
      <w:pPr>
        <w:pStyle w:val="BodyText"/>
        <w:spacing w:before="4" w:line="379" w:lineRule="auto"/>
        <w:ind w:left="613" w:right="918"/>
      </w:pPr>
      <w:r>
        <w:rPr>
          <w:w w:val="95"/>
        </w:rPr>
        <w:t>[asc|desc]：排序，asc表示升序索引某个字段中的值，desc表示降序索引某个字段中的值，默认为升序</w:t>
      </w:r>
      <w:r>
        <w:t xml:space="preserve"> 示例</w:t>
      </w:r>
    </w:p>
    <w:p w:rsidR="00737AD2" w:rsidRDefault="007003A1">
      <w:pPr>
        <w:pStyle w:val="BodyText"/>
        <w:tabs>
          <w:tab w:val="left" w:pos="897"/>
        </w:tabs>
        <w:spacing w:line="22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本例会创建一个简单的索引，名为“test_index”，在foo集合空间的bar集合上的age字段：</w:t>
      </w:r>
    </w:p>
    <w:p w:rsidR="00737AD2" w:rsidRDefault="00EC10B3">
      <w:pPr>
        <w:pStyle w:val="BodyText"/>
        <w:spacing w:before="10"/>
        <w:ind w:left="897"/>
        <w:rPr>
          <w:rFonts w:ascii="仿宋" w:eastAsia="仿宋" w:hAnsi="仿宋" w:cs="仿宋"/>
        </w:rPr>
      </w:pPr>
      <w:r w:rsidRPr="00EC10B3">
        <w:pict>
          <v:group id="_x0000_s2195" style="position:absolute;left:0;text-align:left;margin-left:95.85pt;margin-top:4.95pt;width:459.45pt;height:10.6pt;z-index:-25154;mso-position-horizontal-relative:page" coordorigin="1917,99" coordsize="9189,212">
            <v:shape id="_x0000_s2196"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db.execUpdate("create index test_index on foo.bar (age)")</w:t>
      </w:r>
    </w:p>
    <w:p w:rsidR="00737AD2" w:rsidRDefault="00737AD2">
      <w:pPr>
        <w:rPr>
          <w:rFonts w:ascii="仿宋" w:eastAsia="仿宋" w:hAnsi="仿宋" w:cs="仿宋"/>
        </w:rPr>
        <w:sectPr w:rsidR="00737AD2">
          <w:headerReference w:type="even" r:id="rId88"/>
          <w:headerReference w:type="default" r:id="rId89"/>
          <w:pgSz w:w="12240" w:h="15840"/>
          <w:pgMar w:top="1340" w:right="680" w:bottom="280" w:left="1020" w:header="713" w:footer="0" w:gutter="0"/>
          <w:pgNumType w:start="221"/>
          <w:cols w:space="720"/>
        </w:sectPr>
      </w:pPr>
    </w:p>
    <w:p w:rsidR="00737AD2" w:rsidRDefault="00EC10B3">
      <w:pPr>
        <w:spacing w:before="4" w:line="130" w:lineRule="exact"/>
        <w:rPr>
          <w:sz w:val="13"/>
          <w:szCs w:val="13"/>
        </w:rPr>
      </w:pPr>
      <w:r w:rsidRPr="00EC10B3">
        <w:lastRenderedPageBreak/>
        <w:pict>
          <v:group id="_x0000_s2193" style="position:absolute;margin-left:95.85pt;margin-top:72.7pt;width:459.45pt;height:10.6pt;z-index:-25153;mso-position-horizontal-relative:page;mso-position-vertical-relative:page" coordorigin="1917,1454" coordsize="9189,212">
            <v:shape id="_x0000_s2194" style="position:absolute;left:1917;top:1454;width:9189;height:212" coordorigin="1917,1454" coordsize="9189,212" path="m1917,1454r9189,l11106,1666r-9189,l1917,1454xe" fillcolor="#efefef" stroked="f">
              <v:path arrowok="t"/>
            </v:shape>
            <w10:wrap anchorx="page" anchory="page"/>
          </v:group>
        </w:pict>
      </w:r>
      <w:r w:rsidRPr="00EC10B3">
        <w:pict>
          <v:group id="_x0000_s2191" style="position:absolute;margin-left:95.85pt;margin-top:107.3pt;width:459.45pt;height:10.6pt;z-index:-25152;mso-position-horizontal-relative:page;mso-position-vertical-relative:page" coordorigin="1917,2146" coordsize="9189,212">
            <v:shape id="_x0000_s2192" style="position:absolute;left:1917;top:2146;width:9189;height:212" coordorigin="1917,2146" coordsize="9189,212" path="m1917,2146r9189,l11106,2358r-9189,l1917,2146xe" fillcolor="#efefef" stroked="f">
              <v:path arrowok="t"/>
            </v:shape>
            <w10:wrap anchorx="page" anchory="page"/>
          </v:group>
        </w:pict>
      </w:r>
      <w:r w:rsidRPr="00EC10B3">
        <w:pict>
          <v:group id="_x0000_s2189" style="position:absolute;margin-left:95.85pt;margin-top:137.4pt;width:459.45pt;height:10.6pt;z-index:-25151;mso-position-horizontal-relative:page;mso-position-vertical-relative:page" coordorigin="1917,2748" coordsize="9189,212">
            <v:shape id="_x0000_s2190" style="position:absolute;left:1917;top:2748;width:9189;height:212" coordorigin="1917,2748" coordsize="9189,212" path="m1917,2748r9189,l11106,2960r-9189,l1917,2748xe" fillcolor="#efefef" stroked="f">
              <v:path arrowok="t"/>
            </v:shape>
            <w10:wrap anchorx="page" anchory="page"/>
          </v:group>
        </w:pict>
      </w:r>
      <w:r w:rsidRPr="00EC10B3">
        <w:pict>
          <v:group id="_x0000_s2187" style="position:absolute;margin-left:81.7pt;margin-top:252.4pt;width:473.6pt;height:10.6pt;z-index:-25150;mso-position-horizontal-relative:page;mso-position-vertical-relative:page" coordorigin="1634,5048" coordsize="9472,212">
            <v:shape id="_x0000_s2188" style="position:absolute;left:1634;top:5048;width:9472;height:212" coordorigin="1634,5048" coordsize="9472,212" path="m1634,5048r9472,l11106,5260r-9472,l1634,5048xe" fillcolor="#efefef" stroked="f">
              <v:path arrowok="t"/>
            </v:shape>
            <w10:wrap anchorx="page" anchory="page"/>
          </v:group>
        </w:pict>
      </w:r>
      <w:r w:rsidRPr="00EC10B3">
        <w:pict>
          <v:group id="_x0000_s2185" style="position:absolute;margin-left:95.85pt;margin-top:371pt;width:459.45pt;height:21.2pt;z-index:-25149;mso-position-horizontal-relative:page;mso-position-vertical-relative:page" coordorigin="1917,7420" coordsize="9189,424">
            <v:shape id="_x0000_s2186" style="position:absolute;left:1917;top:7420;width:9189;height:424" coordorigin="1917,7420" coordsize="9189,424" path="m1917,7420r9189,l11106,7844r-9189,l1917,7420xe" fillcolor="#efefef" stroked="f">
              <v:path arrowok="t"/>
            </v:shape>
            <w10:wrap anchorx="page" anchory="page"/>
          </v:group>
        </w:pict>
      </w:r>
      <w:r w:rsidRPr="00EC10B3">
        <w:pict>
          <v:group id="_x0000_s2183" style="position:absolute;margin-left:81.7pt;margin-top:496.6pt;width:473.6pt;height:10.6pt;z-index:-25148;mso-position-horizontal-relative:page;mso-position-vertical-relative:page" coordorigin="1634,9932" coordsize="9472,212">
            <v:shape id="_x0000_s2184" style="position:absolute;left:1634;top:9932;width:9472;height:212" coordorigin="1634,9932" coordsize="9472,212" path="m1634,9932r9472,l11106,10144r-9472,l1634,9932xe" fillcolor="#efefef" stroked="f">
              <v:path arrowok="t"/>
            </v:shape>
            <w10:wrap anchorx="page" anchory="page"/>
          </v:group>
        </w:pict>
      </w:r>
      <w:r w:rsidRPr="00EC10B3">
        <w:pict>
          <v:group id="_x0000_s2181" style="position:absolute;margin-left:95.85pt;margin-top:559.2pt;width:459.45pt;height:74.2pt;z-index:-25147;mso-position-horizontal-relative:page;mso-position-vertical-relative:page" coordorigin="1917,11184" coordsize="9189,1484">
            <v:shape id="_x0000_s2182" style="position:absolute;left:1917;top:11184;width:9189;height:1484" coordorigin="1917,11184" coordsize="9189,1484" path="m1917,11184r9189,l11106,12668r-9189,l1917,11184xe" fillcolor="#efefef" stroked="f">
              <v:path arrowok="t"/>
            </v:shape>
            <w10:wrap anchorx="page" anchory="page"/>
          </v:group>
        </w:pict>
      </w:r>
    </w:p>
    <w:p w:rsidR="00737AD2" w:rsidRDefault="007003A1">
      <w:pPr>
        <w:pStyle w:val="BodyText"/>
        <w:spacing w:line="312" w:lineRule="exact"/>
        <w:ind w:left="1217"/>
      </w:pPr>
      <w:r>
        <w:t>如果希望以降序索引某个字段中的值，可以在字段名后面添加保留字desc：</w:t>
      </w:r>
    </w:p>
    <w:p w:rsidR="00737AD2" w:rsidRDefault="007003A1">
      <w:pPr>
        <w:pStyle w:val="BodyText"/>
        <w:spacing w:before="6" w:line="262" w:lineRule="auto"/>
        <w:ind w:left="1217"/>
        <w:rPr>
          <w:rFonts w:ascii="仿宋" w:eastAsia="仿宋" w:hAnsi="仿宋" w:cs="仿宋"/>
        </w:rPr>
      </w:pPr>
      <w:r>
        <w:rPr>
          <w:rFonts w:ascii="仿宋" w:eastAsia="仿宋" w:hAnsi="仿宋" w:cs="仿宋"/>
        </w:rPr>
        <w:t xml:space="preserve">db.execUpdate("create index test_index on foo.bar (age desc)") </w:t>
      </w:r>
      <w:r>
        <w:t xml:space="preserve">如果希望索引不止在一个字段上，可以在括号中列出这些字段的名称，用逗号隔开： </w:t>
      </w:r>
      <w:r>
        <w:rPr>
          <w:rFonts w:ascii="仿宋" w:eastAsia="仿宋" w:hAnsi="仿宋" w:cs="仿宋"/>
        </w:rPr>
        <w:t>db.execUpdate("create index test_index on foo.bar (age desc,name asc)")</w:t>
      </w:r>
    </w:p>
    <w:p w:rsidR="00737AD2" w:rsidRDefault="007003A1">
      <w:pPr>
        <w:pStyle w:val="BodyText"/>
        <w:tabs>
          <w:tab w:val="left" w:pos="1217"/>
        </w:tabs>
        <w:spacing w:line="239"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下面的实例会创建一个唯一索引：</w:t>
      </w:r>
    </w:p>
    <w:p w:rsidR="00737AD2" w:rsidRDefault="007003A1">
      <w:pPr>
        <w:pStyle w:val="BodyText"/>
        <w:spacing w:before="50"/>
        <w:ind w:left="1217"/>
        <w:rPr>
          <w:rFonts w:ascii="仿宋" w:eastAsia="仿宋" w:hAnsi="仿宋" w:cs="仿宋"/>
        </w:rPr>
      </w:pPr>
      <w:r>
        <w:rPr>
          <w:rFonts w:ascii="仿宋" w:eastAsia="仿宋" w:hAnsi="仿宋" w:cs="仿宋"/>
        </w:rPr>
        <w:t>db.execUpdate("create unique index test_index on foo.bar (age)")</w:t>
      </w:r>
    </w:p>
    <w:p w:rsidR="00737AD2" w:rsidRDefault="00737AD2">
      <w:pPr>
        <w:spacing w:before="6" w:line="100" w:lineRule="exact"/>
        <w:rPr>
          <w:sz w:val="10"/>
          <w:szCs w:val="10"/>
        </w:rPr>
      </w:pPr>
    </w:p>
    <w:p w:rsidR="00737AD2" w:rsidRDefault="007003A1">
      <w:pPr>
        <w:pStyle w:val="Heading3"/>
        <w:ind w:left="0" w:right="7409"/>
        <w:jc w:val="center"/>
      </w:pPr>
      <w:bookmarkStart w:id="782" w:name="sql_drop_index"/>
      <w:bookmarkStart w:id="783" w:name="_bookmark307"/>
      <w:bookmarkEnd w:id="782"/>
      <w:bookmarkEnd w:id="783"/>
      <w:r>
        <w:rPr>
          <w:w w:val="95"/>
        </w:rPr>
        <w:t>sql</w:t>
      </w:r>
      <w:r>
        <w:rPr>
          <w:spacing w:val="-16"/>
          <w:w w:val="95"/>
        </w:rPr>
        <w:t xml:space="preserve"> </w:t>
      </w:r>
      <w:r>
        <w:rPr>
          <w:w w:val="95"/>
        </w:rPr>
        <w:t>drop</w:t>
      </w:r>
      <w:r>
        <w:rPr>
          <w:spacing w:val="-16"/>
          <w:w w:val="95"/>
        </w:rPr>
        <w:t xml:space="preserve"> </w:t>
      </w:r>
      <w:r>
        <w:rPr>
          <w:w w:val="95"/>
        </w:rPr>
        <w:t>index</w:t>
      </w:r>
    </w:p>
    <w:p w:rsidR="00737AD2" w:rsidRDefault="00737AD2">
      <w:pPr>
        <w:spacing w:before="2" w:line="200" w:lineRule="exact"/>
        <w:rPr>
          <w:sz w:val="20"/>
          <w:szCs w:val="20"/>
        </w:rPr>
      </w:pPr>
    </w:p>
    <w:p w:rsidR="00737AD2" w:rsidRDefault="007003A1">
      <w:pPr>
        <w:pStyle w:val="BodyText"/>
        <w:spacing w:line="253" w:lineRule="auto"/>
        <w:ind w:right="6107"/>
      </w:pPr>
      <w:r>
        <w:rPr>
          <w:w w:val="95"/>
        </w:rPr>
        <w:t>drop</w:t>
      </w:r>
      <w:r>
        <w:rPr>
          <w:spacing w:val="-2"/>
          <w:w w:val="95"/>
        </w:rPr>
        <w:t xml:space="preserve"> </w:t>
      </w:r>
      <w:r>
        <w:rPr>
          <w:w w:val="95"/>
        </w:rPr>
        <w:t>index</w:t>
      </w:r>
      <w:r>
        <w:rPr>
          <w:spacing w:val="-1"/>
          <w:w w:val="95"/>
        </w:rPr>
        <w:t xml:space="preserve"> </w:t>
      </w:r>
      <w:r>
        <w:rPr>
          <w:w w:val="95"/>
        </w:rPr>
        <w:t>语句</w:t>
      </w:r>
      <w:r>
        <w:t xml:space="preserve"> </w:t>
      </w:r>
      <w:r>
        <w:rPr>
          <w:w w:val="95"/>
        </w:rPr>
        <w:t>用于删除集合中的索引。</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drop index &lt;index_name&gt; on &lt;cs_name&gt;.&lt;cl_name&gt;</w:t>
      </w:r>
    </w:p>
    <w:p w:rsidR="00737AD2" w:rsidRDefault="007003A1">
      <w:pPr>
        <w:pStyle w:val="BodyText"/>
        <w:spacing w:before="49"/>
      </w:pPr>
      <w:r>
        <w:rPr>
          <w:w w:val="95"/>
        </w:rPr>
        <w:t>&lt;index_name&gt;：索引名</w:t>
      </w:r>
    </w:p>
    <w:p w:rsidR="00737AD2" w:rsidRDefault="007003A1">
      <w:pPr>
        <w:pStyle w:val="BodyText"/>
        <w:spacing w:before="18"/>
      </w:pPr>
      <w:r>
        <w:rPr>
          <w:w w:val="95"/>
        </w:rPr>
        <w:t>&lt;cs_name&gt;：集合空间名</w:t>
      </w:r>
    </w:p>
    <w:p w:rsidR="00737AD2" w:rsidRDefault="007003A1">
      <w:pPr>
        <w:pStyle w:val="BodyText"/>
        <w:spacing w:before="18" w:line="379" w:lineRule="auto"/>
        <w:ind w:right="6840"/>
      </w:pPr>
      <w:r>
        <w:rPr>
          <w:w w:val="90"/>
        </w:rPr>
        <w:t>&lt;cl_name&gt;：集合名</w:t>
      </w:r>
      <w:r>
        <w:t xml:space="preserve"> </w:t>
      </w:r>
      <w:r>
        <w:rPr>
          <w:w w:val="95"/>
        </w:rPr>
        <w:t>示例</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删除集合空间foo中集合bar下名为test_index的索引名</w:t>
      </w:r>
    </w:p>
    <w:p w:rsidR="00737AD2" w:rsidRDefault="00737AD2">
      <w:pPr>
        <w:spacing w:before="5" w:line="120" w:lineRule="exact"/>
        <w:rPr>
          <w:sz w:val="12"/>
          <w:szCs w:val="12"/>
        </w:rPr>
      </w:pPr>
    </w:p>
    <w:p w:rsidR="00737AD2" w:rsidRDefault="007003A1">
      <w:pPr>
        <w:pStyle w:val="BodyText"/>
        <w:spacing w:line="172" w:lineRule="auto"/>
        <w:ind w:left="1217" w:right="1228"/>
        <w:rPr>
          <w:rFonts w:ascii="仿宋" w:eastAsia="仿宋" w:hAnsi="仿宋" w:cs="仿宋"/>
        </w:rPr>
      </w:pPr>
      <w:r>
        <w:rPr>
          <w:rFonts w:ascii="仿宋" w:eastAsia="仿宋" w:hAnsi="仿宋" w:cs="仿宋"/>
        </w:rPr>
        <w:t>db.execUpdate("drop index test_index on foo.bar") //等价 于db.foo.bar.dropIndex("test_index")</w:t>
      </w:r>
    </w:p>
    <w:p w:rsidR="00737AD2" w:rsidRDefault="00737AD2">
      <w:pPr>
        <w:spacing w:before="4" w:line="110" w:lineRule="exact"/>
        <w:rPr>
          <w:sz w:val="11"/>
          <w:szCs w:val="11"/>
        </w:rPr>
      </w:pPr>
    </w:p>
    <w:p w:rsidR="00737AD2" w:rsidRDefault="007003A1">
      <w:pPr>
        <w:pStyle w:val="Heading3"/>
        <w:ind w:left="433"/>
      </w:pPr>
      <w:bookmarkStart w:id="784" w:name="sql_list_collectionspaces"/>
      <w:bookmarkStart w:id="785" w:name="_bookmark308"/>
      <w:bookmarkEnd w:id="784"/>
      <w:bookmarkEnd w:id="785"/>
      <w:r>
        <w:rPr>
          <w:w w:val="95"/>
        </w:rPr>
        <w:t>sql</w:t>
      </w:r>
      <w:r>
        <w:rPr>
          <w:spacing w:val="-26"/>
          <w:w w:val="95"/>
        </w:rPr>
        <w:t xml:space="preserve"> </w:t>
      </w:r>
      <w:r>
        <w:rPr>
          <w:w w:val="95"/>
        </w:rPr>
        <w:t>list</w:t>
      </w:r>
      <w:r>
        <w:rPr>
          <w:spacing w:val="-26"/>
          <w:w w:val="95"/>
        </w:rPr>
        <w:t xml:space="preserve"> </w:t>
      </w:r>
      <w:r>
        <w:rPr>
          <w:w w:val="95"/>
        </w:rPr>
        <w:t>collectionspaces</w:t>
      </w:r>
    </w:p>
    <w:p w:rsidR="00737AD2" w:rsidRDefault="00737AD2">
      <w:pPr>
        <w:spacing w:before="2" w:line="200" w:lineRule="exact"/>
        <w:rPr>
          <w:sz w:val="20"/>
          <w:szCs w:val="20"/>
        </w:rPr>
      </w:pPr>
    </w:p>
    <w:p w:rsidR="00737AD2" w:rsidRDefault="007003A1">
      <w:pPr>
        <w:pStyle w:val="BodyText"/>
        <w:spacing w:line="253" w:lineRule="auto"/>
        <w:ind w:right="6107"/>
      </w:pPr>
      <w:r>
        <w:rPr>
          <w:w w:val="95"/>
        </w:rPr>
        <w:t>list</w:t>
      </w:r>
      <w:r>
        <w:rPr>
          <w:spacing w:val="-10"/>
          <w:w w:val="95"/>
        </w:rPr>
        <w:t xml:space="preserve"> </w:t>
      </w:r>
      <w:r>
        <w:rPr>
          <w:w w:val="95"/>
        </w:rPr>
        <w:t>collectionspaces</w:t>
      </w:r>
      <w:r>
        <w:rPr>
          <w:spacing w:val="-10"/>
          <w:w w:val="95"/>
        </w:rPr>
        <w:t xml:space="preserve"> </w:t>
      </w:r>
      <w:r>
        <w:rPr>
          <w:w w:val="95"/>
        </w:rPr>
        <w:t>语句</w:t>
      </w:r>
      <w:r>
        <w:t xml:space="preserve"> </w:t>
      </w:r>
      <w:r>
        <w:rPr>
          <w:w w:val="95"/>
        </w:rPr>
        <w:t>枚举数据库中的集合空间。</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list collectionspaces</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本例会返回数据库中的所有集合空间</w:t>
      </w:r>
    </w:p>
    <w:p w:rsidR="00737AD2" w:rsidRDefault="00737AD2">
      <w:pPr>
        <w:spacing w:before="5" w:line="120" w:lineRule="exact"/>
        <w:rPr>
          <w:sz w:val="12"/>
          <w:szCs w:val="12"/>
        </w:rPr>
      </w:pPr>
    </w:p>
    <w:p w:rsidR="00737AD2" w:rsidRDefault="007003A1">
      <w:pPr>
        <w:pStyle w:val="BodyText"/>
        <w:spacing w:line="172" w:lineRule="auto"/>
        <w:ind w:left="1217" w:right="5223"/>
        <w:rPr>
          <w:rFonts w:ascii="仿宋" w:eastAsia="仿宋" w:hAnsi="仿宋" w:cs="仿宋"/>
        </w:rPr>
      </w:pPr>
      <w:r>
        <w:rPr>
          <w:rFonts w:ascii="仿宋" w:eastAsia="仿宋" w:hAnsi="仿宋" w:cs="仿宋"/>
        </w:rPr>
        <w:t>db.exec("list collectionspaces") 结果：</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"Name": "testfoo"</w:t>
      </w:r>
    </w:p>
    <w:p w:rsidR="00737AD2" w:rsidRDefault="007003A1">
      <w:pPr>
        <w:pStyle w:val="BodyText"/>
        <w:spacing w:line="212" w:lineRule="exact"/>
        <w:ind w:left="1417"/>
        <w:rPr>
          <w:rFonts w:ascii="仿宋" w:eastAsia="仿宋" w:hAnsi="仿宋" w:cs="仿宋"/>
        </w:rPr>
      </w:pPr>
      <w:r>
        <w:rPr>
          <w:rFonts w:ascii="仿宋" w:eastAsia="仿宋" w:hAnsi="仿宋" w:cs="仿宋"/>
        </w:rPr>
        <w:t>"Name":"big"</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433"/>
      </w:pPr>
      <w:bookmarkStart w:id="786" w:name="sql_list_collections"/>
      <w:bookmarkStart w:id="787" w:name="_bookmark309"/>
      <w:bookmarkEnd w:id="786"/>
      <w:bookmarkEnd w:id="787"/>
      <w:r>
        <w:rPr>
          <w:w w:val="95"/>
        </w:rPr>
        <w:t>sql</w:t>
      </w:r>
      <w:r>
        <w:rPr>
          <w:spacing w:val="-20"/>
          <w:w w:val="95"/>
        </w:rPr>
        <w:t xml:space="preserve"> </w:t>
      </w:r>
      <w:r>
        <w:rPr>
          <w:w w:val="95"/>
        </w:rPr>
        <w:t>list</w:t>
      </w:r>
      <w:r>
        <w:rPr>
          <w:spacing w:val="-19"/>
          <w:w w:val="95"/>
        </w:rPr>
        <w:t xml:space="preserve"> </w:t>
      </w:r>
      <w:r>
        <w:rPr>
          <w:w w:val="95"/>
        </w:rPr>
        <w:t>collections</w:t>
      </w:r>
    </w:p>
    <w:p w:rsidR="00737AD2" w:rsidRDefault="00737AD2">
      <w:pPr>
        <w:spacing w:before="2" w:line="200" w:lineRule="exact"/>
        <w:rPr>
          <w:sz w:val="20"/>
          <w:szCs w:val="20"/>
        </w:rPr>
      </w:pPr>
    </w:p>
    <w:p w:rsidR="00737AD2" w:rsidRDefault="007003A1">
      <w:pPr>
        <w:pStyle w:val="BodyText"/>
        <w:spacing w:line="253" w:lineRule="auto"/>
        <w:ind w:right="6107"/>
      </w:pPr>
      <w:r>
        <w:rPr>
          <w:w w:val="95"/>
        </w:rPr>
        <w:t>list</w:t>
      </w:r>
      <w:r>
        <w:rPr>
          <w:spacing w:val="-5"/>
          <w:w w:val="95"/>
        </w:rPr>
        <w:t xml:space="preserve"> </w:t>
      </w:r>
      <w:r>
        <w:rPr>
          <w:w w:val="95"/>
        </w:rPr>
        <w:t>collections</w:t>
      </w:r>
      <w:r>
        <w:rPr>
          <w:spacing w:val="-4"/>
          <w:w w:val="95"/>
        </w:rPr>
        <w:t xml:space="preserve"> </w:t>
      </w:r>
      <w:r>
        <w:rPr>
          <w:w w:val="95"/>
        </w:rPr>
        <w:t>语句</w:t>
      </w:r>
      <w:r>
        <w:t xml:space="preserve"> 枚举集合空间中的集合。</w:t>
      </w:r>
    </w:p>
    <w:p w:rsidR="00737AD2" w:rsidRDefault="00737AD2">
      <w:pPr>
        <w:spacing w:line="253" w:lineRule="auto"/>
        <w:sectPr w:rsidR="00737AD2">
          <w:pgSz w:w="12240" w:h="15840"/>
          <w:pgMar w:top="900" w:right="1720" w:bottom="280" w:left="700" w:header="713" w:footer="0" w:gutter="0"/>
          <w:cols w:space="720"/>
        </w:sectPr>
      </w:pPr>
    </w:p>
    <w:p w:rsidR="00737AD2" w:rsidRDefault="00EC10B3">
      <w:pPr>
        <w:pStyle w:val="BodyText"/>
        <w:spacing w:before="58"/>
        <w:ind w:left="613"/>
        <w:rPr>
          <w:rFonts w:ascii="仿宋" w:eastAsia="仿宋" w:hAnsi="仿宋" w:cs="仿宋"/>
        </w:rPr>
      </w:pPr>
      <w:r w:rsidRPr="00EC10B3">
        <w:lastRenderedPageBreak/>
        <w:pict>
          <v:group id="_x0000_s2179" style="position:absolute;left:0;text-align:left;margin-left:81.7pt;margin-top:7.35pt;width:473.6pt;height:10.6pt;z-index:-25146;mso-position-horizontal-relative:page" coordorigin="1634,147" coordsize="9472,212">
            <v:shape id="_x0000_s2180" style="position:absolute;left:1634;top:147;width:9472;height:212" coordorigin="1634,147" coordsize="9472,212" path="m1634,147r9472,l11106,359r-9472,l1634,147xe" fillcolor="#efefef" stroked="f">
              <v:path arrowok="t"/>
            </v:shape>
            <w10:wrap anchorx="page"/>
          </v:group>
        </w:pict>
      </w:r>
      <w:r w:rsidR="007003A1">
        <w:rPr>
          <w:rFonts w:ascii="仿宋" w:eastAsia="仿宋" w:hAnsi="仿宋" w:cs="仿宋"/>
        </w:rPr>
        <w:t>list collections</w:t>
      </w:r>
    </w:p>
    <w:p w:rsidR="00737AD2" w:rsidRDefault="00737AD2">
      <w:pPr>
        <w:spacing w:before="9" w:line="180" w:lineRule="exact"/>
        <w:rPr>
          <w:sz w:val="18"/>
          <w:szCs w:val="18"/>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本例会返回集合空间中的所有集合</w:t>
      </w:r>
    </w:p>
    <w:p w:rsidR="00737AD2" w:rsidRDefault="00737AD2">
      <w:pPr>
        <w:spacing w:before="5" w:line="120" w:lineRule="exact"/>
        <w:rPr>
          <w:sz w:val="12"/>
          <w:szCs w:val="12"/>
        </w:rPr>
      </w:pPr>
    </w:p>
    <w:p w:rsidR="00737AD2" w:rsidRDefault="00EC10B3">
      <w:pPr>
        <w:pStyle w:val="BodyText"/>
        <w:spacing w:line="172" w:lineRule="auto"/>
        <w:ind w:left="897" w:right="6681"/>
        <w:rPr>
          <w:rFonts w:ascii="仿宋" w:eastAsia="仿宋" w:hAnsi="仿宋" w:cs="仿宋"/>
        </w:rPr>
      </w:pPr>
      <w:r w:rsidRPr="00EC10B3">
        <w:pict>
          <v:group id="_x0000_s2177" style="position:absolute;left:0;text-align:left;margin-left:95.85pt;margin-top:.7pt;width:459.45pt;height:74.2pt;z-index:-25145;mso-position-horizontal-relative:page" coordorigin="1917,14" coordsize="9189,1484">
            <v:shape id="_x0000_s2178" style="position:absolute;left:1917;top:14;width:9189;height:1484" coordorigin="1917,14" coordsize="9189,1484" path="m1917,14r9189,l11106,1498r-9189,l1917,14xe" fillcolor="#efefef" stroked="f">
              <v:path arrowok="t"/>
            </v:shape>
            <w10:wrap anchorx="page"/>
          </v:group>
        </w:pict>
      </w:r>
      <w:r w:rsidR="007003A1">
        <w:rPr>
          <w:rFonts w:ascii="仿宋" w:eastAsia="仿宋" w:hAnsi="仿宋" w:cs="仿宋"/>
        </w:rPr>
        <w:t>db.exec("list collections") 结果：</w:t>
      </w:r>
    </w:p>
    <w:p w:rsidR="00737AD2" w:rsidRDefault="007003A1">
      <w:pPr>
        <w:pStyle w:val="BodyText"/>
        <w:spacing w:line="220" w:lineRule="exact"/>
        <w:ind w:left="897"/>
        <w:rPr>
          <w:rFonts w:ascii="仿宋" w:eastAsia="仿宋" w:hAnsi="仿宋" w:cs="仿宋"/>
        </w:rPr>
      </w:pPr>
      <w:r>
        <w:rPr>
          <w:rFonts w:ascii="仿宋" w:eastAsia="仿宋" w:hAnsi="仿宋" w:cs="仿宋"/>
        </w:rPr>
        <w:t>{</w:t>
      </w:r>
    </w:p>
    <w:p w:rsidR="00737AD2" w:rsidRDefault="007003A1">
      <w:pPr>
        <w:pStyle w:val="BodyText"/>
        <w:spacing w:line="212" w:lineRule="exact"/>
        <w:ind w:left="1097"/>
        <w:rPr>
          <w:rFonts w:ascii="仿宋" w:eastAsia="仿宋" w:hAnsi="仿宋" w:cs="仿宋"/>
        </w:rPr>
      </w:pPr>
      <w:r>
        <w:rPr>
          <w:rFonts w:ascii="仿宋" w:eastAsia="仿宋" w:hAnsi="仿宋" w:cs="仿宋"/>
        </w:rPr>
        <w:t>"Name": "testfoo.testbar"</w:t>
      </w:r>
    </w:p>
    <w:p w:rsidR="00737AD2" w:rsidRDefault="007003A1">
      <w:pPr>
        <w:pStyle w:val="BodyText"/>
        <w:spacing w:line="212" w:lineRule="exact"/>
        <w:ind w:left="1097"/>
        <w:rPr>
          <w:rFonts w:ascii="仿宋" w:eastAsia="仿宋" w:hAnsi="仿宋" w:cs="仿宋"/>
        </w:rPr>
      </w:pPr>
      <w:r>
        <w:rPr>
          <w:rFonts w:ascii="仿宋" w:eastAsia="仿宋" w:hAnsi="仿宋" w:cs="仿宋"/>
        </w:rPr>
        <w:t>"Name":"big.small"</w:t>
      </w:r>
    </w:p>
    <w:p w:rsidR="00737AD2" w:rsidRDefault="007003A1">
      <w:pPr>
        <w:pStyle w:val="BodyText"/>
        <w:spacing w:line="212" w:lineRule="exact"/>
        <w:ind w:left="1097"/>
        <w:rPr>
          <w:rFonts w:ascii="仿宋" w:eastAsia="仿宋" w:hAnsi="仿宋" w:cs="仿宋"/>
        </w:rPr>
      </w:pPr>
      <w:r>
        <w:rPr>
          <w:rFonts w:ascii="仿宋" w:eastAsia="仿宋" w:hAnsi="仿宋" w:cs="仿宋"/>
        </w:rPr>
        <w:t>...</w:t>
      </w:r>
    </w:p>
    <w:p w:rsidR="00737AD2" w:rsidRDefault="007003A1">
      <w:pPr>
        <w:pStyle w:val="BodyText"/>
        <w:spacing w:line="212" w:lineRule="exact"/>
        <w:ind w:left="897"/>
        <w:rPr>
          <w:rFonts w:ascii="仿宋" w:eastAsia="仿宋" w:hAnsi="仿宋" w:cs="仿宋"/>
        </w:rPr>
      </w:pPr>
      <w:r>
        <w:rPr>
          <w:rFonts w:ascii="仿宋" w:eastAsia="仿宋" w:hAnsi="仿宋" w:cs="仿宋"/>
        </w:rPr>
        <w:t>}</w:t>
      </w:r>
    </w:p>
    <w:p w:rsidR="00737AD2" w:rsidRDefault="00737AD2">
      <w:pPr>
        <w:spacing w:before="1" w:line="160" w:lineRule="exact"/>
        <w:rPr>
          <w:sz w:val="16"/>
          <w:szCs w:val="16"/>
        </w:rPr>
      </w:pPr>
    </w:p>
    <w:p w:rsidR="00737AD2" w:rsidRDefault="007003A1">
      <w:pPr>
        <w:pStyle w:val="Heading3"/>
        <w:spacing w:line="354" w:lineRule="exact"/>
        <w:ind w:left="76" w:right="8912"/>
        <w:jc w:val="center"/>
      </w:pPr>
      <w:bookmarkStart w:id="788" w:name="sql_insert_into"/>
      <w:bookmarkStart w:id="789" w:name="_bookmark310"/>
      <w:bookmarkEnd w:id="788"/>
      <w:bookmarkEnd w:id="789"/>
      <w:r>
        <w:rPr>
          <w:w w:val="95"/>
        </w:rPr>
        <w:t>sql</w:t>
      </w:r>
      <w:r>
        <w:rPr>
          <w:spacing w:val="-9"/>
          <w:w w:val="95"/>
        </w:rPr>
        <w:t xml:space="preserve"> </w:t>
      </w:r>
      <w:r>
        <w:rPr>
          <w:w w:val="95"/>
        </w:rPr>
        <w:t>insert</w:t>
      </w:r>
      <w:r>
        <w:rPr>
          <w:spacing w:val="-8"/>
          <w:w w:val="95"/>
        </w:rPr>
        <w:t xml:space="preserve"> </w:t>
      </w:r>
      <w:r>
        <w:rPr>
          <w:w w:val="95"/>
        </w:rPr>
        <w:t>into</w:t>
      </w:r>
    </w:p>
    <w:p w:rsidR="00737AD2" w:rsidRDefault="00737AD2">
      <w:pPr>
        <w:spacing w:before="2" w:line="200" w:lineRule="exact"/>
        <w:rPr>
          <w:sz w:val="20"/>
          <w:szCs w:val="20"/>
        </w:rPr>
      </w:pPr>
    </w:p>
    <w:p w:rsidR="00737AD2" w:rsidRDefault="007003A1">
      <w:pPr>
        <w:pStyle w:val="BodyText"/>
        <w:spacing w:line="253" w:lineRule="auto"/>
        <w:ind w:left="613" w:right="6681"/>
      </w:pPr>
      <w:r>
        <w:t>insert</w:t>
      </w:r>
      <w:r>
        <w:rPr>
          <w:spacing w:val="-31"/>
        </w:rPr>
        <w:t xml:space="preserve"> </w:t>
      </w:r>
      <w:r>
        <w:t>into</w:t>
      </w:r>
      <w:r>
        <w:rPr>
          <w:spacing w:val="-31"/>
        </w:rPr>
        <w:t xml:space="preserve"> </w:t>
      </w:r>
      <w:r>
        <w:t>语句 用于向集合中插入新的数据。</w:t>
      </w:r>
    </w:p>
    <w:p w:rsidR="00737AD2" w:rsidRDefault="00737AD2">
      <w:pPr>
        <w:spacing w:before="4" w:line="180" w:lineRule="exact"/>
        <w:rPr>
          <w:sz w:val="18"/>
          <w:szCs w:val="18"/>
        </w:rPr>
      </w:pPr>
    </w:p>
    <w:p w:rsidR="00737AD2" w:rsidRDefault="007003A1">
      <w:pPr>
        <w:pStyle w:val="BodyText"/>
        <w:ind w:left="613"/>
      </w:pPr>
      <w:r>
        <w:t>语法</w:t>
      </w:r>
    </w:p>
    <w:p w:rsidR="00737AD2" w:rsidRDefault="00737AD2">
      <w:pPr>
        <w:spacing w:before="1" w:line="120" w:lineRule="exact"/>
        <w:rPr>
          <w:sz w:val="12"/>
          <w:szCs w:val="12"/>
        </w:rPr>
      </w:pPr>
    </w:p>
    <w:p w:rsidR="00737AD2" w:rsidRDefault="00EC10B3">
      <w:pPr>
        <w:pStyle w:val="BodyText"/>
        <w:spacing w:line="172" w:lineRule="auto"/>
        <w:ind w:left="613" w:right="926"/>
        <w:rPr>
          <w:rFonts w:ascii="仿宋" w:eastAsia="仿宋" w:hAnsi="仿宋" w:cs="仿宋"/>
        </w:rPr>
      </w:pPr>
      <w:r w:rsidRPr="00EC10B3">
        <w:pict>
          <v:group id="_x0000_s2175" style="position:absolute;left:0;text-align:left;margin-left:81.7pt;margin-top:.7pt;width:473.6pt;height:31.8pt;z-index:-25144;mso-position-horizontal-relative:page" coordorigin="1634,14" coordsize="9472,636">
            <v:shape id="_x0000_s2176" style="position:absolute;left:1634;top:14;width:9472;height:636" coordorigin="1634,14" coordsize="9472,636" path="m1634,14r9472,l11106,650r-9472,l1634,14xe" fillcolor="#efefef" stroked="f">
              <v:path arrowok="t"/>
            </v:shape>
            <w10:wrap anchorx="page"/>
          </v:group>
        </w:pict>
      </w:r>
      <w:r w:rsidR="007003A1">
        <w:rPr>
          <w:rFonts w:ascii="仿宋" w:eastAsia="仿宋" w:hAnsi="仿宋" w:cs="仿宋"/>
        </w:rPr>
        <w:t>insert into &lt;cs_name&gt;.&lt;cl_name&gt;(&lt;field1_name,field2_name,...&gt;) values(&lt;value1,value2,...&gt;) 或者</w:t>
      </w:r>
    </w:p>
    <w:p w:rsidR="00737AD2" w:rsidRDefault="007003A1">
      <w:pPr>
        <w:pStyle w:val="BodyText"/>
        <w:spacing w:line="220" w:lineRule="exact"/>
        <w:ind w:left="613"/>
        <w:rPr>
          <w:rFonts w:ascii="仿宋" w:eastAsia="仿宋" w:hAnsi="仿宋" w:cs="仿宋"/>
        </w:rPr>
      </w:pPr>
      <w:r>
        <w:rPr>
          <w:rFonts w:ascii="仿宋" w:eastAsia="仿宋" w:hAnsi="仿宋" w:cs="仿宋"/>
        </w:rPr>
        <w:t>insert into &lt;cs_name&gt;.&lt;cl_name&gt; &lt;select_set&gt;</w:t>
      </w:r>
    </w:p>
    <w:p w:rsidR="00737AD2" w:rsidRDefault="007003A1">
      <w:pPr>
        <w:pStyle w:val="BodyText"/>
        <w:spacing w:before="49"/>
        <w:ind w:left="613"/>
      </w:pPr>
      <w:r>
        <w:rPr>
          <w:w w:val="95"/>
        </w:rPr>
        <w:t>&lt;cs_name&gt;：集合空间名</w:t>
      </w:r>
    </w:p>
    <w:p w:rsidR="00737AD2" w:rsidRDefault="007003A1">
      <w:pPr>
        <w:pStyle w:val="BodyText"/>
        <w:spacing w:before="18"/>
        <w:ind w:left="613"/>
      </w:pPr>
      <w:r>
        <w:rPr>
          <w:w w:val="95"/>
        </w:rPr>
        <w:t>&lt;cl_name&gt;：集合名</w:t>
      </w:r>
    </w:p>
    <w:p w:rsidR="00737AD2" w:rsidRDefault="007003A1">
      <w:pPr>
        <w:pStyle w:val="BodyText"/>
        <w:spacing w:before="18"/>
        <w:ind w:left="613"/>
      </w:pPr>
      <w:r>
        <w:rPr>
          <w:w w:val="95"/>
        </w:rPr>
        <w:t>&lt;field_name&gt;：字段名</w:t>
      </w:r>
    </w:p>
    <w:p w:rsidR="00737AD2" w:rsidRDefault="007003A1">
      <w:pPr>
        <w:pStyle w:val="BodyText"/>
        <w:spacing w:before="18"/>
        <w:ind w:left="613"/>
      </w:pPr>
      <w:r>
        <w:rPr>
          <w:w w:val="95"/>
        </w:rPr>
        <w:t>&lt;value&gt;：字段名所对应的值</w:t>
      </w:r>
    </w:p>
    <w:p w:rsidR="00737AD2" w:rsidRDefault="007003A1">
      <w:pPr>
        <w:pStyle w:val="BodyText"/>
        <w:spacing w:before="18" w:line="379" w:lineRule="auto"/>
        <w:ind w:left="613" w:right="7394"/>
      </w:pPr>
      <w:r>
        <w:rPr>
          <w:w w:val="90"/>
        </w:rPr>
        <w:t>&lt;select_set&gt;：查询结果集</w:t>
      </w:r>
      <w:r>
        <w:t xml:space="preserve"> </w:t>
      </w:r>
      <w:r>
        <w:rPr>
          <w:w w:val="95"/>
        </w:rPr>
        <w:t>示例</w:t>
      </w:r>
    </w:p>
    <w:p w:rsidR="00737AD2" w:rsidRDefault="007003A1">
      <w:pPr>
        <w:pStyle w:val="BodyText"/>
        <w:tabs>
          <w:tab w:val="left" w:pos="897"/>
        </w:tabs>
        <w:spacing w:line="22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本例会向集合bar中插入一条新的数据，字段名为age和name，对应的值分别为（25,"Tom"）：</w:t>
      </w:r>
    </w:p>
    <w:p w:rsidR="00737AD2" w:rsidRDefault="00EC10B3">
      <w:pPr>
        <w:pStyle w:val="BodyText"/>
        <w:spacing w:before="50"/>
        <w:ind w:left="897"/>
        <w:rPr>
          <w:rFonts w:ascii="仿宋" w:eastAsia="仿宋" w:hAnsi="仿宋" w:cs="仿宋"/>
        </w:rPr>
      </w:pPr>
      <w:r w:rsidRPr="00EC10B3">
        <w:pict>
          <v:group id="_x0000_s2173" style="position:absolute;left:0;text-align:left;margin-left:95.85pt;margin-top:6.95pt;width:459.45pt;height:10.6pt;z-index:-25143;mso-position-horizontal-relative:page" coordorigin="1917,139" coordsize="9189,212">
            <v:shape id="_x0000_s2174"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db.execUpdate("insert into foo.bar(age,name) values(25,\"Tom\")")</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本例会向集合bar中插入批量的数据，这些数据为集合small中的查询结果集：</w:t>
      </w:r>
    </w:p>
    <w:p w:rsidR="00737AD2" w:rsidRDefault="00EC10B3">
      <w:pPr>
        <w:pStyle w:val="BodyText"/>
        <w:spacing w:before="10"/>
        <w:ind w:left="897"/>
        <w:rPr>
          <w:rFonts w:ascii="仿宋" w:eastAsia="仿宋" w:hAnsi="仿宋" w:cs="仿宋"/>
        </w:rPr>
      </w:pPr>
      <w:r w:rsidRPr="00EC10B3">
        <w:pict>
          <v:group id="_x0000_s2171" style="position:absolute;left:0;text-align:left;margin-left:95.85pt;margin-top:4.95pt;width:459.45pt;height:10.6pt;z-index:-25142;mso-position-horizontal-relative:page" coordorigin="1917,99" coordsize="9189,212">
            <v:shape id="_x0000_s2172"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db.execUpdate("insert into foo.bar select * from big.small")</w:t>
      </w:r>
    </w:p>
    <w:p w:rsidR="00737AD2" w:rsidRDefault="00737AD2">
      <w:pPr>
        <w:spacing w:before="6" w:line="100" w:lineRule="exact"/>
        <w:rPr>
          <w:sz w:val="10"/>
          <w:szCs w:val="10"/>
        </w:rPr>
      </w:pPr>
    </w:p>
    <w:p w:rsidR="00737AD2" w:rsidRDefault="007003A1">
      <w:pPr>
        <w:pStyle w:val="Heading3"/>
      </w:pPr>
      <w:bookmarkStart w:id="790" w:name="sql_select"/>
      <w:bookmarkStart w:id="791" w:name="_bookmark311"/>
      <w:bookmarkEnd w:id="790"/>
      <w:bookmarkEnd w:id="791"/>
      <w:r>
        <w:rPr>
          <w:w w:val="95"/>
        </w:rPr>
        <w:t>sql</w:t>
      </w:r>
      <w:r>
        <w:rPr>
          <w:spacing w:val="-16"/>
          <w:w w:val="95"/>
        </w:rPr>
        <w:t xml:space="preserve"> </w:t>
      </w:r>
      <w:r>
        <w:rPr>
          <w:w w:val="95"/>
        </w:rPr>
        <w:t>select</w:t>
      </w:r>
    </w:p>
    <w:p w:rsidR="00737AD2" w:rsidRDefault="00737AD2">
      <w:pPr>
        <w:spacing w:before="2" w:line="200" w:lineRule="exact"/>
        <w:rPr>
          <w:sz w:val="20"/>
          <w:szCs w:val="20"/>
        </w:rPr>
      </w:pPr>
    </w:p>
    <w:p w:rsidR="00737AD2" w:rsidRDefault="007003A1">
      <w:pPr>
        <w:pStyle w:val="BodyText"/>
        <w:spacing w:line="253" w:lineRule="auto"/>
        <w:ind w:left="613" w:right="4963"/>
      </w:pPr>
      <w:r>
        <w:t>select</w:t>
      </w:r>
      <w:r>
        <w:rPr>
          <w:spacing w:val="-40"/>
        </w:rPr>
        <w:t xml:space="preserve"> </w:t>
      </w:r>
      <w:r>
        <w:t>语句 用于从集合中选取数据，结果被存储在一个结果集中。</w:t>
      </w:r>
    </w:p>
    <w:p w:rsidR="00737AD2" w:rsidRDefault="00737AD2">
      <w:pPr>
        <w:spacing w:before="4" w:line="180" w:lineRule="exact"/>
        <w:rPr>
          <w:sz w:val="18"/>
          <w:szCs w:val="18"/>
        </w:rPr>
      </w:pPr>
    </w:p>
    <w:p w:rsidR="00737AD2" w:rsidRDefault="007003A1">
      <w:pPr>
        <w:pStyle w:val="BodyText"/>
        <w:ind w:left="613"/>
      </w:pPr>
      <w:r>
        <w:t>语法</w:t>
      </w:r>
    </w:p>
    <w:p w:rsidR="00737AD2" w:rsidRDefault="00737AD2">
      <w:pPr>
        <w:spacing w:before="1" w:line="120" w:lineRule="exact"/>
        <w:rPr>
          <w:sz w:val="12"/>
          <w:szCs w:val="12"/>
        </w:rPr>
      </w:pPr>
    </w:p>
    <w:p w:rsidR="00737AD2" w:rsidRDefault="00EC10B3">
      <w:pPr>
        <w:pStyle w:val="BodyText"/>
        <w:spacing w:line="172" w:lineRule="auto"/>
        <w:ind w:left="613" w:right="6247"/>
        <w:rPr>
          <w:rFonts w:ascii="仿宋" w:eastAsia="仿宋" w:hAnsi="仿宋" w:cs="仿宋"/>
        </w:rPr>
      </w:pPr>
      <w:r w:rsidRPr="00EC10B3">
        <w:pict>
          <v:group id="_x0000_s2169" style="position:absolute;left:0;text-align:left;margin-left:81.7pt;margin-top:.7pt;width:473.6pt;height:31.8pt;z-index:-25141;mso-position-horizontal-relative:page" coordorigin="1634,14" coordsize="9472,636">
            <v:shape id="_x0000_s2170" style="position:absolute;left:1634;top:14;width:9472;height:636" coordorigin="1634,14" coordsize="9472,636" path="m1634,14r9472,l11106,650r-9472,l1634,14xe" fillcolor="#efefef" stroked="f">
              <v:path arrowok="t"/>
            </v:shape>
            <w10:wrap anchorx="page"/>
          </v:group>
        </w:pict>
      </w:r>
      <w:r w:rsidR="007003A1">
        <w:rPr>
          <w:rFonts w:ascii="仿宋" w:eastAsia="仿宋" w:hAnsi="仿宋" w:cs="仿宋"/>
        </w:rPr>
        <w:t>select * from &lt;cs_name&gt;.&lt;cl_name&gt; 或者</w:t>
      </w:r>
    </w:p>
    <w:p w:rsidR="00737AD2" w:rsidRDefault="007003A1">
      <w:pPr>
        <w:pStyle w:val="BodyText"/>
        <w:spacing w:line="220" w:lineRule="exact"/>
        <w:ind w:left="613"/>
        <w:rPr>
          <w:rFonts w:ascii="仿宋" w:eastAsia="仿宋" w:hAnsi="仿宋" w:cs="仿宋"/>
        </w:rPr>
      </w:pPr>
      <w:r>
        <w:rPr>
          <w:rFonts w:ascii="仿宋" w:eastAsia="仿宋" w:hAnsi="仿宋" w:cs="仿宋"/>
        </w:rPr>
        <w:t>select &lt;field1_name,field2_name,...&gt; from &lt;cs_name&gt;.&lt;cl_name&gt;</w:t>
      </w:r>
    </w:p>
    <w:p w:rsidR="00737AD2" w:rsidRDefault="007003A1">
      <w:pPr>
        <w:pStyle w:val="BodyText"/>
        <w:spacing w:before="49"/>
        <w:ind w:left="613"/>
      </w:pPr>
      <w:r>
        <w:rPr>
          <w:w w:val="95"/>
        </w:rPr>
        <w:t>&lt;cs_name&gt;：集合空间名</w:t>
      </w:r>
    </w:p>
    <w:p w:rsidR="00737AD2" w:rsidRDefault="007003A1">
      <w:pPr>
        <w:pStyle w:val="BodyText"/>
        <w:spacing w:before="18"/>
        <w:ind w:left="613"/>
      </w:pPr>
      <w:r>
        <w:rPr>
          <w:w w:val="95"/>
        </w:rPr>
        <w:t>&lt;cl_name&gt;：集合名</w:t>
      </w:r>
    </w:p>
    <w:p w:rsidR="00737AD2" w:rsidRDefault="007003A1">
      <w:pPr>
        <w:pStyle w:val="BodyText"/>
        <w:spacing w:before="18"/>
        <w:ind w:left="613"/>
      </w:pPr>
      <w:r>
        <w:rPr>
          <w:w w:val="95"/>
        </w:rPr>
        <w:t>&lt;field_name&gt;：字段名</w:t>
      </w:r>
    </w:p>
    <w:p w:rsidR="00737AD2" w:rsidRDefault="00737AD2">
      <w:pPr>
        <w:sectPr w:rsidR="00737AD2">
          <w:pgSz w:w="12240" w:h="15840"/>
          <w:pgMar w:top="1340" w:right="680" w:bottom="280" w:left="10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本例会选择指定的字段名返回，如果某条符合条件的记录没有指定的字段名，那么返回它的值为null：</w:t>
      </w:r>
    </w:p>
    <w:p w:rsidR="00737AD2" w:rsidRDefault="00737AD2">
      <w:pPr>
        <w:spacing w:before="5" w:line="120" w:lineRule="exact"/>
        <w:rPr>
          <w:sz w:val="12"/>
          <w:szCs w:val="12"/>
        </w:rPr>
      </w:pPr>
    </w:p>
    <w:p w:rsidR="00737AD2" w:rsidRDefault="00EC10B3">
      <w:pPr>
        <w:pStyle w:val="BodyText"/>
        <w:spacing w:line="172" w:lineRule="auto"/>
        <w:ind w:left="1217" w:right="4563"/>
        <w:rPr>
          <w:rFonts w:ascii="仿宋" w:eastAsia="仿宋" w:hAnsi="仿宋" w:cs="仿宋"/>
        </w:rPr>
      </w:pPr>
      <w:r w:rsidRPr="00EC10B3">
        <w:pict>
          <v:group id="_x0000_s2167" style="position:absolute;left:0;text-align:left;margin-left:95.85pt;margin-top:.7pt;width:459.45pt;height:116.6pt;z-index:-25140;mso-position-horizontal-relative:page" coordorigin="1917,14" coordsize="9189,2332">
            <v:shape id="_x0000_s2168" style="position:absolute;left:1917;top:14;width:9189;height:2332" coordorigin="1917,14" coordsize="9189,2332" path="m1917,14r9189,l11106,2346r-9189,l1917,14xe" fillcolor="#efefef" stroked="f">
              <v:path arrowok="t"/>
            </v:shape>
            <w10:wrap anchorx="page"/>
          </v:group>
        </w:pict>
      </w:r>
      <w:r w:rsidR="007003A1">
        <w:rPr>
          <w:rFonts w:ascii="仿宋" w:eastAsia="仿宋" w:hAnsi="仿宋" w:cs="仿宋"/>
        </w:rPr>
        <w:t>db.exec("select age,name from foo.bar") 结果：</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10,</w:t>
      </w:r>
    </w:p>
    <w:p w:rsidR="00737AD2" w:rsidRDefault="007003A1">
      <w:pPr>
        <w:pStyle w:val="BodyText"/>
        <w:spacing w:line="212" w:lineRule="exact"/>
        <w:ind w:left="1417"/>
        <w:rPr>
          <w:rFonts w:ascii="仿宋" w:eastAsia="仿宋" w:hAnsi="仿宋" w:cs="仿宋"/>
        </w:rPr>
      </w:pPr>
      <w:r>
        <w:rPr>
          <w:rFonts w:ascii="仿宋" w:eastAsia="仿宋" w:hAnsi="仿宋" w:cs="仿宋"/>
        </w:rPr>
        <w:t>"name": null</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10,</w:t>
      </w:r>
    </w:p>
    <w:p w:rsidR="00737AD2" w:rsidRDefault="007003A1">
      <w:pPr>
        <w:pStyle w:val="BodyText"/>
        <w:spacing w:line="212" w:lineRule="exact"/>
        <w:ind w:left="1417"/>
        <w:rPr>
          <w:rFonts w:ascii="仿宋" w:eastAsia="仿宋" w:hAnsi="仿宋" w:cs="仿宋"/>
        </w:rPr>
      </w:pPr>
      <w:r>
        <w:rPr>
          <w:rFonts w:ascii="仿宋" w:eastAsia="仿宋" w:hAnsi="仿宋" w:cs="仿宋"/>
        </w:rPr>
        <w:t>"name": "Tom"</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737AD2" w:rsidRDefault="007003A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本例返回集合中的所有记录的所有字段名</w:t>
      </w:r>
    </w:p>
    <w:p w:rsidR="00737AD2" w:rsidRDefault="00EC10B3">
      <w:pPr>
        <w:pStyle w:val="BodyText"/>
        <w:spacing w:before="84" w:line="172" w:lineRule="auto"/>
        <w:ind w:left="1217" w:right="5263"/>
        <w:rPr>
          <w:rFonts w:ascii="仿宋" w:eastAsia="仿宋" w:hAnsi="仿宋" w:cs="仿宋"/>
        </w:rPr>
      </w:pPr>
      <w:r w:rsidRPr="00EC10B3">
        <w:pict>
          <v:group id="_x0000_s2165" style="position:absolute;left:0;text-align:left;margin-left:95.85pt;margin-top:4.9pt;width:459.45pt;height:243.8pt;z-index:-25139;mso-position-horizontal-relative:page" coordorigin="1917,98" coordsize="9189,4876">
            <v:shape id="_x0000_s2166" style="position:absolute;left:1917;top:98;width:9189;height:4876" coordorigin="1917,98" coordsize="9189,4876" path="m1917,98r9189,l11106,4974r-9189,l1917,98xe" fillcolor="#efefef" stroked="f">
              <v:path arrowok="t"/>
            </v:shape>
            <w10:wrap anchorx="page"/>
          </v:group>
        </w:pict>
      </w:r>
      <w:r w:rsidR="007003A1">
        <w:rPr>
          <w:rFonts w:ascii="仿宋" w:eastAsia="仿宋" w:hAnsi="仿宋" w:cs="仿宋"/>
        </w:rPr>
        <w:t>db.exec("select * from foo.bar") 结果：</w:t>
      </w:r>
    </w:p>
    <w:p w:rsidR="00737AD2" w:rsidRDefault="007003A1">
      <w:pPr>
        <w:pStyle w:val="BodyText"/>
        <w:spacing w:line="220"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"51c909b0c5b855e029000000"</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10</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"51c909b9c5b855e029000001"</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10,</w:t>
      </w:r>
    </w:p>
    <w:p w:rsidR="00737AD2" w:rsidRDefault="007003A1">
      <w:pPr>
        <w:pStyle w:val="BodyText"/>
        <w:spacing w:line="212" w:lineRule="exact"/>
        <w:ind w:left="1417"/>
        <w:rPr>
          <w:rFonts w:ascii="仿宋" w:eastAsia="仿宋" w:hAnsi="仿宋" w:cs="仿宋"/>
        </w:rPr>
      </w:pPr>
      <w:r>
        <w:rPr>
          <w:rFonts w:ascii="仿宋" w:eastAsia="仿宋" w:hAnsi="仿宋" w:cs="仿宋"/>
        </w:rPr>
        <w:t>"name": "Tom"</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2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"_id": {</w:t>
      </w:r>
    </w:p>
    <w:p w:rsidR="00737AD2" w:rsidRDefault="007003A1">
      <w:pPr>
        <w:pStyle w:val="BodyText"/>
        <w:spacing w:line="212" w:lineRule="exact"/>
        <w:ind w:left="1617"/>
        <w:rPr>
          <w:rFonts w:ascii="仿宋" w:eastAsia="仿宋" w:hAnsi="仿宋" w:cs="仿宋"/>
        </w:rPr>
      </w:pPr>
      <w:r>
        <w:rPr>
          <w:rFonts w:ascii="仿宋" w:eastAsia="仿宋" w:hAnsi="仿宋" w:cs="仿宋"/>
        </w:rPr>
        <w:t>"$oid": "51c909c2c5b855e029000002"</w:t>
      </w:r>
    </w:p>
    <w:p w:rsidR="00737AD2" w:rsidRDefault="007003A1">
      <w:pPr>
        <w:pStyle w:val="BodyText"/>
        <w:spacing w:line="212" w:lineRule="exact"/>
        <w:ind w:left="1417"/>
        <w:rPr>
          <w:rFonts w:ascii="仿宋" w:eastAsia="仿宋" w:hAnsi="仿宋" w:cs="仿宋"/>
        </w:rPr>
      </w:pPr>
      <w:r>
        <w:rPr>
          <w:rFonts w:ascii="仿宋" w:eastAsia="仿宋" w:hAnsi="仿宋" w:cs="仿宋"/>
        </w:rPr>
        <w:t>},</w:t>
      </w:r>
    </w:p>
    <w:p w:rsidR="00737AD2" w:rsidRDefault="007003A1">
      <w:pPr>
        <w:pStyle w:val="BodyText"/>
        <w:spacing w:line="212" w:lineRule="exact"/>
        <w:ind w:left="1417"/>
        <w:rPr>
          <w:rFonts w:ascii="仿宋" w:eastAsia="仿宋" w:hAnsi="仿宋" w:cs="仿宋"/>
        </w:rPr>
      </w:pPr>
      <w:r>
        <w:rPr>
          <w:rFonts w:ascii="仿宋" w:eastAsia="仿宋" w:hAnsi="仿宋" w:cs="仿宋"/>
        </w:rPr>
        <w:t>"age": 10,</w:t>
      </w:r>
    </w:p>
    <w:p w:rsidR="00737AD2" w:rsidRDefault="007003A1">
      <w:pPr>
        <w:pStyle w:val="BodyText"/>
        <w:spacing w:line="212" w:lineRule="exact"/>
        <w:ind w:left="1417"/>
        <w:rPr>
          <w:rFonts w:ascii="仿宋" w:eastAsia="仿宋" w:hAnsi="仿宋" w:cs="仿宋"/>
        </w:rPr>
      </w:pPr>
      <w:r>
        <w:rPr>
          <w:rFonts w:ascii="仿宋" w:eastAsia="仿宋" w:hAnsi="仿宋" w:cs="仿宋"/>
        </w:rPr>
        <w:t>"name": "Tom",</w:t>
      </w:r>
    </w:p>
    <w:p w:rsidR="00737AD2" w:rsidRDefault="007003A1">
      <w:pPr>
        <w:pStyle w:val="BodyText"/>
        <w:spacing w:line="212" w:lineRule="exact"/>
        <w:ind w:left="1417"/>
        <w:rPr>
          <w:rFonts w:ascii="仿宋" w:eastAsia="仿宋" w:hAnsi="仿宋" w:cs="仿宋"/>
        </w:rPr>
      </w:pPr>
      <w:r>
        <w:rPr>
          <w:rFonts w:ascii="仿宋" w:eastAsia="仿宋" w:hAnsi="仿宋" w:cs="仿宋"/>
        </w:rPr>
        <w:t>"phone": 123456</w:t>
      </w:r>
    </w:p>
    <w:p w:rsidR="00737AD2" w:rsidRDefault="007003A1">
      <w:pPr>
        <w:pStyle w:val="BodyText"/>
        <w:spacing w:line="212" w:lineRule="exact"/>
        <w:ind w:left="0" w:right="7425"/>
        <w:jc w:val="center"/>
        <w:rPr>
          <w:rFonts w:ascii="仿宋" w:eastAsia="仿宋" w:hAnsi="仿宋" w:cs="仿宋"/>
        </w:rPr>
      </w:pPr>
      <w:r>
        <w:rPr>
          <w:rFonts w:ascii="仿宋" w:eastAsia="仿宋" w:hAnsi="仿宋" w:cs="仿宋"/>
        </w:rPr>
        <w:t>}...</w:t>
      </w:r>
    </w:p>
    <w:p w:rsidR="00737AD2" w:rsidRDefault="00921398">
      <w:pPr>
        <w:pStyle w:val="BodyText"/>
        <w:spacing w:before="29" w:line="553" w:lineRule="exact"/>
      </w:pPr>
      <w:r>
        <w:pict>
          <v:shape id="_x0000_i1140"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p>
    <w:p w:rsidR="00737AD2" w:rsidRDefault="007003A1">
      <w:pPr>
        <w:pStyle w:val="BodyText"/>
        <w:numPr>
          <w:ilvl w:val="0"/>
          <w:numId w:val="4"/>
        </w:numPr>
        <w:tabs>
          <w:tab w:val="left" w:pos="1683"/>
        </w:tabs>
        <w:spacing w:line="148" w:lineRule="exact"/>
        <w:ind w:left="1573" w:firstLine="0"/>
      </w:pPr>
      <w:r>
        <w:rPr>
          <w:w w:val="95"/>
        </w:rPr>
        <w:t>.可以选择类似</w:t>
      </w:r>
      <w:r>
        <w:rPr>
          <w:color w:val="0000FF"/>
          <w:w w:val="95"/>
        </w:rPr>
        <w:t>where</w:t>
      </w:r>
      <w:r>
        <w:rPr>
          <w:color w:val="000000"/>
          <w:w w:val="95"/>
        </w:rPr>
        <w:t>、</w:t>
      </w:r>
      <w:hyperlink w:anchor="_bookmark314" w:history="1">
        <w:r>
          <w:rPr>
            <w:color w:val="0000FF"/>
            <w:w w:val="95"/>
          </w:rPr>
          <w:t xml:space="preserve">group </w:t>
        </w:r>
        <w:r>
          <w:rPr>
            <w:color w:val="0000FF"/>
            <w:spacing w:val="39"/>
            <w:w w:val="95"/>
          </w:rPr>
          <w:t xml:space="preserve"> </w:t>
        </w:r>
        <w:r>
          <w:rPr>
            <w:color w:val="0000FF"/>
            <w:w w:val="95"/>
          </w:rPr>
          <w:t>by</w:t>
        </w:r>
      </w:hyperlink>
      <w:r>
        <w:rPr>
          <w:color w:val="000000"/>
          <w:w w:val="95"/>
        </w:rPr>
        <w:t>、</w:t>
      </w:r>
      <w:hyperlink w:anchor="_bookmark315" w:history="1">
        <w:r>
          <w:rPr>
            <w:color w:val="0000FF"/>
            <w:w w:val="95"/>
          </w:rPr>
          <w:t xml:space="preserve">order </w:t>
        </w:r>
        <w:r>
          <w:rPr>
            <w:color w:val="0000FF"/>
            <w:spacing w:val="39"/>
            <w:w w:val="95"/>
          </w:rPr>
          <w:t xml:space="preserve"> </w:t>
        </w:r>
        <w:r>
          <w:rPr>
            <w:color w:val="0000FF"/>
            <w:w w:val="95"/>
          </w:rPr>
          <w:t>by</w:t>
        </w:r>
      </w:hyperlink>
      <w:r>
        <w:rPr>
          <w:color w:val="000000"/>
          <w:w w:val="95"/>
        </w:rPr>
        <w:t>、</w:t>
      </w:r>
      <w:hyperlink w:anchor="_bookmark317" w:history="1">
        <w:r>
          <w:rPr>
            <w:color w:val="0000FF"/>
            <w:w w:val="95"/>
          </w:rPr>
          <w:t>limit</w:t>
        </w:r>
      </w:hyperlink>
      <w:r>
        <w:rPr>
          <w:color w:val="000000"/>
          <w:w w:val="95"/>
        </w:rPr>
        <w:t>、</w:t>
      </w:r>
      <w:hyperlink w:anchor="_bookmark318" w:history="1">
        <w:r>
          <w:rPr>
            <w:color w:val="0000FF"/>
            <w:w w:val="95"/>
          </w:rPr>
          <w:t>offset</w:t>
        </w:r>
      </w:hyperlink>
      <w:r>
        <w:rPr>
          <w:color w:val="000000"/>
          <w:w w:val="95"/>
        </w:rPr>
        <w:t>的关键字对要选择的记录做控制。</w:t>
      </w:r>
    </w:p>
    <w:p w:rsidR="00737AD2" w:rsidRDefault="00737AD2">
      <w:pPr>
        <w:spacing w:before="5" w:line="100" w:lineRule="exact"/>
        <w:rPr>
          <w:sz w:val="10"/>
          <w:szCs w:val="10"/>
        </w:rPr>
      </w:pPr>
    </w:p>
    <w:p w:rsidR="00737AD2" w:rsidRDefault="007003A1">
      <w:pPr>
        <w:pStyle w:val="BodyText"/>
        <w:numPr>
          <w:ilvl w:val="0"/>
          <w:numId w:val="4"/>
        </w:numPr>
        <w:tabs>
          <w:tab w:val="left" w:pos="1683"/>
        </w:tabs>
        <w:spacing w:line="168" w:lineRule="auto"/>
        <w:ind w:left="1573" w:right="150" w:firstLine="0"/>
      </w:pPr>
      <w:r>
        <w:t>.如果查询源不为集合，则本层查询中所有字段均需要引用别名（*除外），例如：select</w:t>
      </w:r>
      <w:r>
        <w:rPr>
          <w:spacing w:val="-23"/>
        </w:rPr>
        <w:t xml:space="preserve"> </w:t>
      </w:r>
      <w:r>
        <w:t>T.a</w:t>
      </w:r>
      <w:r>
        <w:rPr>
          <w:spacing w:val="-23"/>
        </w:rPr>
        <w:t xml:space="preserve"> </w:t>
      </w:r>
      <w:r>
        <w:t>,</w:t>
      </w:r>
      <w:r>
        <w:rPr>
          <w:spacing w:val="-23"/>
        </w:rPr>
        <w:t xml:space="preserve"> </w:t>
      </w:r>
      <w:r>
        <w:t>T.b</w:t>
      </w:r>
      <w:r>
        <w:rPr>
          <w:w w:val="94"/>
        </w:rPr>
        <w:t xml:space="preserve"> </w:t>
      </w:r>
      <w:r>
        <w:t>from</w:t>
      </w:r>
      <w:r>
        <w:rPr>
          <w:spacing w:val="-36"/>
        </w:rPr>
        <w:t xml:space="preserve"> </w:t>
      </w:r>
      <w:r>
        <w:t>(select</w:t>
      </w:r>
      <w:r>
        <w:rPr>
          <w:spacing w:val="-36"/>
        </w:rPr>
        <w:t xml:space="preserve"> </w:t>
      </w:r>
      <w:r>
        <w:t>*</w:t>
      </w:r>
      <w:r>
        <w:rPr>
          <w:spacing w:val="-36"/>
        </w:rPr>
        <w:t xml:space="preserve"> </w:t>
      </w:r>
      <w:r>
        <w:t>from</w:t>
      </w:r>
      <w:r>
        <w:rPr>
          <w:spacing w:val="-36"/>
        </w:rPr>
        <w:t xml:space="preserve"> </w:t>
      </w:r>
      <w:r>
        <w:t>foo.bar)</w:t>
      </w:r>
      <w:r>
        <w:rPr>
          <w:spacing w:val="-36"/>
        </w:rPr>
        <w:t xml:space="preserve"> </w:t>
      </w:r>
      <w:r>
        <w:t>as</w:t>
      </w:r>
      <w:r>
        <w:rPr>
          <w:spacing w:val="-35"/>
        </w:rPr>
        <w:t xml:space="preserve"> </w:t>
      </w:r>
      <w:r>
        <w:t>T</w:t>
      </w:r>
      <w:r>
        <w:rPr>
          <w:spacing w:val="-36"/>
        </w:rPr>
        <w:t xml:space="preserve"> </w:t>
      </w:r>
      <w:r>
        <w:t>where</w:t>
      </w:r>
      <w:r>
        <w:rPr>
          <w:spacing w:val="-36"/>
        </w:rPr>
        <w:t xml:space="preserve"> </w:t>
      </w:r>
      <w:r>
        <w:t>T.a&lt;10</w:t>
      </w:r>
    </w:p>
    <w:p w:rsidR="00737AD2" w:rsidRDefault="007003A1">
      <w:pPr>
        <w:pStyle w:val="BodyText"/>
        <w:spacing w:before="34"/>
        <w:ind w:left="1573"/>
        <w:rPr>
          <w:lang w:eastAsia="zh-CN"/>
        </w:rPr>
      </w:pPr>
      <w:r>
        <w:rPr>
          <w:lang w:eastAsia="zh-CN"/>
        </w:rPr>
        <w:t>3.子查询必须包含别名，子查询中出现的别名只作用于上一层。</w:t>
      </w:r>
    </w:p>
    <w:p w:rsidR="00737AD2" w:rsidRDefault="00737AD2">
      <w:pPr>
        <w:spacing w:before="5" w:line="110" w:lineRule="exact"/>
        <w:rPr>
          <w:sz w:val="11"/>
          <w:szCs w:val="11"/>
          <w:lang w:eastAsia="zh-CN"/>
        </w:rPr>
      </w:pPr>
    </w:p>
    <w:p w:rsidR="00737AD2" w:rsidRDefault="007003A1">
      <w:pPr>
        <w:pStyle w:val="Heading3"/>
        <w:ind w:left="433"/>
      </w:pPr>
      <w:bookmarkStart w:id="792" w:name="sql_update"/>
      <w:bookmarkStart w:id="793" w:name="_bookmark312"/>
      <w:bookmarkEnd w:id="792"/>
      <w:bookmarkEnd w:id="793"/>
      <w:r>
        <w:rPr>
          <w:w w:val="95"/>
        </w:rPr>
        <w:t>sql</w:t>
      </w:r>
      <w:r>
        <w:rPr>
          <w:spacing w:val="-25"/>
          <w:w w:val="95"/>
        </w:rPr>
        <w:t xml:space="preserve"> </w:t>
      </w:r>
      <w:r>
        <w:rPr>
          <w:w w:val="95"/>
        </w:rPr>
        <w:t>update</w:t>
      </w:r>
    </w:p>
    <w:p w:rsidR="00737AD2" w:rsidRDefault="00737AD2">
      <w:pPr>
        <w:spacing w:before="2" w:line="200" w:lineRule="exact"/>
        <w:rPr>
          <w:sz w:val="20"/>
          <w:szCs w:val="20"/>
        </w:rPr>
      </w:pPr>
    </w:p>
    <w:p w:rsidR="00737AD2" w:rsidRDefault="007003A1">
      <w:pPr>
        <w:pStyle w:val="BodyText"/>
        <w:spacing w:line="253" w:lineRule="auto"/>
        <w:ind w:right="6065"/>
      </w:pPr>
      <w:r>
        <w:rPr>
          <w:w w:val="95"/>
        </w:rPr>
        <w:t>update</w:t>
      </w:r>
      <w:r>
        <w:rPr>
          <w:spacing w:val="2"/>
          <w:w w:val="95"/>
        </w:rPr>
        <w:t xml:space="preserve"> </w:t>
      </w:r>
      <w:r>
        <w:rPr>
          <w:w w:val="95"/>
        </w:rPr>
        <w:t>语句</w:t>
      </w:r>
      <w:r>
        <w:t xml:space="preserve"> 用于修改集合中的记录。</w:t>
      </w:r>
    </w:p>
    <w:p w:rsidR="00737AD2" w:rsidRDefault="00737AD2">
      <w:pPr>
        <w:spacing w:before="4" w:line="180" w:lineRule="exact"/>
        <w:rPr>
          <w:sz w:val="18"/>
          <w:szCs w:val="18"/>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162" style="position:absolute;left:0;text-align:left;margin-left:81.7pt;margin-top:6.75pt;width:473.6pt;height:10.6pt;z-index:-25138;mso-position-horizontal-relative:page" coordorigin="1634,135" coordsize="9472,212">
            <v:shape id="_x0000_s216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update &lt;cs_name&gt;.&lt;cl_name&gt; set (&lt;field1_name&gt;=&lt;value1&gt;,...) [where &lt;condition&gt;]</w:t>
      </w:r>
    </w:p>
    <w:p w:rsidR="00737AD2" w:rsidRDefault="007003A1">
      <w:pPr>
        <w:pStyle w:val="BodyText"/>
        <w:spacing w:before="49"/>
      </w:pPr>
      <w:r>
        <w:rPr>
          <w:w w:val="95"/>
        </w:rPr>
        <w:t>&lt;cs_name&gt;：集合空间名</w:t>
      </w:r>
    </w:p>
    <w:p w:rsidR="00737AD2" w:rsidRDefault="007003A1">
      <w:pPr>
        <w:pStyle w:val="BodyText"/>
        <w:spacing w:before="18"/>
        <w:rPr>
          <w:lang w:eastAsia="zh-CN"/>
        </w:rPr>
      </w:pPr>
      <w:r>
        <w:rPr>
          <w:w w:val="95"/>
          <w:lang w:eastAsia="zh-CN"/>
        </w:rPr>
        <w:t>&lt;cl_name&gt;：集合名</w:t>
      </w:r>
    </w:p>
    <w:p w:rsidR="00737AD2" w:rsidRDefault="007003A1">
      <w:pPr>
        <w:pStyle w:val="BodyText"/>
        <w:spacing w:before="18"/>
        <w:rPr>
          <w:lang w:eastAsia="zh-CN"/>
        </w:rPr>
      </w:pPr>
      <w:r>
        <w:rPr>
          <w:w w:val="95"/>
          <w:lang w:eastAsia="zh-CN"/>
        </w:rPr>
        <w:t>&lt;condition&gt;：条件，只对符合条件的记录更新</w:t>
      </w:r>
    </w:p>
    <w:p w:rsidR="00737AD2" w:rsidRDefault="00737AD2">
      <w:pPr>
        <w:rPr>
          <w:lang w:eastAsia="zh-CN"/>
        </w:rPr>
        <w:sectPr w:rsidR="00737AD2">
          <w:pgSz w:w="12240" w:h="15840"/>
          <w:pgMar w:top="900" w:right="128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rPr>
          <w:lang w:eastAsia="zh-CN"/>
        </w:rPr>
      </w:pPr>
      <w:r>
        <w:rPr>
          <w:lang w:eastAsia="zh-CN"/>
        </w:rPr>
        <w:t>示例</w:t>
      </w:r>
    </w:p>
    <w:p w:rsidR="00737AD2" w:rsidRDefault="00737AD2">
      <w:pPr>
        <w:spacing w:before="10" w:line="110" w:lineRule="exact"/>
        <w:rPr>
          <w:sz w:val="11"/>
          <w:szCs w:val="11"/>
          <w:lang w:eastAsia="zh-CN"/>
        </w:rPr>
      </w:pPr>
    </w:p>
    <w:p w:rsidR="00737AD2" w:rsidRDefault="007003A1">
      <w:pPr>
        <w:pStyle w:val="BodyText"/>
        <w:tabs>
          <w:tab w:val="left" w:pos="897"/>
        </w:tabs>
        <w:spacing w:line="171" w:lineRule="auto"/>
        <w:ind w:left="897" w:right="47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本例会修改集合中全部的记录，将记录中的age字段值修改为20，如果记录中不存在age字段，则将age：</w:t>
      </w:r>
      <w:r>
        <w:rPr>
          <w:w w:val="93"/>
          <w:position w:val="1"/>
          <w:lang w:eastAsia="zh-CN"/>
        </w:rPr>
        <w:t xml:space="preserve"> </w:t>
      </w:r>
      <w:r>
        <w:rPr>
          <w:lang w:eastAsia="zh-CN"/>
        </w:rPr>
        <w:t>20添加到记录中：</w:t>
      </w:r>
    </w:p>
    <w:p w:rsidR="00737AD2" w:rsidRDefault="00EC10B3">
      <w:pPr>
        <w:pStyle w:val="BodyText"/>
        <w:spacing w:before="61"/>
        <w:ind w:left="897"/>
        <w:rPr>
          <w:rFonts w:ascii="仿宋" w:eastAsia="仿宋" w:hAnsi="仿宋" w:cs="仿宋"/>
        </w:rPr>
      </w:pPr>
      <w:r w:rsidRPr="00EC10B3">
        <w:pict>
          <v:group id="_x0000_s2160" style="position:absolute;left:0;text-align:left;margin-left:95.85pt;margin-top:7.5pt;width:459.45pt;height:10.6pt;z-index:-25137;mso-position-horizontal-relative:page" coordorigin="1917,150" coordsize="9189,212">
            <v:shape id="_x0000_s2161" style="position:absolute;left:1917;top:150;width:9189;height:212" coordorigin="1917,150" coordsize="9189,212" path="m1917,150r9189,l11106,362r-9189,l1917,150xe" fillcolor="#efefef" stroked="f">
              <v:path arrowok="t"/>
            </v:shape>
            <w10:wrap anchorx="page"/>
          </v:group>
        </w:pict>
      </w:r>
      <w:r w:rsidR="007003A1">
        <w:rPr>
          <w:rFonts w:ascii="仿宋" w:eastAsia="仿宋" w:hAnsi="仿宋" w:cs="仿宋"/>
        </w:rPr>
        <w:t>db.execUpdate("update foo.bar set age=20")</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本例会修改符合条件的记录   </w:t>
      </w:r>
      <w:r>
        <w:rPr>
          <w:spacing w:val="55"/>
          <w:w w:val="95"/>
          <w:position w:val="1"/>
          <w:lang w:eastAsia="zh-CN"/>
        </w:rPr>
        <w:t xml:space="preserve"> </w:t>
      </w:r>
      <w:r>
        <w:rPr>
          <w:w w:val="95"/>
          <w:position w:val="1"/>
          <w:lang w:eastAsia="zh-CN"/>
        </w:rPr>
        <w:t>，只对符合条件age&lt;10的记录做修改操作：</w:t>
      </w:r>
    </w:p>
    <w:p w:rsidR="00737AD2" w:rsidRDefault="00EC10B3">
      <w:pPr>
        <w:pStyle w:val="BodyText"/>
        <w:spacing w:before="10"/>
        <w:ind w:left="897"/>
        <w:rPr>
          <w:rFonts w:ascii="仿宋" w:eastAsia="仿宋" w:hAnsi="仿宋" w:cs="仿宋"/>
        </w:rPr>
      </w:pPr>
      <w:r w:rsidRPr="00EC10B3">
        <w:pict>
          <v:group id="_x0000_s2158" style="position:absolute;left:0;text-align:left;margin-left:95.85pt;margin-top:4.95pt;width:459.45pt;height:10.6pt;z-index:-25136;mso-position-horizontal-relative:page" coordorigin="1917,99" coordsize="9189,212">
            <v:shape id="_x0000_s2159"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db.execUpdate("update foo.bar set age=20 where age&lt;10")</w:t>
      </w:r>
    </w:p>
    <w:p w:rsidR="00737AD2" w:rsidRDefault="00737AD2">
      <w:pPr>
        <w:spacing w:before="6" w:line="100" w:lineRule="exact"/>
        <w:rPr>
          <w:sz w:val="10"/>
          <w:szCs w:val="10"/>
        </w:rPr>
      </w:pPr>
    </w:p>
    <w:p w:rsidR="00737AD2" w:rsidRDefault="007003A1">
      <w:pPr>
        <w:pStyle w:val="Heading3"/>
      </w:pPr>
      <w:bookmarkStart w:id="794" w:name="sql_delete"/>
      <w:bookmarkStart w:id="795" w:name="_bookmark313"/>
      <w:bookmarkEnd w:id="794"/>
      <w:bookmarkEnd w:id="795"/>
      <w:r>
        <w:rPr>
          <w:w w:val="95"/>
        </w:rPr>
        <w:t>sql</w:t>
      </w:r>
      <w:r>
        <w:rPr>
          <w:spacing w:val="-24"/>
          <w:w w:val="95"/>
        </w:rPr>
        <w:t xml:space="preserve"> </w:t>
      </w:r>
      <w:r>
        <w:rPr>
          <w:w w:val="95"/>
        </w:rPr>
        <w:t>delete</w:t>
      </w:r>
    </w:p>
    <w:p w:rsidR="00737AD2" w:rsidRDefault="00737AD2">
      <w:pPr>
        <w:spacing w:before="2" w:line="200" w:lineRule="exact"/>
        <w:rPr>
          <w:sz w:val="20"/>
          <w:szCs w:val="20"/>
        </w:rPr>
      </w:pPr>
    </w:p>
    <w:p w:rsidR="00737AD2" w:rsidRDefault="007003A1">
      <w:pPr>
        <w:pStyle w:val="BodyText"/>
        <w:spacing w:line="253" w:lineRule="auto"/>
        <w:ind w:left="613" w:right="7394"/>
      </w:pPr>
      <w:r>
        <w:rPr>
          <w:w w:val="95"/>
        </w:rPr>
        <w:t>delete</w:t>
      </w:r>
      <w:r>
        <w:rPr>
          <w:spacing w:val="4"/>
          <w:w w:val="95"/>
        </w:rPr>
        <w:t xml:space="preserve"> </w:t>
      </w:r>
      <w:r>
        <w:rPr>
          <w:w w:val="95"/>
        </w:rPr>
        <w:t>语句</w:t>
      </w:r>
      <w:r>
        <w:t xml:space="preserve"> 用于删除集合中的记录。</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156" style="position:absolute;left:0;text-align:left;margin-left:81.7pt;margin-top:6.75pt;width:473.6pt;height:10.6pt;z-index:-25135;mso-position-horizontal-relative:page" coordorigin="1634,135" coordsize="9472,212">
            <v:shape id="_x0000_s2157"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delete from &lt;cs_name&gt;.&lt;cl_name&gt; [where &lt;condition&gt;]</w:t>
      </w:r>
    </w:p>
    <w:p w:rsidR="00737AD2" w:rsidRDefault="007003A1">
      <w:pPr>
        <w:pStyle w:val="BodyText"/>
        <w:spacing w:before="49"/>
        <w:ind w:left="613"/>
      </w:pPr>
      <w:r>
        <w:rPr>
          <w:w w:val="95"/>
        </w:rPr>
        <w:t>&lt;cs_name&gt;：集合空间名</w:t>
      </w:r>
    </w:p>
    <w:p w:rsidR="00737AD2" w:rsidRDefault="007003A1">
      <w:pPr>
        <w:pStyle w:val="BodyText"/>
        <w:spacing w:before="18"/>
        <w:ind w:left="613"/>
      </w:pPr>
      <w:r>
        <w:rPr>
          <w:w w:val="95"/>
        </w:rPr>
        <w:t>&lt;cl_name&gt;：集合名</w:t>
      </w:r>
    </w:p>
    <w:p w:rsidR="00737AD2" w:rsidRDefault="007003A1">
      <w:pPr>
        <w:pStyle w:val="BodyText"/>
        <w:spacing w:before="18" w:line="379" w:lineRule="auto"/>
        <w:ind w:left="613" w:right="5551"/>
        <w:rPr>
          <w:lang w:eastAsia="zh-CN"/>
        </w:rPr>
      </w:pPr>
      <w:r>
        <w:rPr>
          <w:w w:val="95"/>
          <w:lang w:eastAsia="zh-CN"/>
        </w:rPr>
        <w:t>&lt;condition&gt;：条件，只对符合条件的记录删除</w:t>
      </w:r>
      <w:r>
        <w:rPr>
          <w:lang w:eastAsia="zh-CN"/>
        </w:rPr>
        <w:t xml:space="preserve"> 示例</w:t>
      </w:r>
    </w:p>
    <w:p w:rsidR="00737AD2" w:rsidRDefault="007003A1">
      <w:pPr>
        <w:pStyle w:val="BodyText"/>
        <w:tabs>
          <w:tab w:val="left" w:pos="897"/>
        </w:tabs>
        <w:spacing w:line="22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本例会删除集合中的所有记录：</w:t>
      </w:r>
    </w:p>
    <w:p w:rsidR="00737AD2" w:rsidRDefault="00EC10B3">
      <w:pPr>
        <w:pStyle w:val="BodyText"/>
        <w:spacing w:before="50"/>
        <w:ind w:left="897"/>
        <w:rPr>
          <w:rFonts w:ascii="仿宋" w:eastAsia="仿宋" w:hAnsi="仿宋" w:cs="仿宋"/>
        </w:rPr>
      </w:pPr>
      <w:r w:rsidRPr="00EC10B3">
        <w:pict>
          <v:group id="_x0000_s2154" style="position:absolute;left:0;text-align:left;margin-left:95.85pt;margin-top:6.95pt;width:459.45pt;height:10.6pt;z-index:-25134;mso-position-horizontal-relative:page" coordorigin="1917,139" coordsize="9189,212">
            <v:shape id="_x0000_s215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db.execUpdate("delete from foo.bar")</w:t>
      </w:r>
    </w:p>
    <w:p w:rsidR="00737AD2" w:rsidRDefault="007003A1">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本例会删除符合条件age&lt;10的记录：</w:t>
      </w:r>
    </w:p>
    <w:p w:rsidR="00737AD2" w:rsidRDefault="00EC10B3">
      <w:pPr>
        <w:pStyle w:val="BodyText"/>
        <w:spacing w:before="10"/>
        <w:ind w:left="897"/>
        <w:rPr>
          <w:rFonts w:ascii="仿宋" w:eastAsia="仿宋" w:hAnsi="仿宋" w:cs="仿宋"/>
        </w:rPr>
      </w:pPr>
      <w:r w:rsidRPr="00EC10B3">
        <w:pict>
          <v:group id="_x0000_s2152" style="position:absolute;left:0;text-align:left;margin-left:95.85pt;margin-top:4.95pt;width:459.45pt;height:10.6pt;z-index:-25133;mso-position-horizontal-relative:page" coordorigin="1917,99" coordsize="9189,212">
            <v:shape id="_x0000_s215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db.execUpdate("delete from foo.bar where age&lt;10")</w:t>
      </w:r>
    </w:p>
    <w:p w:rsidR="00737AD2" w:rsidRDefault="00737AD2">
      <w:pPr>
        <w:spacing w:before="6" w:line="100" w:lineRule="exact"/>
        <w:rPr>
          <w:sz w:val="10"/>
          <w:szCs w:val="10"/>
        </w:rPr>
      </w:pPr>
    </w:p>
    <w:p w:rsidR="00737AD2" w:rsidRDefault="007003A1">
      <w:pPr>
        <w:pStyle w:val="Heading3"/>
        <w:ind w:left="98" w:right="9077"/>
        <w:jc w:val="center"/>
      </w:pPr>
      <w:bookmarkStart w:id="796" w:name="sql_group_by"/>
      <w:bookmarkStart w:id="797" w:name="_bookmark314"/>
      <w:bookmarkEnd w:id="796"/>
      <w:bookmarkEnd w:id="797"/>
      <w:r>
        <w:rPr>
          <w:w w:val="90"/>
        </w:rPr>
        <w:t>sql</w:t>
      </w:r>
      <w:r>
        <w:rPr>
          <w:spacing w:val="9"/>
          <w:w w:val="90"/>
        </w:rPr>
        <w:t xml:space="preserve"> </w:t>
      </w:r>
      <w:r>
        <w:rPr>
          <w:w w:val="90"/>
        </w:rPr>
        <w:t>group</w:t>
      </w:r>
      <w:r>
        <w:rPr>
          <w:spacing w:val="10"/>
          <w:w w:val="90"/>
        </w:rPr>
        <w:t xml:space="preserve"> </w:t>
      </w:r>
      <w:r>
        <w:rPr>
          <w:w w:val="90"/>
        </w:rPr>
        <w:t>by</w:t>
      </w:r>
    </w:p>
    <w:p w:rsidR="00737AD2" w:rsidRDefault="00737AD2">
      <w:pPr>
        <w:spacing w:before="2" w:line="200" w:lineRule="exact"/>
        <w:rPr>
          <w:sz w:val="20"/>
          <w:szCs w:val="20"/>
        </w:rPr>
      </w:pPr>
    </w:p>
    <w:p w:rsidR="00737AD2" w:rsidRDefault="007003A1">
      <w:pPr>
        <w:pStyle w:val="BodyText"/>
        <w:spacing w:line="253" w:lineRule="auto"/>
        <w:ind w:left="613" w:right="4547"/>
      </w:pPr>
      <w:r>
        <w:rPr>
          <w:w w:val="95"/>
        </w:rPr>
        <w:t>group</w:t>
      </w:r>
      <w:r>
        <w:rPr>
          <w:spacing w:val="-17"/>
          <w:w w:val="95"/>
        </w:rPr>
        <w:t xml:space="preserve"> </w:t>
      </w:r>
      <w:r>
        <w:rPr>
          <w:w w:val="95"/>
        </w:rPr>
        <w:t>by语句</w:t>
      </w:r>
      <w:r>
        <w:t xml:space="preserve"> </w:t>
      </w:r>
      <w:r>
        <w:rPr>
          <w:w w:val="95"/>
        </w:rPr>
        <w:t>用于结合合计函数，根据一个或多个字段名对结果集进行分组。</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150" style="position:absolute;left:0;text-align:left;margin-left:81.7pt;margin-top:6.75pt;width:473.6pt;height:10.6pt;z-index:-25132;mso-position-horizontal-relative:page" coordorigin="1634,135" coordsize="9472,212">
            <v:shape id="_x0000_s215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group by &lt;field1_name [ASC|DESC ], ...&gt;</w:t>
      </w:r>
    </w:p>
    <w:p w:rsidR="00737AD2" w:rsidRDefault="007003A1">
      <w:pPr>
        <w:pStyle w:val="BodyText"/>
        <w:spacing w:before="49" w:line="253" w:lineRule="auto"/>
        <w:ind w:left="613" w:right="3150"/>
      </w:pPr>
      <w:r>
        <w:rPr>
          <w:w w:val="95"/>
        </w:rPr>
        <w:t>&lt;field_name&gt;：字段名</w:t>
      </w:r>
      <w:r>
        <w:t xml:space="preserve"> </w:t>
      </w:r>
      <w:r>
        <w:rPr>
          <w:w w:val="95"/>
        </w:rPr>
        <w:t>[asc|desc]：排序，asc表示升序，desc表示降序，默认为asc</w:t>
      </w:r>
    </w:p>
    <w:p w:rsidR="00737AD2" w:rsidRDefault="00737AD2">
      <w:pPr>
        <w:spacing w:before="4" w:line="180" w:lineRule="exact"/>
        <w:rPr>
          <w:sz w:val="18"/>
          <w:szCs w:val="18"/>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希望计算每个部门的员工数，并按字段名dept_no分组：</w:t>
      </w:r>
    </w:p>
    <w:p w:rsidR="00737AD2" w:rsidRDefault="00EC10B3">
      <w:pPr>
        <w:pStyle w:val="BodyText"/>
        <w:spacing w:before="50"/>
        <w:ind w:left="897"/>
        <w:rPr>
          <w:rFonts w:ascii="仿宋" w:eastAsia="仿宋" w:hAnsi="仿宋" w:cs="仿宋"/>
        </w:rPr>
      </w:pPr>
      <w:r w:rsidRPr="00EC10B3">
        <w:pict>
          <v:group id="_x0000_s2148" style="position:absolute;left:0;text-align:left;margin-left:95.85pt;margin-top:6.95pt;width:459.45pt;height:10.6pt;z-index:-25131;mso-position-horizontal-relative:page" coordorigin="1917,139" coordsize="9189,212">
            <v:shape id="_x0000_s2149"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dept_no，</w:t>
      </w:r>
      <w:hyperlink w:anchor="_bookmark324" w:history="1">
        <w:r w:rsidR="007003A1">
          <w:rPr>
            <w:rFonts w:ascii="仿宋" w:eastAsia="仿宋" w:hAnsi="仿宋" w:cs="仿宋"/>
            <w:color w:val="0000FF"/>
          </w:rPr>
          <w:t>count</w:t>
        </w:r>
      </w:hyperlink>
      <w:r w:rsidR="007003A1">
        <w:rPr>
          <w:rFonts w:ascii="仿宋" w:eastAsia="仿宋" w:hAnsi="仿宋" w:cs="仿宋"/>
          <w:color w:val="000000"/>
        </w:rPr>
        <w:t>(emp_no) as 员工总数 from foo.bar group by dept_no")</w:t>
      </w:r>
    </w:p>
    <w:p w:rsidR="00737AD2" w:rsidRDefault="00737AD2">
      <w:pPr>
        <w:spacing w:before="10" w:line="160" w:lineRule="exact"/>
        <w:rPr>
          <w:sz w:val="16"/>
          <w:szCs w:val="16"/>
        </w:rPr>
      </w:pPr>
    </w:p>
    <w:p w:rsidR="00737AD2" w:rsidRDefault="00921398">
      <w:pPr>
        <w:pStyle w:val="BodyText"/>
        <w:spacing w:line="140" w:lineRule="auto"/>
        <w:ind w:left="1537" w:right="3220" w:hanging="640"/>
      </w:pPr>
      <w:r>
        <w:pict>
          <v:shape id="_x0000_i1141"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w w:val="111"/>
        </w:rPr>
        <w:t xml:space="preserve"> </w:t>
      </w:r>
      <w:r w:rsidR="007003A1">
        <w:rPr>
          <w:w w:val="95"/>
        </w:rPr>
        <w:t>像</w:t>
      </w:r>
      <w:hyperlink w:anchor="_bookmark323" w:history="1">
        <w:r w:rsidR="007003A1">
          <w:rPr>
            <w:color w:val="0000FF"/>
            <w:w w:val="95"/>
          </w:rPr>
          <w:t>sum</w:t>
        </w:r>
      </w:hyperlink>
      <w:r w:rsidR="007003A1">
        <w:rPr>
          <w:color w:val="000000"/>
          <w:w w:val="95"/>
        </w:rPr>
        <w:t>，</w:t>
      </w:r>
      <w:hyperlink w:anchor="_bookmark324" w:history="1">
        <w:r w:rsidR="007003A1">
          <w:rPr>
            <w:color w:val="0000FF"/>
            <w:w w:val="95"/>
          </w:rPr>
          <w:t>count</w:t>
        </w:r>
      </w:hyperlink>
      <w:r w:rsidR="007003A1">
        <w:rPr>
          <w:color w:val="000000"/>
          <w:w w:val="95"/>
        </w:rPr>
        <w:t>，</w:t>
      </w:r>
      <w:hyperlink w:anchor="_bookmark327" w:history="1">
        <w:r w:rsidR="007003A1">
          <w:rPr>
            <w:color w:val="0000FF"/>
            <w:w w:val="95"/>
          </w:rPr>
          <w:t>min</w:t>
        </w:r>
      </w:hyperlink>
      <w:r w:rsidR="007003A1">
        <w:rPr>
          <w:color w:val="000000"/>
          <w:w w:val="95"/>
        </w:rPr>
        <w:t>，</w:t>
      </w:r>
      <w:hyperlink w:anchor="_bookmark326" w:history="1">
        <w:r w:rsidR="007003A1">
          <w:rPr>
            <w:color w:val="0000FF"/>
            <w:w w:val="95"/>
          </w:rPr>
          <w:t>max</w:t>
        </w:r>
      </w:hyperlink>
      <w:r w:rsidR="007003A1">
        <w:rPr>
          <w:color w:val="000000"/>
          <w:w w:val="95"/>
        </w:rPr>
        <w:t>，</w:t>
      </w:r>
      <w:hyperlink w:anchor="_bookmark325" w:history="1">
        <w:r w:rsidR="007003A1">
          <w:rPr>
            <w:color w:val="0000FF"/>
            <w:w w:val="95"/>
          </w:rPr>
          <w:t>avg</w:t>
        </w:r>
      </w:hyperlink>
      <w:r w:rsidR="007003A1">
        <w:rPr>
          <w:color w:val="000000"/>
          <w:w w:val="95"/>
        </w:rPr>
        <w:t>这样的计数函数必须使用别名。</w:t>
      </w:r>
    </w:p>
    <w:p w:rsidR="00737AD2" w:rsidRDefault="00737AD2">
      <w:pPr>
        <w:spacing w:before="7" w:line="130" w:lineRule="exact"/>
        <w:rPr>
          <w:sz w:val="13"/>
          <w:szCs w:val="13"/>
        </w:rPr>
      </w:pPr>
    </w:p>
    <w:p w:rsidR="00737AD2" w:rsidRDefault="007003A1">
      <w:pPr>
        <w:pStyle w:val="Heading3"/>
        <w:ind w:left="56" w:right="9077"/>
        <w:jc w:val="center"/>
      </w:pPr>
      <w:bookmarkStart w:id="798" w:name="sql_order_by"/>
      <w:bookmarkStart w:id="799" w:name="_bookmark315"/>
      <w:bookmarkEnd w:id="798"/>
      <w:bookmarkEnd w:id="799"/>
      <w:r>
        <w:rPr>
          <w:w w:val="95"/>
        </w:rPr>
        <w:t>sql</w:t>
      </w:r>
      <w:r>
        <w:rPr>
          <w:spacing w:val="-13"/>
          <w:w w:val="95"/>
        </w:rPr>
        <w:t xml:space="preserve"> </w:t>
      </w:r>
      <w:r>
        <w:rPr>
          <w:w w:val="95"/>
        </w:rPr>
        <w:t>order</w:t>
      </w:r>
      <w:r>
        <w:rPr>
          <w:spacing w:val="-13"/>
          <w:w w:val="95"/>
        </w:rPr>
        <w:t xml:space="preserve"> </w:t>
      </w:r>
      <w:r>
        <w:rPr>
          <w:w w:val="95"/>
        </w:rPr>
        <w:t>by</w:t>
      </w:r>
    </w:p>
    <w:p w:rsidR="00737AD2" w:rsidRDefault="00737AD2">
      <w:pPr>
        <w:spacing w:before="2" w:line="200" w:lineRule="exact"/>
        <w:rPr>
          <w:sz w:val="20"/>
          <w:szCs w:val="20"/>
        </w:rPr>
      </w:pPr>
    </w:p>
    <w:p w:rsidR="00737AD2" w:rsidRDefault="007003A1">
      <w:pPr>
        <w:pStyle w:val="BodyText"/>
        <w:spacing w:line="253" w:lineRule="auto"/>
        <w:ind w:left="613" w:right="4547"/>
      </w:pPr>
      <w:r>
        <w:rPr>
          <w:w w:val="95"/>
        </w:rPr>
        <w:t>order</w:t>
      </w:r>
      <w:r>
        <w:rPr>
          <w:spacing w:val="6"/>
          <w:w w:val="95"/>
        </w:rPr>
        <w:t xml:space="preserve"> </w:t>
      </w:r>
      <w:r>
        <w:rPr>
          <w:w w:val="95"/>
        </w:rPr>
        <w:t>by语句</w:t>
      </w:r>
      <w:r>
        <w:t xml:space="preserve"> </w:t>
      </w:r>
      <w:r>
        <w:rPr>
          <w:w w:val="95"/>
        </w:rPr>
        <w:t>用于根据指定的字段名对结果集进行排序，默认为升序排序。</w:t>
      </w:r>
    </w:p>
    <w:p w:rsidR="00737AD2" w:rsidRDefault="00737AD2">
      <w:pPr>
        <w:spacing w:line="253" w:lineRule="auto"/>
        <w:sectPr w:rsidR="00737AD2">
          <w:headerReference w:type="even" r:id="rId90"/>
          <w:headerReference w:type="default" r:id="rId91"/>
          <w:pgSz w:w="12240" w:h="15840"/>
          <w:pgMar w:top="900" w:right="680" w:bottom="280" w:left="1020" w:header="713" w:footer="0" w:gutter="0"/>
          <w:pgNumType w:start="225"/>
          <w:cols w:space="720"/>
        </w:sectPr>
      </w:pPr>
    </w:p>
    <w:p w:rsidR="00737AD2" w:rsidRDefault="00737AD2">
      <w:pPr>
        <w:spacing w:before="4" w:line="130" w:lineRule="exact"/>
        <w:rPr>
          <w:sz w:val="13"/>
          <w:szCs w:val="13"/>
        </w:rPr>
      </w:pPr>
    </w:p>
    <w:p w:rsidR="00737AD2" w:rsidRDefault="007003A1">
      <w:pPr>
        <w:pStyle w:val="BodyText"/>
        <w:spacing w:line="312" w:lineRule="exact"/>
      </w:pPr>
      <w:r>
        <w:t>语法</w:t>
      </w:r>
    </w:p>
    <w:p w:rsidR="00737AD2" w:rsidRDefault="00EC10B3">
      <w:pPr>
        <w:pStyle w:val="BodyText"/>
        <w:spacing w:before="46"/>
        <w:rPr>
          <w:rFonts w:ascii="仿宋" w:eastAsia="仿宋" w:hAnsi="仿宋" w:cs="仿宋"/>
        </w:rPr>
      </w:pPr>
      <w:r w:rsidRPr="00EC10B3">
        <w:pict>
          <v:group id="_x0000_s2145" style="position:absolute;left:0;text-align:left;margin-left:81.7pt;margin-top:6.75pt;width:473.6pt;height:10.6pt;z-index:-25130;mso-position-horizontal-relative:page" coordorigin="1634,135" coordsize="9472,212">
            <v:shape id="_x0000_s2146"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order by &lt;field1_name [ASC|DESC ], ...&gt;</w:t>
      </w:r>
    </w:p>
    <w:p w:rsidR="00737AD2" w:rsidRDefault="007003A1">
      <w:pPr>
        <w:pStyle w:val="BodyText"/>
        <w:spacing w:before="49" w:line="253" w:lineRule="auto"/>
        <w:ind w:right="2178"/>
      </w:pPr>
      <w:r>
        <w:rPr>
          <w:w w:val="95"/>
        </w:rPr>
        <w:t>&lt;field_name&gt;：字段名</w:t>
      </w:r>
      <w:r>
        <w:t xml:space="preserve"> </w:t>
      </w:r>
      <w:r>
        <w:rPr>
          <w:w w:val="95"/>
        </w:rPr>
        <w:t>[asc|desc]：排序，asc表示升序，desc表示降序，默认为asc</w:t>
      </w:r>
    </w:p>
    <w:p w:rsidR="00737AD2" w:rsidRDefault="00737AD2">
      <w:pPr>
        <w:spacing w:before="4" w:line="180" w:lineRule="exact"/>
        <w:rPr>
          <w:sz w:val="18"/>
          <w:szCs w:val="18"/>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希望计算每个部门的员工数，并按字段名dept_no分组，并按字段名的降序排序：</w:t>
      </w:r>
    </w:p>
    <w:p w:rsidR="00737AD2" w:rsidRDefault="00737AD2">
      <w:pPr>
        <w:spacing w:before="5" w:line="120" w:lineRule="exact"/>
        <w:rPr>
          <w:sz w:val="12"/>
          <w:szCs w:val="12"/>
          <w:lang w:eastAsia="zh-CN"/>
        </w:rPr>
      </w:pPr>
    </w:p>
    <w:p w:rsidR="00737AD2" w:rsidRDefault="00EC10B3">
      <w:pPr>
        <w:pStyle w:val="BodyText"/>
        <w:spacing w:line="172" w:lineRule="auto"/>
        <w:ind w:left="1317" w:hanging="100"/>
        <w:rPr>
          <w:rFonts w:ascii="仿宋" w:eastAsia="仿宋" w:hAnsi="仿宋" w:cs="仿宋"/>
        </w:rPr>
      </w:pPr>
      <w:r w:rsidRPr="00EC10B3">
        <w:pict>
          <v:group id="_x0000_s2143" style="position:absolute;left:0;text-align:left;margin-left:95.85pt;margin-top:.7pt;width:459.45pt;height:21.2pt;z-index:-25129;mso-position-horizontal-relative:page" coordorigin="1917,14" coordsize="9189,424">
            <v:shape id="_x0000_s2144" style="position:absolute;left:1917;top:14;width:9189;height:424" coordorigin="1917,14" coordsize="9189,424" path="m1917,14r9189,l11106,438r-9189,l1917,14xe" fillcolor="#efefef" stroked="f">
              <v:path arrowok="t"/>
            </v:shape>
            <w10:wrap anchorx="page"/>
          </v:group>
        </w:pict>
      </w:r>
      <w:r w:rsidR="007003A1">
        <w:rPr>
          <w:rFonts w:ascii="仿宋" w:eastAsia="仿宋" w:hAnsi="仿宋" w:cs="仿宋"/>
        </w:rPr>
        <w:t>db.exec("select dept_no，</w:t>
      </w:r>
      <w:hyperlink w:anchor="_bookmark324" w:history="1">
        <w:r w:rsidR="007003A1">
          <w:rPr>
            <w:rFonts w:ascii="仿宋" w:eastAsia="仿宋" w:hAnsi="仿宋" w:cs="仿宋"/>
            <w:color w:val="0000FF"/>
          </w:rPr>
          <w:t>count</w:t>
        </w:r>
      </w:hyperlink>
      <w:r w:rsidR="007003A1">
        <w:rPr>
          <w:rFonts w:ascii="仿宋" w:eastAsia="仿宋" w:hAnsi="仿宋" w:cs="仿宋"/>
          <w:color w:val="000000"/>
        </w:rPr>
        <w:t>(emp_no) as 员工总数 from foo.bar group by dept_no order by dept_no desc")</w:t>
      </w:r>
    </w:p>
    <w:p w:rsidR="00737AD2" w:rsidRDefault="00737AD2">
      <w:pPr>
        <w:spacing w:before="7" w:line="170" w:lineRule="exact"/>
        <w:rPr>
          <w:sz w:val="17"/>
          <w:szCs w:val="17"/>
        </w:rPr>
      </w:pPr>
    </w:p>
    <w:p w:rsidR="00737AD2" w:rsidRDefault="00921398">
      <w:pPr>
        <w:pStyle w:val="BodyText"/>
        <w:spacing w:line="140" w:lineRule="auto"/>
        <w:ind w:left="1857" w:right="2580" w:hanging="640"/>
      </w:pPr>
      <w:r>
        <w:pict>
          <v:shape id="_x0000_i1142" type="#_x0000_t75" style="width:23.1pt;height:23.1pt;mso-position-horizontal-relative:char;mso-position-vertical-relative:line">
            <v:imagedata r:id="rId21" o:title=""/>
          </v:shape>
        </w:pict>
      </w:r>
      <w:r w:rsidR="007003A1">
        <w:rPr>
          <w:rFonts w:ascii="Times New Roman" w:eastAsia="Times New Roman" w:hAnsi="Times New Roman" w:cs="Times New Roman"/>
        </w:rPr>
        <w:t xml:space="preserve">   </w:t>
      </w:r>
      <w:r w:rsidR="007003A1">
        <w:t>注:</w:t>
      </w:r>
      <w:r w:rsidR="007003A1">
        <w:rPr>
          <w:w w:val="111"/>
        </w:rPr>
        <w:t xml:space="preserve"> </w:t>
      </w:r>
      <w:r w:rsidR="007003A1">
        <w:rPr>
          <w:w w:val="95"/>
        </w:rPr>
        <w:t>像</w:t>
      </w:r>
      <w:hyperlink w:anchor="_bookmark323" w:history="1">
        <w:r w:rsidR="007003A1">
          <w:rPr>
            <w:color w:val="0000FF"/>
            <w:w w:val="95"/>
          </w:rPr>
          <w:t>sum</w:t>
        </w:r>
      </w:hyperlink>
      <w:r w:rsidR="007003A1">
        <w:rPr>
          <w:color w:val="000000"/>
          <w:w w:val="95"/>
        </w:rPr>
        <w:t>，</w:t>
      </w:r>
      <w:hyperlink w:anchor="_bookmark324" w:history="1">
        <w:r w:rsidR="007003A1">
          <w:rPr>
            <w:color w:val="0000FF"/>
            <w:w w:val="95"/>
          </w:rPr>
          <w:t>count</w:t>
        </w:r>
      </w:hyperlink>
      <w:r w:rsidR="007003A1">
        <w:rPr>
          <w:color w:val="000000"/>
          <w:w w:val="95"/>
        </w:rPr>
        <w:t>，</w:t>
      </w:r>
      <w:hyperlink w:anchor="_bookmark327" w:history="1">
        <w:r w:rsidR="007003A1">
          <w:rPr>
            <w:color w:val="0000FF"/>
            <w:w w:val="95"/>
          </w:rPr>
          <w:t>min</w:t>
        </w:r>
      </w:hyperlink>
      <w:r w:rsidR="007003A1">
        <w:rPr>
          <w:color w:val="000000"/>
          <w:w w:val="95"/>
        </w:rPr>
        <w:t>，</w:t>
      </w:r>
      <w:hyperlink w:anchor="_bookmark326" w:history="1">
        <w:r w:rsidR="007003A1">
          <w:rPr>
            <w:color w:val="0000FF"/>
            <w:w w:val="95"/>
          </w:rPr>
          <w:t>max</w:t>
        </w:r>
      </w:hyperlink>
      <w:r w:rsidR="007003A1">
        <w:rPr>
          <w:color w:val="000000"/>
          <w:w w:val="95"/>
        </w:rPr>
        <w:t>，</w:t>
      </w:r>
      <w:hyperlink w:anchor="_bookmark325" w:history="1">
        <w:r w:rsidR="007003A1">
          <w:rPr>
            <w:color w:val="0000FF"/>
            <w:w w:val="95"/>
          </w:rPr>
          <w:t>avg</w:t>
        </w:r>
      </w:hyperlink>
      <w:r w:rsidR="007003A1">
        <w:rPr>
          <w:color w:val="000000"/>
          <w:w w:val="95"/>
        </w:rPr>
        <w:t>这样的计数函数必须使用别名。</w:t>
      </w:r>
    </w:p>
    <w:p w:rsidR="00737AD2" w:rsidRDefault="00737AD2">
      <w:pPr>
        <w:spacing w:before="7" w:line="130" w:lineRule="exact"/>
        <w:rPr>
          <w:sz w:val="13"/>
          <w:szCs w:val="13"/>
        </w:rPr>
      </w:pPr>
    </w:p>
    <w:p w:rsidR="00737AD2" w:rsidRDefault="007003A1">
      <w:pPr>
        <w:pStyle w:val="Heading3"/>
        <w:ind w:left="433"/>
      </w:pPr>
      <w:bookmarkStart w:id="800" w:name="sql_split_by"/>
      <w:bookmarkStart w:id="801" w:name="_bookmark316"/>
      <w:bookmarkEnd w:id="800"/>
      <w:bookmarkEnd w:id="801"/>
      <w:r>
        <w:rPr>
          <w:w w:val="95"/>
        </w:rPr>
        <w:t>sql</w:t>
      </w:r>
      <w:r>
        <w:rPr>
          <w:spacing w:val="-16"/>
          <w:w w:val="95"/>
        </w:rPr>
        <w:t xml:space="preserve"> </w:t>
      </w:r>
      <w:r>
        <w:rPr>
          <w:w w:val="95"/>
        </w:rPr>
        <w:t>split</w:t>
      </w:r>
      <w:r>
        <w:rPr>
          <w:spacing w:val="-15"/>
          <w:w w:val="95"/>
        </w:rPr>
        <w:t xml:space="preserve"> </w:t>
      </w:r>
      <w:r>
        <w:rPr>
          <w:w w:val="95"/>
        </w:rPr>
        <w:t>by</w:t>
      </w:r>
    </w:p>
    <w:p w:rsidR="00737AD2" w:rsidRDefault="00737AD2">
      <w:pPr>
        <w:spacing w:before="2" w:line="200" w:lineRule="exact"/>
        <w:rPr>
          <w:sz w:val="20"/>
          <w:szCs w:val="20"/>
        </w:rPr>
      </w:pPr>
    </w:p>
    <w:p w:rsidR="00737AD2" w:rsidRDefault="007003A1">
      <w:pPr>
        <w:pStyle w:val="BodyText"/>
        <w:spacing w:line="253" w:lineRule="auto"/>
        <w:ind w:right="6285"/>
      </w:pPr>
      <w:r>
        <w:t>split</w:t>
      </w:r>
      <w:r>
        <w:rPr>
          <w:spacing w:val="-30"/>
        </w:rPr>
        <w:t xml:space="preserve"> </w:t>
      </w:r>
      <w:r>
        <w:t>by</w:t>
      </w:r>
      <w:r>
        <w:rPr>
          <w:spacing w:val="-30"/>
        </w:rPr>
        <w:t xml:space="preserve"> </w:t>
      </w:r>
      <w:r>
        <w:t>语句 按照某个数组字段将记录拆分。</w:t>
      </w:r>
    </w:p>
    <w:p w:rsidR="00737AD2" w:rsidRDefault="00737AD2">
      <w:pPr>
        <w:spacing w:before="4" w:line="180" w:lineRule="exact"/>
        <w:rPr>
          <w:sz w:val="18"/>
          <w:szCs w:val="18"/>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140" style="position:absolute;left:0;text-align:left;margin-left:81.7pt;margin-top:6.75pt;width:473.6pt;height:10.6pt;z-index:-25128;mso-position-horizontal-relative:page" coordorigin="1634,135" coordsize="9472,212">
            <v:shape id="_x0000_s214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split by &lt;field name&gt;</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拆分表中原始记录｛a:1,b:2,c:[3,4,5]｝</w:t>
      </w:r>
    </w:p>
    <w:p w:rsidR="00737AD2" w:rsidRDefault="00EC10B3">
      <w:pPr>
        <w:pStyle w:val="BodyText"/>
        <w:spacing w:before="50"/>
        <w:ind w:left="1217"/>
        <w:rPr>
          <w:rFonts w:ascii="仿宋" w:eastAsia="仿宋" w:hAnsi="仿宋" w:cs="仿宋"/>
        </w:rPr>
      </w:pPr>
      <w:r w:rsidRPr="00EC10B3">
        <w:pict>
          <v:group id="_x0000_s2138" style="position:absolute;left:0;text-align:left;margin-left:95.85pt;margin-top:6.95pt;width:459.45pt;height:63.6pt;z-index:-25127;mso-position-horizontal-relative:page" coordorigin="1917,139" coordsize="9189,1272">
            <v:shape id="_x0000_s2139" style="position:absolute;left:1917;top:139;width:9189;height:1272" coordorigin="1917,139" coordsize="9189,1272" path="m1917,139r9189,l11106,1411r-9189,l1917,139xe" fillcolor="#efefef" stroked="f">
              <v:path arrowok="t"/>
            </v:shape>
            <w10:wrap anchorx="page"/>
          </v:group>
        </w:pict>
      </w:r>
      <w:r w:rsidR="007003A1">
        <w:rPr>
          <w:rFonts w:ascii="仿宋" w:eastAsia="仿宋" w:hAnsi="仿宋" w:cs="仿宋"/>
        </w:rPr>
        <w:t>SELECT * FROM foo.bar SPLIT BY c</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得到结果为：</w:t>
      </w:r>
    </w:p>
    <w:p w:rsidR="00737AD2" w:rsidRDefault="007003A1">
      <w:pPr>
        <w:pStyle w:val="BodyText"/>
        <w:spacing w:line="212" w:lineRule="exact"/>
        <w:ind w:left="1217"/>
        <w:rPr>
          <w:rFonts w:ascii="仿宋" w:eastAsia="仿宋" w:hAnsi="仿宋" w:cs="仿宋"/>
        </w:rPr>
      </w:pPr>
      <w:r>
        <w:rPr>
          <w:rFonts w:ascii="仿宋" w:eastAsia="仿宋" w:hAnsi="仿宋" w:cs="仿宋"/>
        </w:rPr>
        <w:t>{a:1, b:2, c:3}</w:t>
      </w:r>
    </w:p>
    <w:p w:rsidR="00737AD2" w:rsidRDefault="007003A1">
      <w:pPr>
        <w:pStyle w:val="BodyText"/>
        <w:spacing w:line="212" w:lineRule="exact"/>
        <w:ind w:left="1217"/>
        <w:rPr>
          <w:rFonts w:ascii="仿宋" w:eastAsia="仿宋" w:hAnsi="仿宋" w:cs="仿宋"/>
        </w:rPr>
      </w:pPr>
      <w:r>
        <w:rPr>
          <w:rFonts w:ascii="仿宋" w:eastAsia="仿宋" w:hAnsi="仿宋" w:cs="仿宋"/>
        </w:rPr>
        <w:t>{a:1, b:2, c:4}</w:t>
      </w:r>
    </w:p>
    <w:p w:rsidR="00737AD2" w:rsidRDefault="007003A1">
      <w:pPr>
        <w:pStyle w:val="BodyText"/>
        <w:spacing w:line="212" w:lineRule="exact"/>
        <w:ind w:left="1217"/>
        <w:rPr>
          <w:rFonts w:ascii="仿宋" w:eastAsia="仿宋" w:hAnsi="仿宋" w:cs="仿宋"/>
        </w:rPr>
      </w:pPr>
      <w:r>
        <w:rPr>
          <w:rFonts w:ascii="仿宋" w:eastAsia="仿宋" w:hAnsi="仿宋" w:cs="仿宋"/>
        </w:rPr>
        <w:t>{a:1, b:2, c:5}</w:t>
      </w:r>
    </w:p>
    <w:p w:rsidR="00737AD2" w:rsidRDefault="00737AD2">
      <w:pPr>
        <w:spacing w:before="6" w:line="100" w:lineRule="exact"/>
        <w:rPr>
          <w:sz w:val="10"/>
          <w:szCs w:val="10"/>
        </w:rPr>
      </w:pPr>
    </w:p>
    <w:p w:rsidR="00737AD2" w:rsidRDefault="007003A1">
      <w:pPr>
        <w:pStyle w:val="Heading3"/>
        <w:ind w:left="433"/>
      </w:pPr>
      <w:bookmarkStart w:id="802" w:name="sql_limit"/>
      <w:bookmarkStart w:id="803" w:name="_bookmark317"/>
      <w:bookmarkEnd w:id="802"/>
      <w:bookmarkEnd w:id="803"/>
      <w:r>
        <w:rPr>
          <w:w w:val="95"/>
        </w:rPr>
        <w:t>sql</w:t>
      </w:r>
      <w:r>
        <w:rPr>
          <w:spacing w:val="-9"/>
          <w:w w:val="95"/>
        </w:rPr>
        <w:t xml:space="preserve"> </w:t>
      </w:r>
      <w:r>
        <w:rPr>
          <w:w w:val="95"/>
        </w:rPr>
        <w:t>limit</w:t>
      </w:r>
    </w:p>
    <w:p w:rsidR="00737AD2" w:rsidRDefault="00737AD2">
      <w:pPr>
        <w:spacing w:before="2" w:line="200" w:lineRule="exact"/>
        <w:rPr>
          <w:sz w:val="20"/>
          <w:szCs w:val="20"/>
        </w:rPr>
      </w:pPr>
    </w:p>
    <w:p w:rsidR="00737AD2" w:rsidRDefault="007003A1">
      <w:pPr>
        <w:pStyle w:val="BodyText"/>
        <w:spacing w:line="253" w:lineRule="auto"/>
        <w:ind w:right="6285"/>
        <w:rPr>
          <w:lang w:eastAsia="zh-CN"/>
        </w:rPr>
      </w:pPr>
      <w:r>
        <w:rPr>
          <w:lang w:eastAsia="zh-CN"/>
        </w:rPr>
        <w:t>limit语句 用于限制返回记录个数。</w:t>
      </w:r>
    </w:p>
    <w:p w:rsidR="00737AD2" w:rsidRDefault="00737AD2">
      <w:pPr>
        <w:spacing w:before="4" w:line="180" w:lineRule="exact"/>
        <w:rPr>
          <w:sz w:val="18"/>
          <w:szCs w:val="18"/>
          <w:lang w:eastAsia="zh-CN"/>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136" style="position:absolute;left:0;text-align:left;margin-left:81.7pt;margin-top:6.75pt;width:473.6pt;height:10.6pt;z-index:-25126;mso-position-horizontal-relative:page" coordorigin="1634,135" coordsize="9472,212">
            <v:shape id="_x0000_s2137"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limit&lt;limit_num&gt;</w:t>
      </w:r>
    </w:p>
    <w:p w:rsidR="00737AD2" w:rsidRDefault="007003A1">
      <w:pPr>
        <w:pStyle w:val="BodyText"/>
        <w:spacing w:before="49" w:line="379" w:lineRule="auto"/>
        <w:ind w:right="7090"/>
      </w:pPr>
      <w:r>
        <w:rPr>
          <w:w w:val="90"/>
        </w:rPr>
        <w:t>&lt;limit_num&gt;：限制数</w:t>
      </w:r>
      <w:r>
        <w:t xml:space="preserve"> </w:t>
      </w:r>
      <w:r>
        <w:rPr>
          <w:w w:val="95"/>
        </w:rPr>
        <w:t>示例</w:t>
      </w:r>
    </w:p>
    <w:p w:rsidR="00737AD2" w:rsidRDefault="007003A1">
      <w:pPr>
        <w:pStyle w:val="BodyText"/>
        <w:tabs>
          <w:tab w:val="left" w:pos="1217"/>
        </w:tabs>
        <w:spacing w:line="22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希望返回集合中前10条记录：</w:t>
      </w:r>
    </w:p>
    <w:p w:rsidR="00737AD2" w:rsidRDefault="00EC10B3">
      <w:pPr>
        <w:pStyle w:val="BodyText"/>
        <w:spacing w:before="50"/>
        <w:ind w:left="1217"/>
        <w:rPr>
          <w:rFonts w:ascii="仿宋" w:eastAsia="仿宋" w:hAnsi="仿宋" w:cs="仿宋"/>
        </w:rPr>
      </w:pPr>
      <w:r w:rsidRPr="00EC10B3">
        <w:pict>
          <v:group id="_x0000_s2134" style="position:absolute;left:0;text-align:left;margin-left:95.85pt;margin-top:6.95pt;width:459.45pt;height:10.6pt;z-index:-25125;mso-position-horizontal-relative:page" coordorigin="1917,139" coordsize="9189,212">
            <v:shape id="_x0000_s213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 from foo.bar limit 10")</w:t>
      </w:r>
    </w:p>
    <w:p w:rsidR="00737AD2" w:rsidRDefault="00737AD2">
      <w:pPr>
        <w:spacing w:before="6" w:line="100" w:lineRule="exact"/>
        <w:rPr>
          <w:sz w:val="10"/>
          <w:szCs w:val="10"/>
        </w:rPr>
      </w:pPr>
    </w:p>
    <w:p w:rsidR="00737AD2" w:rsidRDefault="007003A1">
      <w:pPr>
        <w:pStyle w:val="Heading3"/>
        <w:ind w:left="433"/>
      </w:pPr>
      <w:bookmarkStart w:id="804" w:name="sql_offset"/>
      <w:bookmarkStart w:id="805" w:name="_bookmark318"/>
      <w:bookmarkEnd w:id="804"/>
      <w:bookmarkEnd w:id="805"/>
      <w:r>
        <w:rPr>
          <w:w w:val="95"/>
        </w:rPr>
        <w:t>sql</w:t>
      </w:r>
      <w:r>
        <w:rPr>
          <w:spacing w:val="-22"/>
          <w:w w:val="95"/>
        </w:rPr>
        <w:t xml:space="preserve"> </w:t>
      </w:r>
      <w:r>
        <w:rPr>
          <w:w w:val="95"/>
        </w:rPr>
        <w:t>offset</w:t>
      </w:r>
    </w:p>
    <w:p w:rsidR="00737AD2" w:rsidRDefault="00737AD2">
      <w:pPr>
        <w:spacing w:before="2" w:line="200" w:lineRule="exact"/>
        <w:rPr>
          <w:sz w:val="20"/>
          <w:szCs w:val="20"/>
        </w:rPr>
      </w:pPr>
    </w:p>
    <w:p w:rsidR="00737AD2" w:rsidRDefault="007003A1">
      <w:pPr>
        <w:pStyle w:val="BodyText"/>
        <w:spacing w:line="253" w:lineRule="auto"/>
        <w:ind w:right="6285"/>
        <w:rPr>
          <w:lang w:eastAsia="zh-CN"/>
        </w:rPr>
      </w:pPr>
      <w:r>
        <w:rPr>
          <w:lang w:eastAsia="zh-CN"/>
        </w:rPr>
        <w:t>offset语句 用于设置跳过的记录个数。</w:t>
      </w:r>
    </w:p>
    <w:p w:rsidR="00737AD2" w:rsidRDefault="00737AD2">
      <w:pPr>
        <w:spacing w:line="253" w:lineRule="auto"/>
        <w:rPr>
          <w:lang w:eastAsia="zh-CN"/>
        </w:rPr>
        <w:sectPr w:rsidR="00737AD2">
          <w:pgSz w:w="12240" w:h="15840"/>
          <w:pgMar w:top="900" w:right="1320" w:bottom="280" w:left="700" w:header="713" w:footer="0" w:gutter="0"/>
          <w:cols w:space="720"/>
        </w:sectPr>
      </w:pPr>
    </w:p>
    <w:p w:rsidR="00737AD2" w:rsidRDefault="00737AD2">
      <w:pPr>
        <w:spacing w:before="4" w:line="130" w:lineRule="exact"/>
        <w:rPr>
          <w:sz w:val="13"/>
          <w:szCs w:val="13"/>
          <w:lang w:eastAsia="zh-CN"/>
        </w:rPr>
      </w:pPr>
    </w:p>
    <w:p w:rsidR="00737AD2" w:rsidRDefault="007003A1">
      <w:pPr>
        <w:pStyle w:val="BodyText"/>
        <w:spacing w:line="312" w:lineRule="exact"/>
        <w:ind w:left="613"/>
      </w:pPr>
      <w:r>
        <w:t>语法</w:t>
      </w:r>
    </w:p>
    <w:p w:rsidR="00737AD2" w:rsidRDefault="00EC10B3">
      <w:pPr>
        <w:pStyle w:val="BodyText"/>
        <w:spacing w:before="46"/>
        <w:ind w:left="613"/>
        <w:rPr>
          <w:rFonts w:ascii="仿宋" w:eastAsia="仿宋" w:hAnsi="仿宋" w:cs="仿宋"/>
        </w:rPr>
      </w:pPr>
      <w:r w:rsidRPr="00EC10B3">
        <w:pict>
          <v:group id="_x0000_s2132" style="position:absolute;left:0;text-align:left;margin-left:81.7pt;margin-top:6.75pt;width:473.6pt;height:10.6pt;z-index:-25124;mso-position-horizontal-relative:page" coordorigin="1634,135" coordsize="9472,212">
            <v:shape id="_x0000_s213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offset&lt;offset_num&gt;</w:t>
      </w:r>
    </w:p>
    <w:p w:rsidR="00737AD2" w:rsidRDefault="007003A1">
      <w:pPr>
        <w:pStyle w:val="BodyText"/>
        <w:spacing w:before="49" w:line="379" w:lineRule="auto"/>
        <w:ind w:left="613" w:right="7257"/>
      </w:pPr>
      <w:r>
        <w:rPr>
          <w:w w:val="90"/>
        </w:rPr>
        <w:t>&lt;offset_num&gt;：跳过记录数</w:t>
      </w:r>
      <w:r>
        <w:t xml:space="preserve"> </w:t>
      </w:r>
      <w:r>
        <w:rPr>
          <w:w w:val="95"/>
        </w:rPr>
        <w:t>示例</w:t>
      </w:r>
    </w:p>
    <w:p w:rsidR="00737AD2" w:rsidRDefault="007003A1">
      <w:pPr>
        <w:pStyle w:val="BodyText"/>
        <w:tabs>
          <w:tab w:val="left" w:pos="897"/>
        </w:tabs>
        <w:spacing w:line="22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希望跳过前5条记录，从第5条后面开始返回：</w:t>
      </w:r>
    </w:p>
    <w:p w:rsidR="00737AD2" w:rsidRDefault="00EC10B3">
      <w:pPr>
        <w:pStyle w:val="BodyText"/>
        <w:spacing w:before="50"/>
        <w:ind w:left="897"/>
        <w:rPr>
          <w:rFonts w:ascii="仿宋" w:eastAsia="仿宋" w:hAnsi="仿宋" w:cs="仿宋"/>
        </w:rPr>
      </w:pPr>
      <w:r w:rsidRPr="00EC10B3">
        <w:pict>
          <v:group id="_x0000_s2130" style="position:absolute;left:0;text-align:left;margin-left:95.85pt;margin-top:6.95pt;width:459.45pt;height:10.6pt;z-index:-25123;mso-position-horizontal-relative:page" coordorigin="1917,139" coordsize="9189,212">
            <v:shape id="_x0000_s2131"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 from foo.bar offset 5")</w:t>
      </w:r>
    </w:p>
    <w:p w:rsidR="00737AD2" w:rsidRDefault="00737AD2">
      <w:pPr>
        <w:spacing w:before="6" w:line="100" w:lineRule="exact"/>
        <w:rPr>
          <w:sz w:val="10"/>
          <w:szCs w:val="10"/>
        </w:rPr>
      </w:pPr>
    </w:p>
    <w:p w:rsidR="00737AD2" w:rsidRDefault="007003A1">
      <w:pPr>
        <w:pStyle w:val="Heading3"/>
      </w:pPr>
      <w:bookmarkStart w:id="806" w:name="sql_as"/>
      <w:bookmarkStart w:id="807" w:name="_bookmark319"/>
      <w:bookmarkEnd w:id="806"/>
      <w:bookmarkEnd w:id="807"/>
      <w:r>
        <w:rPr>
          <w:w w:val="95"/>
        </w:rPr>
        <w:t>sql</w:t>
      </w:r>
      <w:r>
        <w:rPr>
          <w:spacing w:val="-7"/>
          <w:w w:val="95"/>
        </w:rPr>
        <w:t xml:space="preserve"> </w:t>
      </w:r>
      <w:r>
        <w:rPr>
          <w:w w:val="95"/>
        </w:rPr>
        <w:t>as</w:t>
      </w:r>
    </w:p>
    <w:p w:rsidR="00737AD2" w:rsidRDefault="00737AD2">
      <w:pPr>
        <w:spacing w:before="2" w:line="200" w:lineRule="exact"/>
        <w:rPr>
          <w:sz w:val="20"/>
          <w:szCs w:val="20"/>
        </w:rPr>
      </w:pPr>
    </w:p>
    <w:p w:rsidR="00737AD2" w:rsidRDefault="007003A1">
      <w:pPr>
        <w:pStyle w:val="BodyText"/>
        <w:spacing w:line="253" w:lineRule="auto"/>
        <w:ind w:left="613" w:right="5920"/>
      </w:pPr>
      <w:r>
        <w:t>as</w:t>
      </w:r>
      <w:r>
        <w:rPr>
          <w:w w:val="96"/>
        </w:rPr>
        <w:t xml:space="preserve"> </w:t>
      </w:r>
      <w:r>
        <w:rPr>
          <w:w w:val="95"/>
        </w:rPr>
        <w:t>用于为集合名或者字段名指定别名（alias）。</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128" style="position:absolute;left:0;text-align:left;margin-left:81.7pt;margin-top:6.75pt;width:473.6pt;height:10.6pt;z-index:-25122;mso-position-horizontal-relative:page" coordorigin="1634,135" coordsize="9472,212">
            <v:shape id="_x0000_s212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&lt;cs_name.cl_name | (select_set) | field_name&gt; AS &lt;alias_name&gt;</w:t>
      </w:r>
    </w:p>
    <w:p w:rsidR="00737AD2" w:rsidRDefault="007003A1">
      <w:pPr>
        <w:pStyle w:val="BodyText"/>
        <w:spacing w:before="49"/>
        <w:ind w:left="613"/>
      </w:pPr>
      <w:r>
        <w:rPr>
          <w:w w:val="95"/>
        </w:rPr>
        <w:t>&lt;cs_name&gt;：集合空间名</w:t>
      </w:r>
    </w:p>
    <w:p w:rsidR="00737AD2" w:rsidRDefault="007003A1">
      <w:pPr>
        <w:pStyle w:val="BodyText"/>
        <w:spacing w:before="18" w:line="253" w:lineRule="auto"/>
        <w:ind w:left="613" w:right="6638"/>
      </w:pPr>
      <w:r>
        <w:rPr>
          <w:w w:val="90"/>
        </w:rPr>
        <w:t>&lt;cl_name&gt;：集合名</w:t>
      </w:r>
      <w:r>
        <w:t xml:space="preserve"> </w:t>
      </w:r>
      <w:r>
        <w:rPr>
          <w:w w:val="95"/>
        </w:rPr>
        <w:t>select_set：结果集</w:t>
      </w:r>
      <w:r>
        <w:t xml:space="preserve"> </w:t>
      </w:r>
      <w:r>
        <w:rPr>
          <w:w w:val="95"/>
        </w:rPr>
        <w:t>field_name：字段名</w:t>
      </w:r>
    </w:p>
    <w:p w:rsidR="00737AD2" w:rsidRDefault="007003A1">
      <w:pPr>
        <w:pStyle w:val="BodyText"/>
        <w:spacing w:before="4" w:line="379" w:lineRule="auto"/>
        <w:ind w:left="613" w:right="7820"/>
      </w:pPr>
      <w:r>
        <w:rPr>
          <w:w w:val="90"/>
        </w:rPr>
        <w:t>&lt;alias_name&gt;：别名</w:t>
      </w:r>
      <w:r>
        <w:t xml:space="preserve"> </w:t>
      </w:r>
      <w:r>
        <w:rPr>
          <w:w w:val="95"/>
        </w:rPr>
        <w:t>示例</w:t>
      </w:r>
    </w:p>
    <w:p w:rsidR="00737AD2" w:rsidRDefault="007003A1">
      <w:pPr>
        <w:pStyle w:val="BodyText"/>
        <w:tabs>
          <w:tab w:val="left" w:pos="897"/>
        </w:tabs>
        <w:spacing w:line="223"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集合别名</w:t>
      </w:r>
    </w:p>
    <w:p w:rsidR="00737AD2" w:rsidRDefault="00EC10B3">
      <w:pPr>
        <w:pStyle w:val="BodyText"/>
        <w:spacing w:before="50"/>
        <w:ind w:left="897"/>
        <w:rPr>
          <w:rFonts w:ascii="仿宋" w:eastAsia="仿宋" w:hAnsi="仿宋" w:cs="仿宋"/>
        </w:rPr>
      </w:pPr>
      <w:r w:rsidRPr="00EC10B3">
        <w:pict>
          <v:group id="_x0000_s2126" style="position:absolute;left:0;text-align:left;margin-left:95.85pt;margin-top:6.95pt;width:459.45pt;height:10.6pt;z-index:-25121;mso-position-horizontal-relative:page" coordorigin="1917,139" coordsize="9189,212">
            <v:shape id="_x0000_s2127"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T1.age,T1.name from foo.bar as T1 where T1.age&gt;10")</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字段别名</w:t>
      </w:r>
    </w:p>
    <w:p w:rsidR="00737AD2" w:rsidRDefault="00EC10B3">
      <w:pPr>
        <w:pStyle w:val="BodyText"/>
        <w:spacing w:before="50"/>
        <w:ind w:left="897"/>
        <w:rPr>
          <w:rFonts w:ascii="仿宋" w:eastAsia="仿宋" w:hAnsi="仿宋" w:cs="仿宋"/>
        </w:rPr>
      </w:pPr>
      <w:r w:rsidRPr="00EC10B3">
        <w:pict>
          <v:group id="_x0000_s2124" style="position:absolute;left:0;text-align:left;margin-left:95.85pt;margin-top:6.95pt;width:459.45pt;height:10.6pt;z-index:-25120;mso-position-horizontal-relative:page" coordorigin="1917,139" coordsize="9189,212">
            <v:shape id="_x0000_s2125"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age as 年龄 from foo.bar where age&gt;10")</w:t>
      </w:r>
    </w:p>
    <w:p w:rsidR="00737AD2" w:rsidRDefault="007003A1">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结果集别名</w:t>
      </w:r>
    </w:p>
    <w:p w:rsidR="00737AD2" w:rsidRDefault="00EC10B3">
      <w:pPr>
        <w:pStyle w:val="BodyText"/>
        <w:spacing w:before="10"/>
        <w:ind w:left="897"/>
        <w:rPr>
          <w:rFonts w:ascii="仿宋" w:eastAsia="仿宋" w:hAnsi="仿宋" w:cs="仿宋"/>
        </w:rPr>
      </w:pPr>
      <w:r w:rsidRPr="00EC10B3">
        <w:pict>
          <v:group id="_x0000_s2122" style="position:absolute;left:0;text-align:left;margin-left:95.85pt;margin-top:4.95pt;width:459.45pt;height:10.6pt;z-index:-25119;mso-position-horizontal-relative:page" coordorigin="1917,99" coordsize="9189,212">
            <v:shape id="_x0000_s2123" style="position:absolute;left:1917;top:99;width:9189;height:212" coordorigin="1917,99" coordsize="9189,212" path="m1917,99r9189,l11106,311r-9189,l1917,99xe" fillcolor="#efefef" stroked="f">
              <v:path arrowok="t"/>
            </v:shape>
            <w10:wrap anchorx="page"/>
          </v:group>
        </w:pict>
      </w:r>
      <w:r w:rsidR="007003A1">
        <w:rPr>
          <w:rFonts w:ascii="仿宋" w:eastAsia="仿宋" w:hAnsi="仿宋" w:cs="仿宋"/>
        </w:rPr>
        <w:t>db.exec("select T.age,T.name from (select age,name from foo.bar) as T where T.age&gt;10")</w:t>
      </w:r>
    </w:p>
    <w:p w:rsidR="00737AD2" w:rsidRDefault="00737AD2">
      <w:pPr>
        <w:spacing w:before="6" w:line="100" w:lineRule="exact"/>
        <w:rPr>
          <w:sz w:val="10"/>
          <w:szCs w:val="10"/>
        </w:rPr>
      </w:pPr>
    </w:p>
    <w:p w:rsidR="00737AD2" w:rsidRDefault="007003A1">
      <w:pPr>
        <w:pStyle w:val="Heading3"/>
        <w:ind w:left="94" w:right="8999"/>
        <w:jc w:val="center"/>
      </w:pPr>
      <w:bookmarkStart w:id="808" w:name="sql_inner_join"/>
      <w:bookmarkStart w:id="809" w:name="_bookmark320"/>
      <w:bookmarkEnd w:id="808"/>
      <w:bookmarkEnd w:id="809"/>
      <w:r>
        <w:rPr>
          <w:w w:val="95"/>
        </w:rPr>
        <w:t>sql</w:t>
      </w:r>
      <w:r>
        <w:rPr>
          <w:spacing w:val="-7"/>
          <w:w w:val="95"/>
        </w:rPr>
        <w:t xml:space="preserve"> </w:t>
      </w:r>
      <w:r>
        <w:rPr>
          <w:w w:val="95"/>
        </w:rPr>
        <w:t>inner</w:t>
      </w:r>
      <w:r>
        <w:rPr>
          <w:spacing w:val="-6"/>
          <w:w w:val="95"/>
        </w:rPr>
        <w:t xml:space="preserve"> </w:t>
      </w:r>
      <w:r>
        <w:rPr>
          <w:w w:val="95"/>
        </w:rPr>
        <w:t>join</w:t>
      </w:r>
    </w:p>
    <w:p w:rsidR="00737AD2" w:rsidRDefault="00737AD2">
      <w:pPr>
        <w:spacing w:before="2" w:line="200" w:lineRule="exact"/>
        <w:rPr>
          <w:sz w:val="20"/>
          <w:szCs w:val="20"/>
        </w:rPr>
      </w:pPr>
    </w:p>
    <w:p w:rsidR="00737AD2" w:rsidRDefault="007003A1">
      <w:pPr>
        <w:pStyle w:val="BodyText"/>
        <w:spacing w:line="253" w:lineRule="auto"/>
        <w:ind w:left="613" w:right="2663"/>
      </w:pPr>
      <w:r>
        <w:t>inner</w:t>
      </w:r>
      <w:r>
        <w:rPr>
          <w:spacing w:val="-28"/>
        </w:rPr>
        <w:t xml:space="preserve"> </w:t>
      </w:r>
      <w:r>
        <w:t>join</w:t>
      </w:r>
      <w:r>
        <w:rPr>
          <w:spacing w:val="-27"/>
        </w:rPr>
        <w:t xml:space="preserve"> </w:t>
      </w:r>
      <w:r>
        <w:t>语句 用于根据两个或多个集合中的字段名之间的关系，从这些集合中查询数据。</w:t>
      </w:r>
    </w:p>
    <w:p w:rsidR="00737AD2" w:rsidRDefault="00737AD2">
      <w:pPr>
        <w:spacing w:before="4" w:line="180" w:lineRule="exact"/>
        <w:rPr>
          <w:sz w:val="18"/>
          <w:szCs w:val="18"/>
        </w:rPr>
      </w:pPr>
    </w:p>
    <w:p w:rsidR="00737AD2" w:rsidRDefault="007003A1">
      <w:pPr>
        <w:pStyle w:val="BodyText"/>
        <w:ind w:left="613"/>
      </w:pPr>
      <w:r>
        <w:t>语法</w:t>
      </w:r>
    </w:p>
    <w:p w:rsidR="00737AD2" w:rsidRDefault="00737AD2">
      <w:pPr>
        <w:spacing w:before="1" w:line="120" w:lineRule="exact"/>
        <w:rPr>
          <w:sz w:val="12"/>
          <w:szCs w:val="12"/>
        </w:rPr>
      </w:pPr>
    </w:p>
    <w:p w:rsidR="00737AD2" w:rsidRDefault="00EC10B3">
      <w:pPr>
        <w:pStyle w:val="BodyText"/>
        <w:spacing w:line="172" w:lineRule="auto"/>
        <w:ind w:left="613" w:right="4547"/>
        <w:rPr>
          <w:rFonts w:ascii="仿宋" w:eastAsia="仿宋" w:hAnsi="仿宋" w:cs="仿宋"/>
        </w:rPr>
      </w:pPr>
      <w:r w:rsidRPr="00EC10B3">
        <w:pict>
          <v:group id="_x0000_s2120" style="position:absolute;left:0;text-align:left;margin-left:81.7pt;margin-top:.7pt;width:473.6pt;height:42.4pt;z-index:-25118;mso-position-horizontal-relative:page" coordorigin="1634,14" coordsize="9472,848">
            <v:shape id="_x0000_s2121" style="position:absolute;left:1634;top:14;width:9472;height:848" coordorigin="1634,14" coordsize="9472,848" path="m1634,14r9472,l11106,862r-9472,l1634,14xe" fillcolor="#efefef" stroked="f">
              <v:path arrowok="t"/>
            </v:shape>
            <w10:wrap anchorx="page"/>
          </v:group>
        </w:pict>
      </w:r>
      <w:r w:rsidR="007003A1">
        <w:rPr>
          <w:rFonts w:ascii="仿宋" w:eastAsia="仿宋" w:hAnsi="仿宋" w:cs="仿宋"/>
        </w:rPr>
        <w:t>&lt;collection1_name | (select_set1) as &lt;alias1_name&gt; inner join</w:t>
      </w:r>
    </w:p>
    <w:p w:rsidR="00737AD2" w:rsidRDefault="007003A1">
      <w:pPr>
        <w:pStyle w:val="BodyText"/>
        <w:spacing w:line="172" w:lineRule="auto"/>
        <w:ind w:left="613" w:right="4547"/>
        <w:rPr>
          <w:rFonts w:ascii="仿宋" w:eastAsia="仿宋" w:hAnsi="仿宋" w:cs="仿宋"/>
        </w:rPr>
      </w:pPr>
      <w:r>
        <w:rPr>
          <w:rFonts w:ascii="仿宋" w:eastAsia="仿宋" w:hAnsi="仿宋" w:cs="仿宋"/>
        </w:rPr>
        <w:t>&lt;collection2_name | (select_set2)&gt; as &lt;alias2_name&gt; [ON condition]</w:t>
      </w:r>
    </w:p>
    <w:p w:rsidR="00737AD2" w:rsidRDefault="00737AD2">
      <w:pPr>
        <w:spacing w:before="7" w:line="190" w:lineRule="exact"/>
        <w:rPr>
          <w:sz w:val="19"/>
          <w:szCs w:val="19"/>
        </w:rPr>
      </w:pPr>
    </w:p>
    <w:p w:rsidR="00737AD2" w:rsidRDefault="007003A1">
      <w:pPr>
        <w:pStyle w:val="BodyTex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有员工信息表foo.emp和部门信息表foo.dept，查询员工号emp_no所在的部门名dept_name：</w:t>
      </w:r>
    </w:p>
    <w:p w:rsidR="00737AD2" w:rsidRDefault="00737AD2">
      <w:pPr>
        <w:spacing w:before="5" w:line="120" w:lineRule="exact"/>
        <w:rPr>
          <w:sz w:val="12"/>
          <w:szCs w:val="12"/>
        </w:rPr>
      </w:pPr>
    </w:p>
    <w:p w:rsidR="00737AD2" w:rsidRDefault="00EC10B3">
      <w:pPr>
        <w:pStyle w:val="BodyText"/>
        <w:spacing w:line="172" w:lineRule="auto"/>
        <w:ind w:left="997" w:right="268" w:hanging="100"/>
        <w:rPr>
          <w:rFonts w:ascii="仿宋" w:eastAsia="仿宋" w:hAnsi="仿宋" w:cs="仿宋"/>
        </w:rPr>
      </w:pPr>
      <w:r w:rsidRPr="00EC10B3">
        <w:pict>
          <v:group id="_x0000_s2118" style="position:absolute;left:0;text-align:left;margin-left:95.85pt;margin-top:.7pt;width:459.45pt;height:21.2pt;z-index:-25117;mso-position-horizontal-relative:page" coordorigin="1917,14" coordsize="9189,424">
            <v:shape id="_x0000_s2119" style="position:absolute;left:1917;top:14;width:9189;height:424" coordorigin="1917,14" coordsize="9189,424" path="m1917,14r9189,l11106,438r-9189,l1917,14xe" fillcolor="#efefef" stroked="f">
              <v:path arrowok="t"/>
            </v:shape>
            <w10:wrap anchorx="page"/>
          </v:group>
        </w:pict>
      </w:r>
      <w:r w:rsidR="007003A1">
        <w:rPr>
          <w:rFonts w:ascii="仿宋" w:eastAsia="仿宋" w:hAnsi="仿宋" w:cs="仿宋"/>
        </w:rPr>
        <w:t>db.exec("select E.emp_no,D.dept_name from foo.emp as E inner join foo.dept as D on E.dept_no=D.dept_no")</w:t>
      </w:r>
    </w:p>
    <w:p w:rsidR="00737AD2" w:rsidRDefault="00737AD2">
      <w:pPr>
        <w:spacing w:line="172" w:lineRule="auto"/>
        <w:rPr>
          <w:rFonts w:ascii="仿宋" w:eastAsia="仿宋" w:hAnsi="仿宋" w:cs="仿宋"/>
        </w:rPr>
        <w:sectPr w:rsidR="00737AD2">
          <w:pgSz w:w="12240" w:h="15840"/>
          <w:pgMar w:top="900" w:right="680" w:bottom="280" w:left="1020" w:header="713" w:footer="0" w:gutter="0"/>
          <w:cols w:space="720"/>
        </w:sectPr>
      </w:pPr>
    </w:p>
    <w:p w:rsidR="00737AD2" w:rsidRDefault="00EC10B3">
      <w:pPr>
        <w:spacing w:before="4" w:line="130" w:lineRule="exact"/>
        <w:rPr>
          <w:sz w:val="13"/>
          <w:szCs w:val="13"/>
        </w:rPr>
      </w:pPr>
      <w:r w:rsidRPr="00EC10B3">
        <w:lastRenderedPageBreak/>
        <w:pict>
          <v:group id="_x0000_s2116" style="position:absolute;margin-left:113.7pt;margin-top:92.7pt;width:441.6pt;height:10.6pt;z-index:-25116;mso-position-horizontal-relative:page;mso-position-vertical-relative:page" coordorigin="2274,1854" coordsize="8832,212">
            <v:shape id="_x0000_s2117" style="position:absolute;left:2274;top:1854;width:8832;height:212" coordorigin="2274,1854" coordsize="8832,212" path="m2274,1854r8832,l11106,2066r-8832,l2274,1854xe" fillcolor="#efefef" stroked="f">
              <v:path arrowok="t"/>
            </v:shape>
            <w10:wrap anchorx="page" anchory="page"/>
          </v:group>
        </w:pict>
      </w:r>
      <w:r w:rsidRPr="00EC10B3">
        <w:pict>
          <v:group id="_x0000_s2114" style="position:absolute;margin-left:81.7pt;margin-top:239.7pt;width:473.6pt;height:42.4pt;z-index:-25115;mso-position-horizontal-relative:page;mso-position-vertical-relative:page" coordorigin="1634,4794" coordsize="9472,848">
            <v:shape id="_x0000_s2115" style="position:absolute;left:1634;top:4794;width:9472;height:848" coordorigin="1634,4794" coordsize="9472,848" path="m1634,4794r9472,l11106,5642r-9472,l1634,4794xe" fillcolor="#efefef" stroked="f">
              <v:path arrowok="t"/>
            </v:shape>
            <w10:wrap anchorx="page" anchory="page"/>
          </v:group>
        </w:pict>
      </w:r>
      <w:r w:rsidRPr="00EC10B3">
        <w:pict>
          <v:group id="_x0000_s2112" style="position:absolute;margin-left:95.85pt;margin-top:334.1pt;width:459.45pt;height:21.2pt;z-index:-25114;mso-position-horizontal-relative:page;mso-position-vertical-relative:page" coordorigin="1917,6682" coordsize="9189,424">
            <v:shape id="_x0000_s2113" style="position:absolute;left:1917;top:6682;width:9189;height:424" coordorigin="1917,6682" coordsize="9189,424" path="m1917,6682r9189,l11106,7106r-9189,l1917,6682xe" fillcolor="#efefef" stroked="f">
              <v:path arrowok="t"/>
            </v:shape>
            <w10:wrap anchorx="page" anchory="page"/>
          </v:group>
        </w:pict>
      </w:r>
      <w:r w:rsidRPr="00EC10B3">
        <w:pict>
          <v:group id="_x0000_s2110" style="position:absolute;margin-left:81.7pt;margin-top:471.7pt;width:473.6pt;height:42.4pt;z-index:-25113;mso-position-horizontal-relative:page;mso-position-vertical-relative:page" coordorigin="1634,9434" coordsize="9472,848">
            <v:shape id="_x0000_s2111" style="position:absolute;left:1634;top:9434;width:9472;height:848" coordorigin="1634,9434" coordsize="9472,848" path="m1634,9434r9472,l11106,10282r-9472,l1634,9434xe" fillcolor="#efefef" stroked="f">
              <v:path arrowok="t"/>
            </v:shape>
            <w10:wrap anchorx="page" anchory="page"/>
          </v:group>
        </w:pict>
      </w:r>
      <w:r w:rsidRPr="00EC10B3">
        <w:pict>
          <v:group id="_x0000_s2108" style="position:absolute;margin-left:95.85pt;margin-top:566.1pt;width:459.45pt;height:21.2pt;z-index:-25112;mso-position-horizontal-relative:page;mso-position-vertical-relative:page" coordorigin="1917,11322" coordsize="9189,424">
            <v:shape id="_x0000_s2109" style="position:absolute;left:1917;top:11322;width:9189;height:424" coordorigin="1917,11322" coordsize="9189,424" path="m1917,11322r9189,l11106,11746r-9189,l1917,11322xe" fillcolor="#efefef" stroked="f">
              <v:path arrowok="t"/>
            </v:shape>
            <w10:wrap anchorx="page" anchory="page"/>
          </v:group>
        </w:pict>
      </w:r>
      <w:r w:rsidRPr="00EC10B3">
        <w:pict>
          <v:group id="_x0000_s2106" style="position:absolute;margin-left:81.7pt;margin-top:691.7pt;width:473.6pt;height:10.6pt;z-index:-25111;mso-position-horizontal-relative:page;mso-position-vertical-relative:page" coordorigin="1634,13834" coordsize="9472,212">
            <v:shape id="_x0000_s2107" style="position:absolute;left:1634;top:13834;width:9472;height:212" coordorigin="1634,13834" coordsize="9472,212" path="m1634,13834r9472,l11106,14046r-9472,l1634,13834xe" fillcolor="#efefef" stroked="f">
              <v:path arrowok="t"/>
            </v:shape>
            <w10:wrap anchorx="page" anchory="page"/>
          </v:group>
        </w:pict>
      </w:r>
    </w:p>
    <w:p w:rsidR="00737AD2" w:rsidRDefault="00921398">
      <w:pPr>
        <w:pStyle w:val="BodyText"/>
        <w:spacing w:before="90" w:line="140" w:lineRule="auto"/>
        <w:ind w:left="1573" w:right="4582" w:hanging="640"/>
        <w:rPr>
          <w:lang w:eastAsia="zh-CN"/>
        </w:rPr>
      </w:pPr>
      <w:r>
        <w:pict>
          <v:shape id="_x0000_i1143"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w w:val="111"/>
          <w:lang w:eastAsia="zh-CN"/>
        </w:rPr>
        <w:t xml:space="preserve"> </w:t>
      </w:r>
      <w:r w:rsidR="007003A1">
        <w:rPr>
          <w:w w:val="95"/>
          <w:lang w:eastAsia="zh-CN"/>
        </w:rPr>
        <w:t>1.不能包含非联合条件，如下写法是错误的：</w:t>
      </w:r>
    </w:p>
    <w:p w:rsidR="00737AD2" w:rsidRDefault="007003A1">
      <w:pPr>
        <w:pStyle w:val="BodyText"/>
        <w:spacing w:before="68"/>
        <w:ind w:left="1573"/>
        <w:rPr>
          <w:rFonts w:ascii="仿宋" w:eastAsia="仿宋" w:hAnsi="仿宋" w:cs="仿宋"/>
        </w:rPr>
      </w:pPr>
      <w:r>
        <w:rPr>
          <w:rFonts w:ascii="仿宋" w:eastAsia="仿宋" w:hAnsi="仿宋" w:cs="仿宋"/>
        </w:rPr>
        <w:t>select T1.a,T2.b from foo.bar1 as T1 inner join foo.bar2 as T2 on T1.a&lt;10</w:t>
      </w:r>
    </w:p>
    <w:p w:rsidR="00737AD2" w:rsidRDefault="007003A1">
      <w:pPr>
        <w:pStyle w:val="BodyText"/>
        <w:spacing w:before="49"/>
        <w:ind w:left="1573"/>
      </w:pPr>
      <w:r>
        <w:t>2.不能在join本层使用select</w:t>
      </w:r>
      <w:r>
        <w:rPr>
          <w:spacing w:val="-26"/>
        </w:rPr>
        <w:t xml:space="preserve"> </w:t>
      </w:r>
      <w:r>
        <w:t>*</w:t>
      </w:r>
      <w:r>
        <w:rPr>
          <w:spacing w:val="-26"/>
        </w:rPr>
        <w:t xml:space="preserve"> </w:t>
      </w:r>
      <w:r>
        <w:t>语句。</w:t>
      </w:r>
    </w:p>
    <w:p w:rsidR="00737AD2" w:rsidRDefault="00737AD2">
      <w:pPr>
        <w:spacing w:before="1" w:line="170" w:lineRule="exact"/>
        <w:rPr>
          <w:sz w:val="17"/>
          <w:szCs w:val="17"/>
        </w:rPr>
      </w:pPr>
    </w:p>
    <w:p w:rsidR="00737AD2" w:rsidRDefault="007003A1">
      <w:pPr>
        <w:pStyle w:val="Heading3"/>
        <w:spacing w:line="354" w:lineRule="exact"/>
        <w:ind w:left="433"/>
      </w:pPr>
      <w:bookmarkStart w:id="810" w:name="sql_left_outer_join"/>
      <w:bookmarkStart w:id="811" w:name="_bookmark321"/>
      <w:bookmarkEnd w:id="810"/>
      <w:bookmarkEnd w:id="811"/>
      <w:r>
        <w:rPr>
          <w:w w:val="95"/>
        </w:rPr>
        <w:t>sql</w:t>
      </w:r>
      <w:r>
        <w:rPr>
          <w:spacing w:val="-13"/>
          <w:w w:val="95"/>
        </w:rPr>
        <w:t xml:space="preserve"> </w:t>
      </w:r>
      <w:r>
        <w:rPr>
          <w:w w:val="95"/>
        </w:rPr>
        <w:t>left</w:t>
      </w:r>
      <w:r>
        <w:rPr>
          <w:spacing w:val="-13"/>
          <w:w w:val="95"/>
        </w:rPr>
        <w:t xml:space="preserve"> </w:t>
      </w:r>
      <w:r>
        <w:rPr>
          <w:w w:val="95"/>
        </w:rPr>
        <w:t>outer</w:t>
      </w:r>
      <w:r>
        <w:rPr>
          <w:spacing w:val="-12"/>
          <w:w w:val="95"/>
        </w:rPr>
        <w:t xml:space="preserve"> </w:t>
      </w:r>
      <w:r>
        <w:rPr>
          <w:w w:val="95"/>
        </w:rPr>
        <w:t>join</w:t>
      </w:r>
    </w:p>
    <w:p w:rsidR="00737AD2" w:rsidRDefault="00737AD2">
      <w:pPr>
        <w:spacing w:before="2" w:line="200" w:lineRule="exact"/>
        <w:rPr>
          <w:sz w:val="20"/>
          <w:szCs w:val="20"/>
        </w:rPr>
      </w:pPr>
    </w:p>
    <w:p w:rsidR="00737AD2" w:rsidRDefault="007003A1">
      <w:pPr>
        <w:pStyle w:val="BodyText"/>
      </w:pPr>
      <w:r>
        <w:rPr>
          <w:w w:val="95"/>
        </w:rPr>
        <w:t>left</w:t>
      </w:r>
      <w:r>
        <w:rPr>
          <w:spacing w:val="-3"/>
          <w:w w:val="95"/>
        </w:rPr>
        <w:t xml:space="preserve"> </w:t>
      </w:r>
      <w:r>
        <w:rPr>
          <w:w w:val="95"/>
        </w:rPr>
        <w:t>outer</w:t>
      </w:r>
      <w:r>
        <w:rPr>
          <w:spacing w:val="-2"/>
          <w:w w:val="95"/>
        </w:rPr>
        <w:t xml:space="preserve"> </w:t>
      </w:r>
      <w:r>
        <w:rPr>
          <w:w w:val="95"/>
        </w:rPr>
        <w:t>join</w:t>
      </w:r>
      <w:r>
        <w:rPr>
          <w:spacing w:val="-3"/>
          <w:w w:val="95"/>
        </w:rPr>
        <w:t xml:space="preserve"> </w:t>
      </w:r>
      <w:r>
        <w:rPr>
          <w:w w:val="95"/>
        </w:rPr>
        <w:t>语句</w:t>
      </w:r>
    </w:p>
    <w:p w:rsidR="00737AD2" w:rsidRDefault="00737AD2">
      <w:pPr>
        <w:spacing w:before="5" w:line="100" w:lineRule="exact"/>
        <w:rPr>
          <w:sz w:val="10"/>
          <w:szCs w:val="10"/>
        </w:rPr>
      </w:pPr>
    </w:p>
    <w:p w:rsidR="00737AD2" w:rsidRDefault="007003A1">
      <w:pPr>
        <w:pStyle w:val="BodyText"/>
        <w:spacing w:line="168" w:lineRule="auto"/>
        <w:ind w:right="1000"/>
      </w:pPr>
      <w:r>
        <w:rPr>
          <w:w w:val="95"/>
        </w:rPr>
        <w:t xml:space="preserve">left  </w:t>
      </w:r>
      <w:r>
        <w:rPr>
          <w:spacing w:val="1"/>
          <w:w w:val="95"/>
        </w:rPr>
        <w:t xml:space="preserve"> </w:t>
      </w:r>
      <w:r>
        <w:rPr>
          <w:w w:val="95"/>
        </w:rPr>
        <w:t xml:space="preserve">outer  </w:t>
      </w:r>
      <w:r>
        <w:rPr>
          <w:spacing w:val="1"/>
          <w:w w:val="95"/>
        </w:rPr>
        <w:t xml:space="preserve"> </w:t>
      </w:r>
      <w:r>
        <w:rPr>
          <w:w w:val="95"/>
        </w:rPr>
        <w:t>join会从左边的集合名（collection1_name）中返回所有的记录，即使在右边的集合</w:t>
      </w:r>
      <w:r>
        <w:t xml:space="preserve"> </w:t>
      </w:r>
      <w:r>
        <w:rPr>
          <w:w w:val="95"/>
        </w:rPr>
        <w:t>名（collection2_name）中没有匹配的记录。</w:t>
      </w:r>
    </w:p>
    <w:p w:rsidR="00737AD2" w:rsidRDefault="00737AD2">
      <w:pPr>
        <w:spacing w:before="14" w:line="200" w:lineRule="exact"/>
        <w:rPr>
          <w:sz w:val="20"/>
          <w:szCs w:val="20"/>
        </w:rPr>
      </w:pPr>
    </w:p>
    <w:p w:rsidR="00737AD2" w:rsidRDefault="007003A1">
      <w:pPr>
        <w:pStyle w:val="BodyText"/>
      </w:pPr>
      <w:r>
        <w:t>语法</w:t>
      </w:r>
    </w:p>
    <w:p w:rsidR="00737AD2" w:rsidRDefault="00737AD2">
      <w:pPr>
        <w:spacing w:before="1" w:line="120" w:lineRule="exact"/>
        <w:rPr>
          <w:sz w:val="12"/>
          <w:szCs w:val="12"/>
        </w:rPr>
      </w:pPr>
    </w:p>
    <w:p w:rsidR="00737AD2" w:rsidRDefault="007003A1">
      <w:pPr>
        <w:pStyle w:val="BodyText"/>
        <w:spacing w:line="172" w:lineRule="auto"/>
        <w:ind w:right="3807"/>
        <w:rPr>
          <w:rFonts w:ascii="仿宋" w:eastAsia="仿宋" w:hAnsi="仿宋" w:cs="仿宋"/>
        </w:rPr>
      </w:pPr>
      <w:r>
        <w:rPr>
          <w:rFonts w:ascii="仿宋" w:eastAsia="仿宋" w:hAnsi="仿宋" w:cs="仿宋"/>
        </w:rPr>
        <w:t>&lt;collection1_name | (select_set1) as &lt;alias1_name&gt; left outer join</w:t>
      </w:r>
    </w:p>
    <w:p w:rsidR="00737AD2" w:rsidRDefault="007003A1">
      <w:pPr>
        <w:pStyle w:val="BodyText"/>
        <w:spacing w:line="172" w:lineRule="auto"/>
        <w:ind w:right="3807"/>
        <w:rPr>
          <w:rFonts w:ascii="仿宋" w:eastAsia="仿宋" w:hAnsi="仿宋" w:cs="仿宋"/>
        </w:rPr>
      </w:pPr>
      <w:r>
        <w:rPr>
          <w:rFonts w:ascii="仿宋" w:eastAsia="仿宋" w:hAnsi="仿宋" w:cs="仿宋"/>
        </w:rPr>
        <w:t>&lt;collection2_name | (select_set2)&gt; as &lt;alias2_name&gt; [ON condition]</w:t>
      </w:r>
    </w:p>
    <w:p w:rsidR="00737AD2" w:rsidRDefault="00737AD2">
      <w:pPr>
        <w:spacing w:before="7" w:line="190" w:lineRule="exact"/>
        <w:rPr>
          <w:sz w:val="19"/>
          <w:szCs w:val="19"/>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有员工信息表foo.emp和部门信息表foo.dept，查询员工号emp_no所在的部门名dept_name：</w:t>
      </w:r>
    </w:p>
    <w:p w:rsidR="00737AD2" w:rsidRDefault="00737AD2">
      <w:pPr>
        <w:spacing w:before="5" w:line="120" w:lineRule="exact"/>
        <w:rPr>
          <w:sz w:val="12"/>
          <w:szCs w:val="12"/>
        </w:rPr>
      </w:pPr>
    </w:p>
    <w:p w:rsidR="00737AD2" w:rsidRDefault="007003A1">
      <w:pPr>
        <w:pStyle w:val="BodyText"/>
        <w:spacing w:line="172" w:lineRule="auto"/>
        <w:ind w:left="1317" w:hanging="100"/>
        <w:rPr>
          <w:rFonts w:ascii="仿宋" w:eastAsia="仿宋" w:hAnsi="仿宋" w:cs="仿宋"/>
        </w:rPr>
      </w:pPr>
      <w:r>
        <w:rPr>
          <w:rFonts w:ascii="仿宋" w:eastAsia="仿宋" w:hAnsi="仿宋" w:cs="仿宋"/>
        </w:rPr>
        <w:t>db.exec("select E.emp_no,D.dept_name from foo.emp as E left outer join foo.dept as D on E.dept_no=D.dept_no where D.dept_no&lt;4")</w:t>
      </w:r>
    </w:p>
    <w:p w:rsidR="00737AD2" w:rsidRDefault="00737AD2">
      <w:pPr>
        <w:spacing w:before="4" w:line="110" w:lineRule="exact"/>
        <w:rPr>
          <w:sz w:val="11"/>
          <w:szCs w:val="11"/>
        </w:rPr>
      </w:pPr>
    </w:p>
    <w:p w:rsidR="00737AD2" w:rsidRDefault="007003A1">
      <w:pPr>
        <w:pStyle w:val="Heading3"/>
        <w:ind w:left="433"/>
      </w:pPr>
      <w:bookmarkStart w:id="812" w:name="sql_right_outer_join"/>
      <w:bookmarkStart w:id="813" w:name="_bookmark322"/>
      <w:bookmarkEnd w:id="812"/>
      <w:bookmarkEnd w:id="813"/>
      <w:r>
        <w:rPr>
          <w:w w:val="95"/>
        </w:rPr>
        <w:t>sql</w:t>
      </w:r>
      <w:r>
        <w:rPr>
          <w:spacing w:val="-16"/>
          <w:w w:val="95"/>
        </w:rPr>
        <w:t xml:space="preserve"> </w:t>
      </w:r>
      <w:r>
        <w:rPr>
          <w:w w:val="95"/>
        </w:rPr>
        <w:t>right</w:t>
      </w:r>
      <w:r>
        <w:rPr>
          <w:spacing w:val="-15"/>
          <w:w w:val="95"/>
        </w:rPr>
        <w:t xml:space="preserve"> </w:t>
      </w:r>
      <w:r>
        <w:rPr>
          <w:w w:val="95"/>
        </w:rPr>
        <w:t>outer</w:t>
      </w:r>
      <w:r>
        <w:rPr>
          <w:spacing w:val="-16"/>
          <w:w w:val="95"/>
        </w:rPr>
        <w:t xml:space="preserve"> </w:t>
      </w:r>
      <w:r>
        <w:rPr>
          <w:w w:val="95"/>
        </w:rPr>
        <w:t>join</w:t>
      </w:r>
    </w:p>
    <w:p w:rsidR="00737AD2" w:rsidRDefault="00737AD2">
      <w:pPr>
        <w:spacing w:before="2" w:line="200" w:lineRule="exact"/>
        <w:rPr>
          <w:sz w:val="20"/>
          <w:szCs w:val="20"/>
        </w:rPr>
      </w:pPr>
    </w:p>
    <w:p w:rsidR="00737AD2" w:rsidRDefault="007003A1">
      <w:pPr>
        <w:pStyle w:val="BodyText"/>
      </w:pPr>
      <w:r>
        <w:rPr>
          <w:w w:val="95"/>
        </w:rPr>
        <w:t>right</w:t>
      </w:r>
      <w:r>
        <w:rPr>
          <w:spacing w:val="-5"/>
          <w:w w:val="95"/>
        </w:rPr>
        <w:t xml:space="preserve"> </w:t>
      </w:r>
      <w:r>
        <w:rPr>
          <w:w w:val="95"/>
        </w:rPr>
        <w:t>outer</w:t>
      </w:r>
      <w:r>
        <w:rPr>
          <w:spacing w:val="-5"/>
          <w:w w:val="95"/>
        </w:rPr>
        <w:t xml:space="preserve"> </w:t>
      </w:r>
      <w:r>
        <w:rPr>
          <w:w w:val="95"/>
        </w:rPr>
        <w:t>join</w:t>
      </w:r>
      <w:r>
        <w:rPr>
          <w:spacing w:val="-5"/>
          <w:w w:val="95"/>
        </w:rPr>
        <w:t xml:space="preserve"> </w:t>
      </w:r>
      <w:r>
        <w:rPr>
          <w:w w:val="95"/>
        </w:rPr>
        <w:t>语句</w:t>
      </w:r>
    </w:p>
    <w:p w:rsidR="00737AD2" w:rsidRDefault="00737AD2">
      <w:pPr>
        <w:spacing w:before="5" w:line="100" w:lineRule="exact"/>
        <w:rPr>
          <w:sz w:val="10"/>
          <w:szCs w:val="10"/>
        </w:rPr>
      </w:pPr>
    </w:p>
    <w:p w:rsidR="00737AD2" w:rsidRDefault="007003A1">
      <w:pPr>
        <w:pStyle w:val="BodyText"/>
        <w:spacing w:line="168" w:lineRule="auto"/>
        <w:ind w:right="871"/>
      </w:pPr>
      <w:r>
        <w:rPr>
          <w:w w:val="95"/>
        </w:rPr>
        <w:t xml:space="preserve">right </w:t>
      </w:r>
      <w:r>
        <w:rPr>
          <w:spacing w:val="53"/>
          <w:w w:val="95"/>
        </w:rPr>
        <w:t xml:space="preserve"> </w:t>
      </w:r>
      <w:r>
        <w:rPr>
          <w:w w:val="95"/>
        </w:rPr>
        <w:t xml:space="preserve">outer </w:t>
      </w:r>
      <w:r>
        <w:rPr>
          <w:spacing w:val="54"/>
          <w:w w:val="95"/>
        </w:rPr>
        <w:t xml:space="preserve"> </w:t>
      </w:r>
      <w:r>
        <w:rPr>
          <w:w w:val="95"/>
        </w:rPr>
        <w:t>join会从右边的集合名（collection2_name）中返回所有的记录，即使在左边的集合</w:t>
      </w:r>
      <w:r>
        <w:t xml:space="preserve"> </w:t>
      </w:r>
      <w:r>
        <w:rPr>
          <w:w w:val="95"/>
        </w:rPr>
        <w:t>名（collection1_name）中没有匹配的记录。</w:t>
      </w:r>
    </w:p>
    <w:p w:rsidR="00737AD2" w:rsidRDefault="00737AD2">
      <w:pPr>
        <w:spacing w:before="14" w:line="200" w:lineRule="exact"/>
        <w:rPr>
          <w:sz w:val="20"/>
          <w:szCs w:val="20"/>
        </w:rPr>
      </w:pPr>
    </w:p>
    <w:p w:rsidR="00737AD2" w:rsidRDefault="007003A1">
      <w:pPr>
        <w:pStyle w:val="BodyText"/>
      </w:pPr>
      <w:r>
        <w:t>语法</w:t>
      </w:r>
    </w:p>
    <w:p w:rsidR="00737AD2" w:rsidRDefault="00737AD2">
      <w:pPr>
        <w:spacing w:before="1" w:line="120" w:lineRule="exact"/>
        <w:rPr>
          <w:sz w:val="12"/>
          <w:szCs w:val="12"/>
        </w:rPr>
      </w:pPr>
    </w:p>
    <w:p w:rsidR="00737AD2" w:rsidRDefault="007003A1">
      <w:pPr>
        <w:pStyle w:val="BodyText"/>
        <w:spacing w:line="172" w:lineRule="auto"/>
        <w:ind w:right="3807"/>
        <w:rPr>
          <w:rFonts w:ascii="仿宋" w:eastAsia="仿宋" w:hAnsi="仿宋" w:cs="仿宋"/>
        </w:rPr>
      </w:pPr>
      <w:r>
        <w:rPr>
          <w:rFonts w:ascii="仿宋" w:eastAsia="仿宋" w:hAnsi="仿宋" w:cs="仿宋"/>
        </w:rPr>
        <w:t>&lt;collection1_name | (select_set1) as &lt;alias1_name&gt; right outer join</w:t>
      </w:r>
    </w:p>
    <w:p w:rsidR="00737AD2" w:rsidRDefault="007003A1">
      <w:pPr>
        <w:pStyle w:val="BodyText"/>
        <w:spacing w:line="172" w:lineRule="auto"/>
        <w:ind w:right="3807"/>
        <w:rPr>
          <w:rFonts w:ascii="仿宋" w:eastAsia="仿宋" w:hAnsi="仿宋" w:cs="仿宋"/>
        </w:rPr>
      </w:pPr>
      <w:r>
        <w:rPr>
          <w:rFonts w:ascii="仿宋" w:eastAsia="仿宋" w:hAnsi="仿宋" w:cs="仿宋"/>
        </w:rPr>
        <w:t>&lt;collection2_name | (select_set2)&gt; as &lt;alias2_name&gt; [ON condition]</w:t>
      </w:r>
    </w:p>
    <w:p w:rsidR="00737AD2" w:rsidRDefault="00737AD2">
      <w:pPr>
        <w:spacing w:before="7" w:line="190" w:lineRule="exact"/>
        <w:rPr>
          <w:sz w:val="19"/>
          <w:szCs w:val="19"/>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有员工信息表foo.emp和部门信息表foo.dept，查询员工号emp_no&lt;10所在的部门名dept_name：</w:t>
      </w:r>
    </w:p>
    <w:p w:rsidR="00737AD2" w:rsidRDefault="00737AD2">
      <w:pPr>
        <w:spacing w:before="5" w:line="120" w:lineRule="exact"/>
        <w:rPr>
          <w:sz w:val="12"/>
          <w:szCs w:val="12"/>
        </w:rPr>
      </w:pPr>
    </w:p>
    <w:p w:rsidR="00737AD2" w:rsidRDefault="007003A1">
      <w:pPr>
        <w:pStyle w:val="BodyText"/>
        <w:spacing w:line="172" w:lineRule="auto"/>
        <w:ind w:left="1317" w:hanging="100"/>
        <w:rPr>
          <w:rFonts w:ascii="仿宋" w:eastAsia="仿宋" w:hAnsi="仿宋" w:cs="仿宋"/>
        </w:rPr>
      </w:pPr>
      <w:r>
        <w:rPr>
          <w:rFonts w:ascii="仿宋" w:eastAsia="仿宋" w:hAnsi="仿宋" w:cs="仿宋"/>
        </w:rPr>
        <w:t>db.exec("select E.emp_no,D.dept_name from foo.emp as E right outer join foo.dept as D on E.dept_no=D.dept_no where E.emp_no&lt;10")</w:t>
      </w:r>
    </w:p>
    <w:p w:rsidR="00737AD2" w:rsidRDefault="00737AD2">
      <w:pPr>
        <w:spacing w:before="4" w:line="110" w:lineRule="exact"/>
        <w:rPr>
          <w:sz w:val="11"/>
          <w:szCs w:val="11"/>
        </w:rPr>
      </w:pPr>
    </w:p>
    <w:p w:rsidR="00737AD2" w:rsidRDefault="007003A1">
      <w:pPr>
        <w:pStyle w:val="Heading3"/>
        <w:ind w:left="433"/>
      </w:pPr>
      <w:bookmarkStart w:id="814" w:name="sql_sum()"/>
      <w:bookmarkStart w:id="815" w:name="_bookmark323"/>
      <w:bookmarkEnd w:id="814"/>
      <w:bookmarkEnd w:id="815"/>
      <w:r>
        <w:rPr>
          <w:w w:val="95"/>
        </w:rPr>
        <w:t>sql</w:t>
      </w:r>
      <w:r>
        <w:rPr>
          <w:spacing w:val="-16"/>
          <w:w w:val="95"/>
        </w:rPr>
        <w:t xml:space="preserve"> </w:t>
      </w:r>
      <w:r>
        <w:rPr>
          <w:w w:val="95"/>
        </w:rPr>
        <w:t>sum()</w:t>
      </w:r>
    </w:p>
    <w:p w:rsidR="00737AD2" w:rsidRDefault="00737AD2">
      <w:pPr>
        <w:spacing w:before="2" w:line="200" w:lineRule="exact"/>
        <w:rPr>
          <w:sz w:val="20"/>
          <w:szCs w:val="20"/>
        </w:rPr>
      </w:pPr>
    </w:p>
    <w:p w:rsidR="00737AD2" w:rsidRDefault="007003A1">
      <w:pPr>
        <w:pStyle w:val="BodyText"/>
        <w:spacing w:line="253" w:lineRule="auto"/>
        <w:ind w:right="7251"/>
      </w:pPr>
      <w:r>
        <w:t>sum()</w:t>
      </w:r>
      <w:r>
        <w:rPr>
          <w:spacing w:val="-40"/>
        </w:rPr>
        <w:t xml:space="preserve"> </w:t>
      </w:r>
      <w:r>
        <w:t>函数 用于求和。</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sum(field_name) as &lt;alisa_name&gt;</w:t>
      </w:r>
    </w:p>
    <w:p w:rsidR="00737AD2" w:rsidRDefault="00737AD2">
      <w:pPr>
        <w:rPr>
          <w:rFonts w:ascii="仿宋" w:eastAsia="仿宋" w:hAnsi="仿宋" w:cs="仿宋"/>
        </w:rPr>
        <w:sectPr w:rsidR="00737AD2">
          <w:pgSz w:w="12240" w:h="15840"/>
          <w:pgMar w:top="900" w:right="1420" w:bottom="280" w:left="700" w:header="713" w:footer="0" w:gutter="0"/>
          <w:cols w:space="720"/>
        </w:sectPr>
      </w:pPr>
    </w:p>
    <w:p w:rsidR="00737AD2" w:rsidRDefault="00737AD2">
      <w:pPr>
        <w:spacing w:before="4" w:line="130" w:lineRule="exact"/>
        <w:rPr>
          <w:sz w:val="13"/>
          <w:szCs w:val="13"/>
        </w:rPr>
      </w:pPr>
    </w:p>
    <w:p w:rsidR="00737AD2" w:rsidRDefault="00921398">
      <w:pPr>
        <w:pStyle w:val="BodyText"/>
        <w:spacing w:before="90" w:line="140" w:lineRule="auto"/>
        <w:ind w:left="1253" w:right="3150" w:hanging="640"/>
      </w:pPr>
      <w:r>
        <w:pict>
          <v:shape id="_x0000_i1144"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32"/>
          <w:lang w:eastAsia="zh-CN"/>
        </w:rPr>
        <w:t xml:space="preserve"> </w:t>
      </w:r>
      <w:r w:rsidR="007003A1">
        <w:rPr>
          <w:lang w:eastAsia="zh-CN"/>
        </w:rPr>
        <w:t xml:space="preserve">1.使用sum函数对字段名求和，必须使用别名。 </w:t>
      </w:r>
      <w:r w:rsidR="007003A1">
        <w:t>2.对非数值型字段自动跳过。</w:t>
      </w:r>
    </w:p>
    <w:p w:rsidR="00737AD2" w:rsidRDefault="00737AD2">
      <w:pPr>
        <w:spacing w:before="10" w:line="240" w:lineRule="exact"/>
        <w:rPr>
          <w:sz w:val="24"/>
          <w:szCs w:val="24"/>
        </w:rPr>
      </w:pPr>
    </w:p>
    <w:p w:rsidR="00737AD2" w:rsidRDefault="007003A1">
      <w:pPr>
        <w:pStyle w:val="BodyText"/>
        <w:spacing w:line="312" w:lineRule="exac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对集合bar中age字段进行求和：</w:t>
      </w:r>
    </w:p>
    <w:p w:rsidR="00737AD2" w:rsidRDefault="00EC10B3">
      <w:pPr>
        <w:pStyle w:val="BodyText"/>
        <w:spacing w:before="50"/>
        <w:ind w:left="897"/>
        <w:rPr>
          <w:rFonts w:ascii="仿宋" w:eastAsia="仿宋" w:hAnsi="仿宋" w:cs="仿宋"/>
        </w:rPr>
      </w:pPr>
      <w:r w:rsidRPr="00EC10B3">
        <w:pict>
          <v:group id="_x0000_s2102" style="position:absolute;left:0;text-align:left;margin-left:95.85pt;margin-top:6.95pt;width:459.45pt;height:10.6pt;z-index:-25110;mso-position-horizontal-relative:page" coordorigin="1917,139" coordsize="9189,212">
            <v:shape id="_x0000_s210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sum(age) as 年龄总和 from foo.bar")</w:t>
      </w:r>
    </w:p>
    <w:p w:rsidR="00737AD2" w:rsidRDefault="00737AD2">
      <w:pPr>
        <w:spacing w:before="6" w:line="100" w:lineRule="exact"/>
        <w:rPr>
          <w:sz w:val="10"/>
          <w:szCs w:val="10"/>
        </w:rPr>
      </w:pPr>
    </w:p>
    <w:p w:rsidR="00737AD2" w:rsidRDefault="007003A1">
      <w:pPr>
        <w:pStyle w:val="Heading3"/>
      </w:pPr>
      <w:bookmarkStart w:id="816" w:name="sql_count()"/>
      <w:bookmarkStart w:id="817" w:name="_bookmark324"/>
      <w:bookmarkEnd w:id="816"/>
      <w:bookmarkEnd w:id="817"/>
      <w:r>
        <w:rPr>
          <w:w w:val="95"/>
        </w:rPr>
        <w:t>sql</w:t>
      </w:r>
      <w:r>
        <w:rPr>
          <w:spacing w:val="-34"/>
          <w:w w:val="95"/>
        </w:rPr>
        <w:t xml:space="preserve"> </w:t>
      </w:r>
      <w:r>
        <w:rPr>
          <w:w w:val="95"/>
        </w:rPr>
        <w:t>count()</w:t>
      </w:r>
    </w:p>
    <w:p w:rsidR="00737AD2" w:rsidRDefault="00737AD2">
      <w:pPr>
        <w:spacing w:before="2" w:line="200" w:lineRule="exact"/>
        <w:rPr>
          <w:sz w:val="20"/>
          <w:szCs w:val="20"/>
        </w:rPr>
      </w:pPr>
    </w:p>
    <w:p w:rsidR="00737AD2" w:rsidRDefault="007003A1">
      <w:pPr>
        <w:pStyle w:val="BodyText"/>
        <w:spacing w:line="253" w:lineRule="auto"/>
        <w:ind w:left="613" w:right="5863"/>
      </w:pPr>
      <w:r>
        <w:rPr>
          <w:w w:val="95"/>
        </w:rPr>
        <w:t>count()</w:t>
      </w:r>
      <w:r>
        <w:rPr>
          <w:spacing w:val="-5"/>
          <w:w w:val="95"/>
        </w:rPr>
        <w:t xml:space="preserve"> </w:t>
      </w:r>
      <w:r>
        <w:rPr>
          <w:w w:val="95"/>
        </w:rPr>
        <w:t>函数</w:t>
      </w:r>
      <w:r>
        <w:t xml:space="preserve"> 用于计数，返回匹配指定字段名的条数。</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100" style="position:absolute;left:0;text-align:left;margin-left:81.7pt;margin-top:6.75pt;width:473.6pt;height:10.6pt;z-index:-25109;mso-position-horizontal-relative:page" coordorigin="1634,135" coordsize="9472,212">
            <v:shape id="_x0000_s210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count(field_name) as &lt;alisa_name&gt;</w:t>
      </w:r>
    </w:p>
    <w:p w:rsidR="00737AD2" w:rsidRDefault="00921398">
      <w:pPr>
        <w:pStyle w:val="BodyText"/>
        <w:spacing w:before="49" w:line="337" w:lineRule="auto"/>
        <w:ind w:left="613" w:right="4618"/>
        <w:rPr>
          <w:lang w:eastAsia="zh-CN"/>
        </w:rPr>
      </w:pPr>
      <w:r>
        <w:pict>
          <v:shape id="_x0000_i1145"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10"/>
          <w:lang w:eastAsia="zh-CN"/>
        </w:rPr>
        <w:t xml:space="preserve"> </w:t>
      </w:r>
      <w:r w:rsidR="007003A1">
        <w:rPr>
          <w:lang w:eastAsia="zh-CN"/>
        </w:rPr>
        <w:t>1.使用count函数对字段名计数，必须使用别名。 示例</w:t>
      </w:r>
    </w:p>
    <w:p w:rsidR="00737AD2" w:rsidRDefault="007003A1">
      <w:pPr>
        <w:pStyle w:val="BodyText"/>
        <w:tabs>
          <w:tab w:val="left" w:pos="897"/>
        </w:tabs>
        <w:spacing w:line="269"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对集合bar中age字段进行计数：</w:t>
      </w:r>
    </w:p>
    <w:p w:rsidR="00737AD2" w:rsidRDefault="00EC10B3">
      <w:pPr>
        <w:pStyle w:val="BodyText"/>
        <w:spacing w:before="50"/>
        <w:ind w:left="897"/>
        <w:rPr>
          <w:rFonts w:ascii="仿宋" w:eastAsia="仿宋" w:hAnsi="仿宋" w:cs="仿宋"/>
        </w:rPr>
      </w:pPr>
      <w:r w:rsidRPr="00EC10B3">
        <w:pict>
          <v:group id="_x0000_s2097" style="position:absolute;left:0;text-align:left;margin-left:95.85pt;margin-top:6.95pt;width:459.45pt;height:10.6pt;z-index:-25108;mso-position-horizontal-relative:page" coordorigin="1917,139" coordsize="9189,212">
            <v:shape id="_x0000_s2098"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count(age) as 数量 from foo.bar")</w:t>
      </w:r>
    </w:p>
    <w:p w:rsidR="00737AD2" w:rsidRDefault="00737AD2">
      <w:pPr>
        <w:spacing w:before="6" w:line="100" w:lineRule="exact"/>
        <w:rPr>
          <w:sz w:val="10"/>
          <w:szCs w:val="10"/>
        </w:rPr>
      </w:pPr>
    </w:p>
    <w:p w:rsidR="00737AD2" w:rsidRDefault="007003A1">
      <w:pPr>
        <w:pStyle w:val="Heading3"/>
      </w:pPr>
      <w:bookmarkStart w:id="818" w:name="sql_avg()"/>
      <w:bookmarkStart w:id="819" w:name="_bookmark325"/>
      <w:bookmarkEnd w:id="818"/>
      <w:bookmarkEnd w:id="819"/>
      <w:r>
        <w:rPr>
          <w:w w:val="90"/>
        </w:rPr>
        <w:t>sql</w:t>
      </w:r>
      <w:r>
        <w:rPr>
          <w:spacing w:val="5"/>
          <w:w w:val="90"/>
        </w:rPr>
        <w:t xml:space="preserve"> </w:t>
      </w:r>
      <w:r>
        <w:rPr>
          <w:w w:val="90"/>
        </w:rPr>
        <w:t>avg()</w:t>
      </w:r>
    </w:p>
    <w:p w:rsidR="00737AD2" w:rsidRDefault="00737AD2">
      <w:pPr>
        <w:spacing w:before="2" w:line="200" w:lineRule="exact"/>
        <w:rPr>
          <w:sz w:val="20"/>
          <w:szCs w:val="20"/>
        </w:rPr>
      </w:pPr>
    </w:p>
    <w:p w:rsidR="00737AD2" w:rsidRDefault="007003A1">
      <w:pPr>
        <w:pStyle w:val="BodyText"/>
        <w:spacing w:line="253" w:lineRule="auto"/>
        <w:ind w:left="613" w:right="6681"/>
      </w:pPr>
      <w:r>
        <w:rPr>
          <w:w w:val="95"/>
        </w:rPr>
        <w:t>avg()</w:t>
      </w:r>
      <w:r>
        <w:rPr>
          <w:spacing w:val="-13"/>
          <w:w w:val="95"/>
        </w:rPr>
        <w:t xml:space="preserve"> </w:t>
      </w:r>
      <w:r>
        <w:rPr>
          <w:w w:val="95"/>
        </w:rPr>
        <w:t>函数</w:t>
      </w:r>
      <w:r>
        <w:t xml:space="preserve"> 用于求指定字段名的平均值。</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095" style="position:absolute;left:0;text-align:left;margin-left:81.7pt;margin-top:6.75pt;width:473.6pt;height:10.6pt;z-index:-25107;mso-position-horizontal-relative:page" coordorigin="1634,135" coordsize="9472,212">
            <v:shape id="_x0000_s2096"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avg(field_name) as &lt;alisa_name&gt;</w:t>
      </w:r>
    </w:p>
    <w:p w:rsidR="00737AD2" w:rsidRDefault="00737AD2">
      <w:pPr>
        <w:spacing w:before="10" w:line="160" w:lineRule="exact"/>
        <w:rPr>
          <w:sz w:val="16"/>
          <w:szCs w:val="16"/>
        </w:rPr>
      </w:pPr>
    </w:p>
    <w:p w:rsidR="00737AD2" w:rsidRDefault="00921398">
      <w:pPr>
        <w:pStyle w:val="BodyText"/>
        <w:spacing w:line="140" w:lineRule="auto"/>
        <w:ind w:left="1253" w:right="2663" w:hanging="640"/>
        <w:rPr>
          <w:lang w:eastAsia="zh-CN"/>
        </w:rPr>
      </w:pPr>
      <w:r>
        <w:pict>
          <v:shape id="_x0000_i1146"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11"/>
          <w:lang w:eastAsia="zh-CN"/>
        </w:rPr>
        <w:t xml:space="preserve"> </w:t>
      </w:r>
      <w:r w:rsidR="007003A1">
        <w:rPr>
          <w:lang w:eastAsia="zh-CN"/>
        </w:rPr>
        <w:t>1.使用avg函数对字段名求平均值，必须使用别名。 2.对非数值型字段自动跳过。</w:t>
      </w:r>
    </w:p>
    <w:p w:rsidR="00737AD2" w:rsidRDefault="00737AD2">
      <w:pPr>
        <w:spacing w:line="220" w:lineRule="exact"/>
        <w:rPr>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对集合bar中age字段进行求平均值：</w:t>
      </w:r>
    </w:p>
    <w:p w:rsidR="00737AD2" w:rsidRDefault="00EC10B3">
      <w:pPr>
        <w:pStyle w:val="BodyText"/>
        <w:spacing w:before="50"/>
        <w:ind w:left="897"/>
        <w:rPr>
          <w:rFonts w:ascii="仿宋" w:eastAsia="仿宋" w:hAnsi="仿宋" w:cs="仿宋"/>
        </w:rPr>
      </w:pPr>
      <w:r w:rsidRPr="00EC10B3">
        <w:pict>
          <v:group id="_x0000_s2092" style="position:absolute;left:0;text-align:left;margin-left:95.85pt;margin-top:6.95pt;width:459.45pt;height:10.6pt;z-index:-25106;mso-position-horizontal-relative:page" coordorigin="1917,139" coordsize="9189,212">
            <v:shape id="_x0000_s2093" style="position:absolute;left:1917;top:139;width:9189;height:212" coordorigin="1917,139" coordsize="9189,212" path="m1917,139r9189,l11106,351r-9189,l1917,139xe" fillcolor="#efefef" stroked="f">
              <v:path arrowok="t"/>
            </v:shape>
            <w10:wrap anchorx="page"/>
          </v:group>
        </w:pict>
      </w:r>
      <w:r w:rsidR="007003A1">
        <w:rPr>
          <w:rFonts w:ascii="仿宋" w:eastAsia="仿宋" w:hAnsi="仿宋" w:cs="仿宋"/>
        </w:rPr>
        <w:t>db.exec("select avg(age) as 平均年龄 from foo.bar")</w:t>
      </w:r>
    </w:p>
    <w:p w:rsidR="00737AD2" w:rsidRDefault="00737AD2">
      <w:pPr>
        <w:spacing w:before="6" w:line="100" w:lineRule="exact"/>
        <w:rPr>
          <w:sz w:val="10"/>
          <w:szCs w:val="10"/>
        </w:rPr>
      </w:pPr>
    </w:p>
    <w:p w:rsidR="00737AD2" w:rsidRDefault="007003A1">
      <w:pPr>
        <w:pStyle w:val="Heading3"/>
      </w:pPr>
      <w:bookmarkStart w:id="820" w:name="sql_max()"/>
      <w:bookmarkStart w:id="821" w:name="_bookmark326"/>
      <w:bookmarkEnd w:id="820"/>
      <w:bookmarkEnd w:id="821"/>
      <w:r>
        <w:rPr>
          <w:w w:val="95"/>
        </w:rPr>
        <w:t>sql</w:t>
      </w:r>
      <w:r>
        <w:rPr>
          <w:spacing w:val="-16"/>
          <w:w w:val="95"/>
        </w:rPr>
        <w:t xml:space="preserve"> </w:t>
      </w:r>
      <w:r>
        <w:rPr>
          <w:w w:val="95"/>
        </w:rPr>
        <w:t>max()</w:t>
      </w:r>
    </w:p>
    <w:p w:rsidR="00737AD2" w:rsidRDefault="00737AD2">
      <w:pPr>
        <w:spacing w:before="2" w:line="200" w:lineRule="exact"/>
        <w:rPr>
          <w:sz w:val="20"/>
          <w:szCs w:val="20"/>
        </w:rPr>
      </w:pPr>
    </w:p>
    <w:p w:rsidR="00737AD2" w:rsidRDefault="007003A1">
      <w:pPr>
        <w:pStyle w:val="BodyText"/>
        <w:spacing w:line="253" w:lineRule="auto"/>
        <w:ind w:left="613" w:right="6681"/>
      </w:pPr>
      <w:r>
        <w:t>max()</w:t>
      </w:r>
      <w:r>
        <w:rPr>
          <w:spacing w:val="-39"/>
        </w:rPr>
        <w:t xml:space="preserve"> </w:t>
      </w:r>
      <w:r>
        <w:t>函数 用于返回指定字段名的最大值。</w:t>
      </w:r>
    </w:p>
    <w:p w:rsidR="00737AD2" w:rsidRDefault="00737AD2">
      <w:pPr>
        <w:spacing w:before="4" w:line="180" w:lineRule="exact"/>
        <w:rPr>
          <w:sz w:val="18"/>
          <w:szCs w:val="18"/>
        </w:rPr>
      </w:pPr>
    </w:p>
    <w:p w:rsidR="00737AD2" w:rsidRDefault="007003A1">
      <w:pPr>
        <w:pStyle w:val="BodyText"/>
        <w:ind w:left="613"/>
      </w:pPr>
      <w:r>
        <w:t>语法</w:t>
      </w:r>
    </w:p>
    <w:p w:rsidR="00737AD2" w:rsidRDefault="00EC10B3">
      <w:pPr>
        <w:pStyle w:val="BodyText"/>
        <w:spacing w:before="46"/>
        <w:ind w:left="613"/>
        <w:rPr>
          <w:rFonts w:ascii="仿宋" w:eastAsia="仿宋" w:hAnsi="仿宋" w:cs="仿宋"/>
        </w:rPr>
      </w:pPr>
      <w:r w:rsidRPr="00EC10B3">
        <w:pict>
          <v:group id="_x0000_s2090" style="position:absolute;left:0;text-align:left;margin-left:81.7pt;margin-top:6.75pt;width:473.6pt;height:10.6pt;z-index:-25105;mso-position-horizontal-relative:page" coordorigin="1634,135" coordsize="9472,212">
            <v:shape id="_x0000_s2091"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max(field_name) as &lt;alisa_name&gt;</w:t>
      </w:r>
    </w:p>
    <w:p w:rsidR="00737AD2" w:rsidRDefault="00EC10B3">
      <w:pPr>
        <w:pStyle w:val="BodyText"/>
        <w:spacing w:before="49"/>
        <w:ind w:left="1253"/>
        <w:rPr>
          <w:lang w:eastAsia="zh-CN"/>
        </w:rPr>
      </w:pPr>
      <w:r>
        <w:pict>
          <v:shape id="_x0000_s2089" type="#_x0000_t75" style="position:absolute;left:0;text-align:left;margin-left:81.7pt;margin-top:9.3pt;width:24pt;height:24pt;z-index:-25104;mso-position-horizontal-relative:page">
            <v:imagedata r:id="rId21" o:title=""/>
            <w10:wrap anchorx="page"/>
          </v:shape>
        </w:pict>
      </w:r>
      <w:r w:rsidR="007003A1">
        <w:rPr>
          <w:lang w:eastAsia="zh-CN"/>
        </w:rPr>
        <w:t>注:</w:t>
      </w:r>
      <w:r w:rsidR="007003A1">
        <w:rPr>
          <w:spacing w:val="32"/>
          <w:lang w:eastAsia="zh-CN"/>
        </w:rPr>
        <w:t xml:space="preserve"> </w:t>
      </w:r>
      <w:r w:rsidR="007003A1">
        <w:rPr>
          <w:lang w:eastAsia="zh-CN"/>
        </w:rPr>
        <w:t>1.使用max函数返回字段名的最大值时，必须使用别名。</w:t>
      </w:r>
    </w:p>
    <w:p w:rsidR="00737AD2" w:rsidRDefault="00737AD2">
      <w:pPr>
        <w:rPr>
          <w:lang w:eastAsia="zh-CN"/>
        </w:rPr>
        <w:sectPr w:rsidR="00737AD2">
          <w:pgSz w:w="12240" w:h="15840"/>
          <w:pgMar w:top="900" w:right="680" w:bottom="280" w:left="1020" w:header="713" w:footer="0" w:gutter="0"/>
          <w:cols w:space="720"/>
        </w:sectPr>
      </w:pPr>
    </w:p>
    <w:p w:rsidR="00737AD2" w:rsidRDefault="00EC10B3">
      <w:pPr>
        <w:spacing w:before="4" w:line="130" w:lineRule="exact"/>
        <w:rPr>
          <w:sz w:val="13"/>
          <w:szCs w:val="13"/>
          <w:lang w:eastAsia="zh-CN"/>
        </w:rPr>
      </w:pPr>
      <w:r w:rsidRPr="00EC10B3">
        <w:lastRenderedPageBreak/>
        <w:pict>
          <v:group id="_x0000_s2087" style="position:absolute;margin-left:95.85pt;margin-top:93.7pt;width:459.45pt;height:10.6pt;z-index:-25103;mso-position-horizontal-relative:page;mso-position-vertical-relative:page" coordorigin="1917,1874" coordsize="9189,212">
            <v:shape id="_x0000_s2088" style="position:absolute;left:1917;top:1874;width:9189;height:212" coordorigin="1917,1874" coordsize="9189,212" path="m1917,1874r9189,l11106,2086r-9189,l1917,1874xe" fillcolor="#efefef" stroked="f">
              <v:path arrowok="t"/>
            </v:shape>
            <w10:wrap anchorx="page" anchory="page"/>
          </v:group>
        </w:pict>
      </w:r>
      <w:r w:rsidRPr="00EC10B3">
        <w:pict>
          <v:group id="_x0000_s2085" style="position:absolute;margin-left:81.7pt;margin-top:208.7pt;width:473.6pt;height:10.6pt;z-index:-25102;mso-position-horizontal-relative:page;mso-position-vertical-relative:page" coordorigin="1634,4174" coordsize="9472,212">
            <v:shape id="_x0000_s2086" style="position:absolute;left:1634;top:4174;width:9472;height:212" coordorigin="1634,4174" coordsize="9472,212" path="m1634,4174r9472,l11106,4386r-9472,l1634,4174xe" fillcolor="#efefef" stroked="f">
              <v:path arrowok="t"/>
            </v:shape>
            <w10:wrap anchorx="page" anchory="page"/>
          </v:group>
        </w:pict>
      </w:r>
      <w:r w:rsidRPr="00EC10B3">
        <w:pict>
          <v:group id="_x0000_s2083" style="position:absolute;margin-left:95.85pt;margin-top:307.7pt;width:459.45pt;height:10.6pt;z-index:-25101;mso-position-horizontal-relative:page;mso-position-vertical-relative:page" coordorigin="1917,6154" coordsize="9189,212">
            <v:shape id="_x0000_s2084" style="position:absolute;left:1917;top:6154;width:9189;height:212" coordorigin="1917,6154" coordsize="9189,212" path="m1917,6154r9189,l11106,6366r-9189,l1917,6154xe" fillcolor="#efefef" stroked="f">
              <v:path arrowok="t"/>
            </v:shape>
            <w10:wrap anchorx="page" anchory="page"/>
          </v:group>
        </w:pict>
      </w:r>
      <w:r w:rsidRPr="00EC10B3">
        <w:pict>
          <v:group id="_x0000_s2081" style="position:absolute;margin-left:81.7pt;margin-top:422.7pt;width:473.6pt;height:10.6pt;z-index:-25100;mso-position-horizontal-relative:page;mso-position-vertical-relative:page" coordorigin="1634,8454" coordsize="9472,212">
            <v:shape id="_x0000_s2082" style="position:absolute;left:1634;top:8454;width:9472;height:212" coordorigin="1634,8454" coordsize="9472,212" path="m1634,8454r9472,l11106,8666r-9472,l1634,8454xe" fillcolor="#efefef" stroked="f">
              <v:path arrowok="t"/>
            </v:shape>
            <w10:wrap anchorx="page" anchory="page"/>
          </v:group>
        </w:pict>
      </w:r>
      <w:r w:rsidRPr="00EC10B3">
        <w:pict>
          <v:group id="_x0000_s2079" style="position:absolute;margin-left:95.85pt;margin-top:485.3pt;width:459.45pt;height:106pt;z-index:-25099;mso-position-horizontal-relative:page;mso-position-vertical-relative:page" coordorigin="1917,9706" coordsize="9189,2120">
            <v:shape id="_x0000_s2080" style="position:absolute;left:1917;top:9706;width:9189;height:2120" coordorigin="1917,9706" coordsize="9189,2120" path="m1917,9706r9189,l11106,11826r-9189,l1917,9706xe" fillcolor="#efefef" stroked="f">
              <v:path arrowok="t"/>
            </v:shape>
            <w10:wrap anchorx="page" anchory="page"/>
          </v:group>
        </w:pict>
      </w:r>
      <w:r w:rsidRPr="00EC10B3">
        <w:pict>
          <v:group id="_x0000_s2077" style="position:absolute;margin-left:81.7pt;margin-top:695.7pt;width:473.6pt;height:10.6pt;z-index:-25098;mso-position-horizontal-relative:page;mso-position-vertical-relative:page" coordorigin="1634,13914" coordsize="9472,212">
            <v:shape id="_x0000_s2078" style="position:absolute;left:1634;top:13914;width:9472;height:212" coordorigin="1634,13914" coordsize="9472,212" path="m1634,13914r9472,l11106,14126r-9472,l1634,13914xe" fillcolor="#efefef" stroked="f">
              <v:path arrowok="t"/>
            </v:shape>
            <w10:wrap anchorx="page" anchory="page"/>
          </v:group>
        </w:pict>
      </w:r>
    </w:p>
    <w:p w:rsidR="00737AD2" w:rsidRDefault="007003A1">
      <w:pPr>
        <w:pStyle w:val="BodyText"/>
        <w:spacing w:line="312" w:lineRule="exac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对集合bar中age字段返回最大值：</w:t>
      </w:r>
    </w:p>
    <w:p w:rsidR="00737AD2" w:rsidRDefault="007003A1">
      <w:pPr>
        <w:pStyle w:val="BodyText"/>
        <w:spacing w:before="50"/>
        <w:ind w:left="1217"/>
        <w:rPr>
          <w:rFonts w:ascii="仿宋" w:eastAsia="仿宋" w:hAnsi="仿宋" w:cs="仿宋"/>
        </w:rPr>
      </w:pPr>
      <w:r>
        <w:rPr>
          <w:rFonts w:ascii="仿宋" w:eastAsia="仿宋" w:hAnsi="仿宋" w:cs="仿宋"/>
        </w:rPr>
        <w:t>db.exec("select max(age) as 最大年龄 from foo.bar")</w:t>
      </w:r>
    </w:p>
    <w:p w:rsidR="00737AD2" w:rsidRDefault="00737AD2">
      <w:pPr>
        <w:spacing w:before="6" w:line="100" w:lineRule="exact"/>
        <w:rPr>
          <w:sz w:val="10"/>
          <w:szCs w:val="10"/>
        </w:rPr>
      </w:pPr>
    </w:p>
    <w:p w:rsidR="00737AD2" w:rsidRDefault="007003A1">
      <w:pPr>
        <w:pStyle w:val="Heading3"/>
        <w:ind w:left="433"/>
      </w:pPr>
      <w:bookmarkStart w:id="822" w:name="sql_min()"/>
      <w:bookmarkStart w:id="823" w:name="_bookmark327"/>
      <w:bookmarkEnd w:id="822"/>
      <w:bookmarkEnd w:id="823"/>
      <w:r>
        <w:rPr>
          <w:w w:val="95"/>
        </w:rPr>
        <w:t>sql</w:t>
      </w:r>
      <w:r>
        <w:rPr>
          <w:spacing w:val="-15"/>
          <w:w w:val="95"/>
        </w:rPr>
        <w:t xml:space="preserve"> </w:t>
      </w:r>
      <w:r>
        <w:rPr>
          <w:w w:val="95"/>
        </w:rPr>
        <w:t>min()</w:t>
      </w:r>
    </w:p>
    <w:p w:rsidR="00737AD2" w:rsidRDefault="00737AD2">
      <w:pPr>
        <w:spacing w:before="2" w:line="200" w:lineRule="exact"/>
        <w:rPr>
          <w:sz w:val="20"/>
          <w:szCs w:val="20"/>
        </w:rPr>
      </w:pPr>
    </w:p>
    <w:p w:rsidR="00737AD2" w:rsidRDefault="007003A1">
      <w:pPr>
        <w:pStyle w:val="BodyText"/>
        <w:spacing w:line="253" w:lineRule="auto"/>
        <w:ind w:right="5223"/>
      </w:pPr>
      <w:r>
        <w:t>min()</w:t>
      </w:r>
      <w:r>
        <w:rPr>
          <w:spacing w:val="-37"/>
        </w:rPr>
        <w:t xml:space="preserve"> </w:t>
      </w:r>
      <w:r>
        <w:t>函数 用于返回指定字段名的最小值。</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min(field_name) as &lt;alisa_name&gt;</w:t>
      </w:r>
    </w:p>
    <w:p w:rsidR="00737AD2" w:rsidRDefault="00921398">
      <w:pPr>
        <w:pStyle w:val="BodyText"/>
        <w:spacing w:before="49" w:line="337" w:lineRule="auto"/>
        <w:ind w:right="2610"/>
      </w:pPr>
      <w:r>
        <w:pict>
          <v:shape id="_x0000_i1147" type="#_x0000_t75" style="width:23.1pt;height:23.1pt;mso-position-horizontal-relative:char;mso-position-vertical-relative:line">
            <v:imagedata r:id="rId21" o:title=""/>
          </v:shape>
        </w:pict>
      </w:r>
      <w:r w:rsidR="007003A1">
        <w:rPr>
          <w:rFonts w:ascii="Times New Roman" w:eastAsia="Times New Roman" w:hAnsi="Times New Roman" w:cs="Times New Roman"/>
          <w:lang w:eastAsia="zh-CN"/>
        </w:rPr>
        <w:t xml:space="preserve">   </w:t>
      </w:r>
      <w:r w:rsidR="007003A1">
        <w:rPr>
          <w:lang w:eastAsia="zh-CN"/>
        </w:rPr>
        <w:t>注:</w:t>
      </w:r>
      <w:r w:rsidR="007003A1">
        <w:rPr>
          <w:spacing w:val="30"/>
          <w:lang w:eastAsia="zh-CN"/>
        </w:rPr>
        <w:t xml:space="preserve"> </w:t>
      </w:r>
      <w:r w:rsidR="007003A1">
        <w:rPr>
          <w:lang w:eastAsia="zh-CN"/>
        </w:rPr>
        <w:t xml:space="preserve">1.使用min函数返回字段名的最小值时，必须使用别名。 </w:t>
      </w:r>
      <w:r w:rsidR="007003A1">
        <w:t>示例</w:t>
      </w:r>
    </w:p>
    <w:p w:rsidR="00737AD2" w:rsidRDefault="007003A1">
      <w:pPr>
        <w:pStyle w:val="BodyText"/>
        <w:tabs>
          <w:tab w:val="left" w:pos="1217"/>
        </w:tabs>
        <w:spacing w:line="269"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对集合bar中age字段返回最小值：</w:t>
      </w:r>
    </w:p>
    <w:p w:rsidR="00737AD2" w:rsidRDefault="007003A1">
      <w:pPr>
        <w:pStyle w:val="BodyText"/>
        <w:spacing w:before="50"/>
        <w:ind w:left="1217"/>
        <w:rPr>
          <w:rFonts w:ascii="仿宋" w:eastAsia="仿宋" w:hAnsi="仿宋" w:cs="仿宋"/>
        </w:rPr>
      </w:pPr>
      <w:r>
        <w:rPr>
          <w:rFonts w:ascii="仿宋" w:eastAsia="仿宋" w:hAnsi="仿宋" w:cs="仿宋"/>
        </w:rPr>
        <w:t>db.exec("select min(age) as 最小年龄 from foo.bar")</w:t>
      </w:r>
    </w:p>
    <w:p w:rsidR="00737AD2" w:rsidRDefault="00737AD2">
      <w:pPr>
        <w:spacing w:before="6" w:line="100" w:lineRule="exact"/>
        <w:rPr>
          <w:sz w:val="10"/>
          <w:szCs w:val="10"/>
        </w:rPr>
      </w:pPr>
    </w:p>
    <w:p w:rsidR="00737AD2" w:rsidRDefault="007003A1">
      <w:pPr>
        <w:pStyle w:val="Heading3"/>
        <w:ind w:left="433"/>
      </w:pPr>
      <w:bookmarkStart w:id="824" w:name="sql_first()"/>
      <w:bookmarkStart w:id="825" w:name="_bookmark328"/>
      <w:bookmarkEnd w:id="824"/>
      <w:bookmarkEnd w:id="825"/>
      <w:r>
        <w:rPr>
          <w:w w:val="95"/>
        </w:rPr>
        <w:t>sql</w:t>
      </w:r>
      <w:r>
        <w:rPr>
          <w:spacing w:val="-9"/>
          <w:w w:val="95"/>
        </w:rPr>
        <w:t xml:space="preserve"> </w:t>
      </w:r>
      <w:r>
        <w:rPr>
          <w:w w:val="95"/>
        </w:rPr>
        <w:t>first()</w:t>
      </w:r>
    </w:p>
    <w:p w:rsidR="00737AD2" w:rsidRDefault="00737AD2">
      <w:pPr>
        <w:spacing w:before="2" w:line="200" w:lineRule="exact"/>
        <w:rPr>
          <w:sz w:val="20"/>
          <w:szCs w:val="20"/>
        </w:rPr>
      </w:pPr>
    </w:p>
    <w:p w:rsidR="00737AD2" w:rsidRDefault="007003A1">
      <w:pPr>
        <w:pStyle w:val="BodyText"/>
        <w:spacing w:line="253" w:lineRule="auto"/>
        <w:ind w:right="6107"/>
      </w:pPr>
      <w:r>
        <w:t>first()函数 选择范围内第一条数据。</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first（field name）</w:t>
      </w:r>
    </w:p>
    <w:p w:rsidR="00737AD2" w:rsidRDefault="00737AD2">
      <w:pPr>
        <w:spacing w:before="9" w:line="180" w:lineRule="exact"/>
        <w:rPr>
          <w:sz w:val="18"/>
          <w:szCs w:val="18"/>
        </w:rPr>
      </w:pPr>
    </w:p>
    <w:p w:rsidR="00737AD2" w:rsidRDefault="007003A1">
      <w:pPr>
        <w:pStyle w:val="BodyText"/>
        <w:rPr>
          <w:lang w:eastAsia="zh-CN"/>
        </w:rPr>
      </w:pPr>
      <w:r>
        <w:rPr>
          <w:lang w:eastAsia="zh-CN"/>
        </w:rP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选择表中第一条数据</w:t>
      </w:r>
    </w:p>
    <w:p w:rsidR="00737AD2" w:rsidRDefault="007003A1">
      <w:pPr>
        <w:pStyle w:val="BodyText"/>
        <w:spacing w:before="50"/>
        <w:ind w:left="1217"/>
        <w:rPr>
          <w:rFonts w:ascii="仿宋" w:eastAsia="仿宋" w:hAnsi="仿宋" w:cs="仿宋"/>
          <w:lang w:eastAsia="zh-CN"/>
        </w:rPr>
      </w:pPr>
      <w:r>
        <w:rPr>
          <w:rFonts w:ascii="仿宋" w:eastAsia="仿宋" w:hAnsi="仿宋" w:cs="仿宋"/>
          <w:lang w:eastAsia="zh-CN"/>
        </w:rPr>
        <w:t>表中原始记录</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{a:1, b:2}</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{a:2, b:3}</w:t>
      </w:r>
    </w:p>
    <w:p w:rsidR="00737AD2" w:rsidRDefault="007003A1">
      <w:pPr>
        <w:pStyle w:val="BodyText"/>
        <w:spacing w:line="212" w:lineRule="exact"/>
        <w:ind w:left="1217"/>
        <w:rPr>
          <w:rFonts w:ascii="仿宋" w:eastAsia="仿宋" w:hAnsi="仿宋" w:cs="仿宋"/>
        </w:rPr>
      </w:pPr>
      <w:r>
        <w:rPr>
          <w:rFonts w:ascii="仿宋" w:eastAsia="仿宋" w:hAnsi="仿宋" w:cs="仿宋"/>
        </w:rPr>
        <w:t>{a:3, b:3)</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SELECT FIRST(a) AS a, b FROM foo.bar GROUP BY b</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得到记录</w:t>
      </w:r>
    </w:p>
    <w:p w:rsidR="00737AD2" w:rsidRDefault="007003A1">
      <w:pPr>
        <w:pStyle w:val="BodyText"/>
        <w:spacing w:line="212" w:lineRule="exact"/>
        <w:ind w:left="1217"/>
        <w:rPr>
          <w:rFonts w:ascii="仿宋" w:eastAsia="仿宋" w:hAnsi="仿宋" w:cs="仿宋"/>
        </w:rPr>
      </w:pPr>
      <w:r>
        <w:rPr>
          <w:rFonts w:ascii="仿宋" w:eastAsia="仿宋" w:hAnsi="仿宋" w:cs="仿宋"/>
        </w:rPr>
        <w:t>{a:1, b:2}</w:t>
      </w:r>
    </w:p>
    <w:p w:rsidR="00737AD2" w:rsidRDefault="007003A1">
      <w:pPr>
        <w:pStyle w:val="BodyText"/>
        <w:spacing w:line="212" w:lineRule="exact"/>
        <w:ind w:left="1217"/>
        <w:rPr>
          <w:rFonts w:ascii="仿宋" w:eastAsia="仿宋" w:hAnsi="仿宋" w:cs="仿宋"/>
        </w:rPr>
      </w:pPr>
      <w:r>
        <w:rPr>
          <w:rFonts w:ascii="仿宋" w:eastAsia="仿宋" w:hAnsi="仿宋" w:cs="仿宋"/>
        </w:rPr>
        <w:t>{a:2, b:3)</w:t>
      </w:r>
    </w:p>
    <w:p w:rsidR="00737AD2" w:rsidRDefault="00737AD2">
      <w:pPr>
        <w:spacing w:before="6" w:line="100" w:lineRule="exact"/>
        <w:rPr>
          <w:sz w:val="10"/>
          <w:szCs w:val="10"/>
        </w:rPr>
      </w:pPr>
    </w:p>
    <w:p w:rsidR="00737AD2" w:rsidRDefault="007003A1">
      <w:pPr>
        <w:pStyle w:val="Heading3"/>
        <w:ind w:left="433"/>
      </w:pPr>
      <w:bookmarkStart w:id="826" w:name="sql_last()"/>
      <w:bookmarkStart w:id="827" w:name="_bookmark329"/>
      <w:bookmarkEnd w:id="826"/>
      <w:bookmarkEnd w:id="827"/>
      <w:r>
        <w:rPr>
          <w:w w:val="95"/>
        </w:rPr>
        <w:t>sql</w:t>
      </w:r>
      <w:r>
        <w:rPr>
          <w:spacing w:val="-20"/>
          <w:w w:val="95"/>
        </w:rPr>
        <w:t xml:space="preserve"> </w:t>
      </w:r>
      <w:r>
        <w:rPr>
          <w:w w:val="95"/>
        </w:rPr>
        <w:t>last()</w:t>
      </w:r>
    </w:p>
    <w:p w:rsidR="00737AD2" w:rsidRDefault="00737AD2">
      <w:pPr>
        <w:spacing w:before="2" w:line="200" w:lineRule="exact"/>
        <w:rPr>
          <w:sz w:val="20"/>
          <w:szCs w:val="20"/>
        </w:rPr>
      </w:pPr>
    </w:p>
    <w:p w:rsidR="00737AD2" w:rsidRDefault="007003A1">
      <w:pPr>
        <w:pStyle w:val="BodyText"/>
        <w:spacing w:line="253" w:lineRule="auto"/>
        <w:ind w:right="6107"/>
      </w:pPr>
      <w:r>
        <w:t>last()函数 选择范围内最后一条数据。</w:t>
      </w:r>
    </w:p>
    <w:p w:rsidR="00737AD2" w:rsidRDefault="00737AD2">
      <w:pPr>
        <w:spacing w:before="4" w:line="180" w:lineRule="exact"/>
        <w:rPr>
          <w:sz w:val="18"/>
          <w:szCs w:val="18"/>
        </w:rPr>
      </w:pPr>
    </w:p>
    <w:p w:rsidR="00737AD2" w:rsidRDefault="007003A1">
      <w:pPr>
        <w:pStyle w:val="BodyText"/>
      </w:pPr>
      <w:r>
        <w:t>语法</w:t>
      </w:r>
    </w:p>
    <w:p w:rsidR="00737AD2" w:rsidRDefault="007003A1">
      <w:pPr>
        <w:pStyle w:val="BodyText"/>
        <w:spacing w:before="46"/>
        <w:rPr>
          <w:rFonts w:ascii="仿宋" w:eastAsia="仿宋" w:hAnsi="仿宋" w:cs="仿宋"/>
        </w:rPr>
      </w:pPr>
      <w:r>
        <w:rPr>
          <w:rFonts w:ascii="仿宋" w:eastAsia="仿宋" w:hAnsi="仿宋" w:cs="仿宋"/>
        </w:rPr>
        <w:t>last（field name）</w:t>
      </w:r>
    </w:p>
    <w:p w:rsidR="00737AD2" w:rsidRDefault="00737AD2">
      <w:pPr>
        <w:rPr>
          <w:rFonts w:ascii="仿宋" w:eastAsia="仿宋" w:hAnsi="仿宋" w:cs="仿宋"/>
        </w:rPr>
        <w:sectPr w:rsidR="00737AD2">
          <w:pgSz w:w="12240" w:h="15840"/>
          <w:pgMar w:top="900" w:right="17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示例</w:t>
      </w:r>
    </w:p>
    <w:p w:rsidR="00737AD2" w:rsidRDefault="007003A1">
      <w:pPr>
        <w:pStyle w:val="BodyText"/>
        <w:tabs>
          <w:tab w:val="left" w:pos="897"/>
        </w:tabs>
        <w:spacing w:before="34"/>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选择表中最后一条数据</w:t>
      </w:r>
    </w:p>
    <w:p w:rsidR="00737AD2" w:rsidRDefault="00EC10B3">
      <w:pPr>
        <w:pStyle w:val="BodyText"/>
        <w:spacing w:before="50"/>
        <w:ind w:left="897"/>
        <w:rPr>
          <w:rFonts w:ascii="仿宋" w:eastAsia="仿宋" w:hAnsi="仿宋" w:cs="仿宋"/>
        </w:rPr>
      </w:pPr>
      <w:r w:rsidRPr="00EC10B3">
        <w:pict>
          <v:group id="_x0000_s2074" style="position:absolute;left:0;text-align:left;margin-left:95.85pt;margin-top:6.95pt;width:459.45pt;height:106pt;z-index:-25097;mso-position-horizontal-relative:page" coordorigin="1917,139" coordsize="9189,2120">
            <v:shape id="_x0000_s2075" style="position:absolute;left:1917;top:139;width:9189;height:2120" coordorigin="1917,139" coordsize="9189,2120" path="m1917,139r9189,l11106,2259r-9189,l1917,139xe" fillcolor="#efefef" stroked="f">
              <v:path arrowok="t"/>
            </v:shape>
            <w10:wrap anchorx="page"/>
          </v:group>
        </w:pict>
      </w:r>
      <w:r w:rsidR="007003A1">
        <w:rPr>
          <w:rFonts w:ascii="仿宋" w:eastAsia="仿宋" w:hAnsi="仿宋" w:cs="仿宋"/>
        </w:rPr>
        <w:t>表中原始记录</w:t>
      </w:r>
    </w:p>
    <w:p w:rsidR="00737AD2" w:rsidRDefault="007003A1">
      <w:pPr>
        <w:pStyle w:val="BodyText"/>
        <w:spacing w:line="212" w:lineRule="exact"/>
        <w:ind w:left="897"/>
        <w:rPr>
          <w:rFonts w:ascii="仿宋" w:eastAsia="仿宋" w:hAnsi="仿宋" w:cs="仿宋"/>
        </w:rPr>
      </w:pPr>
      <w:r>
        <w:rPr>
          <w:rFonts w:ascii="仿宋" w:eastAsia="仿宋" w:hAnsi="仿宋" w:cs="仿宋"/>
        </w:rPr>
        <w:t>{a:1, b:2}</w:t>
      </w:r>
    </w:p>
    <w:p w:rsidR="00737AD2" w:rsidRDefault="007003A1">
      <w:pPr>
        <w:pStyle w:val="BodyText"/>
        <w:spacing w:line="212" w:lineRule="exact"/>
        <w:ind w:left="897"/>
        <w:rPr>
          <w:rFonts w:ascii="仿宋" w:eastAsia="仿宋" w:hAnsi="仿宋" w:cs="仿宋"/>
        </w:rPr>
      </w:pPr>
      <w:r>
        <w:rPr>
          <w:rFonts w:ascii="仿宋" w:eastAsia="仿宋" w:hAnsi="仿宋" w:cs="仿宋"/>
        </w:rPr>
        <w:t>{a:2, b:3}</w:t>
      </w:r>
    </w:p>
    <w:p w:rsidR="00737AD2" w:rsidRDefault="007003A1">
      <w:pPr>
        <w:pStyle w:val="BodyText"/>
        <w:spacing w:line="212" w:lineRule="exact"/>
        <w:ind w:left="897"/>
        <w:rPr>
          <w:rFonts w:ascii="仿宋" w:eastAsia="仿宋" w:hAnsi="仿宋" w:cs="仿宋"/>
        </w:rPr>
      </w:pPr>
      <w:r>
        <w:rPr>
          <w:rFonts w:ascii="仿宋" w:eastAsia="仿宋" w:hAnsi="仿宋" w:cs="仿宋"/>
        </w:rPr>
        <w:t>{a:3, b:3)</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rPr>
      </w:pPr>
      <w:r>
        <w:rPr>
          <w:rFonts w:ascii="仿宋" w:eastAsia="仿宋" w:hAnsi="仿宋" w:cs="仿宋"/>
        </w:rPr>
        <w:t>SELECT LAST(a) AS a, b FROM foo.bar GROUP BY b</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lang w:eastAsia="zh-CN"/>
        </w:rPr>
      </w:pPr>
      <w:r>
        <w:rPr>
          <w:rFonts w:ascii="仿宋" w:eastAsia="仿宋" w:hAnsi="仿宋" w:cs="仿宋"/>
          <w:lang w:eastAsia="zh-CN"/>
        </w:rPr>
        <w:t>得到记录</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{a:1, b:2}</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{a:3, b:3)</w:t>
      </w:r>
    </w:p>
    <w:p w:rsidR="00737AD2" w:rsidRDefault="00737AD2">
      <w:pPr>
        <w:spacing w:before="6" w:line="100" w:lineRule="exact"/>
        <w:rPr>
          <w:sz w:val="10"/>
          <w:szCs w:val="10"/>
          <w:lang w:eastAsia="zh-CN"/>
        </w:rPr>
      </w:pPr>
    </w:p>
    <w:p w:rsidR="00737AD2" w:rsidRDefault="007003A1">
      <w:pPr>
        <w:pStyle w:val="Heading3"/>
        <w:rPr>
          <w:lang w:eastAsia="zh-CN"/>
        </w:rPr>
      </w:pPr>
      <w:bookmarkStart w:id="828" w:name="sql_push()"/>
      <w:bookmarkStart w:id="829" w:name="_bookmark330"/>
      <w:bookmarkEnd w:id="828"/>
      <w:bookmarkEnd w:id="829"/>
      <w:r>
        <w:rPr>
          <w:w w:val="95"/>
          <w:lang w:eastAsia="zh-CN"/>
        </w:rPr>
        <w:t>sql</w:t>
      </w:r>
      <w:r>
        <w:rPr>
          <w:spacing w:val="-24"/>
          <w:w w:val="95"/>
          <w:lang w:eastAsia="zh-CN"/>
        </w:rPr>
        <w:t xml:space="preserve"> </w:t>
      </w:r>
      <w:r>
        <w:rPr>
          <w:w w:val="95"/>
          <w:lang w:eastAsia="zh-CN"/>
        </w:rPr>
        <w:t>push()</w:t>
      </w:r>
    </w:p>
    <w:p w:rsidR="00737AD2" w:rsidRDefault="00737AD2">
      <w:pPr>
        <w:spacing w:before="2" w:line="200" w:lineRule="exact"/>
        <w:rPr>
          <w:sz w:val="20"/>
          <w:szCs w:val="20"/>
          <w:lang w:eastAsia="zh-CN"/>
        </w:rPr>
      </w:pPr>
    </w:p>
    <w:p w:rsidR="00737AD2" w:rsidRDefault="007003A1">
      <w:pPr>
        <w:pStyle w:val="BodyText"/>
        <w:spacing w:line="253" w:lineRule="auto"/>
        <w:ind w:left="613" w:right="5863"/>
        <w:rPr>
          <w:lang w:eastAsia="zh-CN"/>
        </w:rPr>
      </w:pPr>
      <w:r>
        <w:rPr>
          <w:lang w:eastAsia="zh-CN"/>
        </w:rPr>
        <w:t>push()函数 将多个记录中的字段合并为一个数组。</w:t>
      </w:r>
    </w:p>
    <w:p w:rsidR="00737AD2" w:rsidRDefault="00737AD2">
      <w:pPr>
        <w:spacing w:before="4" w:line="180" w:lineRule="exact"/>
        <w:rPr>
          <w:sz w:val="18"/>
          <w:szCs w:val="18"/>
          <w:lang w:eastAsia="zh-CN"/>
        </w:rPr>
      </w:pPr>
    </w:p>
    <w:p w:rsidR="00737AD2" w:rsidRDefault="007003A1">
      <w:pPr>
        <w:pStyle w:val="BodyText"/>
        <w:ind w:left="613"/>
        <w:rPr>
          <w:lang w:eastAsia="zh-CN"/>
        </w:rPr>
      </w:pPr>
      <w:r>
        <w:rPr>
          <w:lang w:eastAsia="zh-CN"/>
        </w:rPr>
        <w:t>语法</w:t>
      </w:r>
    </w:p>
    <w:p w:rsidR="00737AD2" w:rsidRDefault="00EC10B3">
      <w:pPr>
        <w:pStyle w:val="BodyText"/>
        <w:spacing w:before="46"/>
        <w:ind w:left="613"/>
        <w:rPr>
          <w:rFonts w:ascii="仿宋" w:eastAsia="仿宋" w:hAnsi="仿宋" w:cs="仿宋"/>
          <w:lang w:eastAsia="zh-CN"/>
        </w:rPr>
      </w:pPr>
      <w:r w:rsidRPr="00EC10B3">
        <w:pict>
          <v:group id="_x0000_s2072" style="position:absolute;left:0;text-align:left;margin-left:81.7pt;margin-top:6.75pt;width:473.6pt;height:10.6pt;z-index:-25096;mso-position-horizontal-relative:page" coordorigin="1634,135" coordsize="9472,212">
            <v:shape id="_x0000_s207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push（field name）</w:t>
      </w:r>
    </w:p>
    <w:p w:rsidR="00737AD2" w:rsidRDefault="00737AD2">
      <w:pPr>
        <w:spacing w:before="9" w:line="180" w:lineRule="exact"/>
        <w:rPr>
          <w:sz w:val="18"/>
          <w:szCs w:val="18"/>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将表中多个记录中的字段合并为一个数组</w:t>
      </w:r>
    </w:p>
    <w:p w:rsidR="00737AD2" w:rsidRDefault="00EC10B3">
      <w:pPr>
        <w:pStyle w:val="BodyText"/>
        <w:spacing w:before="50"/>
        <w:ind w:left="897"/>
        <w:rPr>
          <w:rFonts w:ascii="仿宋" w:eastAsia="仿宋" w:hAnsi="仿宋" w:cs="仿宋"/>
          <w:lang w:eastAsia="zh-CN"/>
        </w:rPr>
      </w:pPr>
      <w:r w:rsidRPr="00EC10B3">
        <w:pict>
          <v:group id="_x0000_s2070" style="position:absolute;left:0;text-align:left;margin-left:95.85pt;margin-top:6.95pt;width:459.45pt;height:106pt;z-index:-25095;mso-position-horizontal-relative:page" coordorigin="1917,139" coordsize="9189,2120">
            <v:shape id="_x0000_s2071" style="position:absolute;left:1917;top:139;width:9189;height:2120" coordorigin="1917,139" coordsize="9189,2120" path="m1917,139r9189,l11106,2259r-9189,l1917,139xe" fillcolor="#efefef" stroked="f">
              <v:path arrowok="t"/>
            </v:shape>
            <w10:wrap anchorx="page"/>
          </v:group>
        </w:pict>
      </w:r>
      <w:r w:rsidR="007003A1">
        <w:rPr>
          <w:rFonts w:ascii="仿宋" w:eastAsia="仿宋" w:hAnsi="仿宋" w:cs="仿宋"/>
          <w:lang w:eastAsia="zh-CN"/>
        </w:rPr>
        <w:t>表中原始记录</w:t>
      </w:r>
    </w:p>
    <w:p w:rsidR="00737AD2" w:rsidRDefault="007003A1">
      <w:pPr>
        <w:pStyle w:val="BodyText"/>
        <w:spacing w:line="212" w:lineRule="exact"/>
        <w:ind w:left="897"/>
        <w:rPr>
          <w:rFonts w:ascii="仿宋" w:eastAsia="仿宋" w:hAnsi="仿宋" w:cs="仿宋"/>
        </w:rPr>
      </w:pPr>
      <w:r>
        <w:rPr>
          <w:rFonts w:ascii="仿宋" w:eastAsia="仿宋" w:hAnsi="仿宋" w:cs="仿宋"/>
        </w:rPr>
        <w:t>{a:1, b:1}</w:t>
      </w:r>
    </w:p>
    <w:p w:rsidR="00737AD2" w:rsidRDefault="007003A1">
      <w:pPr>
        <w:pStyle w:val="BodyText"/>
        <w:spacing w:line="212" w:lineRule="exact"/>
        <w:ind w:left="897"/>
        <w:rPr>
          <w:rFonts w:ascii="仿宋" w:eastAsia="仿宋" w:hAnsi="仿宋" w:cs="仿宋"/>
        </w:rPr>
      </w:pPr>
      <w:r>
        <w:rPr>
          <w:rFonts w:ascii="仿宋" w:eastAsia="仿宋" w:hAnsi="仿宋" w:cs="仿宋"/>
        </w:rPr>
        <w:t>{a:2, b:2}</w:t>
      </w:r>
    </w:p>
    <w:p w:rsidR="00737AD2" w:rsidRDefault="007003A1">
      <w:pPr>
        <w:pStyle w:val="BodyText"/>
        <w:spacing w:line="212" w:lineRule="exact"/>
        <w:ind w:left="897"/>
        <w:rPr>
          <w:rFonts w:ascii="仿宋" w:eastAsia="仿宋" w:hAnsi="仿宋" w:cs="仿宋"/>
        </w:rPr>
      </w:pPr>
      <w:r>
        <w:rPr>
          <w:rFonts w:ascii="仿宋" w:eastAsia="仿宋" w:hAnsi="仿宋" w:cs="仿宋"/>
        </w:rPr>
        <w:t>{a:2, b:3)</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rPr>
      </w:pPr>
      <w:r>
        <w:rPr>
          <w:rFonts w:ascii="仿宋" w:eastAsia="仿宋" w:hAnsi="仿宋" w:cs="仿宋"/>
        </w:rPr>
        <w:t>SELECT a, PUSH(b) AS b FROM foo.bar GROUP BY a</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lang w:eastAsia="zh-CN"/>
        </w:rPr>
      </w:pPr>
      <w:r>
        <w:rPr>
          <w:rFonts w:ascii="仿宋" w:eastAsia="仿宋" w:hAnsi="仿宋" w:cs="仿宋"/>
          <w:lang w:eastAsia="zh-CN"/>
        </w:rPr>
        <w:t>得到记录</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{a:1, b:[1]}</w:t>
      </w:r>
    </w:p>
    <w:p w:rsidR="00737AD2" w:rsidRDefault="007003A1">
      <w:pPr>
        <w:pStyle w:val="BodyText"/>
        <w:spacing w:line="212" w:lineRule="exact"/>
        <w:ind w:left="897"/>
        <w:rPr>
          <w:rFonts w:ascii="仿宋" w:eastAsia="仿宋" w:hAnsi="仿宋" w:cs="仿宋"/>
          <w:lang w:eastAsia="zh-CN"/>
        </w:rPr>
      </w:pPr>
      <w:r>
        <w:rPr>
          <w:rFonts w:ascii="仿宋" w:eastAsia="仿宋" w:hAnsi="仿宋" w:cs="仿宋"/>
          <w:lang w:eastAsia="zh-CN"/>
        </w:rPr>
        <w:t>{a:2, b:[2,3]}</w:t>
      </w:r>
    </w:p>
    <w:p w:rsidR="00737AD2" w:rsidRDefault="00737AD2">
      <w:pPr>
        <w:spacing w:before="6" w:line="100" w:lineRule="exact"/>
        <w:rPr>
          <w:sz w:val="10"/>
          <w:szCs w:val="10"/>
          <w:lang w:eastAsia="zh-CN"/>
        </w:rPr>
      </w:pPr>
    </w:p>
    <w:p w:rsidR="00737AD2" w:rsidRDefault="007003A1">
      <w:pPr>
        <w:pStyle w:val="Heading3"/>
        <w:ind w:left="76" w:right="8924"/>
        <w:jc w:val="center"/>
        <w:rPr>
          <w:lang w:eastAsia="zh-CN"/>
        </w:rPr>
      </w:pPr>
      <w:bookmarkStart w:id="830" w:name="sql_addtoset()"/>
      <w:bookmarkStart w:id="831" w:name="_bookmark331"/>
      <w:bookmarkEnd w:id="830"/>
      <w:bookmarkEnd w:id="831"/>
      <w:r>
        <w:rPr>
          <w:w w:val="95"/>
          <w:lang w:eastAsia="zh-CN"/>
        </w:rPr>
        <w:t>sql</w:t>
      </w:r>
      <w:r>
        <w:rPr>
          <w:spacing w:val="-45"/>
          <w:w w:val="95"/>
          <w:lang w:eastAsia="zh-CN"/>
        </w:rPr>
        <w:t xml:space="preserve"> </w:t>
      </w:r>
      <w:r>
        <w:rPr>
          <w:w w:val="95"/>
          <w:lang w:eastAsia="zh-CN"/>
        </w:rPr>
        <w:t>addtoset()</w:t>
      </w:r>
    </w:p>
    <w:p w:rsidR="00737AD2" w:rsidRDefault="00737AD2">
      <w:pPr>
        <w:spacing w:before="2" w:line="200" w:lineRule="exact"/>
        <w:rPr>
          <w:sz w:val="20"/>
          <w:szCs w:val="20"/>
          <w:lang w:eastAsia="zh-CN"/>
        </w:rPr>
      </w:pPr>
    </w:p>
    <w:p w:rsidR="00737AD2" w:rsidRDefault="007003A1">
      <w:pPr>
        <w:pStyle w:val="BodyText"/>
        <w:spacing w:line="253" w:lineRule="auto"/>
        <w:ind w:left="613" w:right="4963"/>
        <w:rPr>
          <w:lang w:eastAsia="zh-CN"/>
        </w:rPr>
      </w:pPr>
      <w:r>
        <w:rPr>
          <w:w w:val="95"/>
          <w:lang w:eastAsia="zh-CN"/>
        </w:rPr>
        <w:t>addtoset()函数</w:t>
      </w:r>
      <w:r>
        <w:rPr>
          <w:lang w:eastAsia="zh-CN"/>
        </w:rPr>
        <w:t xml:space="preserve"> </w:t>
      </w:r>
      <w:r>
        <w:rPr>
          <w:w w:val="95"/>
          <w:lang w:eastAsia="zh-CN"/>
        </w:rPr>
        <w:t>将多个记录中的字段合并为一个没有重复值的数组。</w:t>
      </w:r>
    </w:p>
    <w:p w:rsidR="00737AD2" w:rsidRDefault="00737AD2">
      <w:pPr>
        <w:spacing w:before="4" w:line="180" w:lineRule="exact"/>
        <w:rPr>
          <w:sz w:val="18"/>
          <w:szCs w:val="18"/>
          <w:lang w:eastAsia="zh-CN"/>
        </w:rPr>
      </w:pPr>
    </w:p>
    <w:p w:rsidR="00737AD2" w:rsidRDefault="007003A1">
      <w:pPr>
        <w:pStyle w:val="BodyText"/>
        <w:ind w:left="613"/>
        <w:rPr>
          <w:lang w:eastAsia="zh-CN"/>
        </w:rPr>
      </w:pPr>
      <w:r>
        <w:rPr>
          <w:lang w:eastAsia="zh-CN"/>
        </w:rPr>
        <w:t>语法</w:t>
      </w:r>
    </w:p>
    <w:p w:rsidR="00737AD2" w:rsidRDefault="00EC10B3">
      <w:pPr>
        <w:pStyle w:val="BodyText"/>
        <w:spacing w:before="46"/>
        <w:ind w:left="613"/>
        <w:rPr>
          <w:rFonts w:ascii="仿宋" w:eastAsia="仿宋" w:hAnsi="仿宋" w:cs="仿宋"/>
          <w:lang w:eastAsia="zh-CN"/>
        </w:rPr>
      </w:pPr>
      <w:r w:rsidRPr="00EC10B3">
        <w:pict>
          <v:group id="_x0000_s2068" style="position:absolute;left:0;text-align:left;margin-left:81.7pt;margin-top:6.75pt;width:473.6pt;height:10.6pt;z-index:-25094;mso-position-horizontal-relative:page" coordorigin="1634,135" coordsize="9472,212">
            <v:shape id="_x0000_s206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lang w:eastAsia="zh-CN"/>
        </w:rPr>
        <w:t>addtoset（field name）</w:t>
      </w:r>
    </w:p>
    <w:p w:rsidR="00737AD2" w:rsidRDefault="00737AD2">
      <w:pPr>
        <w:spacing w:before="9" w:line="180" w:lineRule="exact"/>
        <w:rPr>
          <w:sz w:val="18"/>
          <w:szCs w:val="18"/>
          <w:lang w:eastAsia="zh-CN"/>
        </w:rPr>
      </w:pPr>
    </w:p>
    <w:p w:rsidR="00737AD2" w:rsidRDefault="007003A1">
      <w:pPr>
        <w:pStyle w:val="BodyText"/>
        <w:ind w:left="613"/>
        <w:rPr>
          <w:lang w:eastAsia="zh-CN"/>
        </w:rPr>
      </w:pPr>
      <w:r>
        <w:rPr>
          <w:lang w:eastAsia="zh-CN"/>
        </w:rPr>
        <w:t>示例</w:t>
      </w:r>
    </w:p>
    <w:p w:rsidR="00737AD2" w:rsidRDefault="007003A1">
      <w:pPr>
        <w:pStyle w:val="BodyText"/>
        <w:tabs>
          <w:tab w:val="left" w:pos="897"/>
        </w:tabs>
        <w:spacing w:before="34"/>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将表中多个记录中的字段合并为一个没有重复值的数组</w:t>
      </w:r>
    </w:p>
    <w:p w:rsidR="00737AD2" w:rsidRDefault="00EC10B3">
      <w:pPr>
        <w:pStyle w:val="BodyText"/>
        <w:spacing w:before="50"/>
        <w:ind w:left="897"/>
        <w:rPr>
          <w:rFonts w:ascii="仿宋" w:eastAsia="仿宋" w:hAnsi="仿宋" w:cs="仿宋"/>
          <w:lang w:eastAsia="zh-CN"/>
        </w:rPr>
      </w:pPr>
      <w:r w:rsidRPr="00EC10B3">
        <w:pict>
          <v:group id="_x0000_s2066" style="position:absolute;left:0;text-align:left;margin-left:95.85pt;margin-top:6.95pt;width:459.45pt;height:95.4pt;z-index:-25093;mso-position-horizontal-relative:page" coordorigin="1917,139" coordsize="9189,1908">
            <v:shape id="_x0000_s2067" style="position:absolute;left:1917;top:139;width:9189;height:1908" coordorigin="1917,139" coordsize="9189,1908" path="m1917,139r9189,l11106,2047r-9189,l1917,139xe" fillcolor="#efefef" stroked="f">
              <v:path arrowok="t"/>
            </v:shape>
            <w10:wrap anchorx="page"/>
          </v:group>
        </w:pict>
      </w:r>
      <w:r w:rsidR="007003A1">
        <w:rPr>
          <w:rFonts w:ascii="仿宋" w:eastAsia="仿宋" w:hAnsi="仿宋" w:cs="仿宋"/>
          <w:lang w:eastAsia="zh-CN"/>
        </w:rPr>
        <w:t>表中原始记录</w:t>
      </w:r>
    </w:p>
    <w:p w:rsidR="00737AD2" w:rsidRDefault="007003A1">
      <w:pPr>
        <w:pStyle w:val="BodyText"/>
        <w:spacing w:line="212" w:lineRule="exact"/>
        <w:ind w:left="897"/>
        <w:rPr>
          <w:rFonts w:ascii="仿宋" w:eastAsia="仿宋" w:hAnsi="仿宋" w:cs="仿宋"/>
        </w:rPr>
      </w:pPr>
      <w:r>
        <w:rPr>
          <w:rFonts w:ascii="仿宋" w:eastAsia="仿宋" w:hAnsi="仿宋" w:cs="仿宋"/>
        </w:rPr>
        <w:t>{a:1, b:1}</w:t>
      </w:r>
    </w:p>
    <w:p w:rsidR="00737AD2" w:rsidRDefault="007003A1">
      <w:pPr>
        <w:pStyle w:val="BodyText"/>
        <w:spacing w:line="212" w:lineRule="exact"/>
        <w:ind w:left="897"/>
        <w:rPr>
          <w:rFonts w:ascii="仿宋" w:eastAsia="仿宋" w:hAnsi="仿宋" w:cs="仿宋"/>
        </w:rPr>
      </w:pPr>
      <w:r>
        <w:rPr>
          <w:rFonts w:ascii="仿宋" w:eastAsia="仿宋" w:hAnsi="仿宋" w:cs="仿宋"/>
        </w:rPr>
        <w:t>{a:2, b:2)</w:t>
      </w:r>
    </w:p>
    <w:p w:rsidR="00737AD2" w:rsidRDefault="007003A1">
      <w:pPr>
        <w:pStyle w:val="BodyText"/>
        <w:spacing w:line="212" w:lineRule="exact"/>
        <w:ind w:left="897"/>
        <w:rPr>
          <w:rFonts w:ascii="仿宋" w:eastAsia="仿宋" w:hAnsi="仿宋" w:cs="仿宋"/>
        </w:rPr>
      </w:pPr>
      <w:r>
        <w:rPr>
          <w:rFonts w:ascii="仿宋" w:eastAsia="仿宋" w:hAnsi="仿宋" w:cs="仿宋"/>
        </w:rPr>
        <w:t>{a:2, b:3}</w:t>
      </w:r>
    </w:p>
    <w:p w:rsidR="00737AD2" w:rsidRDefault="007003A1">
      <w:pPr>
        <w:pStyle w:val="BodyText"/>
        <w:spacing w:line="212" w:lineRule="exact"/>
        <w:ind w:left="897"/>
        <w:rPr>
          <w:rFonts w:ascii="仿宋" w:eastAsia="仿宋" w:hAnsi="仿宋" w:cs="仿宋"/>
        </w:rPr>
      </w:pPr>
      <w:r>
        <w:rPr>
          <w:rFonts w:ascii="仿宋" w:eastAsia="仿宋" w:hAnsi="仿宋" w:cs="仿宋"/>
        </w:rPr>
        <w:t>{a:2, b:3}</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rPr>
      </w:pPr>
      <w:r>
        <w:rPr>
          <w:rFonts w:ascii="仿宋" w:eastAsia="仿宋" w:hAnsi="仿宋" w:cs="仿宋"/>
        </w:rPr>
        <w:t>SELECT a, ADDTOSET(b) AS b FROM foo.bar GROUP BY a</w:t>
      </w:r>
    </w:p>
    <w:p w:rsidR="00737AD2" w:rsidRDefault="00737AD2">
      <w:pPr>
        <w:spacing w:before="9" w:line="120" w:lineRule="exact"/>
        <w:rPr>
          <w:sz w:val="12"/>
          <w:szCs w:val="12"/>
        </w:rPr>
      </w:pPr>
    </w:p>
    <w:p w:rsidR="00737AD2" w:rsidRDefault="007003A1">
      <w:pPr>
        <w:pStyle w:val="BodyText"/>
        <w:ind w:left="897"/>
        <w:rPr>
          <w:rFonts w:ascii="仿宋" w:eastAsia="仿宋" w:hAnsi="仿宋" w:cs="仿宋"/>
        </w:rPr>
      </w:pPr>
      <w:r>
        <w:rPr>
          <w:rFonts w:ascii="仿宋" w:eastAsia="仿宋" w:hAnsi="仿宋" w:cs="仿宋"/>
        </w:rPr>
        <w:t>得到记录</w:t>
      </w:r>
    </w:p>
    <w:p w:rsidR="00737AD2" w:rsidRDefault="00737AD2">
      <w:pPr>
        <w:rPr>
          <w:rFonts w:ascii="仿宋" w:eastAsia="仿宋" w:hAnsi="仿宋" w:cs="仿宋"/>
        </w:rPr>
        <w:sectPr w:rsidR="00737AD2">
          <w:pgSz w:w="12240" w:h="15840"/>
          <w:pgMar w:top="900" w:right="680" w:bottom="280" w:left="1020" w:header="713" w:footer="0" w:gutter="0"/>
          <w:cols w:space="720"/>
        </w:sectPr>
      </w:pPr>
    </w:p>
    <w:p w:rsidR="00737AD2" w:rsidRDefault="00737AD2">
      <w:pPr>
        <w:spacing w:before="7" w:line="120" w:lineRule="exact"/>
        <w:rPr>
          <w:sz w:val="12"/>
          <w:szCs w:val="12"/>
        </w:rPr>
      </w:pPr>
    </w:p>
    <w:p w:rsidR="00737AD2" w:rsidRDefault="00EC10B3">
      <w:pPr>
        <w:pStyle w:val="BodyText"/>
        <w:spacing w:before="5"/>
        <w:ind w:left="1217"/>
        <w:rPr>
          <w:rFonts w:ascii="仿宋" w:eastAsia="仿宋" w:hAnsi="仿宋" w:cs="仿宋"/>
        </w:rPr>
      </w:pPr>
      <w:r w:rsidRPr="00EC10B3">
        <w:pict>
          <v:group id="_x0000_s2064" style="position:absolute;left:0;text-align:left;margin-left:95.85pt;margin-top:4.7pt;width:459.45pt;height:21.2pt;z-index:-25092;mso-position-horizontal-relative:page" coordorigin="1917,94" coordsize="9189,424">
            <v:shape id="_x0000_s2065" style="position:absolute;left:1917;top:94;width:9189;height:424" coordorigin="1917,94" coordsize="9189,424" path="m1917,94r9189,l11106,518r-9189,l1917,94xe" fillcolor="#efefef" stroked="f">
              <v:path arrowok="t"/>
            </v:shape>
            <w10:wrap anchorx="page"/>
          </v:group>
        </w:pict>
      </w:r>
      <w:r w:rsidR="007003A1">
        <w:rPr>
          <w:rFonts w:ascii="仿宋" w:eastAsia="仿宋" w:hAnsi="仿宋" w:cs="仿宋"/>
        </w:rPr>
        <w:t>{a:1, b:[1]}</w:t>
      </w:r>
    </w:p>
    <w:p w:rsidR="00737AD2" w:rsidRDefault="007003A1">
      <w:pPr>
        <w:pStyle w:val="BodyText"/>
        <w:spacing w:line="212" w:lineRule="exact"/>
        <w:ind w:left="1217"/>
        <w:rPr>
          <w:rFonts w:ascii="仿宋" w:eastAsia="仿宋" w:hAnsi="仿宋" w:cs="仿宋"/>
        </w:rPr>
      </w:pPr>
      <w:r>
        <w:rPr>
          <w:rFonts w:ascii="仿宋" w:eastAsia="仿宋" w:hAnsi="仿宋" w:cs="仿宋"/>
        </w:rPr>
        <w:t>{a:2, b:[2,3]}</w:t>
      </w:r>
    </w:p>
    <w:p w:rsidR="00737AD2" w:rsidRDefault="00737AD2">
      <w:pPr>
        <w:spacing w:before="6" w:line="100" w:lineRule="exact"/>
        <w:rPr>
          <w:sz w:val="10"/>
          <w:szCs w:val="10"/>
        </w:rPr>
      </w:pPr>
    </w:p>
    <w:p w:rsidR="00737AD2" w:rsidRDefault="007003A1">
      <w:pPr>
        <w:pStyle w:val="Heading3"/>
        <w:ind w:left="0" w:right="8248"/>
        <w:jc w:val="center"/>
      </w:pPr>
      <w:bookmarkStart w:id="832" w:name="sql_buildobj()"/>
      <w:bookmarkStart w:id="833" w:name="_bookmark332"/>
      <w:bookmarkEnd w:id="832"/>
      <w:bookmarkEnd w:id="833"/>
      <w:r>
        <w:rPr>
          <w:w w:val="95"/>
        </w:rPr>
        <w:t>sql</w:t>
      </w:r>
      <w:r>
        <w:rPr>
          <w:spacing w:val="-43"/>
          <w:w w:val="95"/>
        </w:rPr>
        <w:t xml:space="preserve"> </w:t>
      </w:r>
      <w:r>
        <w:rPr>
          <w:w w:val="95"/>
        </w:rPr>
        <w:t>buildobj()</w:t>
      </w:r>
    </w:p>
    <w:p w:rsidR="00737AD2" w:rsidRDefault="00737AD2">
      <w:pPr>
        <w:spacing w:before="2" w:line="200" w:lineRule="exact"/>
        <w:rPr>
          <w:sz w:val="20"/>
          <w:szCs w:val="20"/>
        </w:rPr>
      </w:pPr>
    </w:p>
    <w:p w:rsidR="00737AD2" w:rsidRDefault="007003A1">
      <w:pPr>
        <w:pStyle w:val="BodyText"/>
        <w:spacing w:line="253" w:lineRule="auto"/>
        <w:ind w:right="6223"/>
      </w:pPr>
      <w:r>
        <w:rPr>
          <w:w w:val="95"/>
        </w:rPr>
        <w:t>buildobj()函数</w:t>
      </w:r>
      <w:r>
        <w:t xml:space="preserve"> </w:t>
      </w:r>
      <w:r>
        <w:rPr>
          <w:w w:val="95"/>
        </w:rPr>
        <w:t>将记录中多个字段合并为一个对象。</w:t>
      </w:r>
    </w:p>
    <w:p w:rsidR="00737AD2" w:rsidRDefault="00737AD2">
      <w:pPr>
        <w:spacing w:before="4" w:line="180" w:lineRule="exact"/>
        <w:rPr>
          <w:sz w:val="18"/>
          <w:szCs w:val="18"/>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062" style="position:absolute;left:0;text-align:left;margin-left:81.7pt;margin-top:6.75pt;width:473.6pt;height:10.6pt;z-index:-25091;mso-position-horizontal-relative:page" coordorigin="1634,135" coordsize="9472,212">
            <v:shape id="_x0000_s2063"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buildobj（field name1，fieldname2，...）</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将表中记录中多个字段合并为一个对象</w:t>
      </w:r>
    </w:p>
    <w:p w:rsidR="00737AD2" w:rsidRDefault="00EC10B3">
      <w:pPr>
        <w:pStyle w:val="BodyText"/>
        <w:spacing w:before="50"/>
        <w:ind w:left="1217"/>
        <w:rPr>
          <w:rFonts w:ascii="仿宋" w:eastAsia="仿宋" w:hAnsi="仿宋" w:cs="仿宋"/>
          <w:lang w:eastAsia="zh-CN"/>
        </w:rPr>
      </w:pPr>
      <w:r w:rsidRPr="00EC10B3">
        <w:pict>
          <v:group id="_x0000_s2060" style="position:absolute;left:0;text-align:left;margin-left:95.85pt;margin-top:6.95pt;width:459.45pt;height:116.6pt;z-index:-25090;mso-position-horizontal-relative:page" coordorigin="1917,139" coordsize="9189,2332">
            <v:shape id="_x0000_s2061" style="position:absolute;left:1917;top:139;width:9189;height:2332" coordorigin="1917,139" coordsize="9189,2332" path="m1917,139r9189,l11106,2471r-9189,l1917,139xe" fillcolor="#efefef" stroked="f">
              <v:path arrowok="t"/>
            </v:shape>
            <w10:wrap anchorx="page"/>
          </v:group>
        </w:pict>
      </w:r>
      <w:r w:rsidR="007003A1">
        <w:rPr>
          <w:rFonts w:ascii="仿宋" w:eastAsia="仿宋" w:hAnsi="仿宋" w:cs="仿宋"/>
          <w:lang w:eastAsia="zh-CN"/>
        </w:rPr>
        <w:t>表中原始记录</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{a:1,b:1,c:1}</w:t>
      </w:r>
    </w:p>
    <w:p w:rsidR="00737AD2" w:rsidRDefault="007003A1">
      <w:pPr>
        <w:pStyle w:val="BodyText"/>
        <w:spacing w:line="212" w:lineRule="exact"/>
        <w:ind w:left="1217"/>
        <w:rPr>
          <w:rFonts w:ascii="仿宋" w:eastAsia="仿宋" w:hAnsi="仿宋" w:cs="仿宋"/>
          <w:lang w:eastAsia="zh-CN"/>
        </w:rPr>
      </w:pPr>
      <w:r>
        <w:rPr>
          <w:rFonts w:ascii="仿宋" w:eastAsia="仿宋" w:hAnsi="仿宋" w:cs="仿宋"/>
          <w:lang w:eastAsia="zh-CN"/>
        </w:rPr>
        <w:t>{a:2,b:2,c:2}</w:t>
      </w:r>
    </w:p>
    <w:p w:rsidR="00737AD2" w:rsidRDefault="007003A1">
      <w:pPr>
        <w:pStyle w:val="BodyText"/>
        <w:spacing w:line="212" w:lineRule="exact"/>
        <w:ind w:left="1217"/>
        <w:rPr>
          <w:rFonts w:ascii="仿宋" w:eastAsia="仿宋" w:hAnsi="仿宋" w:cs="仿宋"/>
        </w:rPr>
      </w:pPr>
      <w:r>
        <w:rPr>
          <w:rFonts w:ascii="仿宋" w:eastAsia="仿宋" w:hAnsi="仿宋" w:cs="仿宋"/>
        </w:rPr>
        <w:t>{a:3,b:3,c:3}</w:t>
      </w:r>
    </w:p>
    <w:p w:rsidR="00737AD2" w:rsidRDefault="007003A1">
      <w:pPr>
        <w:pStyle w:val="BodyText"/>
        <w:spacing w:before="4" w:line="420" w:lineRule="atLeast"/>
        <w:ind w:left="1217" w:right="4423"/>
        <w:rPr>
          <w:rFonts w:ascii="仿宋" w:eastAsia="仿宋" w:hAnsi="仿宋" w:cs="仿宋"/>
        </w:rPr>
      </w:pPr>
      <w:r>
        <w:rPr>
          <w:rFonts w:ascii="仿宋" w:eastAsia="仿宋" w:hAnsi="仿宋" w:cs="仿宋"/>
        </w:rPr>
        <w:t>SELECT a, buildobj(b,c) AS d FROM foo.bar 得到记录</w:t>
      </w:r>
    </w:p>
    <w:p w:rsidR="00737AD2" w:rsidRDefault="007003A1">
      <w:pPr>
        <w:pStyle w:val="BodyText"/>
        <w:spacing w:line="212" w:lineRule="exact"/>
        <w:ind w:left="1217"/>
        <w:rPr>
          <w:rFonts w:ascii="仿宋" w:eastAsia="仿宋" w:hAnsi="仿宋" w:cs="仿宋"/>
        </w:rPr>
      </w:pPr>
      <w:r>
        <w:rPr>
          <w:rFonts w:ascii="仿宋" w:eastAsia="仿宋" w:hAnsi="仿宋" w:cs="仿宋"/>
        </w:rPr>
        <w:t>{a:1, d:{b:1, c:1}}</w:t>
      </w:r>
    </w:p>
    <w:p w:rsidR="00737AD2" w:rsidRDefault="007003A1">
      <w:pPr>
        <w:pStyle w:val="BodyText"/>
        <w:spacing w:line="212" w:lineRule="exact"/>
        <w:ind w:left="1217"/>
        <w:rPr>
          <w:rFonts w:ascii="仿宋" w:eastAsia="仿宋" w:hAnsi="仿宋" w:cs="仿宋"/>
        </w:rPr>
      </w:pPr>
      <w:r>
        <w:rPr>
          <w:rFonts w:ascii="仿宋" w:eastAsia="仿宋" w:hAnsi="仿宋" w:cs="仿宋"/>
        </w:rPr>
        <w:t>{a:2, d:{b:2, c:2}}</w:t>
      </w:r>
    </w:p>
    <w:p w:rsidR="00737AD2" w:rsidRDefault="007003A1">
      <w:pPr>
        <w:pStyle w:val="BodyText"/>
        <w:spacing w:line="212" w:lineRule="exact"/>
        <w:ind w:left="1217"/>
        <w:rPr>
          <w:rFonts w:ascii="仿宋" w:eastAsia="仿宋" w:hAnsi="仿宋" w:cs="仿宋"/>
        </w:rPr>
      </w:pPr>
      <w:r>
        <w:rPr>
          <w:rFonts w:ascii="仿宋" w:eastAsia="仿宋" w:hAnsi="仿宋" w:cs="仿宋"/>
        </w:rPr>
        <w:t>{a:3, d:{b:3, c:3}}</w:t>
      </w:r>
    </w:p>
    <w:p w:rsidR="00737AD2" w:rsidRDefault="00737AD2">
      <w:pPr>
        <w:spacing w:before="6" w:line="100" w:lineRule="exact"/>
        <w:rPr>
          <w:sz w:val="10"/>
          <w:szCs w:val="10"/>
        </w:rPr>
      </w:pPr>
    </w:p>
    <w:p w:rsidR="00737AD2" w:rsidRDefault="007003A1">
      <w:pPr>
        <w:pStyle w:val="Heading3"/>
        <w:ind w:left="433"/>
      </w:pPr>
      <w:bookmarkStart w:id="834" w:name="sql_mergearrayset()"/>
      <w:bookmarkStart w:id="835" w:name="_bookmark333"/>
      <w:bookmarkEnd w:id="834"/>
      <w:bookmarkEnd w:id="835"/>
      <w:r>
        <w:rPr>
          <w:w w:val="95"/>
        </w:rPr>
        <w:t>sql</w:t>
      </w:r>
      <w:r>
        <w:rPr>
          <w:spacing w:val="-27"/>
          <w:w w:val="95"/>
        </w:rPr>
        <w:t xml:space="preserve"> </w:t>
      </w:r>
      <w:r>
        <w:rPr>
          <w:w w:val="95"/>
        </w:rPr>
        <w:t>mergearrayset()</w:t>
      </w:r>
    </w:p>
    <w:p w:rsidR="00737AD2" w:rsidRDefault="00737AD2">
      <w:pPr>
        <w:spacing w:before="2" w:line="200" w:lineRule="exact"/>
        <w:rPr>
          <w:sz w:val="20"/>
          <w:szCs w:val="20"/>
        </w:rPr>
      </w:pPr>
    </w:p>
    <w:p w:rsidR="00737AD2" w:rsidRDefault="007003A1">
      <w:pPr>
        <w:pStyle w:val="BodyText"/>
        <w:spacing w:line="253" w:lineRule="auto"/>
        <w:ind w:right="3671"/>
        <w:rPr>
          <w:lang w:eastAsia="zh-CN"/>
        </w:rPr>
      </w:pPr>
      <w:r>
        <w:rPr>
          <w:lang w:eastAsia="zh-CN"/>
        </w:rPr>
        <w:t>mergearrayset()函数 将多个数组字段合并为一个不包含重复字段的数组。</w:t>
      </w:r>
    </w:p>
    <w:p w:rsidR="00737AD2" w:rsidRDefault="00737AD2">
      <w:pPr>
        <w:spacing w:before="4" w:line="180" w:lineRule="exact"/>
        <w:rPr>
          <w:sz w:val="18"/>
          <w:szCs w:val="18"/>
          <w:lang w:eastAsia="zh-CN"/>
        </w:rPr>
      </w:pPr>
    </w:p>
    <w:p w:rsidR="00737AD2" w:rsidRDefault="007003A1">
      <w:pPr>
        <w:pStyle w:val="BodyText"/>
      </w:pPr>
      <w:r>
        <w:t>语法</w:t>
      </w:r>
    </w:p>
    <w:p w:rsidR="00737AD2" w:rsidRDefault="00EC10B3">
      <w:pPr>
        <w:pStyle w:val="BodyText"/>
        <w:spacing w:before="46"/>
        <w:rPr>
          <w:rFonts w:ascii="仿宋" w:eastAsia="仿宋" w:hAnsi="仿宋" w:cs="仿宋"/>
        </w:rPr>
      </w:pPr>
      <w:r w:rsidRPr="00EC10B3">
        <w:pict>
          <v:group id="_x0000_s2058" style="position:absolute;left:0;text-align:left;margin-left:81.7pt;margin-top:6.75pt;width:473.6pt;height:10.6pt;z-index:-25089;mso-position-horizontal-relative:page" coordorigin="1634,135" coordsize="9472,212">
            <v:shape id="_x0000_s2059" style="position:absolute;left:1634;top:135;width:9472;height:212" coordorigin="1634,135" coordsize="9472,212" path="m1634,135r9472,l11106,347r-9472,l1634,135xe" fillcolor="#efefef" stroked="f">
              <v:path arrowok="t"/>
            </v:shape>
            <w10:wrap anchorx="page"/>
          </v:group>
        </w:pict>
      </w:r>
      <w:r w:rsidR="007003A1">
        <w:rPr>
          <w:rFonts w:ascii="仿宋" w:eastAsia="仿宋" w:hAnsi="仿宋" w:cs="仿宋"/>
        </w:rPr>
        <w:t>mergearrayset（field name）</w:t>
      </w:r>
    </w:p>
    <w:p w:rsidR="00737AD2" w:rsidRDefault="00737AD2">
      <w:pPr>
        <w:spacing w:before="9" w:line="180" w:lineRule="exact"/>
        <w:rPr>
          <w:sz w:val="18"/>
          <w:szCs w:val="18"/>
        </w:rPr>
      </w:pPr>
    </w:p>
    <w:p w:rsidR="00737AD2" w:rsidRDefault="007003A1">
      <w:pPr>
        <w:pStyle w:val="BodyText"/>
      </w:pPr>
      <w:r>
        <w:t>示例</w:t>
      </w:r>
    </w:p>
    <w:p w:rsidR="00737AD2" w:rsidRDefault="007003A1">
      <w:pPr>
        <w:pStyle w:val="BodyText"/>
        <w:tabs>
          <w:tab w:val="left" w:pos="1217"/>
        </w:tabs>
        <w:spacing w:before="34"/>
      </w:pPr>
      <w:r>
        <w:rPr>
          <w:rFonts w:ascii="Times New Roman" w:eastAsia="Times New Roman" w:hAnsi="Times New Roman" w:cs="Times New Roman"/>
        </w:rPr>
        <w:t>•</w:t>
      </w:r>
      <w:r>
        <w:rPr>
          <w:rFonts w:ascii="Times New Roman" w:eastAsia="Times New Roman" w:hAnsi="Times New Roman" w:cs="Times New Roman"/>
        </w:rPr>
        <w:tab/>
      </w:r>
      <w:r>
        <w:rPr>
          <w:position w:val="1"/>
        </w:rPr>
        <w:t>将表中多个数组字段合并为一个不包含重复字段的数组</w:t>
      </w:r>
    </w:p>
    <w:p w:rsidR="00737AD2" w:rsidRDefault="00EC10B3">
      <w:pPr>
        <w:pStyle w:val="BodyText"/>
        <w:spacing w:before="50"/>
        <w:ind w:left="1217"/>
        <w:rPr>
          <w:rFonts w:ascii="仿宋" w:eastAsia="仿宋" w:hAnsi="仿宋" w:cs="仿宋"/>
        </w:rPr>
      </w:pPr>
      <w:r w:rsidRPr="00EC10B3">
        <w:pict>
          <v:group id="_x0000_s2056" style="position:absolute;left:0;text-align:left;margin-left:95.85pt;margin-top:6.95pt;width:459.45pt;height:84.8pt;z-index:-25088;mso-position-horizontal-relative:page" coordorigin="1917,139" coordsize="9189,1696">
            <v:shape id="_x0000_s2057" style="position:absolute;left:1917;top:139;width:9189;height:1696" coordorigin="1917,139" coordsize="9189,1696" path="m1917,139r9189,l11106,1835r-9189,l1917,139xe" fillcolor="#efefef" stroked="f">
              <v:path arrowok="t"/>
            </v:shape>
            <w10:wrap anchorx="page"/>
          </v:group>
        </w:pict>
      </w:r>
      <w:r w:rsidR="007003A1">
        <w:rPr>
          <w:rFonts w:ascii="仿宋" w:eastAsia="仿宋" w:hAnsi="仿宋" w:cs="仿宋"/>
        </w:rPr>
        <w:t>表中原始记录</w:t>
      </w:r>
    </w:p>
    <w:p w:rsidR="00737AD2" w:rsidRDefault="007003A1">
      <w:pPr>
        <w:pStyle w:val="BodyText"/>
        <w:spacing w:line="212" w:lineRule="exact"/>
        <w:ind w:left="1217"/>
        <w:rPr>
          <w:rFonts w:ascii="仿宋" w:eastAsia="仿宋" w:hAnsi="仿宋" w:cs="仿宋"/>
        </w:rPr>
      </w:pPr>
      <w:r>
        <w:rPr>
          <w:rFonts w:ascii="仿宋" w:eastAsia="仿宋" w:hAnsi="仿宋" w:cs="仿宋"/>
        </w:rPr>
        <w:t>{a:1, b:[1,2,3]}</w:t>
      </w:r>
    </w:p>
    <w:p w:rsidR="00737AD2" w:rsidRDefault="007003A1">
      <w:pPr>
        <w:pStyle w:val="BodyText"/>
        <w:spacing w:line="212" w:lineRule="exact"/>
        <w:ind w:left="1217"/>
        <w:rPr>
          <w:rFonts w:ascii="仿宋" w:eastAsia="仿宋" w:hAnsi="仿宋" w:cs="仿宋"/>
        </w:rPr>
      </w:pPr>
      <w:r>
        <w:rPr>
          <w:rFonts w:ascii="仿宋" w:eastAsia="仿宋" w:hAnsi="仿宋" w:cs="仿宋"/>
        </w:rPr>
        <w:t>{a:1, b:[2,2,3]}</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SELECT a, MERGEARRAYSET(b) AS b FROM foo.bar GROUP BY a</w:t>
      </w:r>
    </w:p>
    <w:p w:rsidR="00737AD2" w:rsidRDefault="00737AD2">
      <w:pPr>
        <w:spacing w:before="9" w:line="120" w:lineRule="exact"/>
        <w:rPr>
          <w:sz w:val="12"/>
          <w:szCs w:val="12"/>
        </w:rPr>
      </w:pPr>
    </w:p>
    <w:p w:rsidR="00737AD2" w:rsidRDefault="007003A1">
      <w:pPr>
        <w:pStyle w:val="BodyText"/>
        <w:ind w:left="1217"/>
        <w:rPr>
          <w:rFonts w:ascii="仿宋" w:eastAsia="仿宋" w:hAnsi="仿宋" w:cs="仿宋"/>
        </w:rPr>
      </w:pPr>
      <w:r>
        <w:rPr>
          <w:rFonts w:ascii="仿宋" w:eastAsia="仿宋" w:hAnsi="仿宋" w:cs="仿宋"/>
        </w:rPr>
        <w:t>得到记录</w:t>
      </w:r>
    </w:p>
    <w:p w:rsidR="00737AD2" w:rsidRDefault="007003A1">
      <w:pPr>
        <w:pStyle w:val="BodyText"/>
        <w:spacing w:line="212" w:lineRule="exact"/>
        <w:ind w:left="1217"/>
        <w:rPr>
          <w:rFonts w:ascii="仿宋" w:eastAsia="仿宋" w:hAnsi="仿宋" w:cs="仿宋"/>
        </w:rPr>
      </w:pPr>
      <w:r>
        <w:rPr>
          <w:rFonts w:ascii="仿宋" w:eastAsia="仿宋" w:hAnsi="仿宋" w:cs="仿宋"/>
        </w:rPr>
        <w:t>{a:1, b:[1,2,3]}</w:t>
      </w:r>
    </w:p>
    <w:p w:rsidR="00737AD2" w:rsidRDefault="00737AD2">
      <w:pPr>
        <w:spacing w:line="200" w:lineRule="exact"/>
        <w:rPr>
          <w:sz w:val="20"/>
          <w:szCs w:val="20"/>
        </w:rPr>
      </w:pPr>
    </w:p>
    <w:p w:rsidR="00737AD2" w:rsidRDefault="00737AD2">
      <w:pPr>
        <w:spacing w:before="4" w:line="200" w:lineRule="exact"/>
        <w:rPr>
          <w:sz w:val="20"/>
          <w:szCs w:val="20"/>
        </w:rPr>
      </w:pPr>
    </w:p>
    <w:p w:rsidR="00737AD2" w:rsidRDefault="00EC10B3">
      <w:pPr>
        <w:pStyle w:val="Heading2"/>
        <w:spacing w:line="396" w:lineRule="exact"/>
        <w:ind w:left="433"/>
      </w:pPr>
      <w:r>
        <w:pict>
          <v:group id="_x0000_s2054" style="position:absolute;left:0;text-align:left;margin-left:56.7pt;margin-top:21.4pt;width:498.6pt;height:.1pt;z-index:-25087;mso-position-horizontal-relative:page" coordorigin="1134,428" coordsize="9972,2">
            <v:shape id="_x0000_s2055" style="position:absolute;left:1134;top:428;width:9972;height:2" coordorigin="1134,428" coordsize="9972,0" path="m1134,428r9972,e" filled="f" strokeweight="1pt">
              <v:path arrowok="t"/>
            </v:shape>
            <w10:wrap anchorx="page"/>
          </v:group>
        </w:pict>
      </w:r>
      <w:bookmarkStart w:id="836" w:name="SQL_to_SequoiaDB_映射表"/>
      <w:bookmarkStart w:id="837" w:name="_bookmark334"/>
      <w:bookmarkEnd w:id="836"/>
      <w:bookmarkEnd w:id="837"/>
      <w:r w:rsidR="007003A1">
        <w:rPr>
          <w:w w:val="95"/>
        </w:rPr>
        <w:t>SQL</w:t>
      </w:r>
      <w:r w:rsidR="007003A1">
        <w:rPr>
          <w:spacing w:val="-12"/>
          <w:w w:val="95"/>
        </w:rPr>
        <w:t xml:space="preserve"> </w:t>
      </w:r>
      <w:r w:rsidR="007003A1">
        <w:rPr>
          <w:w w:val="95"/>
        </w:rPr>
        <w:t>to</w:t>
      </w:r>
      <w:r w:rsidR="007003A1">
        <w:rPr>
          <w:spacing w:val="-12"/>
          <w:w w:val="95"/>
        </w:rPr>
        <w:t xml:space="preserve"> </w:t>
      </w:r>
      <w:r w:rsidR="007003A1">
        <w:rPr>
          <w:w w:val="95"/>
        </w:rPr>
        <w:t>SequoiaDB</w:t>
      </w:r>
      <w:r w:rsidR="007003A1">
        <w:rPr>
          <w:spacing w:val="-12"/>
          <w:w w:val="95"/>
        </w:rPr>
        <w:t xml:space="preserve"> </w:t>
      </w:r>
      <w:r w:rsidR="007003A1">
        <w:rPr>
          <w:w w:val="95"/>
        </w:rPr>
        <w:t>映射表</w:t>
      </w:r>
      <w:ins w:id="838" w:author="zhangsuonan" w:date="2014-07-17T13:06:00Z">
        <w:r w:rsidR="001509B5">
          <w:rPr>
            <w:rFonts w:asciiTheme="minorEastAsia" w:eastAsiaTheme="minorEastAsia" w:hAnsiTheme="minorEastAsia"/>
            <w:w w:val="95"/>
          </w:rPr>
          <w:t>(</w:t>
        </w:r>
        <w:r w:rsidR="001509B5">
          <w:rPr>
            <w:rFonts w:asciiTheme="minorEastAsia" w:eastAsiaTheme="minorEastAsia" w:hAnsiTheme="minorEastAsia" w:hint="eastAsia"/>
            <w:w w:val="95"/>
          </w:rPr>
          <w:t>武赟</w:t>
        </w:r>
        <w:r w:rsidR="001509B5">
          <w:rPr>
            <w:rFonts w:asciiTheme="minorEastAsia" w:eastAsiaTheme="minorEastAsia" w:hAnsiTheme="minorEastAsia"/>
            <w:w w:val="95"/>
          </w:rPr>
          <w:t>)</w:t>
        </w:r>
      </w:ins>
    </w:p>
    <w:p w:rsidR="00737AD2" w:rsidRDefault="00737AD2">
      <w:pPr>
        <w:spacing w:before="5" w:line="220" w:lineRule="exact"/>
      </w:pPr>
    </w:p>
    <w:p w:rsidR="00737AD2" w:rsidRDefault="007003A1">
      <w:pPr>
        <w:pStyle w:val="BodyText"/>
      </w:pPr>
      <w:r>
        <w:t>概念和术语</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SequoiaDB</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database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database</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table</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collection</w:t>
            </w:r>
          </w:p>
        </w:tc>
      </w:tr>
    </w:tbl>
    <w:p w:rsidR="00737AD2" w:rsidRDefault="00737AD2">
      <w:pPr>
        <w:spacing w:line="208"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SQL</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SequoiaDB</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row</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document</w:t>
            </w:r>
            <w:r>
              <w:rPr>
                <w:rFonts w:ascii="微软雅黑" w:eastAsia="微软雅黑" w:hAnsi="微软雅黑" w:cs="微软雅黑"/>
                <w:spacing w:val="14"/>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5"/>
                <w:w w:val="90"/>
                <w:sz w:val="14"/>
                <w:szCs w:val="14"/>
              </w:rPr>
              <w:t xml:space="preserve"> </w:t>
            </w:r>
            <w:r>
              <w:rPr>
                <w:rFonts w:ascii="微软雅黑" w:eastAsia="微软雅黑" w:hAnsi="微软雅黑" w:cs="微软雅黑"/>
                <w:w w:val="90"/>
                <w:sz w:val="14"/>
                <w:szCs w:val="14"/>
              </w:rPr>
              <w:t>BSON</w:t>
            </w:r>
            <w:r>
              <w:rPr>
                <w:rFonts w:ascii="微软雅黑" w:eastAsia="微软雅黑" w:hAnsi="微软雅黑" w:cs="微软雅黑"/>
                <w:spacing w:val="15"/>
                <w:w w:val="90"/>
                <w:sz w:val="14"/>
                <w:szCs w:val="14"/>
              </w:rPr>
              <w:t xml:space="preserve"> </w:t>
            </w:r>
            <w:r>
              <w:rPr>
                <w:rFonts w:ascii="微软雅黑" w:eastAsia="微软雅黑" w:hAnsi="微软雅黑" w:cs="微软雅黑"/>
                <w:w w:val="90"/>
                <w:sz w:val="14"/>
                <w:szCs w:val="14"/>
              </w:rPr>
              <w:t>document</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column</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field</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index</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index</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table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joins</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 xml:space="preserve">embedded </w:t>
            </w:r>
            <w:r>
              <w:rPr>
                <w:rFonts w:ascii="微软雅黑" w:eastAsia="微软雅黑" w:hAnsi="微软雅黑" w:cs="微软雅黑"/>
                <w:spacing w:val="6"/>
                <w:w w:val="90"/>
                <w:sz w:val="14"/>
                <w:szCs w:val="14"/>
              </w:rPr>
              <w:t xml:space="preserve"> </w:t>
            </w:r>
            <w:r>
              <w:rPr>
                <w:rFonts w:ascii="微软雅黑" w:eastAsia="微软雅黑" w:hAnsi="微软雅黑" w:cs="微软雅黑"/>
                <w:w w:val="90"/>
                <w:sz w:val="14"/>
                <w:szCs w:val="14"/>
              </w:rPr>
              <w:t>documents</w:t>
            </w:r>
          </w:p>
        </w:tc>
      </w:tr>
      <w:tr w:rsidR="00737AD2">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 xml:space="preserve">primary </w:t>
            </w:r>
            <w:r>
              <w:rPr>
                <w:rFonts w:ascii="微软雅黑" w:eastAsia="微软雅黑" w:hAnsi="微软雅黑" w:cs="微软雅黑"/>
                <w:spacing w:val="5"/>
                <w:w w:val="95"/>
                <w:sz w:val="14"/>
                <w:szCs w:val="14"/>
              </w:rPr>
              <w:t xml:space="preserve"> </w:t>
            </w:r>
            <w:r>
              <w:rPr>
                <w:rFonts w:ascii="微软雅黑" w:eastAsia="微软雅黑" w:hAnsi="微软雅黑" w:cs="微软雅黑"/>
                <w:w w:val="95"/>
                <w:sz w:val="14"/>
                <w:szCs w:val="14"/>
              </w:rPr>
              <w:t xml:space="preserve">key </w:t>
            </w:r>
            <w:r>
              <w:rPr>
                <w:rFonts w:ascii="微软雅黑" w:eastAsia="微软雅黑" w:hAnsi="微软雅黑" w:cs="微软雅黑"/>
                <w:spacing w:val="6"/>
                <w:w w:val="95"/>
                <w:sz w:val="14"/>
                <w:szCs w:val="14"/>
              </w:rPr>
              <w:t xml:space="preserve"> </w:t>
            </w:r>
            <w:r>
              <w:rPr>
                <w:rFonts w:ascii="微软雅黑" w:eastAsia="微软雅黑" w:hAnsi="微软雅黑" w:cs="微软雅黑"/>
                <w:w w:val="95"/>
                <w:sz w:val="14"/>
                <w:szCs w:val="14"/>
              </w:rPr>
              <w:t>（指定任何唯一的列作为主键）</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primary</w:t>
            </w:r>
            <w:r>
              <w:rPr>
                <w:rFonts w:ascii="微软雅黑" w:eastAsia="微软雅黑" w:hAnsi="微软雅黑" w:cs="微软雅黑"/>
                <w:spacing w:val="26"/>
                <w:w w:val="95"/>
                <w:sz w:val="14"/>
                <w:szCs w:val="14"/>
              </w:rPr>
              <w:t xml:space="preserve"> </w:t>
            </w:r>
            <w:r>
              <w:rPr>
                <w:rFonts w:ascii="微软雅黑" w:eastAsia="微软雅黑" w:hAnsi="微软雅黑" w:cs="微软雅黑"/>
                <w:w w:val="95"/>
                <w:sz w:val="14"/>
                <w:szCs w:val="14"/>
              </w:rPr>
              <w:t>key</w:t>
            </w:r>
            <w:r>
              <w:rPr>
                <w:rFonts w:ascii="微软雅黑" w:eastAsia="微软雅黑" w:hAnsi="微软雅黑" w:cs="微软雅黑"/>
                <w:spacing w:val="27"/>
                <w:w w:val="95"/>
                <w:sz w:val="14"/>
                <w:szCs w:val="14"/>
              </w:rPr>
              <w:t xml:space="preserve"> </w:t>
            </w:r>
            <w:r>
              <w:rPr>
                <w:rFonts w:ascii="微软雅黑" w:eastAsia="微软雅黑" w:hAnsi="微软雅黑" w:cs="微软雅黑"/>
                <w:w w:val="95"/>
                <w:sz w:val="14"/>
                <w:szCs w:val="14"/>
              </w:rPr>
              <w:t>（在SequoiaDB中，primary</w:t>
            </w:r>
            <w:r>
              <w:rPr>
                <w:rFonts w:ascii="微软雅黑" w:eastAsia="微软雅黑" w:hAnsi="微软雅黑" w:cs="微软雅黑"/>
                <w:spacing w:val="27"/>
                <w:w w:val="95"/>
                <w:sz w:val="14"/>
                <w:szCs w:val="14"/>
              </w:rPr>
              <w:t xml:space="preserve"> </w:t>
            </w:r>
            <w:r>
              <w:rPr>
                <w:rFonts w:ascii="微软雅黑" w:eastAsia="微软雅黑" w:hAnsi="微软雅黑" w:cs="微软雅黑"/>
                <w:w w:val="95"/>
                <w:sz w:val="14"/>
                <w:szCs w:val="14"/>
              </w:rPr>
              <w:t>key是自动创建到记录的_id字段名</w:t>
            </w:r>
          </w:p>
          <w:p w:rsidR="00737AD2" w:rsidRDefault="007003A1">
            <w:pPr>
              <w:pStyle w:val="TableParagraph"/>
              <w:spacing w:before="1"/>
              <w:ind w:left="35"/>
              <w:rPr>
                <w:rFonts w:ascii="微软雅黑" w:eastAsia="微软雅黑" w:hAnsi="微软雅黑" w:cs="微软雅黑"/>
                <w:sz w:val="14"/>
                <w:szCs w:val="14"/>
              </w:rPr>
            </w:pPr>
            <w:r>
              <w:rPr>
                <w:rFonts w:ascii="微软雅黑" w:eastAsia="微软雅黑" w:hAnsi="微软雅黑" w:cs="微软雅黑"/>
                <w:sz w:val="14"/>
                <w:szCs w:val="14"/>
              </w:rPr>
              <w:t>中）</w:t>
            </w:r>
          </w:p>
        </w:tc>
      </w:tr>
    </w:tbl>
    <w:p w:rsidR="00737AD2" w:rsidRDefault="00737AD2">
      <w:pPr>
        <w:spacing w:before="3" w:line="200" w:lineRule="exact"/>
        <w:rPr>
          <w:sz w:val="20"/>
          <w:szCs w:val="20"/>
        </w:rPr>
      </w:pPr>
    </w:p>
    <w:p w:rsidR="00737AD2" w:rsidRDefault="007003A1">
      <w:pPr>
        <w:pStyle w:val="BodyText"/>
        <w:spacing w:line="312" w:lineRule="exact"/>
        <w:ind w:left="113"/>
      </w:pPr>
      <w:r>
        <w:rPr>
          <w:w w:val="95"/>
        </w:rPr>
        <w:t>Create和Alter</w:t>
      </w:r>
    </w:p>
    <w:p w:rsidR="00737AD2" w:rsidRDefault="007003A1">
      <w:pPr>
        <w:pStyle w:val="BodyText"/>
        <w:spacing w:before="18"/>
        <w:ind w:left="113"/>
        <w:rPr>
          <w:lang w:eastAsia="zh-CN"/>
        </w:rPr>
      </w:pPr>
      <w:r>
        <w:rPr>
          <w:lang w:eastAsia="zh-CN"/>
        </w:rPr>
        <w:t>下表列出了各种SQL语句表级别的操作和在SequoiaDB中对应的操作：</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3022"/>
        <w:gridCol w:w="3292"/>
        <w:gridCol w:w="3157"/>
      </w:tblGrid>
      <w:tr w:rsidR="00737AD2">
        <w:trPr>
          <w:trHeight w:hRule="exact" w:val="305"/>
        </w:trPr>
        <w:tc>
          <w:tcPr>
            <w:tcW w:w="3022"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语句</w:t>
            </w:r>
          </w:p>
        </w:tc>
        <w:tc>
          <w:tcPr>
            <w:tcW w:w="3292"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84"/>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相关链接</w:t>
            </w:r>
          </w:p>
        </w:tc>
      </w:tr>
      <w:tr w:rsidR="00737AD2">
        <w:trPr>
          <w:trHeight w:hRule="exact" w:val="260"/>
        </w:trPr>
        <w:tc>
          <w:tcPr>
            <w:tcW w:w="3022" w:type="dxa"/>
            <w:tcBorders>
              <w:top w:val="single" w:sz="8" w:space="0" w:color="000000"/>
              <w:left w:val="single" w:sz="8" w:space="0" w:color="000000"/>
              <w:bottom w:val="nil"/>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(id</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not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null,</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stu_id</w:t>
            </w:r>
          </w:p>
        </w:tc>
        <w:tc>
          <w:tcPr>
            <w:tcW w:w="3292" w:type="dxa"/>
            <w:tcBorders>
              <w:top w:val="single" w:sz="8" w:space="0" w:color="000000"/>
              <w:left w:val="nil"/>
              <w:bottom w:val="nil"/>
              <w:right w:val="single" w:sz="8" w:space="0" w:color="000000"/>
            </w:tcBorders>
          </w:tcPr>
          <w:p w:rsidR="00737AD2" w:rsidRDefault="007003A1">
            <w:pPr>
              <w:pStyle w:val="TableParagraph"/>
              <w:spacing w:line="208" w:lineRule="exact"/>
              <w:ind w:left="18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在第一次做插入操作时隐式创建集</w:t>
            </w:r>
          </w:p>
        </w:tc>
        <w:tc>
          <w:tcPr>
            <w:tcW w:w="3157" w:type="dxa"/>
            <w:tcBorders>
              <w:top w:val="single" w:sz="8" w:space="0" w:color="000000"/>
              <w:left w:val="single" w:sz="8" w:space="0" w:color="000000"/>
              <w:bottom w:val="nil"/>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0" w:history="1">
              <w:r w:rsidR="007003A1">
                <w:rPr>
                  <w:rFonts w:ascii="微软雅黑" w:eastAsia="微软雅黑" w:hAnsi="微软雅黑" w:cs="微软雅黑"/>
                  <w:color w:val="0000FF"/>
                  <w:w w:val="95"/>
                  <w:sz w:val="14"/>
                  <w:szCs w:val="14"/>
                </w:rPr>
                <w:t>insert()</w:t>
              </w:r>
            </w:hyperlink>
            <w:r w:rsidR="007003A1">
              <w:rPr>
                <w:rFonts w:ascii="微软雅黑" w:eastAsia="微软雅黑" w:hAnsi="微软雅黑" w:cs="微软雅黑"/>
                <w:color w:val="000000"/>
                <w:w w:val="95"/>
                <w:sz w:val="14"/>
                <w:szCs w:val="14"/>
              </w:rPr>
              <w:t>,</w:t>
            </w:r>
            <w:hyperlink w:anchor="_bookmark208" w:history="1">
              <w:r w:rsidR="007003A1">
                <w:rPr>
                  <w:rFonts w:ascii="微软雅黑" w:eastAsia="微软雅黑" w:hAnsi="微软雅黑" w:cs="微软雅黑"/>
                  <w:color w:val="0000FF"/>
                  <w:w w:val="95"/>
                  <w:sz w:val="14"/>
                  <w:szCs w:val="14"/>
                </w:rPr>
                <w:t>createCL()</w:t>
              </w:r>
            </w:hyperlink>
          </w:p>
        </w:tc>
      </w:tr>
      <w:tr w:rsidR="00737AD2">
        <w:trPr>
          <w:trHeight w:hRule="exact" w:val="240"/>
        </w:trPr>
        <w:tc>
          <w:tcPr>
            <w:tcW w:w="3022" w:type="dxa"/>
            <w:tcBorders>
              <w:top w:val="nil"/>
              <w:left w:val="single" w:sz="8" w:space="0" w:color="000000"/>
              <w:bottom w:val="nil"/>
              <w:right w:val="nil"/>
            </w:tcBorders>
          </w:tcPr>
          <w:p w:rsidR="00737AD2" w:rsidRDefault="007003A1">
            <w:pPr>
              <w:pStyle w:val="TableParagraph"/>
              <w:spacing w:line="19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varchar(50),</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number</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primary</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key(id))</w:t>
            </w:r>
          </w:p>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rPr>
            </w:pPr>
            <w:r>
              <w:rPr>
                <w:rFonts w:ascii="微软雅黑" w:eastAsia="微软雅黑" w:hAnsi="微软雅黑" w:cs="微软雅黑"/>
                <w:sz w:val="14"/>
                <w:szCs w:val="14"/>
              </w:rPr>
              <w:t>合，如果未指定_id字段，_id字段自动添</w:t>
            </w:r>
          </w:p>
        </w:tc>
        <w:tc>
          <w:tcPr>
            <w:tcW w:w="3157" w:type="dxa"/>
            <w:tcBorders>
              <w:top w:val="nil"/>
              <w:left w:val="single" w:sz="8" w:space="0" w:color="000000"/>
              <w:bottom w:val="nil"/>
              <w:right w:val="single" w:sz="8" w:space="0" w:color="000000"/>
            </w:tcBorders>
          </w:tcPr>
          <w:p w:rsidR="00737AD2" w:rsidRDefault="00737AD2"/>
        </w:tc>
      </w:tr>
      <w:tr w:rsidR="00737AD2">
        <w:trPr>
          <w:trHeight w:hRule="exact" w:val="240"/>
        </w:trPr>
        <w:tc>
          <w:tcPr>
            <w:tcW w:w="3022" w:type="dxa"/>
            <w:tcBorders>
              <w:top w:val="nil"/>
              <w:left w:val="single" w:sz="8" w:space="0" w:color="000000"/>
              <w:bottom w:val="nil"/>
              <w:right w:val="nil"/>
            </w:tcBorders>
          </w:tcPr>
          <w:p w:rsidR="00737AD2" w:rsidRDefault="00737AD2"/>
        </w:tc>
        <w:tc>
          <w:tcPr>
            <w:tcW w:w="3292" w:type="dxa"/>
            <w:tcBorders>
              <w:top w:val="nil"/>
              <w:left w:val="nil"/>
              <w:bottom w:val="nil"/>
              <w:right w:val="single" w:sz="8" w:space="0" w:color="000000"/>
            </w:tcBorders>
          </w:tcPr>
          <w:p w:rsidR="00737AD2" w:rsidRDefault="007003A1">
            <w:pPr>
              <w:pStyle w:val="TableParagraph"/>
              <w:spacing w:line="198" w:lineRule="exact"/>
              <w:ind w:left="184" w:right="-31"/>
              <w:rPr>
                <w:rFonts w:ascii="微软雅黑" w:eastAsia="微软雅黑" w:hAnsi="微软雅黑" w:cs="微软雅黑"/>
                <w:sz w:val="14"/>
                <w:szCs w:val="14"/>
              </w:rPr>
            </w:pPr>
            <w:r>
              <w:rPr>
                <w:rFonts w:ascii="微软雅黑" w:eastAsia="微软雅黑" w:hAnsi="微软雅黑" w:cs="微软雅黑"/>
                <w:w w:val="90"/>
                <w:sz w:val="14"/>
                <w:szCs w:val="14"/>
              </w:rPr>
              <w:t>加db.collectionspace.student({stu_id:"01",age:20})</w:t>
            </w:r>
          </w:p>
        </w:tc>
        <w:tc>
          <w:tcPr>
            <w:tcW w:w="3157" w:type="dxa"/>
            <w:tcBorders>
              <w:top w:val="nil"/>
              <w:left w:val="single" w:sz="8" w:space="0" w:color="000000"/>
              <w:bottom w:val="nil"/>
              <w:right w:val="single" w:sz="8" w:space="0" w:color="000000"/>
            </w:tcBorders>
          </w:tcPr>
          <w:p w:rsidR="00737AD2" w:rsidRDefault="007003A1">
            <w:pPr>
              <w:pStyle w:val="TableParagraph"/>
              <w:spacing w:line="198" w:lineRule="exact"/>
              <w:ind w:left="10"/>
              <w:rPr>
                <w:rFonts w:ascii="微软雅黑" w:eastAsia="微软雅黑" w:hAnsi="微软雅黑" w:cs="微软雅黑"/>
                <w:sz w:val="14"/>
                <w:szCs w:val="14"/>
              </w:rPr>
            </w:pPr>
            <w:r>
              <w:rPr>
                <w:rFonts w:ascii="微软雅黑" w:eastAsia="微软雅黑" w:hAnsi="微软雅黑" w:cs="微软雅黑"/>
                <w:sz w:val="14"/>
                <w:szCs w:val="14"/>
              </w:rPr>
              <w:t>，当</w:t>
            </w:r>
          </w:p>
        </w:tc>
      </w:tr>
      <w:tr w:rsidR="00737AD2">
        <w:trPr>
          <w:trHeight w:hRule="exact" w:val="240"/>
        </w:trPr>
        <w:tc>
          <w:tcPr>
            <w:tcW w:w="3022" w:type="dxa"/>
            <w:tcBorders>
              <w:top w:val="nil"/>
              <w:left w:val="single" w:sz="8" w:space="0" w:color="000000"/>
              <w:bottom w:val="nil"/>
              <w:right w:val="nil"/>
            </w:tcBorders>
          </w:tcPr>
          <w:p w:rsidR="00737AD2" w:rsidRDefault="00737AD2"/>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然你也可以明确的创建一个集</w:t>
            </w:r>
          </w:p>
        </w:tc>
        <w:tc>
          <w:tcPr>
            <w:tcW w:w="3157" w:type="dxa"/>
            <w:tcBorders>
              <w:top w:val="nil"/>
              <w:left w:val="single" w:sz="8" w:space="0" w:color="000000"/>
              <w:bottom w:val="nil"/>
              <w:right w:val="single" w:sz="8" w:space="0" w:color="000000"/>
            </w:tcBorders>
          </w:tcPr>
          <w:p w:rsidR="00737AD2" w:rsidRDefault="00737AD2">
            <w:pPr>
              <w:rPr>
                <w:lang w:eastAsia="zh-CN"/>
              </w:rPr>
            </w:pPr>
          </w:p>
        </w:tc>
      </w:tr>
      <w:tr w:rsidR="00737AD2">
        <w:trPr>
          <w:trHeight w:hRule="exact" w:val="270"/>
        </w:trPr>
        <w:tc>
          <w:tcPr>
            <w:tcW w:w="3022" w:type="dxa"/>
            <w:tcBorders>
              <w:top w:val="nil"/>
              <w:left w:val="single" w:sz="8" w:space="0" w:color="000000"/>
              <w:bottom w:val="nil"/>
              <w:right w:val="nil"/>
            </w:tcBorders>
          </w:tcPr>
          <w:p w:rsidR="00737AD2" w:rsidRDefault="00737AD2">
            <w:pPr>
              <w:rPr>
                <w:lang w:eastAsia="zh-CN"/>
              </w:rPr>
            </w:pPr>
          </w:p>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rPr>
            </w:pPr>
            <w:r>
              <w:rPr>
                <w:rFonts w:ascii="微软雅黑" w:eastAsia="微软雅黑" w:hAnsi="微软雅黑" w:cs="微软雅黑"/>
                <w:w w:val="95"/>
                <w:sz w:val="14"/>
                <w:szCs w:val="14"/>
              </w:rPr>
              <w:t>合db.collectionspace.createCL("student")</w:t>
            </w:r>
          </w:p>
        </w:tc>
        <w:tc>
          <w:tcPr>
            <w:tcW w:w="3157" w:type="dxa"/>
            <w:tcBorders>
              <w:top w:val="nil"/>
              <w:left w:val="single" w:sz="8" w:space="0" w:color="000000"/>
              <w:bottom w:val="nil"/>
              <w:right w:val="single" w:sz="8" w:space="0" w:color="000000"/>
            </w:tcBorders>
          </w:tcPr>
          <w:p w:rsidR="00737AD2" w:rsidRDefault="00737AD2"/>
        </w:tc>
      </w:tr>
      <w:tr w:rsidR="00737AD2">
        <w:trPr>
          <w:trHeight w:hRule="exact" w:val="270"/>
        </w:trPr>
        <w:tc>
          <w:tcPr>
            <w:tcW w:w="3022" w:type="dxa"/>
            <w:tcBorders>
              <w:top w:val="nil"/>
              <w:left w:val="single" w:sz="8" w:space="0" w:color="000000"/>
              <w:bottom w:val="nil"/>
              <w:right w:val="nil"/>
            </w:tcBorders>
          </w:tcPr>
          <w:p w:rsidR="00737AD2" w:rsidRDefault="007003A1">
            <w:pPr>
              <w:pStyle w:val="TableParagraph"/>
              <w:spacing w:line="22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alter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add</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name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varchar(50)</w:t>
            </w:r>
          </w:p>
        </w:tc>
        <w:tc>
          <w:tcPr>
            <w:tcW w:w="3292" w:type="dxa"/>
            <w:tcBorders>
              <w:top w:val="nil"/>
              <w:left w:val="nil"/>
              <w:bottom w:val="nil"/>
              <w:right w:val="single" w:sz="8" w:space="0" w:color="000000"/>
            </w:tcBorders>
          </w:tcPr>
          <w:p w:rsidR="00737AD2" w:rsidRDefault="007003A1">
            <w:pPr>
              <w:pStyle w:val="TableParagraph"/>
              <w:spacing w:line="228" w:lineRule="exact"/>
              <w:ind w:left="18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集合不描述或强制执行文档的结构，即在集</w:t>
            </w:r>
          </w:p>
        </w:tc>
        <w:tc>
          <w:tcPr>
            <w:tcW w:w="3157" w:type="dxa"/>
            <w:vMerge w:val="restart"/>
            <w:tcBorders>
              <w:top w:val="nil"/>
              <w:left w:val="single" w:sz="8" w:space="0" w:color="000000"/>
              <w:right w:val="single" w:sz="8" w:space="0" w:color="000000"/>
            </w:tcBorders>
          </w:tcPr>
          <w:p w:rsidR="00737AD2" w:rsidRDefault="00EC10B3">
            <w:pPr>
              <w:pStyle w:val="TableParagraph"/>
              <w:spacing w:line="228" w:lineRule="exact"/>
              <w:ind w:left="40"/>
              <w:rPr>
                <w:rFonts w:ascii="微软雅黑" w:eastAsia="微软雅黑" w:hAnsi="微软雅黑" w:cs="微软雅黑"/>
                <w:sz w:val="14"/>
                <w:szCs w:val="14"/>
              </w:rPr>
            </w:pPr>
            <w:hyperlink w:anchor="_bookmark225" w:history="1">
              <w:r w:rsidR="007003A1">
                <w:rPr>
                  <w:rFonts w:ascii="微软雅黑" w:eastAsia="微软雅黑" w:hAnsi="微软雅黑" w:cs="微软雅黑"/>
                  <w:color w:val="0000FF"/>
                  <w:w w:val="95"/>
                  <w:sz w:val="14"/>
                  <w:szCs w:val="14"/>
                </w:rPr>
                <w:t>update()</w:t>
              </w:r>
            </w:hyperlink>
            <w:r w:rsidR="007003A1">
              <w:rPr>
                <w:rFonts w:ascii="微软雅黑" w:eastAsia="微软雅黑" w:hAnsi="微软雅黑" w:cs="微软雅黑"/>
                <w:color w:val="000000"/>
                <w:w w:val="95"/>
                <w:sz w:val="14"/>
                <w:szCs w:val="14"/>
              </w:rPr>
              <w:t>,</w:t>
            </w:r>
            <w:hyperlink w:anchor="_bookmark278" w:history="1">
              <w:r w:rsidR="007003A1">
                <w:rPr>
                  <w:rFonts w:ascii="微软雅黑" w:eastAsia="微软雅黑" w:hAnsi="微软雅黑" w:cs="微软雅黑"/>
                  <w:color w:val="0000FF"/>
                  <w:w w:val="95"/>
                  <w:sz w:val="14"/>
                  <w:szCs w:val="14"/>
                </w:rPr>
                <w:t>$set</w:t>
              </w:r>
            </w:hyperlink>
          </w:p>
        </w:tc>
      </w:tr>
      <w:tr w:rsidR="00737AD2">
        <w:trPr>
          <w:trHeight w:hRule="exact" w:val="240"/>
        </w:trPr>
        <w:tc>
          <w:tcPr>
            <w:tcW w:w="3022" w:type="dxa"/>
            <w:tcBorders>
              <w:top w:val="nil"/>
              <w:left w:val="single" w:sz="8" w:space="0" w:color="000000"/>
              <w:bottom w:val="nil"/>
              <w:right w:val="nil"/>
            </w:tcBorders>
          </w:tcPr>
          <w:p w:rsidR="00737AD2" w:rsidRDefault="00737AD2"/>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合上没有结构的改动操作，但是update()方</w:t>
            </w:r>
          </w:p>
        </w:tc>
        <w:tc>
          <w:tcPr>
            <w:tcW w:w="3157" w:type="dxa"/>
            <w:vMerge/>
            <w:tcBorders>
              <w:left w:val="single" w:sz="8" w:space="0" w:color="000000"/>
              <w:right w:val="single" w:sz="8" w:space="0" w:color="000000"/>
            </w:tcBorders>
          </w:tcPr>
          <w:p w:rsidR="00737AD2" w:rsidRDefault="00737AD2">
            <w:pPr>
              <w:rPr>
                <w:lang w:eastAsia="zh-CN"/>
              </w:rPr>
            </w:pPr>
          </w:p>
        </w:tc>
      </w:tr>
      <w:tr w:rsidR="00737AD2">
        <w:trPr>
          <w:trHeight w:hRule="exact" w:val="240"/>
        </w:trPr>
        <w:tc>
          <w:tcPr>
            <w:tcW w:w="3022" w:type="dxa"/>
            <w:tcBorders>
              <w:top w:val="nil"/>
              <w:left w:val="single" w:sz="8" w:space="0" w:color="000000"/>
              <w:bottom w:val="nil"/>
              <w:right w:val="nil"/>
            </w:tcBorders>
          </w:tcPr>
          <w:p w:rsidR="00737AD2" w:rsidRDefault="00737AD2">
            <w:pPr>
              <w:rPr>
                <w:lang w:eastAsia="zh-CN"/>
              </w:rPr>
            </w:pPr>
          </w:p>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法可以使用$set向文档记录添加不存在的字</w:t>
            </w:r>
          </w:p>
        </w:tc>
        <w:tc>
          <w:tcPr>
            <w:tcW w:w="3157" w:type="dxa"/>
            <w:vMerge/>
            <w:tcBorders>
              <w:left w:val="single" w:sz="8" w:space="0" w:color="000000"/>
              <w:right w:val="single" w:sz="8" w:space="0" w:color="000000"/>
            </w:tcBorders>
          </w:tcPr>
          <w:p w:rsidR="00737AD2" w:rsidRDefault="00737AD2">
            <w:pPr>
              <w:rPr>
                <w:lang w:eastAsia="zh-CN"/>
              </w:rPr>
            </w:pPr>
          </w:p>
        </w:tc>
      </w:tr>
      <w:tr w:rsidR="00737AD2">
        <w:trPr>
          <w:trHeight w:hRule="exact" w:val="240"/>
        </w:trPr>
        <w:tc>
          <w:tcPr>
            <w:tcW w:w="3022" w:type="dxa"/>
            <w:tcBorders>
              <w:top w:val="nil"/>
              <w:left w:val="single" w:sz="8" w:space="0" w:color="000000"/>
              <w:bottom w:val="nil"/>
              <w:right w:val="nil"/>
            </w:tcBorders>
          </w:tcPr>
          <w:p w:rsidR="00737AD2" w:rsidRDefault="00737AD2">
            <w:pPr>
              <w:rPr>
                <w:lang w:eastAsia="zh-CN"/>
              </w:rPr>
            </w:pPr>
          </w:p>
        </w:tc>
        <w:tc>
          <w:tcPr>
            <w:tcW w:w="3292" w:type="dxa"/>
            <w:tcBorders>
              <w:top w:val="nil"/>
              <w:left w:val="nil"/>
              <w:bottom w:val="nil"/>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rPr>
            </w:pPr>
            <w:r>
              <w:rPr>
                <w:rFonts w:ascii="微软雅黑" w:eastAsia="微软雅黑" w:hAnsi="微软雅黑" w:cs="微软雅黑"/>
                <w:w w:val="95"/>
                <w:sz w:val="14"/>
                <w:szCs w:val="14"/>
              </w:rPr>
              <w:t>段。db.collectionspace.student.update({},{$set:</w:t>
            </w:r>
          </w:p>
        </w:tc>
        <w:tc>
          <w:tcPr>
            <w:tcW w:w="3157" w:type="dxa"/>
            <w:vMerge/>
            <w:tcBorders>
              <w:left w:val="single" w:sz="8" w:space="0" w:color="000000"/>
              <w:right w:val="single" w:sz="8" w:space="0" w:color="000000"/>
            </w:tcBorders>
          </w:tcPr>
          <w:p w:rsidR="00737AD2" w:rsidRDefault="00737AD2"/>
        </w:tc>
      </w:tr>
      <w:tr w:rsidR="00737AD2">
        <w:trPr>
          <w:trHeight w:hRule="exact" w:val="270"/>
        </w:trPr>
        <w:tc>
          <w:tcPr>
            <w:tcW w:w="3022" w:type="dxa"/>
            <w:tcBorders>
              <w:top w:val="nil"/>
              <w:left w:val="single" w:sz="8" w:space="0" w:color="000000"/>
              <w:bottom w:val="single" w:sz="8" w:space="0" w:color="000000"/>
              <w:right w:val="nil"/>
            </w:tcBorders>
          </w:tcPr>
          <w:p w:rsidR="00737AD2" w:rsidRDefault="00737AD2"/>
        </w:tc>
        <w:tc>
          <w:tcPr>
            <w:tcW w:w="3292" w:type="dxa"/>
            <w:tcBorders>
              <w:top w:val="nil"/>
              <w:left w:val="nil"/>
              <w:bottom w:val="single" w:sz="8" w:space="0" w:color="000000"/>
              <w:right w:val="single" w:sz="8" w:space="0" w:color="000000"/>
            </w:tcBorders>
          </w:tcPr>
          <w:p w:rsidR="00737AD2" w:rsidRDefault="007003A1">
            <w:pPr>
              <w:pStyle w:val="TableParagraph"/>
              <w:spacing w:line="198" w:lineRule="exact"/>
              <w:ind w:left="184"/>
              <w:rPr>
                <w:rFonts w:ascii="微软雅黑" w:eastAsia="微软雅黑" w:hAnsi="微软雅黑" w:cs="微软雅黑"/>
                <w:sz w:val="14"/>
                <w:szCs w:val="14"/>
              </w:rPr>
            </w:pPr>
            <w:r>
              <w:rPr>
                <w:rFonts w:ascii="微软雅黑" w:eastAsia="微软雅黑" w:hAnsi="微软雅黑" w:cs="微软雅黑"/>
                <w:w w:val="95"/>
                <w:sz w:val="14"/>
                <w:szCs w:val="14"/>
              </w:rPr>
              <w:t>{name:"Tom"}})</w:t>
            </w:r>
          </w:p>
        </w:tc>
        <w:tc>
          <w:tcPr>
            <w:tcW w:w="3157" w:type="dxa"/>
            <w:vMerge/>
            <w:tcBorders>
              <w:left w:val="single" w:sz="8" w:space="0" w:color="000000"/>
              <w:bottom w:val="single" w:sz="8" w:space="0" w:color="000000"/>
              <w:right w:val="single" w:sz="8" w:space="0" w:color="000000"/>
            </w:tcBorders>
          </w:tcPr>
          <w:p w:rsidR="00737AD2" w:rsidRDefault="00737AD2"/>
        </w:tc>
      </w:tr>
      <w:tr w:rsidR="00737AD2">
        <w:trPr>
          <w:trHeight w:hRule="exact" w:val="1260"/>
        </w:trPr>
        <w:tc>
          <w:tcPr>
            <w:tcW w:w="302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alter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drop</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column</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name</w:t>
            </w:r>
          </w:p>
        </w:tc>
        <w:tc>
          <w:tcPr>
            <w:tcW w:w="329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84" w:right="437"/>
              <w:jc w:val="both"/>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集合不描述或强制执行文档的结构，即在集</w:t>
            </w:r>
          </w:p>
          <w:p w:rsidR="00737AD2" w:rsidRDefault="007003A1">
            <w:pPr>
              <w:pStyle w:val="TableParagraph"/>
              <w:spacing w:before="1" w:line="241" w:lineRule="auto"/>
              <w:ind w:left="184" w:right="429"/>
              <w:jc w:val="both"/>
              <w:rPr>
                <w:rFonts w:ascii="微软雅黑" w:eastAsia="微软雅黑" w:hAnsi="微软雅黑" w:cs="微软雅黑"/>
                <w:sz w:val="14"/>
                <w:szCs w:val="14"/>
              </w:rPr>
            </w:pPr>
            <w:r>
              <w:rPr>
                <w:rFonts w:ascii="微软雅黑" w:eastAsia="微软雅黑" w:hAnsi="微软雅黑" w:cs="微软雅黑"/>
                <w:w w:val="95"/>
                <w:sz w:val="14"/>
                <w:szCs w:val="14"/>
                <w:lang w:eastAsia="zh-CN"/>
              </w:rPr>
              <w:t>合上没有结构的改动操作，但是update()方</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法可以使用$unset向文档记录删除存在的字</w:t>
            </w:r>
            <w:r>
              <w:rPr>
                <w:rFonts w:ascii="微软雅黑" w:eastAsia="微软雅黑" w:hAnsi="微软雅黑" w:cs="微软雅黑"/>
                <w:sz w:val="14"/>
                <w:szCs w:val="14"/>
                <w:lang w:eastAsia="zh-CN"/>
              </w:rPr>
              <w:t xml:space="preserve"> </w:t>
            </w:r>
            <w:r>
              <w:rPr>
                <w:rFonts w:ascii="微软雅黑" w:eastAsia="微软雅黑" w:hAnsi="微软雅黑" w:cs="微软雅黑"/>
                <w:w w:val="95"/>
                <w:sz w:val="14"/>
                <w:szCs w:val="14"/>
                <w:lang w:eastAsia="zh-CN"/>
              </w:rPr>
              <w:t>段。</w:t>
            </w:r>
            <w:r>
              <w:rPr>
                <w:rFonts w:ascii="微软雅黑" w:eastAsia="微软雅黑" w:hAnsi="微软雅黑" w:cs="微软雅黑"/>
                <w:w w:val="95"/>
                <w:sz w:val="14"/>
                <w:szCs w:val="14"/>
              </w:rPr>
              <w:t>db.collectionspace.student.update({},</w:t>
            </w:r>
          </w:p>
          <w:p w:rsidR="00737AD2" w:rsidRDefault="007003A1">
            <w:pPr>
              <w:pStyle w:val="TableParagraph"/>
              <w:ind w:left="184" w:right="1605"/>
              <w:jc w:val="both"/>
              <w:rPr>
                <w:rFonts w:ascii="微软雅黑" w:eastAsia="微软雅黑" w:hAnsi="微软雅黑" w:cs="微软雅黑"/>
                <w:sz w:val="14"/>
                <w:szCs w:val="14"/>
              </w:rPr>
            </w:pPr>
            <w:r>
              <w:rPr>
                <w:rFonts w:ascii="微软雅黑" w:eastAsia="微软雅黑" w:hAnsi="微软雅黑" w:cs="微软雅黑"/>
                <w:w w:val="95"/>
                <w:sz w:val="14"/>
                <w:szCs w:val="14"/>
              </w:rPr>
              <w:t>{$unset:{name:"Tom"}})</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25" w:history="1">
              <w:r w:rsidR="007003A1">
                <w:rPr>
                  <w:rFonts w:ascii="微软雅黑" w:eastAsia="微软雅黑" w:hAnsi="微软雅黑" w:cs="微软雅黑"/>
                  <w:color w:val="0000FF"/>
                  <w:w w:val="95"/>
                  <w:sz w:val="14"/>
                  <w:szCs w:val="14"/>
                </w:rPr>
                <w:t>update()</w:t>
              </w:r>
            </w:hyperlink>
            <w:r w:rsidR="007003A1">
              <w:rPr>
                <w:rFonts w:ascii="微软雅黑" w:eastAsia="微软雅黑" w:hAnsi="微软雅黑" w:cs="微软雅黑"/>
                <w:color w:val="000000"/>
                <w:w w:val="95"/>
                <w:sz w:val="14"/>
                <w:szCs w:val="14"/>
              </w:rPr>
              <w:t>,</w:t>
            </w:r>
            <w:hyperlink w:anchor="_bookmark279" w:history="1">
              <w:r w:rsidR="007003A1">
                <w:rPr>
                  <w:rFonts w:ascii="微软雅黑" w:eastAsia="微软雅黑" w:hAnsi="微软雅黑" w:cs="微软雅黑"/>
                  <w:color w:val="0000FF"/>
                  <w:w w:val="95"/>
                  <w:sz w:val="14"/>
                  <w:szCs w:val="14"/>
                </w:rPr>
                <w:t>$unset</w:t>
              </w:r>
            </w:hyperlink>
          </w:p>
        </w:tc>
      </w:tr>
      <w:tr w:rsidR="00737AD2">
        <w:trPr>
          <w:trHeight w:hRule="exact" w:val="540"/>
        </w:trPr>
        <w:tc>
          <w:tcPr>
            <w:tcW w:w="302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create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index</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index_stu_id</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on</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(stu_id)</w:t>
            </w:r>
          </w:p>
        </w:tc>
        <w:tc>
          <w:tcPr>
            <w:tcW w:w="329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84"/>
              <w:rPr>
                <w:rFonts w:ascii="微软雅黑" w:eastAsia="微软雅黑" w:hAnsi="微软雅黑" w:cs="微软雅黑"/>
                <w:sz w:val="14"/>
                <w:szCs w:val="14"/>
              </w:rPr>
            </w:pPr>
            <w:r>
              <w:rPr>
                <w:rFonts w:ascii="微软雅黑" w:eastAsia="微软雅黑" w:hAnsi="微软雅黑" w:cs="微软雅黑"/>
                <w:w w:val="90"/>
                <w:sz w:val="14"/>
                <w:szCs w:val="14"/>
              </w:rPr>
              <w:t>db.collectionspace.student.createIndex("index_st</w:t>
            </w:r>
            <w:r>
              <w:rPr>
                <w:rFonts w:ascii="微软雅黑" w:eastAsia="微软雅黑" w:hAnsi="微软雅黑" w:cs="微软雅黑"/>
                <w:spacing w:val="-7"/>
                <w:w w:val="90"/>
                <w:sz w:val="14"/>
                <w:szCs w:val="14"/>
              </w:rPr>
              <w:t>u</w:t>
            </w:r>
          </w:p>
          <w:p w:rsidR="00737AD2" w:rsidRDefault="007003A1">
            <w:pPr>
              <w:pStyle w:val="TableParagraph"/>
              <w:spacing w:before="1"/>
              <w:ind w:left="184"/>
              <w:rPr>
                <w:rFonts w:ascii="微软雅黑" w:eastAsia="微软雅黑" w:hAnsi="微软雅黑" w:cs="微软雅黑"/>
                <w:sz w:val="14"/>
                <w:szCs w:val="14"/>
              </w:rPr>
            </w:pPr>
            <w:r>
              <w:rPr>
                <w:rFonts w:ascii="微软雅黑" w:eastAsia="微软雅黑" w:hAnsi="微软雅黑" w:cs="微软雅黑"/>
                <w:w w:val="95"/>
                <w:sz w:val="14"/>
                <w:szCs w:val="14"/>
              </w:rPr>
              <w:t>{stu_id:-1})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15" w:history="1">
              <w:r w:rsidR="007003A1">
                <w:rPr>
                  <w:rFonts w:ascii="微软雅黑" w:eastAsia="微软雅黑" w:hAnsi="微软雅黑" w:cs="微软雅黑"/>
                  <w:color w:val="0000FF"/>
                  <w:spacing w:val="-61"/>
                  <w:w w:val="95"/>
                  <w:sz w:val="14"/>
                  <w:szCs w:val="14"/>
                </w:rPr>
                <w:t>c</w:t>
              </w:r>
              <w:r w:rsidR="007003A1">
                <w:rPr>
                  <w:rFonts w:ascii="微软雅黑" w:eastAsia="微软雅黑" w:hAnsi="微软雅黑" w:cs="微软雅黑"/>
                  <w:color w:val="000000"/>
                  <w:w w:val="95"/>
                  <w:sz w:val="14"/>
                  <w:szCs w:val="14"/>
                </w:rPr>
                <w:t>_</w:t>
              </w:r>
              <w:r w:rsidR="007003A1">
                <w:rPr>
                  <w:rFonts w:ascii="微软雅黑" w:eastAsia="微软雅黑" w:hAnsi="微软雅黑" w:cs="微软雅黑"/>
                  <w:color w:val="000000"/>
                  <w:spacing w:val="-34"/>
                  <w:w w:val="95"/>
                  <w:sz w:val="14"/>
                  <w:szCs w:val="14"/>
                </w:rPr>
                <w:t>i</w:t>
              </w:r>
              <w:r w:rsidR="007003A1">
                <w:rPr>
                  <w:rFonts w:ascii="微软雅黑" w:eastAsia="微软雅黑" w:hAnsi="微软雅黑" w:cs="微软雅黑"/>
                  <w:color w:val="0000FF"/>
                  <w:spacing w:val="-20"/>
                  <w:w w:val="95"/>
                  <w:sz w:val="14"/>
                  <w:szCs w:val="14"/>
                </w:rPr>
                <w:t>r</w:t>
              </w:r>
              <w:r w:rsidR="007003A1">
                <w:rPr>
                  <w:rFonts w:ascii="微软雅黑" w:eastAsia="微软雅黑" w:hAnsi="微软雅黑" w:cs="微软雅黑"/>
                  <w:color w:val="000000"/>
                  <w:spacing w:val="-65"/>
                  <w:w w:val="95"/>
                  <w:sz w:val="14"/>
                  <w:szCs w:val="14"/>
                </w:rPr>
                <w:t>d</w:t>
              </w:r>
              <w:r w:rsidR="007003A1">
                <w:rPr>
                  <w:rFonts w:ascii="微软雅黑" w:eastAsia="微软雅黑" w:hAnsi="微软雅黑" w:cs="微软雅黑"/>
                  <w:color w:val="0000FF"/>
                  <w:spacing w:val="-15"/>
                  <w:w w:val="95"/>
                  <w:sz w:val="14"/>
                  <w:szCs w:val="14"/>
                </w:rPr>
                <w:t>e</w:t>
              </w:r>
              <w:r w:rsidR="007003A1">
                <w:rPr>
                  <w:rFonts w:ascii="微软雅黑" w:eastAsia="微软雅黑" w:hAnsi="微软雅黑" w:cs="微软雅黑"/>
                  <w:color w:val="000000"/>
                  <w:spacing w:val="-45"/>
                  <w:w w:val="95"/>
                  <w:sz w:val="14"/>
                  <w:szCs w:val="14"/>
                </w:rPr>
                <w:t>"</w:t>
              </w:r>
              <w:r w:rsidR="007003A1">
                <w:rPr>
                  <w:rFonts w:ascii="微软雅黑" w:eastAsia="微软雅黑" w:hAnsi="微软雅黑" w:cs="微软雅黑"/>
                  <w:color w:val="0000FF"/>
                  <w:spacing w:val="-32"/>
                  <w:w w:val="95"/>
                  <w:sz w:val="14"/>
                  <w:szCs w:val="14"/>
                </w:rPr>
                <w:t>a</w:t>
              </w:r>
              <w:r w:rsidR="007003A1">
                <w:rPr>
                  <w:rFonts w:ascii="微软雅黑" w:eastAsia="微软雅黑" w:hAnsi="微软雅黑" w:cs="微软雅黑"/>
                  <w:color w:val="000000"/>
                  <w:spacing w:val="-4"/>
                  <w:w w:val="95"/>
                  <w:sz w:val="14"/>
                  <w:szCs w:val="14"/>
                </w:rPr>
                <w:t>,</w:t>
              </w:r>
              <w:r w:rsidR="007003A1">
                <w:rPr>
                  <w:rFonts w:ascii="微软雅黑" w:eastAsia="微软雅黑" w:hAnsi="微软雅黑" w:cs="微软雅黑"/>
                  <w:color w:val="0000FF"/>
                  <w:w w:val="95"/>
                  <w:sz w:val="14"/>
                  <w:szCs w:val="14"/>
                </w:rPr>
                <w:t>teIndex()</w:t>
              </w:r>
            </w:hyperlink>
            <w:r w:rsidR="007003A1">
              <w:rPr>
                <w:rFonts w:ascii="微软雅黑" w:eastAsia="微软雅黑" w:hAnsi="微软雅黑" w:cs="微软雅黑"/>
                <w:color w:val="000000"/>
                <w:w w:val="95"/>
                <w:sz w:val="14"/>
                <w:szCs w:val="14"/>
              </w:rPr>
              <w:t>,</w:t>
            </w:r>
            <w:hyperlink w:anchor="_bookmark11" w:history="1">
              <w:r w:rsidR="007003A1">
                <w:rPr>
                  <w:rFonts w:ascii="微软雅黑" w:eastAsia="微软雅黑" w:hAnsi="微软雅黑" w:cs="微软雅黑"/>
                  <w:color w:val="0000FF"/>
                  <w:w w:val="95"/>
                  <w:sz w:val="14"/>
                  <w:szCs w:val="14"/>
                </w:rPr>
                <w:t>index</w:t>
              </w:r>
            </w:hyperlink>
          </w:p>
        </w:tc>
      </w:tr>
      <w:tr w:rsidR="00737AD2">
        <w:trPr>
          <w:trHeight w:hRule="exact" w:val="305"/>
        </w:trPr>
        <w:tc>
          <w:tcPr>
            <w:tcW w:w="3022"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drop</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table</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student</w:t>
            </w:r>
          </w:p>
        </w:tc>
        <w:tc>
          <w:tcPr>
            <w:tcW w:w="3292"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84"/>
              <w:rPr>
                <w:rFonts w:ascii="微软雅黑" w:eastAsia="微软雅黑" w:hAnsi="微软雅黑" w:cs="微软雅黑"/>
                <w:sz w:val="14"/>
                <w:szCs w:val="14"/>
              </w:rPr>
            </w:pPr>
            <w:r>
              <w:rPr>
                <w:rFonts w:ascii="微软雅黑" w:eastAsia="微软雅黑" w:hAnsi="微软雅黑" w:cs="微软雅黑"/>
                <w:w w:val="95"/>
                <w:sz w:val="14"/>
                <w:szCs w:val="14"/>
              </w:rPr>
              <w:t>db.collectionspace.dropCL("student")</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18" w:lineRule="exact"/>
              <w:ind w:left="40"/>
              <w:rPr>
                <w:rFonts w:ascii="微软雅黑" w:eastAsia="微软雅黑" w:hAnsi="微软雅黑" w:cs="微软雅黑"/>
                <w:sz w:val="14"/>
                <w:szCs w:val="14"/>
              </w:rPr>
            </w:pPr>
            <w:hyperlink w:anchor="_bookmark209" w:history="1">
              <w:r w:rsidR="007003A1">
                <w:rPr>
                  <w:rFonts w:ascii="微软雅黑" w:eastAsia="微软雅黑" w:hAnsi="微软雅黑" w:cs="微软雅黑"/>
                  <w:color w:val="0000FF"/>
                  <w:w w:val="90"/>
                  <w:sz w:val="14"/>
                  <w:szCs w:val="14"/>
                </w:rPr>
                <w:t>dropCL()</w:t>
              </w:r>
            </w:hyperlink>
          </w:p>
        </w:tc>
      </w:tr>
    </w:tbl>
    <w:p w:rsidR="00737AD2" w:rsidRDefault="00737AD2">
      <w:pPr>
        <w:spacing w:before="3" w:line="200" w:lineRule="exact"/>
        <w:rPr>
          <w:sz w:val="20"/>
          <w:szCs w:val="20"/>
        </w:rPr>
      </w:pPr>
    </w:p>
    <w:p w:rsidR="00737AD2" w:rsidRDefault="007003A1">
      <w:pPr>
        <w:pStyle w:val="BodyText"/>
        <w:spacing w:line="312" w:lineRule="exact"/>
        <w:ind w:left="113"/>
      </w:pPr>
      <w:r>
        <w:t>Insert</w:t>
      </w:r>
    </w:p>
    <w:p w:rsidR="00737AD2" w:rsidRDefault="007003A1">
      <w:pPr>
        <w:pStyle w:val="BodyText"/>
        <w:spacing w:before="18"/>
        <w:ind w:left="113"/>
        <w:rPr>
          <w:lang w:eastAsia="zh-CN"/>
        </w:rPr>
      </w:pPr>
      <w:r>
        <w:rPr>
          <w:lang w:eastAsia="zh-CN"/>
        </w:rPr>
        <w:t>下表给出了各种SQL语句在表级上的插入操作和SequoiaDB上相应的操作：</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3051"/>
        <w:gridCol w:w="3264"/>
        <w:gridCol w:w="3157"/>
      </w:tblGrid>
      <w:tr w:rsidR="00737AD2">
        <w:trPr>
          <w:trHeight w:hRule="exact" w:val="295"/>
        </w:trPr>
        <w:tc>
          <w:tcPr>
            <w:tcW w:w="3051"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语句</w:t>
            </w:r>
          </w:p>
        </w:tc>
        <w:tc>
          <w:tcPr>
            <w:tcW w:w="3264"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156"/>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相关链接</w:t>
            </w:r>
          </w:p>
        </w:tc>
      </w:tr>
      <w:tr w:rsidR="00737AD2">
        <w:trPr>
          <w:trHeight w:hRule="exact" w:val="305"/>
        </w:trPr>
        <w:tc>
          <w:tcPr>
            <w:tcW w:w="3051" w:type="dxa"/>
            <w:tcBorders>
              <w:top w:val="single" w:sz="8" w:space="0" w:color="000000"/>
              <w:left w:val="single" w:sz="8" w:space="0" w:color="000000"/>
              <w:bottom w:val="single" w:sz="8" w:space="0" w:color="000000"/>
              <w:right w:val="nil"/>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insert</w:t>
            </w:r>
            <w:r>
              <w:rPr>
                <w:rFonts w:ascii="微软雅黑" w:eastAsia="微软雅黑" w:hAnsi="微软雅黑" w:cs="微软雅黑"/>
                <w:spacing w:val="-16"/>
                <w:w w:val="95"/>
                <w:sz w:val="14"/>
                <w:szCs w:val="14"/>
              </w:rPr>
              <w:t xml:space="preserve"> </w:t>
            </w:r>
            <w:r>
              <w:rPr>
                <w:rFonts w:ascii="微软雅黑" w:eastAsia="微软雅黑" w:hAnsi="微软雅黑" w:cs="微软雅黑"/>
                <w:w w:val="95"/>
                <w:sz w:val="14"/>
                <w:szCs w:val="14"/>
              </w:rPr>
              <w:t>into</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student(stu_id,age)</w:t>
            </w:r>
            <w:r>
              <w:rPr>
                <w:rFonts w:ascii="微软雅黑" w:eastAsia="微软雅黑" w:hAnsi="微软雅黑" w:cs="微软雅黑"/>
                <w:spacing w:val="-15"/>
                <w:w w:val="95"/>
                <w:sz w:val="14"/>
                <w:szCs w:val="14"/>
              </w:rPr>
              <w:t xml:space="preserve"> </w:t>
            </w:r>
            <w:r>
              <w:rPr>
                <w:rFonts w:ascii="微软雅黑" w:eastAsia="微软雅黑" w:hAnsi="微软雅黑" w:cs="微软雅黑"/>
                <w:w w:val="95"/>
                <w:sz w:val="14"/>
                <w:szCs w:val="14"/>
              </w:rPr>
              <w:t>values("01",20)</w:t>
            </w:r>
          </w:p>
        </w:tc>
        <w:tc>
          <w:tcPr>
            <w:tcW w:w="3264" w:type="dxa"/>
            <w:tcBorders>
              <w:top w:val="single" w:sz="8" w:space="0" w:color="000000"/>
              <w:left w:val="nil"/>
              <w:bottom w:val="single" w:sz="8" w:space="0" w:color="000000"/>
              <w:right w:val="single" w:sz="8" w:space="0" w:color="000000"/>
            </w:tcBorders>
          </w:tcPr>
          <w:p w:rsidR="00737AD2" w:rsidRDefault="007003A1">
            <w:pPr>
              <w:pStyle w:val="TableParagraph"/>
              <w:spacing w:line="218" w:lineRule="exact"/>
              <w:ind w:left="156" w:right="-5"/>
              <w:rPr>
                <w:rFonts w:ascii="微软雅黑" w:eastAsia="微软雅黑" w:hAnsi="微软雅黑" w:cs="微软雅黑"/>
                <w:sz w:val="14"/>
                <w:szCs w:val="14"/>
              </w:rPr>
            </w:pPr>
            <w:r>
              <w:rPr>
                <w:rFonts w:ascii="微软雅黑" w:eastAsia="微软雅黑" w:hAnsi="微软雅黑" w:cs="微软雅黑"/>
                <w:w w:val="90"/>
                <w:sz w:val="14"/>
                <w:szCs w:val="14"/>
              </w:rPr>
              <w:t>db.collectionspace.student.insert({stu_id:"01",age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16"/>
              <w:rPr>
                <w:rFonts w:ascii="微软雅黑" w:eastAsia="微软雅黑" w:hAnsi="微软雅黑" w:cs="微软雅黑"/>
                <w:sz w:val="14"/>
                <w:szCs w:val="14"/>
              </w:rPr>
            </w:pPr>
            <w:r>
              <w:rPr>
                <w:rFonts w:ascii="微软雅黑" w:eastAsia="微软雅黑" w:hAnsi="微软雅黑" w:cs="微软雅黑"/>
                <w:w w:val="95"/>
                <w:sz w:val="14"/>
                <w:szCs w:val="14"/>
              </w:rPr>
              <w:t>:</w:t>
            </w:r>
            <w:r>
              <w:rPr>
                <w:rFonts w:ascii="微软雅黑" w:eastAsia="微软雅黑" w:hAnsi="微软雅黑" w:cs="微软雅黑"/>
                <w:spacing w:val="-62"/>
                <w:w w:val="95"/>
                <w:sz w:val="14"/>
                <w:szCs w:val="14"/>
              </w:rPr>
              <w:t>2</w:t>
            </w:r>
            <w:hyperlink w:anchor="_bookmark220" w:history="1">
              <w:r>
                <w:rPr>
                  <w:rFonts w:ascii="微软雅黑" w:eastAsia="微软雅黑" w:hAnsi="微软雅黑" w:cs="微软雅黑"/>
                  <w:color w:val="0000FF"/>
                  <w:w w:val="95"/>
                  <w:sz w:val="14"/>
                  <w:szCs w:val="14"/>
                </w:rPr>
                <w:t>i</w:t>
              </w:r>
              <w:r>
                <w:rPr>
                  <w:rFonts w:ascii="微软雅黑" w:eastAsia="微软雅黑" w:hAnsi="微软雅黑" w:cs="微软雅黑"/>
                  <w:color w:val="0000FF"/>
                  <w:spacing w:val="-59"/>
                  <w:w w:val="95"/>
                  <w:sz w:val="14"/>
                  <w:szCs w:val="14"/>
                </w:rPr>
                <w:t>n</w:t>
              </w:r>
              <w:r>
                <w:rPr>
                  <w:rFonts w:ascii="微软雅黑" w:eastAsia="微软雅黑" w:hAnsi="微软雅黑" w:cs="微软雅黑"/>
                  <w:color w:val="000000"/>
                  <w:spacing w:val="-20"/>
                  <w:w w:val="95"/>
                  <w:sz w:val="14"/>
                  <w:szCs w:val="14"/>
                </w:rPr>
                <w:t>0</w:t>
              </w:r>
              <w:r>
                <w:rPr>
                  <w:rFonts w:ascii="微软雅黑" w:eastAsia="微软雅黑" w:hAnsi="微软雅黑" w:cs="微软雅黑"/>
                  <w:color w:val="0000FF"/>
                  <w:spacing w:val="-46"/>
                  <w:w w:val="95"/>
                  <w:sz w:val="14"/>
                  <w:szCs w:val="14"/>
                </w:rPr>
                <w:t>s</w:t>
              </w:r>
              <w:r>
                <w:rPr>
                  <w:rFonts w:ascii="微软雅黑" w:eastAsia="微软雅黑" w:hAnsi="微软雅黑" w:cs="微软雅黑"/>
                  <w:color w:val="000000"/>
                  <w:spacing w:val="-5"/>
                  <w:w w:val="95"/>
                  <w:sz w:val="14"/>
                  <w:szCs w:val="14"/>
                </w:rPr>
                <w:t>}</w:t>
              </w:r>
              <w:r>
                <w:rPr>
                  <w:rFonts w:ascii="微软雅黑" w:eastAsia="微软雅黑" w:hAnsi="微软雅黑" w:cs="微软雅黑"/>
                  <w:color w:val="0000FF"/>
                  <w:spacing w:val="-72"/>
                  <w:w w:val="95"/>
                  <w:sz w:val="14"/>
                  <w:szCs w:val="14"/>
                </w:rPr>
                <w:t>e</w:t>
              </w:r>
              <w:r>
                <w:rPr>
                  <w:rFonts w:ascii="微软雅黑" w:eastAsia="微软雅黑" w:hAnsi="微软雅黑" w:cs="微软雅黑"/>
                  <w:color w:val="000000"/>
                  <w:w w:val="95"/>
                  <w:sz w:val="14"/>
                  <w:szCs w:val="14"/>
                </w:rPr>
                <w:t>)</w:t>
              </w:r>
              <w:r>
                <w:rPr>
                  <w:rFonts w:ascii="微软雅黑" w:eastAsia="微软雅黑" w:hAnsi="微软雅黑" w:cs="微软雅黑"/>
                  <w:color w:val="000000"/>
                  <w:spacing w:val="-6"/>
                  <w:w w:val="95"/>
                  <w:sz w:val="14"/>
                  <w:szCs w:val="14"/>
                </w:rPr>
                <w:t xml:space="preserve"> </w:t>
              </w:r>
              <w:r>
                <w:rPr>
                  <w:rFonts w:ascii="微软雅黑" w:eastAsia="微软雅黑" w:hAnsi="微软雅黑" w:cs="微软雅黑"/>
                  <w:color w:val="0000FF"/>
                  <w:w w:val="95"/>
                  <w:sz w:val="14"/>
                  <w:szCs w:val="14"/>
                </w:rPr>
                <w:t>rt()</w:t>
              </w:r>
            </w:hyperlink>
          </w:p>
        </w:tc>
      </w:tr>
    </w:tbl>
    <w:p w:rsidR="00737AD2" w:rsidRDefault="00737AD2">
      <w:pPr>
        <w:spacing w:before="3" w:line="200" w:lineRule="exact"/>
        <w:rPr>
          <w:sz w:val="20"/>
          <w:szCs w:val="20"/>
        </w:rPr>
      </w:pPr>
    </w:p>
    <w:p w:rsidR="00737AD2" w:rsidRDefault="007003A1">
      <w:pPr>
        <w:pStyle w:val="BodyText"/>
        <w:spacing w:line="312" w:lineRule="exact"/>
        <w:ind w:left="113"/>
      </w:pPr>
      <w:r>
        <w:rPr>
          <w:w w:val="90"/>
        </w:rPr>
        <w:t>Select</w:t>
      </w:r>
    </w:p>
    <w:p w:rsidR="00737AD2" w:rsidRDefault="007003A1">
      <w:pPr>
        <w:pStyle w:val="BodyText"/>
        <w:spacing w:before="18"/>
        <w:ind w:left="113"/>
        <w:rPr>
          <w:lang w:eastAsia="zh-CN"/>
        </w:rPr>
      </w:pPr>
      <w:r>
        <w:rPr>
          <w:lang w:eastAsia="zh-CN"/>
        </w:rPr>
        <w:t>下表给出了各种SQL语句在表级上的读操作和SequoiaDB上相应的操作：</w:t>
      </w:r>
    </w:p>
    <w:p w:rsidR="00737AD2" w:rsidRDefault="00737AD2">
      <w:pPr>
        <w:spacing w:before="5" w:line="60" w:lineRule="exact"/>
        <w:rPr>
          <w:sz w:val="6"/>
          <w:szCs w:val="6"/>
          <w:lang w:eastAsia="zh-CN"/>
        </w:rPr>
      </w:pPr>
    </w:p>
    <w:tbl>
      <w:tblPr>
        <w:tblW w:w="0" w:type="auto"/>
        <w:tblInd w:w="103" w:type="dxa"/>
        <w:tblLayout w:type="fixed"/>
        <w:tblCellMar>
          <w:left w:w="0" w:type="dxa"/>
          <w:right w:w="0" w:type="dxa"/>
        </w:tblCellMar>
        <w:tblLook w:val="01E0"/>
      </w:tblPr>
      <w:tblGrid>
        <w:gridCol w:w="3003"/>
        <w:gridCol w:w="3312"/>
        <w:gridCol w:w="3157"/>
      </w:tblGrid>
      <w:tr w:rsidR="00737AD2">
        <w:trPr>
          <w:trHeight w:hRule="exact" w:val="305"/>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语句</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相关链接</w:t>
            </w:r>
          </w:p>
        </w:tc>
      </w:tr>
      <w:tr w:rsidR="00737AD2">
        <w:trPr>
          <w:trHeight w:hRule="exact" w:val="300"/>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select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from</w:t>
            </w:r>
            <w:r>
              <w:rPr>
                <w:rFonts w:ascii="微软雅黑" w:eastAsia="微软雅黑" w:hAnsi="微软雅黑" w:cs="微软雅黑"/>
                <w:spacing w:val="-26"/>
                <w:sz w:val="14"/>
                <w:szCs w:val="14"/>
              </w:rPr>
              <w:t xml:space="preserve"> </w:t>
            </w:r>
            <w:r>
              <w:rPr>
                <w:rFonts w:ascii="微软雅黑" w:eastAsia="微软雅黑" w:hAnsi="微软雅黑" w:cs="微软雅黑"/>
                <w:sz w:val="14"/>
                <w:szCs w:val="14"/>
              </w:rPr>
              <w:t>student</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db.collectionspace.student.find()</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8" w:history="1">
              <w:r w:rsidR="007003A1">
                <w:rPr>
                  <w:rFonts w:ascii="微软雅黑" w:eastAsia="微软雅黑" w:hAnsi="微软雅黑" w:cs="微软雅黑"/>
                  <w:color w:val="0000FF"/>
                  <w:w w:val="90"/>
                  <w:sz w:val="14"/>
                  <w:szCs w:val="14"/>
                </w:rPr>
                <w:t>find()</w:t>
              </w:r>
            </w:hyperlink>
          </w:p>
        </w:tc>
      </w:tr>
      <w:tr w:rsidR="00737AD2">
        <w:trPr>
          <w:trHeight w:hRule="exact" w:val="540"/>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stu_id,</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10"/>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student</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db.collectionspace.student.find({},</w:t>
            </w:r>
          </w:p>
          <w:p w:rsidR="00737AD2" w:rsidRDefault="007003A1">
            <w:pPr>
              <w:pStyle w:val="TableParagraph"/>
              <w:spacing w:before="1"/>
              <w:ind w:left="204"/>
              <w:rPr>
                <w:rFonts w:ascii="微软雅黑" w:eastAsia="微软雅黑" w:hAnsi="微软雅黑" w:cs="微软雅黑"/>
                <w:sz w:val="14"/>
                <w:szCs w:val="14"/>
              </w:rPr>
            </w:pPr>
            <w:r>
              <w:rPr>
                <w:rFonts w:ascii="微软雅黑" w:eastAsia="微软雅黑" w:hAnsi="微软雅黑" w:cs="微软雅黑"/>
                <w:w w:val="95"/>
                <w:sz w:val="14"/>
                <w:szCs w:val="14"/>
              </w:rPr>
              <w:t>{stu_id:"01",age:20})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8" w:history="1">
              <w:r w:rsidR="007003A1">
                <w:rPr>
                  <w:rFonts w:ascii="微软雅黑" w:eastAsia="微软雅黑" w:hAnsi="微软雅黑" w:cs="微软雅黑"/>
                  <w:color w:val="0000FF"/>
                  <w:w w:val="90"/>
                  <w:sz w:val="14"/>
                  <w:szCs w:val="14"/>
                </w:rPr>
                <w:t>find()</w:t>
              </w:r>
            </w:hyperlink>
          </w:p>
        </w:tc>
      </w:tr>
      <w:tr w:rsidR="00737AD2">
        <w:trPr>
          <w:trHeight w:hRule="exact" w:val="300"/>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9"/>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&gt;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25</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db.collectionspace.student.find({age:{$gt:25}})</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8" w:history="1">
              <w:r w:rsidR="007003A1">
                <w:rPr>
                  <w:rFonts w:ascii="微软雅黑" w:eastAsia="微软雅黑" w:hAnsi="微软雅黑" w:cs="微软雅黑"/>
                  <w:color w:val="0000FF"/>
                  <w:w w:val="90"/>
                  <w:sz w:val="14"/>
                  <w:szCs w:val="14"/>
                </w:rPr>
                <w:t>find()</w:t>
              </w:r>
            </w:hyperlink>
            <w:r w:rsidR="007003A1">
              <w:rPr>
                <w:rFonts w:ascii="微软雅黑" w:eastAsia="微软雅黑" w:hAnsi="微软雅黑" w:cs="微软雅黑"/>
                <w:color w:val="000000"/>
                <w:w w:val="90"/>
                <w:sz w:val="14"/>
                <w:szCs w:val="14"/>
              </w:rPr>
              <w:t>,</w:t>
            </w:r>
            <w:hyperlink w:anchor="_bookmark256" w:history="1">
              <w:r w:rsidR="007003A1">
                <w:rPr>
                  <w:rFonts w:ascii="微软雅黑" w:eastAsia="微软雅黑" w:hAnsi="微软雅黑" w:cs="微软雅黑"/>
                  <w:color w:val="0000FF"/>
                  <w:w w:val="90"/>
                  <w:sz w:val="14"/>
                  <w:szCs w:val="14"/>
                </w:rPr>
                <w:t>$gt</w:t>
              </w:r>
            </w:hyperlink>
          </w:p>
        </w:tc>
      </w:tr>
      <w:tr w:rsidR="00737AD2">
        <w:trPr>
          <w:trHeight w:hRule="exact" w:val="540"/>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25</w:t>
            </w:r>
            <w:r>
              <w:rPr>
                <w:rFonts w:ascii="微软雅黑" w:eastAsia="微软雅黑" w:hAnsi="微软雅黑" w:cs="微软雅黑"/>
                <w:spacing w:val="-11"/>
                <w:w w:val="95"/>
                <w:sz w:val="14"/>
                <w:szCs w:val="14"/>
              </w:rPr>
              <w:t xml:space="preserve"> </w:t>
            </w:r>
            <w:r>
              <w:rPr>
                <w:rFonts w:ascii="微软雅黑" w:eastAsia="微软雅黑" w:hAnsi="微软雅黑" w:cs="微软雅黑"/>
                <w:w w:val="95"/>
                <w:sz w:val="14"/>
                <w:szCs w:val="14"/>
              </w:rPr>
              <w:t>and</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0"/>
                <w:sz w:val="14"/>
                <w:szCs w:val="14"/>
              </w:rPr>
              <w:t>stu_id=</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"01"</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0"/>
                <w:sz w:val="14"/>
                <w:szCs w:val="14"/>
              </w:rPr>
              <w:t>db.collectionspace.student.find({age:25,stu_id="0</w:t>
            </w:r>
            <w:r>
              <w:rPr>
                <w:rFonts w:ascii="微软雅黑" w:eastAsia="微软雅黑" w:hAnsi="微软雅黑" w:cs="微软雅黑"/>
                <w:spacing w:val="-6"/>
                <w:w w:val="90"/>
                <w:sz w:val="14"/>
                <w:szCs w:val="14"/>
              </w:rPr>
              <w:t>1</w:t>
            </w:r>
          </w:p>
          <w:p w:rsidR="00737AD2" w:rsidRDefault="007003A1">
            <w:pPr>
              <w:pStyle w:val="TableParagraph"/>
              <w:spacing w:before="1"/>
              <w:ind w:left="204"/>
              <w:rPr>
                <w:rFonts w:ascii="微软雅黑" w:eastAsia="微软雅黑" w:hAnsi="微软雅黑" w:cs="微软雅黑"/>
                <w:sz w:val="14"/>
                <w:szCs w:val="14"/>
              </w:rPr>
            </w:pPr>
            <w:r>
              <w:rPr>
                <w:rFonts w:ascii="微软雅黑" w:eastAsia="微软雅黑" w:hAnsi="微软雅黑" w:cs="微软雅黑"/>
                <w:w w:val="95"/>
                <w:sz w:val="14"/>
                <w:szCs w:val="14"/>
              </w:rPr>
              <w:t>{age:25})</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8" w:history="1">
              <w:r w:rsidR="007003A1">
                <w:rPr>
                  <w:rFonts w:ascii="微软雅黑" w:eastAsia="微软雅黑" w:hAnsi="微软雅黑" w:cs="微软雅黑"/>
                  <w:color w:val="0000FF"/>
                  <w:spacing w:val="-42"/>
                  <w:w w:val="95"/>
                  <w:sz w:val="14"/>
                  <w:szCs w:val="14"/>
                </w:rPr>
                <w:t>f</w:t>
              </w:r>
              <w:r w:rsidR="007003A1">
                <w:rPr>
                  <w:rFonts w:ascii="微软雅黑" w:eastAsia="微软雅黑" w:hAnsi="微软雅黑" w:cs="微软雅黑"/>
                  <w:color w:val="000000"/>
                  <w:spacing w:val="-18"/>
                  <w:w w:val="95"/>
                  <w:sz w:val="14"/>
                  <w:szCs w:val="14"/>
                </w:rPr>
                <w:t>"</w:t>
              </w:r>
              <w:r w:rsidR="007003A1">
                <w:rPr>
                  <w:rFonts w:ascii="微软雅黑" w:eastAsia="微软雅黑" w:hAnsi="微软雅黑" w:cs="微软雅黑"/>
                  <w:color w:val="0000FF"/>
                  <w:spacing w:val="-20"/>
                  <w:w w:val="95"/>
                  <w:sz w:val="14"/>
                  <w:szCs w:val="14"/>
                </w:rPr>
                <w:t>i</w:t>
              </w:r>
              <w:r w:rsidR="007003A1">
                <w:rPr>
                  <w:rFonts w:ascii="微软雅黑" w:eastAsia="微软雅黑" w:hAnsi="微软雅黑" w:cs="微软雅黑"/>
                  <w:color w:val="000000"/>
                  <w:spacing w:val="-27"/>
                  <w:w w:val="95"/>
                  <w:sz w:val="14"/>
                  <w:szCs w:val="14"/>
                </w:rPr>
                <w:t>}</w:t>
              </w:r>
              <w:r w:rsidR="007003A1">
                <w:rPr>
                  <w:rFonts w:ascii="微软雅黑" w:eastAsia="微软雅黑" w:hAnsi="微软雅黑" w:cs="微软雅黑"/>
                  <w:color w:val="0000FF"/>
                  <w:spacing w:val="-53"/>
                  <w:w w:val="95"/>
                  <w:sz w:val="14"/>
                  <w:szCs w:val="14"/>
                </w:rPr>
                <w:t>n</w:t>
              </w:r>
              <w:r w:rsidR="007003A1">
                <w:rPr>
                  <w:rFonts w:ascii="微软雅黑" w:eastAsia="微软雅黑" w:hAnsi="微软雅黑" w:cs="微软雅黑"/>
                  <w:color w:val="000000"/>
                  <w:w w:val="95"/>
                  <w:sz w:val="14"/>
                  <w:szCs w:val="14"/>
                </w:rPr>
                <w:t>,</w:t>
              </w:r>
              <w:r w:rsidR="007003A1">
                <w:rPr>
                  <w:rFonts w:ascii="微软雅黑" w:eastAsia="微软雅黑" w:hAnsi="微软雅黑" w:cs="微软雅黑"/>
                  <w:color w:val="000000"/>
                  <w:spacing w:val="-27"/>
                  <w:w w:val="95"/>
                  <w:sz w:val="14"/>
                  <w:szCs w:val="14"/>
                </w:rPr>
                <w:t xml:space="preserve"> </w:t>
              </w:r>
              <w:r w:rsidR="007003A1">
                <w:rPr>
                  <w:rFonts w:ascii="微软雅黑" w:eastAsia="微软雅黑" w:hAnsi="微软雅黑" w:cs="微软雅黑"/>
                  <w:color w:val="0000FF"/>
                  <w:w w:val="95"/>
                  <w:sz w:val="14"/>
                  <w:szCs w:val="14"/>
                </w:rPr>
                <w:t>d()</w:t>
              </w:r>
            </w:hyperlink>
          </w:p>
        </w:tc>
      </w:tr>
      <w:tr w:rsidR="00737AD2">
        <w:trPr>
          <w:trHeight w:hRule="exact" w:val="300"/>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count(*)</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7"/>
                <w:w w:val="95"/>
                <w:sz w:val="14"/>
                <w:szCs w:val="14"/>
              </w:rPr>
              <w:t xml:space="preserve"> </w:t>
            </w:r>
            <w:r>
              <w:rPr>
                <w:rFonts w:ascii="微软雅黑" w:eastAsia="微软雅黑" w:hAnsi="微软雅黑" w:cs="微软雅黑"/>
                <w:w w:val="95"/>
                <w:sz w:val="14"/>
                <w:szCs w:val="14"/>
              </w:rPr>
              <w:t>student</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db.collectionspace.student.count()</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4" w:history="1">
              <w:r w:rsidR="007003A1">
                <w:rPr>
                  <w:rFonts w:ascii="微软雅黑" w:eastAsia="微软雅黑" w:hAnsi="微软雅黑" w:cs="微软雅黑"/>
                  <w:color w:val="0000FF"/>
                  <w:w w:val="90"/>
                  <w:sz w:val="14"/>
                  <w:szCs w:val="14"/>
                </w:rPr>
                <w:t>count()</w:t>
              </w:r>
            </w:hyperlink>
          </w:p>
        </w:tc>
      </w:tr>
      <w:tr w:rsidR="00737AD2">
        <w:trPr>
          <w:trHeight w:hRule="exact" w:val="535"/>
        </w:trPr>
        <w:tc>
          <w:tcPr>
            <w:tcW w:w="3003"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select</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count(stu_id)</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4"/>
                <w:w w:val="95"/>
                <w:sz w:val="14"/>
                <w:szCs w:val="14"/>
              </w:rPr>
              <w:t xml:space="preserve"> </w:t>
            </w:r>
            <w:r>
              <w:rPr>
                <w:rFonts w:ascii="微软雅黑" w:eastAsia="微软雅黑" w:hAnsi="微软雅黑" w:cs="微软雅黑"/>
                <w:w w:val="95"/>
                <w:sz w:val="14"/>
                <w:szCs w:val="14"/>
              </w:rPr>
              <w:t>student</w:t>
            </w:r>
          </w:p>
        </w:tc>
        <w:tc>
          <w:tcPr>
            <w:tcW w:w="3312"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204"/>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db.collectionspace.student.count({stu_id:</w:t>
            </w:r>
          </w:p>
          <w:p w:rsidR="00737AD2" w:rsidRDefault="007003A1">
            <w:pPr>
              <w:pStyle w:val="TableParagraph"/>
              <w:spacing w:before="1"/>
              <w:ind w:left="204"/>
              <w:rPr>
                <w:rFonts w:ascii="微软雅黑" w:eastAsia="微软雅黑" w:hAnsi="微软雅黑" w:cs="微软雅黑"/>
                <w:sz w:val="14"/>
                <w:szCs w:val="14"/>
              </w:rPr>
            </w:pPr>
            <w:r>
              <w:rPr>
                <w:rFonts w:ascii="微软雅黑" w:eastAsia="微软雅黑" w:hAnsi="微软雅黑" w:cs="微软雅黑"/>
                <w:w w:val="95"/>
                <w:sz w:val="14"/>
                <w:szCs w:val="14"/>
              </w:rPr>
              <w:t>{$exists:1}})</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14" w:history="1">
              <w:r w:rsidR="007003A1">
                <w:rPr>
                  <w:rFonts w:ascii="微软雅黑" w:eastAsia="微软雅黑" w:hAnsi="微软雅黑" w:cs="微软雅黑"/>
                  <w:color w:val="0000FF"/>
                  <w:w w:val="95"/>
                  <w:sz w:val="14"/>
                  <w:szCs w:val="14"/>
                </w:rPr>
                <w:t>count()</w:t>
              </w:r>
            </w:hyperlink>
            <w:r w:rsidR="007003A1">
              <w:rPr>
                <w:rFonts w:ascii="微软雅黑" w:eastAsia="微软雅黑" w:hAnsi="微软雅黑" w:cs="微软雅黑"/>
                <w:color w:val="000000"/>
                <w:w w:val="95"/>
                <w:sz w:val="14"/>
                <w:szCs w:val="14"/>
              </w:rPr>
              <w:t>,</w:t>
            </w:r>
            <w:hyperlink w:anchor="_bookmark271" w:history="1">
              <w:r w:rsidR="007003A1">
                <w:rPr>
                  <w:rFonts w:ascii="微软雅黑" w:eastAsia="微软雅黑" w:hAnsi="微软雅黑" w:cs="微软雅黑"/>
                  <w:color w:val="0000FF"/>
                  <w:w w:val="95"/>
                  <w:sz w:val="14"/>
                  <w:szCs w:val="14"/>
                </w:rPr>
                <w:t>$exists</w:t>
              </w:r>
            </w:hyperlink>
          </w:p>
        </w:tc>
      </w:tr>
    </w:tbl>
    <w:p w:rsidR="00737AD2" w:rsidRDefault="00737AD2">
      <w:pPr>
        <w:spacing w:line="208" w:lineRule="exact"/>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pPr>
      <w:r>
        <w:rPr>
          <w:w w:val="95"/>
        </w:rPr>
        <w:t>Update</w:t>
      </w:r>
    </w:p>
    <w:p w:rsidR="00737AD2" w:rsidRDefault="007003A1">
      <w:pPr>
        <w:pStyle w:val="BodyText"/>
        <w:spacing w:before="18"/>
        <w:rPr>
          <w:lang w:eastAsia="zh-CN"/>
        </w:rPr>
      </w:pPr>
      <w:r>
        <w:rPr>
          <w:lang w:eastAsia="zh-CN"/>
        </w:rPr>
        <w:t>下表给出了各种SQL语句在表级上的更新操作和SequoiaDB上相应的操作：</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3126"/>
        <w:gridCol w:w="3189"/>
        <w:gridCol w:w="3157"/>
      </w:tblGrid>
      <w:tr w:rsidR="00737AD2">
        <w:trPr>
          <w:trHeight w:hRule="exact" w:val="305"/>
        </w:trPr>
        <w:tc>
          <w:tcPr>
            <w:tcW w:w="3126"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语句</w:t>
            </w:r>
          </w:p>
        </w:tc>
        <w:tc>
          <w:tcPr>
            <w:tcW w:w="3189"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81"/>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相关链接</w:t>
            </w:r>
          </w:p>
        </w:tc>
      </w:tr>
      <w:tr w:rsidR="00737AD2">
        <w:trPr>
          <w:trHeight w:hRule="exact" w:val="540"/>
        </w:trPr>
        <w:tc>
          <w:tcPr>
            <w:tcW w:w="312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update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student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set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age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25</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4"/>
                <w:w w:val="90"/>
                <w:sz w:val="14"/>
                <w:szCs w:val="14"/>
              </w:rPr>
              <w:t xml:space="preserve"> </w:t>
            </w:r>
            <w:r>
              <w:rPr>
                <w:rFonts w:ascii="微软雅黑" w:eastAsia="微软雅黑" w:hAnsi="微软雅黑" w:cs="微软雅黑"/>
                <w:w w:val="90"/>
                <w:sz w:val="14"/>
                <w:szCs w:val="14"/>
              </w:rPr>
              <w:t>stu_id</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5"/>
                <w:w w:val="90"/>
                <w:sz w:val="14"/>
                <w:szCs w:val="14"/>
              </w:rPr>
              <w:t xml:space="preserve"> </w:t>
            </w:r>
            <w:r>
              <w:rPr>
                <w:rFonts w:ascii="微软雅黑" w:eastAsia="微软雅黑" w:hAnsi="微软雅黑" w:cs="微软雅黑"/>
                <w:w w:val="90"/>
                <w:sz w:val="14"/>
                <w:szCs w:val="14"/>
              </w:rPr>
              <w:t>"01"</w:t>
            </w:r>
          </w:p>
        </w:tc>
        <w:tc>
          <w:tcPr>
            <w:tcW w:w="3189"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db.collectionspace.student.update({stu_id:"01"},</w:t>
            </w:r>
          </w:p>
          <w:p w:rsidR="00737AD2" w:rsidRDefault="007003A1">
            <w:pPr>
              <w:pStyle w:val="TableParagraph"/>
              <w:spacing w:before="1"/>
              <w:ind w:left="81"/>
              <w:rPr>
                <w:rFonts w:ascii="微软雅黑" w:eastAsia="微软雅黑" w:hAnsi="微软雅黑" w:cs="微软雅黑"/>
                <w:sz w:val="14"/>
                <w:szCs w:val="14"/>
              </w:rPr>
            </w:pPr>
            <w:r>
              <w:rPr>
                <w:rFonts w:ascii="微软雅黑" w:eastAsia="微软雅黑" w:hAnsi="微软雅黑" w:cs="微软雅黑"/>
                <w:w w:val="95"/>
                <w:sz w:val="14"/>
                <w:szCs w:val="14"/>
              </w:rPr>
              <w:t>{$set:{age:25}})</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5" w:history="1">
              <w:r w:rsidR="007003A1">
                <w:rPr>
                  <w:rFonts w:ascii="微软雅黑" w:eastAsia="微软雅黑" w:hAnsi="微软雅黑" w:cs="微软雅黑"/>
                  <w:color w:val="0000FF"/>
                  <w:w w:val="95"/>
                  <w:sz w:val="14"/>
                  <w:szCs w:val="14"/>
                </w:rPr>
                <w:t>update()</w:t>
              </w:r>
            </w:hyperlink>
            <w:r w:rsidR="007003A1">
              <w:rPr>
                <w:rFonts w:ascii="微软雅黑" w:eastAsia="微软雅黑" w:hAnsi="微软雅黑" w:cs="微软雅黑"/>
                <w:color w:val="000000"/>
                <w:w w:val="95"/>
                <w:sz w:val="14"/>
                <w:szCs w:val="14"/>
              </w:rPr>
              <w:t>,</w:t>
            </w:r>
            <w:hyperlink w:anchor="_bookmark278" w:history="1">
              <w:r w:rsidR="007003A1">
                <w:rPr>
                  <w:rFonts w:ascii="微软雅黑" w:eastAsia="微软雅黑" w:hAnsi="微软雅黑" w:cs="微软雅黑"/>
                  <w:color w:val="0000FF"/>
                  <w:w w:val="95"/>
                  <w:sz w:val="14"/>
                  <w:szCs w:val="14"/>
                </w:rPr>
                <w:t>$set</w:t>
              </w:r>
            </w:hyperlink>
          </w:p>
        </w:tc>
      </w:tr>
      <w:tr w:rsidR="00737AD2">
        <w:trPr>
          <w:trHeight w:hRule="exact" w:val="535"/>
        </w:trPr>
        <w:tc>
          <w:tcPr>
            <w:tcW w:w="3126"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0"/>
                <w:sz w:val="14"/>
                <w:szCs w:val="14"/>
              </w:rPr>
              <w:t>update</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student</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set</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age</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age</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2</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where</w:t>
            </w:r>
            <w:r>
              <w:rPr>
                <w:rFonts w:ascii="微软雅黑" w:eastAsia="微软雅黑" w:hAnsi="微软雅黑" w:cs="微软雅黑"/>
                <w:spacing w:val="2"/>
                <w:w w:val="90"/>
                <w:sz w:val="14"/>
                <w:szCs w:val="14"/>
              </w:rPr>
              <w:t xml:space="preserve"> </w:t>
            </w:r>
            <w:r>
              <w:rPr>
                <w:rFonts w:ascii="微软雅黑" w:eastAsia="微软雅黑" w:hAnsi="微软雅黑" w:cs="微软雅黑"/>
                <w:w w:val="90"/>
                <w:sz w:val="14"/>
                <w:szCs w:val="14"/>
              </w:rPr>
              <w:t>stu_id</w:t>
            </w:r>
            <w:r>
              <w:rPr>
                <w:rFonts w:ascii="微软雅黑" w:eastAsia="微软雅黑" w:hAnsi="微软雅黑" w:cs="微软雅黑"/>
                <w:spacing w:val="1"/>
                <w:w w:val="90"/>
                <w:sz w:val="14"/>
                <w:szCs w:val="14"/>
              </w:rPr>
              <w:t xml:space="preserve"> </w:t>
            </w:r>
            <w:r>
              <w:rPr>
                <w:rFonts w:ascii="微软雅黑" w:eastAsia="微软雅黑" w:hAnsi="微软雅黑" w:cs="微软雅黑"/>
                <w:w w:val="90"/>
                <w:sz w:val="14"/>
                <w:szCs w:val="14"/>
              </w:rPr>
              <w:t>=</w:t>
            </w:r>
          </w:p>
          <w:p w:rsidR="00737AD2" w:rsidRDefault="007003A1">
            <w:pPr>
              <w:pStyle w:val="TableParagraph"/>
              <w:spacing w:before="1"/>
              <w:ind w:left="40"/>
              <w:rPr>
                <w:rFonts w:ascii="微软雅黑" w:eastAsia="微软雅黑" w:hAnsi="微软雅黑" w:cs="微软雅黑"/>
                <w:sz w:val="14"/>
                <w:szCs w:val="14"/>
              </w:rPr>
            </w:pPr>
            <w:r>
              <w:rPr>
                <w:rFonts w:ascii="微软雅黑" w:eastAsia="微软雅黑" w:hAnsi="微软雅黑" w:cs="微软雅黑"/>
                <w:w w:val="95"/>
                <w:sz w:val="14"/>
                <w:szCs w:val="14"/>
              </w:rPr>
              <w:t>"01"</w:t>
            </w:r>
          </w:p>
        </w:tc>
        <w:tc>
          <w:tcPr>
            <w:tcW w:w="3189"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81"/>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db.collectionspace.student.update({stu_id:"01"},</w:t>
            </w:r>
          </w:p>
          <w:p w:rsidR="00737AD2" w:rsidRDefault="007003A1">
            <w:pPr>
              <w:pStyle w:val="TableParagraph"/>
              <w:spacing w:before="1"/>
              <w:ind w:left="81"/>
              <w:rPr>
                <w:rFonts w:ascii="微软雅黑" w:eastAsia="微软雅黑" w:hAnsi="微软雅黑" w:cs="微软雅黑"/>
                <w:sz w:val="14"/>
                <w:szCs w:val="14"/>
              </w:rPr>
            </w:pPr>
            <w:r>
              <w:rPr>
                <w:rFonts w:ascii="微软雅黑" w:eastAsia="微软雅黑" w:hAnsi="微软雅黑" w:cs="微软雅黑"/>
                <w:w w:val="95"/>
                <w:sz w:val="14"/>
                <w:szCs w:val="14"/>
              </w:rPr>
              <w:t>{$inc:{age:2}})</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5" w:history="1">
              <w:r w:rsidR="007003A1">
                <w:rPr>
                  <w:rFonts w:ascii="微软雅黑" w:eastAsia="微软雅黑" w:hAnsi="微软雅黑" w:cs="微软雅黑"/>
                  <w:color w:val="0000FF"/>
                  <w:w w:val="95"/>
                  <w:sz w:val="14"/>
                  <w:szCs w:val="14"/>
                </w:rPr>
                <w:t>update()</w:t>
              </w:r>
            </w:hyperlink>
            <w:r w:rsidR="007003A1">
              <w:rPr>
                <w:rFonts w:ascii="微软雅黑" w:eastAsia="微软雅黑" w:hAnsi="微软雅黑" w:cs="微软雅黑"/>
                <w:color w:val="000000"/>
                <w:w w:val="95"/>
                <w:sz w:val="14"/>
                <w:szCs w:val="14"/>
              </w:rPr>
              <w:t>,</w:t>
            </w:r>
            <w:hyperlink w:anchor="_bookmark277" w:history="1">
              <w:r w:rsidR="007003A1">
                <w:rPr>
                  <w:rFonts w:ascii="微软雅黑" w:eastAsia="微软雅黑" w:hAnsi="微软雅黑" w:cs="微软雅黑"/>
                  <w:color w:val="0000FF"/>
                  <w:w w:val="95"/>
                  <w:sz w:val="14"/>
                  <w:szCs w:val="14"/>
                </w:rPr>
                <w:t>$inc</w:t>
              </w:r>
            </w:hyperlink>
          </w:p>
        </w:tc>
      </w:tr>
    </w:tbl>
    <w:p w:rsidR="00737AD2" w:rsidRDefault="00737AD2">
      <w:pPr>
        <w:spacing w:before="3" w:line="200" w:lineRule="exact"/>
        <w:rPr>
          <w:sz w:val="20"/>
          <w:szCs w:val="20"/>
        </w:rPr>
      </w:pPr>
    </w:p>
    <w:p w:rsidR="00737AD2" w:rsidRDefault="007003A1">
      <w:pPr>
        <w:pStyle w:val="BodyText"/>
        <w:spacing w:line="312" w:lineRule="exact"/>
      </w:pPr>
      <w:r>
        <w:rPr>
          <w:w w:val="90"/>
        </w:rPr>
        <w:t>Delete</w:t>
      </w:r>
    </w:p>
    <w:p w:rsidR="00737AD2" w:rsidRDefault="007003A1">
      <w:pPr>
        <w:pStyle w:val="BodyText"/>
        <w:spacing w:before="18"/>
        <w:rPr>
          <w:lang w:eastAsia="zh-CN"/>
        </w:rPr>
      </w:pPr>
      <w:r>
        <w:rPr>
          <w:lang w:eastAsia="zh-CN"/>
        </w:rPr>
        <w:t>下表给出了各种SQL语句在表级上的删除记录操作和SequoiaDB上相应的操作：</w:t>
      </w:r>
    </w:p>
    <w:p w:rsidR="00737AD2" w:rsidRDefault="00737AD2">
      <w:pPr>
        <w:spacing w:before="5" w:line="60" w:lineRule="exact"/>
        <w:rPr>
          <w:sz w:val="6"/>
          <w:szCs w:val="6"/>
          <w:lang w:eastAsia="zh-CN"/>
        </w:rPr>
      </w:pPr>
    </w:p>
    <w:tbl>
      <w:tblPr>
        <w:tblW w:w="0" w:type="auto"/>
        <w:tblInd w:w="923" w:type="dxa"/>
        <w:tblLayout w:type="fixed"/>
        <w:tblCellMar>
          <w:left w:w="0" w:type="dxa"/>
          <w:right w:w="0" w:type="dxa"/>
        </w:tblCellMar>
        <w:tblLook w:val="01E0"/>
      </w:tblPr>
      <w:tblGrid>
        <w:gridCol w:w="2750"/>
        <w:gridCol w:w="3565"/>
        <w:gridCol w:w="3157"/>
      </w:tblGrid>
      <w:tr w:rsidR="00737AD2">
        <w:trPr>
          <w:trHeight w:hRule="exact" w:val="305"/>
        </w:trPr>
        <w:tc>
          <w:tcPr>
            <w:tcW w:w="2750" w:type="dxa"/>
            <w:tcBorders>
              <w:top w:val="single" w:sz="8" w:space="0" w:color="000000"/>
              <w:left w:val="single" w:sz="8" w:space="0" w:color="000000"/>
              <w:bottom w:val="single" w:sz="8" w:space="0" w:color="000000"/>
              <w:right w:val="nil"/>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SQL</w:t>
            </w:r>
            <w:r>
              <w:rPr>
                <w:rFonts w:ascii="微软雅黑" w:eastAsia="微软雅黑" w:hAnsi="微软雅黑" w:cs="微软雅黑"/>
                <w:spacing w:val="3"/>
                <w:w w:val="95"/>
                <w:sz w:val="14"/>
                <w:szCs w:val="14"/>
              </w:rPr>
              <w:t xml:space="preserve"> </w:t>
            </w:r>
            <w:r>
              <w:rPr>
                <w:rFonts w:ascii="微软雅黑" w:eastAsia="微软雅黑" w:hAnsi="微软雅黑" w:cs="微软雅黑"/>
                <w:w w:val="95"/>
                <w:sz w:val="14"/>
                <w:szCs w:val="14"/>
              </w:rPr>
              <w:t>语句</w:t>
            </w:r>
          </w:p>
        </w:tc>
        <w:tc>
          <w:tcPr>
            <w:tcW w:w="3565" w:type="dxa"/>
            <w:tcBorders>
              <w:top w:val="single" w:sz="8" w:space="0" w:color="000000"/>
              <w:left w:val="nil"/>
              <w:bottom w:val="single" w:sz="8" w:space="0" w:color="000000"/>
              <w:right w:val="single" w:sz="8" w:space="0" w:color="000000"/>
            </w:tcBorders>
          </w:tcPr>
          <w:p w:rsidR="00737AD2" w:rsidRDefault="007003A1">
            <w:pPr>
              <w:pStyle w:val="TableParagraph"/>
              <w:spacing w:line="213" w:lineRule="exact"/>
              <w:ind w:left="457"/>
              <w:rPr>
                <w:rFonts w:ascii="微软雅黑" w:eastAsia="微软雅黑" w:hAnsi="微软雅黑" w:cs="微软雅黑"/>
                <w:sz w:val="14"/>
                <w:szCs w:val="14"/>
              </w:rPr>
            </w:pPr>
            <w:r>
              <w:rPr>
                <w:rFonts w:ascii="微软雅黑" w:eastAsia="微软雅黑" w:hAnsi="微软雅黑" w:cs="微软雅黑"/>
                <w:w w:val="95"/>
                <w:sz w:val="14"/>
                <w:szCs w:val="14"/>
              </w:rPr>
              <w:t>SequoiaDB</w:t>
            </w:r>
            <w:r>
              <w:rPr>
                <w:rFonts w:ascii="微软雅黑" w:eastAsia="微软雅黑" w:hAnsi="微软雅黑" w:cs="微软雅黑"/>
                <w:spacing w:val="-4"/>
                <w:w w:val="95"/>
                <w:sz w:val="14"/>
                <w:szCs w:val="14"/>
              </w:rPr>
              <w:t xml:space="preserve"> </w:t>
            </w:r>
            <w:r>
              <w:rPr>
                <w:rFonts w:ascii="微软雅黑" w:eastAsia="微软雅黑" w:hAnsi="微软雅黑" w:cs="微软雅黑"/>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相关链接</w:t>
            </w:r>
          </w:p>
        </w:tc>
      </w:tr>
      <w:tr w:rsidR="00737AD2">
        <w:trPr>
          <w:trHeight w:hRule="exact" w:val="300"/>
        </w:trPr>
        <w:tc>
          <w:tcPr>
            <w:tcW w:w="275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where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age</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20</w:t>
            </w:r>
          </w:p>
        </w:tc>
        <w:tc>
          <w:tcPr>
            <w:tcW w:w="356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457"/>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db.collectionspace.student.remove({age:20})</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2" w:history="1">
              <w:r w:rsidR="007003A1">
                <w:rPr>
                  <w:rFonts w:ascii="微软雅黑" w:eastAsia="微软雅黑" w:hAnsi="微软雅黑" w:cs="微软雅黑"/>
                  <w:color w:val="0000FF"/>
                  <w:w w:val="95"/>
                  <w:sz w:val="14"/>
                  <w:szCs w:val="14"/>
                </w:rPr>
                <w:t>remove()</w:t>
              </w:r>
            </w:hyperlink>
          </w:p>
        </w:tc>
      </w:tr>
      <w:tr w:rsidR="00737AD2">
        <w:trPr>
          <w:trHeight w:hRule="exact" w:val="295"/>
        </w:trPr>
        <w:tc>
          <w:tcPr>
            <w:tcW w:w="2750" w:type="dxa"/>
            <w:tcBorders>
              <w:top w:val="single" w:sz="8" w:space="0" w:color="000000"/>
              <w:left w:val="single" w:sz="8" w:space="0" w:color="000000"/>
              <w:bottom w:val="single" w:sz="8" w:space="0" w:color="000000"/>
              <w:right w:val="nil"/>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delete</w:t>
            </w:r>
            <w:r>
              <w:rPr>
                <w:rFonts w:ascii="微软雅黑" w:eastAsia="微软雅黑" w:hAnsi="微软雅黑" w:cs="微软雅黑"/>
                <w:spacing w:val="-13"/>
                <w:w w:val="95"/>
                <w:sz w:val="14"/>
                <w:szCs w:val="14"/>
              </w:rPr>
              <w:t xml:space="preserve"> </w:t>
            </w:r>
            <w:r>
              <w:rPr>
                <w:rFonts w:ascii="微软雅黑" w:eastAsia="微软雅黑" w:hAnsi="微软雅黑" w:cs="微软雅黑"/>
                <w:w w:val="95"/>
                <w:sz w:val="14"/>
                <w:szCs w:val="14"/>
              </w:rPr>
              <w:t>from</w:t>
            </w:r>
            <w:r>
              <w:rPr>
                <w:rFonts w:ascii="微软雅黑" w:eastAsia="微软雅黑" w:hAnsi="微软雅黑" w:cs="微软雅黑"/>
                <w:spacing w:val="-12"/>
                <w:w w:val="95"/>
                <w:sz w:val="14"/>
                <w:szCs w:val="14"/>
              </w:rPr>
              <w:t xml:space="preserve"> </w:t>
            </w:r>
            <w:r>
              <w:rPr>
                <w:rFonts w:ascii="微软雅黑" w:eastAsia="微软雅黑" w:hAnsi="微软雅黑" w:cs="微软雅黑"/>
                <w:w w:val="95"/>
                <w:sz w:val="14"/>
                <w:szCs w:val="14"/>
              </w:rPr>
              <w:t>student</w:t>
            </w:r>
          </w:p>
        </w:tc>
        <w:tc>
          <w:tcPr>
            <w:tcW w:w="3565" w:type="dxa"/>
            <w:tcBorders>
              <w:top w:val="single" w:sz="8" w:space="0" w:color="000000"/>
              <w:left w:val="nil"/>
              <w:bottom w:val="single" w:sz="8" w:space="0" w:color="000000"/>
              <w:right w:val="single" w:sz="8" w:space="0" w:color="000000"/>
            </w:tcBorders>
          </w:tcPr>
          <w:p w:rsidR="00737AD2" w:rsidRDefault="007003A1">
            <w:pPr>
              <w:pStyle w:val="TableParagraph"/>
              <w:spacing w:line="208" w:lineRule="exact"/>
              <w:ind w:left="457"/>
              <w:rPr>
                <w:rFonts w:ascii="微软雅黑" w:eastAsia="微软雅黑" w:hAnsi="微软雅黑" w:cs="微软雅黑"/>
                <w:sz w:val="14"/>
                <w:szCs w:val="14"/>
              </w:rPr>
            </w:pPr>
            <w:r>
              <w:rPr>
                <w:rFonts w:ascii="微软雅黑" w:eastAsia="微软雅黑" w:hAnsi="微软雅黑" w:cs="微软雅黑"/>
                <w:w w:val="95"/>
                <w:sz w:val="14"/>
                <w:szCs w:val="14"/>
              </w:rPr>
              <w:t>db.collectionspace.student.remove()</w:t>
            </w:r>
          </w:p>
        </w:tc>
        <w:tc>
          <w:tcPr>
            <w:tcW w:w="3157" w:type="dxa"/>
            <w:tcBorders>
              <w:top w:val="single" w:sz="8" w:space="0" w:color="000000"/>
              <w:left w:val="single" w:sz="8" w:space="0" w:color="000000"/>
              <w:bottom w:val="single" w:sz="8" w:space="0" w:color="000000"/>
              <w:right w:val="single" w:sz="8" w:space="0" w:color="000000"/>
            </w:tcBorders>
          </w:tcPr>
          <w:p w:rsidR="00737AD2" w:rsidRDefault="00EC10B3">
            <w:pPr>
              <w:pStyle w:val="TableParagraph"/>
              <w:spacing w:line="208" w:lineRule="exact"/>
              <w:ind w:left="40"/>
              <w:rPr>
                <w:rFonts w:ascii="微软雅黑" w:eastAsia="微软雅黑" w:hAnsi="微软雅黑" w:cs="微软雅黑"/>
                <w:sz w:val="14"/>
                <w:szCs w:val="14"/>
              </w:rPr>
            </w:pPr>
            <w:hyperlink w:anchor="_bookmark222" w:history="1">
              <w:r w:rsidR="007003A1">
                <w:rPr>
                  <w:rFonts w:ascii="微软雅黑" w:eastAsia="微软雅黑" w:hAnsi="微软雅黑" w:cs="微软雅黑"/>
                  <w:color w:val="0000FF"/>
                  <w:w w:val="95"/>
                  <w:sz w:val="14"/>
                  <w:szCs w:val="14"/>
                </w:rPr>
                <w:t>remove()</w:t>
              </w:r>
            </w:hyperlink>
          </w:p>
        </w:tc>
      </w:tr>
    </w:tbl>
    <w:p w:rsidR="00737AD2" w:rsidRDefault="00737AD2">
      <w:pPr>
        <w:spacing w:before="8" w:line="180" w:lineRule="exact"/>
        <w:rPr>
          <w:sz w:val="18"/>
          <w:szCs w:val="18"/>
        </w:rPr>
      </w:pPr>
    </w:p>
    <w:p w:rsidR="00737AD2" w:rsidRDefault="00737AD2">
      <w:pPr>
        <w:spacing w:line="200" w:lineRule="exact"/>
        <w:rPr>
          <w:sz w:val="20"/>
          <w:szCs w:val="20"/>
        </w:rPr>
      </w:pPr>
    </w:p>
    <w:p w:rsidR="00737AD2" w:rsidRDefault="00EC10B3">
      <w:pPr>
        <w:pStyle w:val="Heading2"/>
        <w:spacing w:line="396" w:lineRule="exact"/>
        <w:ind w:left="433"/>
      </w:pPr>
      <w:r>
        <w:pict>
          <v:group id="_x0000_s2052" style="position:absolute;left:0;text-align:left;margin-left:56.7pt;margin-top:21.4pt;width:498.6pt;height:.1pt;z-index:-25086;mso-position-horizontal-relative:page" coordorigin="1134,428" coordsize="9972,2">
            <v:shape id="_x0000_s2053" style="position:absolute;left:1134;top:428;width:9972;height:2" coordorigin="1134,428" coordsize="9972,0" path="m1134,428r9972,e" filled="f" strokeweight="1pt">
              <v:path arrowok="t"/>
            </v:shape>
            <w10:wrap anchorx="page"/>
          </v:group>
        </w:pict>
      </w:r>
      <w:bookmarkStart w:id="839" w:name="限制"/>
      <w:bookmarkStart w:id="840" w:name="_bookmark335"/>
      <w:bookmarkEnd w:id="839"/>
      <w:bookmarkEnd w:id="840"/>
      <w:r w:rsidR="007003A1">
        <w:t>限制</w:t>
      </w:r>
      <w:ins w:id="841" w:author="zhangsuonan" w:date="2014-07-17T13:06:00Z">
        <w:r w:rsidR="001509B5">
          <w:rPr>
            <w:rFonts w:asciiTheme="minorEastAsia" w:eastAsiaTheme="minorEastAsia" w:hAnsiTheme="minorEastAsia"/>
          </w:rPr>
          <w:t>(</w:t>
        </w:r>
        <w:r w:rsidR="001509B5">
          <w:rPr>
            <w:rFonts w:asciiTheme="minorEastAsia" w:eastAsiaTheme="minorEastAsia" w:hAnsiTheme="minorEastAsia" w:hint="eastAsia"/>
          </w:rPr>
          <w:t>王涛</w:t>
        </w:r>
        <w:r w:rsidR="001509B5">
          <w:rPr>
            <w:rFonts w:asciiTheme="minorEastAsia" w:eastAsiaTheme="minorEastAsia" w:hAnsiTheme="minorEastAsia"/>
          </w:rPr>
          <w:t>)</w:t>
        </w:r>
      </w:ins>
    </w:p>
    <w:p w:rsidR="00737AD2" w:rsidRDefault="00737AD2">
      <w:pPr>
        <w:spacing w:before="5" w:line="220" w:lineRule="exact"/>
      </w:pPr>
    </w:p>
    <w:p w:rsidR="00737AD2" w:rsidRDefault="007003A1">
      <w:pPr>
        <w:pStyle w:val="BodyText"/>
      </w:pPr>
      <w:r>
        <w:t>文档</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文档最小长度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至少包含一个字段</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文档最大长度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w w:val="95"/>
                <w:sz w:val="14"/>
                <w:szCs w:val="14"/>
                <w:lang w:eastAsia="zh-CN"/>
              </w:rPr>
              <w:t>转为BSON结构后16777168字节</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字段名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80"/>
                <w:sz w:val="14"/>
                <w:szCs w:val="14"/>
              </w:rPr>
              <w:t>不以“$”起始，不包含“.”</w:t>
            </w:r>
          </w:p>
        </w:tc>
      </w:tr>
    </w:tbl>
    <w:p w:rsidR="00737AD2" w:rsidRDefault="00737AD2">
      <w:pPr>
        <w:spacing w:before="3" w:line="200" w:lineRule="exact"/>
        <w:rPr>
          <w:sz w:val="20"/>
          <w:szCs w:val="20"/>
        </w:rPr>
      </w:pPr>
    </w:p>
    <w:p w:rsidR="00737AD2" w:rsidRDefault="007003A1">
      <w:pPr>
        <w:pStyle w:val="BodyText"/>
        <w:spacing w:line="312" w:lineRule="exact"/>
      </w:pPr>
      <w:r>
        <w:t>集合</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集合名最大长度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127字节</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75"/>
                <w:sz w:val="14"/>
                <w:szCs w:val="14"/>
              </w:rPr>
              <w:t>不以“$”或“SYS”起始，不包含“.”</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单节点集合最大容量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为集合空间最大容量</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单集合空间集合最大数量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4096</w:t>
            </w:r>
          </w:p>
        </w:tc>
      </w:tr>
    </w:tbl>
    <w:p w:rsidR="00737AD2" w:rsidRDefault="00737AD2">
      <w:pPr>
        <w:spacing w:before="3" w:line="200" w:lineRule="exact"/>
        <w:rPr>
          <w:sz w:val="20"/>
          <w:szCs w:val="20"/>
        </w:rPr>
      </w:pPr>
    </w:p>
    <w:p w:rsidR="00737AD2" w:rsidRDefault="007003A1">
      <w:pPr>
        <w:pStyle w:val="BodyText"/>
        <w:spacing w:line="312" w:lineRule="exact"/>
      </w:pPr>
      <w:r>
        <w:t>集合空间</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集合空间名最大长度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127字节</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75"/>
                <w:sz w:val="14"/>
                <w:szCs w:val="14"/>
              </w:rPr>
              <w:t>不以“$”或“SYS”起始，不包含“.”</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数据页大小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4096、8192、16384、32768、65536</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单节点集合空间最大容量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对应每种数据页大小，分别为512GB、1TB、2TB、4TB、8TB</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单节点集合空间最大数量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4096</w:t>
            </w:r>
          </w:p>
        </w:tc>
      </w:tr>
    </w:tbl>
    <w:p w:rsidR="00737AD2" w:rsidRDefault="00737AD2">
      <w:pPr>
        <w:spacing w:before="3" w:line="200" w:lineRule="exact"/>
        <w:rPr>
          <w:sz w:val="20"/>
          <w:szCs w:val="20"/>
        </w:rPr>
      </w:pPr>
    </w:p>
    <w:p w:rsidR="00737AD2" w:rsidRDefault="007003A1">
      <w:pPr>
        <w:pStyle w:val="BodyText"/>
        <w:spacing w:line="312" w:lineRule="exact"/>
      </w:pPr>
      <w:r>
        <w:t>索引</w:t>
      </w:r>
    </w:p>
    <w:p w:rsidR="00737AD2" w:rsidRDefault="00737AD2">
      <w:pPr>
        <w:spacing w:before="5"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每条数据索引键最大长度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1024字节</w:t>
            </w:r>
          </w:p>
        </w:tc>
      </w:tr>
      <w:tr w:rsidR="00737AD2">
        <w:trPr>
          <w:trHeight w:hRule="exact" w:val="590"/>
        </w:trPr>
        <w:tc>
          <w:tcPr>
            <w:tcW w:w="4741"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索引定义总长度（包括索引名，索引键名等）</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sz w:val="14"/>
                <w:szCs w:val="14"/>
              </w:rPr>
              <w:t>复合索引</w:t>
            </w:r>
          </w:p>
        </w:tc>
        <w:tc>
          <w:tcPr>
            <w:tcW w:w="4731" w:type="dxa"/>
            <w:tcBorders>
              <w:top w:val="single" w:sz="8" w:space="0" w:color="000000"/>
              <w:left w:val="nil"/>
              <w:bottom w:val="single" w:sz="8" w:space="0" w:color="000000"/>
              <w:right w:val="nil"/>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转为BSON后小于等于数据页大小-48字节</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文档里符合索引所定义的字段中，最多一个字段包含数组</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索引键定义排序值</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1或者-1</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单集合最大索引数量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64</w:t>
            </w:r>
          </w:p>
        </w:tc>
      </w:tr>
    </w:tbl>
    <w:p w:rsidR="00737AD2" w:rsidRDefault="00737AD2">
      <w:pPr>
        <w:spacing w:line="218"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4" w:line="130" w:lineRule="exact"/>
        <w:rPr>
          <w:sz w:val="13"/>
          <w:szCs w:val="13"/>
        </w:rPr>
      </w:pPr>
    </w:p>
    <w:p w:rsidR="00737AD2" w:rsidRDefault="007003A1">
      <w:pPr>
        <w:pStyle w:val="BodyText"/>
        <w:spacing w:line="312" w:lineRule="exact"/>
        <w:ind w:left="613"/>
      </w:pPr>
      <w:r>
        <w:t>数据库</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日志文件最小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64MB</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日志文件最大</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2GB</w:t>
            </w:r>
          </w:p>
        </w:tc>
      </w:tr>
    </w:tbl>
    <w:p w:rsidR="00737AD2" w:rsidRDefault="00737AD2">
      <w:pPr>
        <w:spacing w:before="3" w:line="200" w:lineRule="exact"/>
        <w:rPr>
          <w:sz w:val="20"/>
          <w:szCs w:val="20"/>
        </w:rPr>
      </w:pPr>
    </w:p>
    <w:p w:rsidR="00737AD2" w:rsidRDefault="007003A1">
      <w:pPr>
        <w:pStyle w:val="BodyText"/>
        <w:spacing w:line="312" w:lineRule="exact"/>
        <w:ind w:left="613"/>
      </w:pPr>
      <w:r>
        <w:t>节点</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每分区组最大节点数量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w w:val="95"/>
                <w:sz w:val="14"/>
                <w:szCs w:val="14"/>
              </w:rPr>
              <w:t>7</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创建节点</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rPr>
            </w:pPr>
            <w:r>
              <w:rPr>
                <w:rFonts w:ascii="微软雅黑" w:eastAsia="微软雅黑" w:hAnsi="微软雅黑" w:cs="微软雅黑"/>
                <w:sz w:val="14"/>
                <w:szCs w:val="14"/>
              </w:rPr>
              <w:t>必须使用hostname，而不是IP地址</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网络</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集群中所有系统必须能够使用hostname互相访问</w:t>
            </w:r>
          </w:p>
        </w:tc>
      </w:tr>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主节点选举条件</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分区组内至少存在超过半数节点参与选举</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613"/>
      </w:pPr>
      <w:r>
        <w:t>分区</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数据切分</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0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同一时刻每个集合只能进行一个范围的切分</w:t>
            </w:r>
          </w:p>
        </w:tc>
      </w:tr>
      <w:tr w:rsidR="00737AD2">
        <w:trPr>
          <w:trHeight w:hRule="exact" w:val="590"/>
        </w:trPr>
        <w:tc>
          <w:tcPr>
            <w:tcW w:w="4741" w:type="dxa"/>
            <w:tcBorders>
              <w:top w:val="single" w:sz="8" w:space="0" w:color="000000"/>
              <w:left w:val="nil"/>
              <w:bottom w:val="single" w:sz="8" w:space="0" w:color="000000"/>
              <w:right w:val="nil"/>
            </w:tcBorders>
          </w:tcPr>
          <w:p w:rsidR="00737AD2" w:rsidRDefault="007003A1">
            <w:pPr>
              <w:pStyle w:val="TableParagraph"/>
              <w:spacing w:line="208" w:lineRule="exact"/>
              <w:ind w:left="50"/>
              <w:rPr>
                <w:rFonts w:ascii="微软雅黑" w:eastAsia="微软雅黑" w:hAnsi="微软雅黑" w:cs="微软雅黑"/>
                <w:sz w:val="14"/>
                <w:szCs w:val="14"/>
              </w:rPr>
            </w:pPr>
            <w:r>
              <w:rPr>
                <w:rFonts w:ascii="微软雅黑" w:eastAsia="微软雅黑" w:hAnsi="微软雅黑" w:cs="微软雅黑"/>
                <w:sz w:val="14"/>
                <w:szCs w:val="14"/>
              </w:rPr>
              <w:t>分区键</w:t>
            </w:r>
          </w:p>
          <w:p w:rsidR="00737AD2" w:rsidRDefault="007003A1">
            <w:pPr>
              <w:pStyle w:val="TableParagraph"/>
              <w:spacing w:before="61"/>
              <w:ind w:left="50"/>
              <w:rPr>
                <w:rFonts w:ascii="微软雅黑" w:eastAsia="微软雅黑" w:hAnsi="微软雅黑" w:cs="微软雅黑"/>
                <w:sz w:val="14"/>
                <w:szCs w:val="14"/>
              </w:rPr>
            </w:pPr>
            <w:r>
              <w:rPr>
                <w:rFonts w:ascii="微软雅黑" w:eastAsia="微软雅黑" w:hAnsi="微软雅黑" w:cs="微软雅黑"/>
                <w:w w:val="90"/>
                <w:sz w:val="14"/>
                <w:szCs w:val="14"/>
              </w:rPr>
              <w:t>_id</w:t>
            </w:r>
          </w:p>
        </w:tc>
        <w:tc>
          <w:tcPr>
            <w:tcW w:w="4731" w:type="dxa"/>
            <w:tcBorders>
              <w:top w:val="single" w:sz="8" w:space="0" w:color="000000"/>
              <w:left w:val="nil"/>
              <w:bottom w:val="single" w:sz="8" w:space="0" w:color="000000"/>
              <w:right w:val="nil"/>
            </w:tcBorders>
          </w:tcPr>
          <w:p w:rsidR="00737AD2" w:rsidRDefault="007003A1">
            <w:pPr>
              <w:pStyle w:val="TableParagraph"/>
              <w:spacing w:line="208" w:lineRule="exact"/>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分区键数值在数据插入后不可修改</w:t>
            </w:r>
          </w:p>
          <w:p w:rsidR="00737AD2" w:rsidRDefault="007003A1">
            <w:pPr>
              <w:pStyle w:val="TableParagraph"/>
              <w:spacing w:before="61"/>
              <w:ind w:left="4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分区集合中_id仅保证分区组内唯一，不保证全局唯一</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唯一索引</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必须包含分区键中所有字段</w:t>
            </w:r>
          </w:p>
        </w:tc>
      </w:tr>
    </w:tbl>
    <w:p w:rsidR="00737AD2" w:rsidRDefault="00737AD2">
      <w:pPr>
        <w:spacing w:before="3" w:line="200" w:lineRule="exact"/>
        <w:rPr>
          <w:sz w:val="20"/>
          <w:szCs w:val="20"/>
          <w:lang w:eastAsia="zh-CN"/>
        </w:rPr>
      </w:pPr>
    </w:p>
    <w:p w:rsidR="00737AD2" w:rsidRDefault="007003A1">
      <w:pPr>
        <w:pStyle w:val="BodyText"/>
        <w:spacing w:line="312" w:lineRule="exact"/>
        <w:ind w:left="613"/>
      </w:pPr>
      <w:r>
        <w:t>驱动</w:t>
      </w:r>
    </w:p>
    <w:p w:rsidR="00737AD2" w:rsidRDefault="00737AD2">
      <w:pPr>
        <w:spacing w:before="5"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40"/>
              <w:rPr>
                <w:rFonts w:ascii="微软雅黑" w:eastAsia="微软雅黑" w:hAnsi="微软雅黑" w:cs="微软雅黑"/>
                <w:sz w:val="14"/>
                <w:szCs w:val="14"/>
              </w:rPr>
            </w:pPr>
            <w:r>
              <w:rPr>
                <w:rFonts w:ascii="微软雅黑" w:eastAsia="微软雅黑" w:hAnsi="微软雅黑" w:cs="微软雅黑"/>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3" w:lineRule="exact"/>
              <w:ind w:left="35"/>
              <w:rPr>
                <w:rFonts w:ascii="微软雅黑" w:eastAsia="微软雅黑" w:hAnsi="微软雅黑" w:cs="微软雅黑"/>
                <w:sz w:val="14"/>
                <w:szCs w:val="14"/>
              </w:rPr>
            </w:pPr>
            <w:r>
              <w:rPr>
                <w:rFonts w:ascii="微软雅黑" w:eastAsia="微软雅黑" w:hAnsi="微软雅黑" w:cs="微软雅黑"/>
                <w:sz w:val="14"/>
                <w:szCs w:val="14"/>
              </w:rPr>
              <w:t>限制</w:t>
            </w:r>
          </w:p>
        </w:tc>
      </w:tr>
      <w:tr w:rsidR="00737AD2">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40"/>
              <w:rPr>
                <w:rFonts w:ascii="微软雅黑" w:eastAsia="微软雅黑" w:hAnsi="微软雅黑" w:cs="微软雅黑"/>
                <w:sz w:val="14"/>
                <w:szCs w:val="14"/>
              </w:rPr>
            </w:pPr>
            <w:r>
              <w:rPr>
                <w:rFonts w:ascii="微软雅黑" w:eastAsia="微软雅黑" w:hAnsi="微软雅黑" w:cs="微软雅黑"/>
                <w:sz w:val="14"/>
                <w:szCs w:val="14"/>
              </w:rPr>
              <w:t>线程安全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218" w:lineRule="exact"/>
              <w:ind w:left="35"/>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每个连接对象与其下属的子对象为非线程安全不同连接对象之间为线程安全</w:t>
            </w:r>
          </w:p>
        </w:tc>
      </w:tr>
    </w:tbl>
    <w:p w:rsidR="00737AD2" w:rsidRDefault="00737AD2">
      <w:pPr>
        <w:spacing w:before="8" w:line="180" w:lineRule="exact"/>
        <w:rPr>
          <w:sz w:val="18"/>
          <w:szCs w:val="18"/>
          <w:lang w:eastAsia="zh-CN"/>
        </w:rPr>
      </w:pPr>
    </w:p>
    <w:p w:rsidR="00737AD2" w:rsidRDefault="00737AD2">
      <w:pPr>
        <w:spacing w:line="200" w:lineRule="exact"/>
        <w:rPr>
          <w:sz w:val="20"/>
          <w:szCs w:val="20"/>
          <w:lang w:eastAsia="zh-CN"/>
        </w:rPr>
      </w:pPr>
    </w:p>
    <w:p w:rsidR="00737AD2" w:rsidRDefault="00EC10B3">
      <w:pPr>
        <w:pStyle w:val="Heading2"/>
        <w:spacing w:line="396" w:lineRule="exact"/>
      </w:pPr>
      <w:r>
        <w:pict>
          <v:group id="_x0000_s2050" style="position:absolute;left:0;text-align:left;margin-left:56.7pt;margin-top:21.4pt;width:498.6pt;height:.1pt;z-index:-25085;mso-position-horizontal-relative:page" coordorigin="1134,428" coordsize="9972,2">
            <v:shape id="_x0000_s2051" style="position:absolute;left:1134;top:428;width:9972;height:2" coordorigin="1134,428" coordsize="9972,0" path="m1134,428r9972,e" filled="f" strokeweight="1pt">
              <v:path arrowok="t"/>
            </v:shape>
            <w10:wrap anchorx="page"/>
          </v:group>
        </w:pict>
      </w:r>
      <w:bookmarkStart w:id="842" w:name="Error_Code_List"/>
      <w:bookmarkStart w:id="843" w:name="_bookmark336"/>
      <w:bookmarkEnd w:id="842"/>
      <w:bookmarkEnd w:id="843"/>
      <w:r w:rsidR="007003A1">
        <w:rPr>
          <w:w w:val="95"/>
        </w:rPr>
        <w:t>Error</w:t>
      </w:r>
      <w:r w:rsidR="007003A1">
        <w:rPr>
          <w:spacing w:val="-11"/>
          <w:w w:val="95"/>
        </w:rPr>
        <w:t xml:space="preserve"> </w:t>
      </w:r>
      <w:r w:rsidR="007003A1">
        <w:rPr>
          <w:w w:val="95"/>
        </w:rPr>
        <w:t>Code</w:t>
      </w:r>
      <w:r w:rsidR="007003A1">
        <w:rPr>
          <w:spacing w:val="-10"/>
          <w:w w:val="95"/>
        </w:rPr>
        <w:t xml:space="preserve"> </w:t>
      </w:r>
      <w:r w:rsidR="007003A1">
        <w:rPr>
          <w:w w:val="95"/>
        </w:rPr>
        <w:t>List</w:t>
      </w:r>
    </w:p>
    <w:p w:rsidR="00737AD2" w:rsidRDefault="00737AD2">
      <w:pPr>
        <w:spacing w:before="1" w:line="130" w:lineRule="exact"/>
        <w:rPr>
          <w:sz w:val="13"/>
          <w:szCs w:val="13"/>
        </w:rPr>
      </w:pPr>
    </w:p>
    <w:tbl>
      <w:tblPr>
        <w:tblW w:w="0" w:type="auto"/>
        <w:tblInd w:w="603" w:type="dxa"/>
        <w:tblLayout w:type="fixed"/>
        <w:tblCellMar>
          <w:left w:w="0" w:type="dxa"/>
          <w:right w:w="0" w:type="dxa"/>
        </w:tblCellMar>
        <w:tblLook w:val="01E0"/>
      </w:tblPr>
      <w:tblGrid>
        <w:gridCol w:w="4741"/>
        <w:gridCol w:w="4731"/>
      </w:tblGrid>
      <w:tr w:rsidR="00737AD2">
        <w:trPr>
          <w:trHeight w:hRule="exact" w:val="451"/>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IO</w:t>
            </w:r>
            <w:r>
              <w:rPr>
                <w:rFonts w:ascii="微软雅黑" w:eastAsia="微软雅黑" w:hAnsi="微软雅黑" w:cs="微软雅黑"/>
                <w:spacing w:val="-10"/>
                <w:sz w:val="14"/>
                <w:szCs w:val="14"/>
              </w:rPr>
              <w:t xml:space="preserve"> </w:t>
            </w:r>
            <w:r>
              <w:rPr>
                <w:rFonts w:ascii="微软雅黑" w:eastAsia="微软雅黑" w:hAnsi="微软雅黑" w:cs="微软雅黑"/>
                <w:sz w:val="14"/>
                <w:szCs w:val="14"/>
              </w:rPr>
              <w:t>错误</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85"/>
                <w:sz w:val="14"/>
                <w:szCs w:val="14"/>
              </w:rPr>
              <w:t>-1</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无可用内存</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权限错误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文件不存在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-4</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文件已存在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-5</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非法输入参数</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-6</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非法长度</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中断错误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文件结束</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85"/>
                <w:sz w:val="14"/>
                <w:szCs w:val="14"/>
              </w:rPr>
              <w:t>-9</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系统错误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无剩余空间</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引擎调度单元状态错误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超时错误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数据库已暂停</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网络错误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网络已从远程关闭</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数据库正在关闭</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应用被强制退出</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非法路径错误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非预期文件类型</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存储单元中无可用空间</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数据记录过大</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数据记录不存在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溢出记录已存在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-26</w:t>
            </w:r>
          </w:p>
        </w:tc>
      </w:tr>
    </w:tbl>
    <w:p w:rsidR="00737AD2" w:rsidRDefault="00737AD2">
      <w:pPr>
        <w:spacing w:line="182" w:lineRule="exact"/>
        <w:rPr>
          <w:rFonts w:ascii="微软雅黑" w:eastAsia="微软雅黑" w:hAnsi="微软雅黑" w:cs="微软雅黑"/>
          <w:sz w:val="14"/>
          <w:szCs w:val="14"/>
        </w:rPr>
        <w:sectPr w:rsidR="00737AD2">
          <w:pgSz w:w="12240" w:h="15840"/>
          <w:pgMar w:top="900" w:right="680" w:bottom="280" w:left="10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456"/>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非法记录</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-27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存储单元需要重组</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-28</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集合结尾</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上下文已打开</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-30</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上下文已关闭</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-31</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选项暂不支持</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集合空间不存在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-34</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非法存储单元</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-35</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上下文不存在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-36</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超过一个索引字段包含数组</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索引键已存在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-38</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索引键过大</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-39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索引块无空间</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-40</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索引键不存在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-41</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最大数量索引已存在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初始化索引失败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集合已被删除</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-44</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两条记录拥有同样的键值和RID</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同名索引已存在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非预期索引状态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-48</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索引结束</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-49</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去重缓冲区已满</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非法谓词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-52</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索引提示非法</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-53</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无可用临时集合</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-54</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存储空间数量已最大</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$id索引不可被删除</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日志不在缓冲区内</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日志不在文件中</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-58</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复制组不存在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-59</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复制组已存在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非法请求ID</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会话ID不存在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-62</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系统引擎调度单元不可被终止</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-63</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数据库未连接</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-64</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非预期结果</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记录损坏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备份已开始</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备份未结束</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-68</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备份正在进行</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-69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备份文件损坏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-70</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主节点不存在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-71</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请求节点不存在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-72</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引擎帮助参数</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-73</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非法连接状态</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非法句柄</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-75</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对象已释放或不存在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-76</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监听端口已被占用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-77</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无法监听端口</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-78</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无法连接到指定地址</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-79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连接不存在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发送失败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定时器标示不存在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-82</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路由信息不存在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消息错误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-84</w:t>
            </w:r>
          </w:p>
        </w:tc>
      </w:tr>
    </w:tbl>
    <w:p w:rsidR="00737AD2" w:rsidRDefault="00737AD2">
      <w:pPr>
        <w:spacing w:line="182"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456"/>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非法网络句柄</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-85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重组文件不合法</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-86</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重组文件为只读模式</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集合状态非法</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-88</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集合不为重组状态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-89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复制组未激活</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非法复制组成员</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集合状态不兼容</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-92</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存储单元版本不兼容</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-93</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本地组版本信息过期</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-94</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非法数据页大小</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远程组版本信息过期</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-96</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投票失败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日志记录损坏</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-98</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LSN超出边界</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-99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未知消息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更新信息无变化</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未知消息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-102</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空栈错误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非主节点</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数据节点不足</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-105</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数据节点不存在编目信息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-106</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数据节点编目版本过旧</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-107</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协调节点编目版本过旧</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超出最大组上限</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-109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同步日志失败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-110</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执行日志失败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-111</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HTTP头结构错误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-112</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协商失败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日志元数据移动失败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数据文件空间管理段错误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-115</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应用程序中断</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-116</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应用程序断开连接</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-117</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字符编码错误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协调节点查询失败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-119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缓冲区数组满</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-120</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子上下文冲突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-121</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协调节点接收到集合结尾消息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-122</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日志文件大小不统一</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日志文件不可识别</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无可用资源</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-125</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非法LSN编号</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-126</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命名管道数据过大</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编目授权错误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-128</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节点间正在全量同步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-129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协调节点分配数据节点失败</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-130</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PHP驱动内部错误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-131</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协调节点发送失败</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节点组信息不存在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远程节点断开连接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-134</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无法找到匹配的协调节点信息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-135</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更新协调节点失败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-136</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未知操作请求</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协调节点无法找到本地节点组信息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DMS数据块损坏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-139</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远程集群管理失败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-140</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远程引擎已部分被停止</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sdb服务正在启动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-142</w:t>
            </w:r>
          </w:p>
        </w:tc>
      </w:tr>
    </w:tbl>
    <w:p w:rsidR="00737AD2" w:rsidRDefault="00737AD2">
      <w:pPr>
        <w:spacing w:line="182" w:lineRule="exact"/>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456"/>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sdb服务已经启动</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-143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sdb服务正在重启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-144</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sdb结点已存在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sdb结点不存在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-146</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锁定失败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dms状态与当前请求不兼容</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数据库重建已开始</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-149</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数据库重建正在进行</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-150</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协调节点的缓存中无数据</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-151</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求值过程发生错误</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-152</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分区组已经存在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-154</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节点不存在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启动节点失败</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-156</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节点配置冲突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空分区组</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该操作仅适用于协调节点</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-159</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在节点上执行操作失败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-160</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已经存在互斥任务</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指定任务不存在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系统集合数据损坏</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$shard索引不可被删除</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-164</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该节点不能运行该命令</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-165</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该服务平面不能运行该命令</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该Group信息不存在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Group名称冲突</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-168</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非分区集合</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-169</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记录不包含合法的分区键</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-170</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存在一个不兼容的任务</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集合在指定复制组中不存在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指定的任务不存在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记录包含超过一条分区键</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-174</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已存在互斥任务</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-175</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指定的分区键不合法或不在源节点范围内</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唯一索引必须包含分区键中的所有字段</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分区键不可被更新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-178</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没有权限</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-179</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编目节点地址未指定</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-180</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当前记录已被删除</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搜索条件无法满足任何条件的匹配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-182</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索引页重组后指定位置存在不同左字节点</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-183</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记录内含有重复字段名</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-184</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插入操作尝试写入过多数据</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合并连接只接受相等谓词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-186</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跟踪已经启动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跟踪缓冲区不存在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-188</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跟踪文件不合法</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-189</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请求的事务锁不兼容</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系统正在执行回滚操作</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导入数据库时遇到无效的记录</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-192</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发现相同的变量名</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-193</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列名存在歧义</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-194</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SQL中存在语法错误</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无效的事务操作</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加入锁的等待队列中</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记录正在删除中</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-198</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索引被删除或非法状态</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-199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重复创建编目节点集群</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-200</w:t>
            </w:r>
          </w:p>
        </w:tc>
      </w:tr>
    </w:tbl>
    <w:p w:rsidR="00737AD2" w:rsidRDefault="00737AD2">
      <w:pPr>
        <w:spacing w:line="182" w:lineRule="exact"/>
        <w:rPr>
          <w:rFonts w:ascii="微软雅黑" w:eastAsia="微软雅黑" w:hAnsi="微软雅黑" w:cs="微软雅黑"/>
          <w:sz w:val="14"/>
          <w:szCs w:val="14"/>
        </w:rPr>
        <w:sectPr w:rsidR="00737AD2">
          <w:pgSz w:w="12240" w:h="15840"/>
          <w:pgMar w:top="900" w:right="1020" w:bottom="280" w:left="700" w:header="713" w:footer="0" w:gutter="0"/>
          <w:cols w:space="720"/>
        </w:sectPr>
      </w:pPr>
    </w:p>
    <w:p w:rsidR="00737AD2" w:rsidRDefault="00737AD2">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737AD2">
        <w:trPr>
          <w:trHeight w:hRule="exact" w:val="456"/>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解析json文件错误</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-201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解析CSV文件错误</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-202</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日志文件超长</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-203</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不能删除组内唯一的节点</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-204</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需要手工完成清理工作</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不能删除编目节点和组</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分区组不存在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不能删除存在数据的组</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-208</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到达Queue队列最后</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-209</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集合不存在分区键索引，不能按百分比分区</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-210</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指定参数字段不存在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-211</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跟踪断点数量过多</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-212</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预取器繁忙</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-213</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域不存在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-214</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域已存在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组不存在指定域中</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-216</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分区类型不为哈稀</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-217</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分区百分比过低</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-218</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任务状态为完成，不允许被取消</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-219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集合已经在load状态</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load错误，进行回滚</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routeID与当前节点的routeID不一致</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-222</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服务已经存在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-223</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没有找到字段</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csv字段行结束</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未知的文件类型</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-226</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部分节点导出配置文件失败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-227</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此节点不是主节点并且没有数据</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-228</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索引文件特征值与数据文件不匹配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-229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引擎版本参数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客户端帮助参数</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客户端版本参数</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-232</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存储过程不存在</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-233</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非法删除子表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重复关联子表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-235</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无效的主表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-236</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新增区间与现有区间冲突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-237</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新增区间不合法</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-238</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达到高水位</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-239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该备份已存在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-240</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该备份不存在</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-241</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无效的子表</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-242</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任务被取消</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主表的分区类型必须是范围分区</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-244</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未包含合法的分区键字段</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-245</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主表不支持此操作</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-246</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重复定义索引</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-247</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正在删除CS</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-248</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节点数量达到上限</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-249</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节点处于业务故障状态</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-250</w:t>
            </w:r>
          </w:p>
        </w:tc>
      </w:tr>
      <w:tr w:rsidR="00737AD2">
        <w:trPr>
          <w:trHeight w:hRule="exact" w:val="233"/>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节点信息过期</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-251</w:t>
            </w:r>
          </w:p>
        </w:tc>
      </w:tr>
      <w:tr w:rsidR="00737AD2">
        <w:trPr>
          <w:trHeight w:hRule="exact" w:val="223"/>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等待备节点同步该操作失败</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-252</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未开启事务功能</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-253</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sz w:val="14"/>
                <w:szCs w:val="14"/>
              </w:rPr>
              <w:t>连接池已满</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-254</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文件描述符已达到上限</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-255</w:t>
            </w:r>
          </w:p>
        </w:tc>
      </w:tr>
      <w:tr w:rsidR="00737AD2">
        <w:trPr>
          <w:trHeight w:hRule="exact" w:val="218"/>
        </w:trPr>
        <w:tc>
          <w:tcPr>
            <w:tcW w:w="474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40"/>
              <w:rPr>
                <w:rFonts w:ascii="微软雅黑" w:eastAsia="微软雅黑" w:hAnsi="微软雅黑" w:cs="微软雅黑"/>
                <w:sz w:val="14"/>
                <w:szCs w:val="14"/>
              </w:rPr>
            </w:pPr>
            <w:r>
              <w:rPr>
                <w:rFonts w:ascii="微软雅黑" w:eastAsia="微软雅黑" w:hAnsi="微软雅黑" w:cs="微软雅黑"/>
                <w:sz w:val="14"/>
                <w:szCs w:val="14"/>
              </w:rPr>
              <w:t>域非空</w:t>
            </w:r>
          </w:p>
        </w:tc>
        <w:tc>
          <w:tcPr>
            <w:tcW w:w="4731" w:type="dxa"/>
            <w:tcBorders>
              <w:top w:val="single" w:sz="8" w:space="0" w:color="000000"/>
              <w:left w:val="single" w:sz="8" w:space="0" w:color="000000"/>
              <w:bottom w:val="nil"/>
              <w:right w:val="single" w:sz="8" w:space="0" w:color="000000"/>
            </w:tcBorders>
          </w:tcPr>
          <w:p w:rsidR="00737AD2" w:rsidRDefault="007003A1">
            <w:pPr>
              <w:pStyle w:val="TableParagraph"/>
              <w:spacing w:line="17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-256</w:t>
            </w:r>
          </w:p>
        </w:tc>
      </w:tr>
      <w:tr w:rsidR="00737AD2">
        <w:trPr>
          <w:trHeight w:hRule="exact" w:val="228"/>
        </w:trPr>
        <w:tc>
          <w:tcPr>
            <w:tcW w:w="474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40"/>
              <w:rPr>
                <w:rFonts w:ascii="微软雅黑" w:eastAsia="微软雅黑" w:hAnsi="微软雅黑" w:cs="微软雅黑"/>
                <w:sz w:val="14"/>
                <w:szCs w:val="14"/>
              </w:rPr>
            </w:pPr>
            <w:r>
              <w:rPr>
                <w:rFonts w:ascii="微软雅黑" w:eastAsia="微软雅黑" w:hAnsi="微软雅黑" w:cs="微软雅黑"/>
                <w:sz w:val="14"/>
                <w:szCs w:val="14"/>
              </w:rPr>
              <w:t>Rest接收的大小超过设置的最大值</w:t>
            </w:r>
          </w:p>
        </w:tc>
        <w:tc>
          <w:tcPr>
            <w:tcW w:w="4731" w:type="dxa"/>
            <w:tcBorders>
              <w:top w:val="nil"/>
              <w:left w:val="single" w:sz="8" w:space="0" w:color="000000"/>
              <w:bottom w:val="single" w:sz="8" w:space="0" w:color="000000"/>
              <w:right w:val="single" w:sz="8" w:space="0" w:color="000000"/>
            </w:tcBorders>
          </w:tcPr>
          <w:p w:rsidR="00737AD2" w:rsidRDefault="007003A1">
            <w:pPr>
              <w:pStyle w:val="TableParagraph"/>
              <w:spacing w:line="19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-257</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40"/>
              <w:rPr>
                <w:rFonts w:ascii="微软雅黑" w:eastAsia="微软雅黑" w:hAnsi="微软雅黑" w:cs="微软雅黑"/>
                <w:sz w:val="14"/>
                <w:szCs w:val="14"/>
              </w:rPr>
            </w:pPr>
            <w:r>
              <w:rPr>
                <w:rFonts w:ascii="微软雅黑" w:eastAsia="微软雅黑" w:hAnsi="微软雅黑" w:cs="微软雅黑"/>
                <w:w w:val="95"/>
                <w:sz w:val="14"/>
                <w:szCs w:val="14"/>
              </w:rPr>
              <w:t>构建bson失败</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82"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-258</w:t>
            </w:r>
          </w:p>
        </w:tc>
      </w:tr>
    </w:tbl>
    <w:p w:rsidR="00737AD2" w:rsidRDefault="00737AD2">
      <w:pPr>
        <w:spacing w:line="182" w:lineRule="exact"/>
        <w:rPr>
          <w:rFonts w:ascii="微软雅黑" w:eastAsia="微软雅黑" w:hAnsi="微软雅黑" w:cs="微软雅黑"/>
          <w:sz w:val="14"/>
          <w:szCs w:val="14"/>
        </w:rPr>
        <w:sectPr w:rsidR="00737AD2">
          <w:pgSz w:w="12240" w:h="15840"/>
          <w:pgMar w:top="900" w:right="680" w:bottom="280" w:left="1520" w:header="713" w:footer="0" w:gutter="0"/>
          <w:cols w:space="720"/>
        </w:sectPr>
      </w:pPr>
    </w:p>
    <w:p w:rsidR="00737AD2" w:rsidRDefault="00737AD2">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737AD2">
        <w:trPr>
          <w:trHeight w:hRule="exact" w:val="456"/>
        </w:trPr>
        <w:tc>
          <w:tcPr>
            <w:tcW w:w="4741" w:type="dxa"/>
            <w:tcBorders>
              <w:top w:val="single" w:sz="8" w:space="0" w:color="000000"/>
              <w:left w:val="nil"/>
              <w:bottom w:val="single" w:sz="8" w:space="0" w:color="000000"/>
              <w:right w:val="nil"/>
            </w:tcBorders>
          </w:tcPr>
          <w:p w:rsidR="00737AD2" w:rsidRDefault="007003A1">
            <w:pPr>
              <w:pStyle w:val="TableParagraph"/>
              <w:spacing w:line="177" w:lineRule="exact"/>
              <w:ind w:left="50"/>
              <w:rPr>
                <w:rFonts w:ascii="微软雅黑" w:eastAsia="微软雅黑" w:hAnsi="微软雅黑" w:cs="微软雅黑"/>
                <w:sz w:val="14"/>
                <w:szCs w:val="14"/>
              </w:rPr>
            </w:pPr>
            <w:r>
              <w:rPr>
                <w:rFonts w:ascii="微软雅黑" w:eastAsia="微软雅黑" w:hAnsi="微软雅黑" w:cs="微软雅黑"/>
                <w:w w:val="95"/>
                <w:sz w:val="14"/>
                <w:szCs w:val="14"/>
              </w:rPr>
              <w:t>Description</w:t>
            </w:r>
          </w:p>
          <w:p w:rsidR="00737AD2" w:rsidRDefault="007003A1">
            <w:pPr>
              <w:pStyle w:val="TableParagraph"/>
              <w:spacing w:line="228" w:lineRule="exact"/>
              <w:ind w:left="50"/>
              <w:rPr>
                <w:rFonts w:ascii="微软雅黑" w:eastAsia="微软雅黑" w:hAnsi="微软雅黑" w:cs="微软雅黑"/>
                <w:sz w:val="14"/>
                <w:szCs w:val="14"/>
              </w:rPr>
            </w:pPr>
            <w:r>
              <w:rPr>
                <w:rFonts w:ascii="微软雅黑" w:eastAsia="微软雅黑" w:hAnsi="微软雅黑" w:cs="微软雅黑"/>
                <w:sz w:val="14"/>
                <w:szCs w:val="14"/>
              </w:rPr>
              <w:t>超出界限</w:t>
            </w:r>
          </w:p>
        </w:tc>
        <w:tc>
          <w:tcPr>
            <w:tcW w:w="4731" w:type="dxa"/>
            <w:tcBorders>
              <w:top w:val="single" w:sz="8" w:space="0" w:color="000000"/>
              <w:left w:val="nil"/>
              <w:bottom w:val="single" w:sz="8" w:space="0" w:color="000000"/>
              <w:right w:val="nil"/>
            </w:tcBorders>
          </w:tcPr>
          <w:p w:rsidR="00737AD2" w:rsidRDefault="007003A1">
            <w:pPr>
              <w:pStyle w:val="TableParagraph"/>
              <w:spacing w:line="177" w:lineRule="exact"/>
              <w:ind w:left="45"/>
              <w:rPr>
                <w:rFonts w:ascii="微软雅黑" w:eastAsia="微软雅黑" w:hAnsi="微软雅黑" w:cs="微软雅黑"/>
                <w:sz w:val="14"/>
                <w:szCs w:val="14"/>
              </w:rPr>
            </w:pPr>
            <w:r>
              <w:rPr>
                <w:rFonts w:ascii="微软雅黑" w:eastAsia="微软雅黑" w:hAnsi="微软雅黑" w:cs="微软雅黑"/>
                <w:w w:val="95"/>
                <w:sz w:val="14"/>
                <w:szCs w:val="14"/>
              </w:rPr>
              <w:t>Error</w:t>
            </w:r>
            <w:r>
              <w:rPr>
                <w:rFonts w:ascii="微软雅黑" w:eastAsia="微软雅黑" w:hAnsi="微软雅黑" w:cs="微软雅黑"/>
                <w:spacing w:val="-8"/>
                <w:w w:val="95"/>
                <w:sz w:val="14"/>
                <w:szCs w:val="14"/>
              </w:rPr>
              <w:t xml:space="preserve"> </w:t>
            </w:r>
            <w:r>
              <w:rPr>
                <w:rFonts w:ascii="微软雅黑" w:eastAsia="微软雅黑" w:hAnsi="微软雅黑" w:cs="微软雅黑"/>
                <w:w w:val="95"/>
                <w:sz w:val="14"/>
                <w:szCs w:val="14"/>
              </w:rPr>
              <w:t>Code</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-259</w:t>
            </w:r>
          </w:p>
        </w:tc>
      </w:tr>
      <w:tr w:rsidR="00737AD2">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rPr>
            </w:pPr>
            <w:r>
              <w:rPr>
                <w:rFonts w:ascii="微软雅黑" w:eastAsia="微软雅黑" w:hAnsi="微软雅黑" w:cs="微软雅黑"/>
                <w:sz w:val="14"/>
                <w:szCs w:val="14"/>
              </w:rPr>
              <w:t>未知的命令</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-260</w:t>
            </w:r>
          </w:p>
        </w:tc>
      </w:tr>
      <w:tr w:rsidR="00737AD2">
        <w:trPr>
          <w:trHeight w:hRule="exact" w:val="451"/>
        </w:trPr>
        <w:tc>
          <w:tcPr>
            <w:tcW w:w="4741" w:type="dxa"/>
            <w:tcBorders>
              <w:top w:val="single" w:sz="8" w:space="0" w:color="000000"/>
              <w:left w:val="nil"/>
              <w:bottom w:val="single" w:sz="8" w:space="0" w:color="000000"/>
              <w:right w:val="nil"/>
            </w:tcBorders>
          </w:tcPr>
          <w:p w:rsidR="00737AD2" w:rsidRDefault="007003A1">
            <w:pPr>
              <w:pStyle w:val="TableParagraph"/>
              <w:spacing w:line="172" w:lineRule="exact"/>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在编目上执行成功但是由于某种原因导致在数据节点上执行失败</w:t>
            </w:r>
          </w:p>
          <w:p w:rsidR="00737AD2" w:rsidRDefault="007003A1">
            <w:pPr>
              <w:pStyle w:val="TableParagraph"/>
              <w:spacing w:line="228" w:lineRule="exact"/>
              <w:ind w:left="5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域中不包含任何数据组</w:t>
            </w:r>
          </w:p>
        </w:tc>
        <w:tc>
          <w:tcPr>
            <w:tcW w:w="4731" w:type="dxa"/>
            <w:tcBorders>
              <w:top w:val="single" w:sz="8" w:space="0" w:color="000000"/>
              <w:left w:val="nil"/>
              <w:bottom w:val="single" w:sz="8" w:space="0" w:color="000000"/>
              <w:right w:val="nil"/>
            </w:tcBorders>
          </w:tcPr>
          <w:p w:rsidR="00737AD2" w:rsidRDefault="007003A1">
            <w:pPr>
              <w:pStyle w:val="TableParagraph"/>
              <w:spacing w:line="172"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-261</w:t>
            </w:r>
          </w:p>
          <w:p w:rsidR="00737AD2" w:rsidRDefault="007003A1">
            <w:pPr>
              <w:pStyle w:val="TableParagraph"/>
              <w:spacing w:line="228" w:lineRule="exact"/>
              <w:ind w:left="45"/>
              <w:rPr>
                <w:rFonts w:ascii="微软雅黑" w:eastAsia="微软雅黑" w:hAnsi="微软雅黑" w:cs="微软雅黑"/>
                <w:sz w:val="14"/>
                <w:szCs w:val="14"/>
              </w:rPr>
            </w:pPr>
            <w:r>
              <w:rPr>
                <w:rFonts w:ascii="微软雅黑" w:eastAsia="微软雅黑" w:hAnsi="微软雅黑" w:cs="微软雅黑"/>
                <w:w w:val="90"/>
                <w:sz w:val="14"/>
                <w:szCs w:val="14"/>
              </w:rPr>
              <w:t>-262</w:t>
            </w:r>
          </w:p>
        </w:tc>
      </w:tr>
      <w:tr w:rsidR="00737AD2">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40"/>
              <w:rPr>
                <w:rFonts w:ascii="微软雅黑" w:eastAsia="微软雅黑" w:hAnsi="微软雅黑" w:cs="微软雅黑"/>
                <w:sz w:val="14"/>
                <w:szCs w:val="14"/>
                <w:lang w:eastAsia="zh-CN"/>
              </w:rPr>
            </w:pPr>
            <w:r>
              <w:rPr>
                <w:rFonts w:ascii="微软雅黑" w:eastAsia="微软雅黑" w:hAnsi="微软雅黑" w:cs="微软雅黑"/>
                <w:sz w:val="14"/>
                <w:szCs w:val="14"/>
                <w:lang w:eastAsia="zh-CN"/>
              </w:rPr>
              <w:t>提示用户修改登陆密码</w:t>
            </w:r>
          </w:p>
        </w:tc>
        <w:tc>
          <w:tcPr>
            <w:tcW w:w="4731" w:type="dxa"/>
            <w:tcBorders>
              <w:top w:val="single" w:sz="8" w:space="0" w:color="000000"/>
              <w:left w:val="single" w:sz="8" w:space="0" w:color="000000"/>
              <w:bottom w:val="single" w:sz="8" w:space="0" w:color="000000"/>
              <w:right w:val="single" w:sz="8" w:space="0" w:color="000000"/>
            </w:tcBorders>
          </w:tcPr>
          <w:p w:rsidR="00737AD2" w:rsidRDefault="007003A1">
            <w:pPr>
              <w:pStyle w:val="TableParagraph"/>
              <w:spacing w:line="177" w:lineRule="exact"/>
              <w:ind w:left="35"/>
              <w:rPr>
                <w:rFonts w:ascii="微软雅黑" w:eastAsia="微软雅黑" w:hAnsi="微软雅黑" w:cs="微软雅黑"/>
                <w:sz w:val="14"/>
                <w:szCs w:val="14"/>
              </w:rPr>
            </w:pPr>
            <w:r>
              <w:rPr>
                <w:rFonts w:ascii="微软雅黑" w:eastAsia="微软雅黑" w:hAnsi="微软雅黑" w:cs="微软雅黑"/>
                <w:w w:val="90"/>
                <w:sz w:val="14"/>
                <w:szCs w:val="14"/>
              </w:rPr>
              <w:t>-263</w:t>
            </w:r>
          </w:p>
        </w:tc>
      </w:tr>
    </w:tbl>
    <w:p w:rsidR="007003A1" w:rsidRDefault="007003A1"/>
    <w:sectPr w:rsidR="007003A1" w:rsidSect="00737AD2">
      <w:pgSz w:w="12240" w:h="15840"/>
      <w:pgMar w:top="900" w:right="1020" w:bottom="280" w:left="700" w:header="713"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20EA" w:rsidRDefault="00BB20EA" w:rsidP="00737AD2">
      <w:r>
        <w:separator/>
      </w:r>
    </w:p>
  </w:endnote>
  <w:endnote w:type="continuationSeparator" w:id="1">
    <w:p w:rsidR="00BB20EA" w:rsidRDefault="00BB20EA" w:rsidP="00737A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仿宋">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20EA" w:rsidRDefault="00BB20EA" w:rsidP="00737AD2">
      <w:r>
        <w:separator/>
      </w:r>
    </w:p>
  </w:footnote>
  <w:footnote w:type="continuationSeparator" w:id="1">
    <w:p w:rsidR="00BB20EA" w:rsidRDefault="00BB20EA" w:rsidP="00737A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5" type="#_x0000_t202" style="position:absolute;margin-left:38pt;margin-top:34.65pt;width:98.5pt;height:12pt;z-index:-25914;mso-position-horizontal-relative:page;mso-position-vertical-relative:page" filled="f" stroked="f">
          <v:textbox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6</w:t>
                </w:r>
                <w:r>
                  <w:fldChar w:fldCharType="end"/>
                </w:r>
                <w:r>
                  <w:rPr>
                    <w:spacing w:val="-44"/>
                    <w:w w:val="105"/>
                  </w:rPr>
                  <w:t xml:space="preserve"> </w:t>
                </w:r>
                <w:r>
                  <w:rPr>
                    <w:w w:val="170"/>
                  </w:rPr>
                  <w:t>|</w:t>
                </w:r>
                <w:r>
                  <w:rPr>
                    <w:spacing w:val="-82"/>
                    <w:w w:val="170"/>
                  </w:rPr>
                  <w:t xml:space="preserve"> </w:t>
                </w:r>
                <w:r>
                  <w:rPr>
                    <w:w w:val="105"/>
                  </w:rPr>
                  <w:t>OpenTopic</w:t>
                </w:r>
                <w:r>
                  <w:rPr>
                    <w:spacing w:val="-43"/>
                    <w:w w:val="105"/>
                  </w:rPr>
                  <w:t xml:space="preserve"> </w:t>
                </w:r>
                <w:r>
                  <w:rPr>
                    <w:w w:val="170"/>
                  </w:rPr>
                  <w:t>|</w:t>
                </w:r>
                <w:r>
                  <w:rPr>
                    <w:spacing w:val="-82"/>
                    <w:w w:val="170"/>
                  </w:rPr>
                  <w:t xml:space="preserve"> </w:t>
                </w:r>
                <w:r>
                  <w:rPr>
                    <w:w w:val="105"/>
                  </w:rPr>
                  <w:t>目录</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4" type="#_x0000_t202" style="position:absolute;margin-left:475.5pt;margin-top:34.65pt;width:98.5pt;height:12pt;z-index:-25913;mso-position-horizontal-relative:page;mso-position-vertical-relative:page" filled="f" stroked="f">
          <v:textbox inset="0,0,0,0">
            <w:txbxContent>
              <w:p w:rsidR="00921398" w:rsidRDefault="00921398">
                <w:pPr>
                  <w:pStyle w:val="BodyText"/>
                  <w:spacing w:line="232" w:lineRule="exact"/>
                  <w:ind w:left="20"/>
                </w:pPr>
                <w:r>
                  <w:rPr>
                    <w:w w:val="105"/>
                  </w:rPr>
                  <w:t>OpenTopic</w:t>
                </w:r>
                <w:r>
                  <w:rPr>
                    <w:spacing w:val="-44"/>
                    <w:w w:val="105"/>
                  </w:rPr>
                  <w:t xml:space="preserve"> </w:t>
                </w:r>
                <w:r>
                  <w:rPr>
                    <w:w w:val="170"/>
                  </w:rPr>
                  <w:t>|</w:t>
                </w:r>
                <w:r>
                  <w:rPr>
                    <w:spacing w:val="-82"/>
                    <w:w w:val="170"/>
                  </w:rPr>
                  <w:t xml:space="preserve"> </w:t>
                </w:r>
                <w:r>
                  <w:rPr>
                    <w:w w:val="105"/>
                  </w:rPr>
                  <w:t>目录</w:t>
                </w:r>
                <w:r>
                  <w:rPr>
                    <w:spacing w:val="-43"/>
                    <w:w w:val="105"/>
                  </w:rPr>
                  <w:t xml:space="preserve"> </w:t>
                </w:r>
                <w:r>
                  <w:rPr>
                    <w:w w:val="170"/>
                  </w:rPr>
                  <w:t>|</w:t>
                </w:r>
                <w:r>
                  <w:rPr>
                    <w:spacing w:val="-82"/>
                    <w:w w:val="170"/>
                  </w:rPr>
                  <w:t xml:space="preserve"> </w:t>
                </w:r>
                <w:r>
                  <w:fldChar w:fldCharType="begin"/>
                </w:r>
                <w:r>
                  <w:rPr>
                    <w:w w:val="105"/>
                  </w:rPr>
                  <w:instrText xml:space="preserve"> PAGE </w:instrText>
                </w:r>
                <w:r>
                  <w:fldChar w:fldCharType="separate"/>
                </w:r>
                <w:r w:rsidR="00B17E97">
                  <w:rPr>
                    <w:noProof/>
                    <w:w w:val="105"/>
                  </w:rPr>
                  <w:t>5</w:t>
                </w:r>
                <w:r>
                  <w:fldChar w:fldCharType="end"/>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2" type="#_x0000_t202" style="position:absolute;margin-left:38pt;margin-top:34.65pt;width:182.95pt;height:12pt;z-index:-25911;mso-position-horizontal-relative:page;mso-position-vertical-relative:page" filled="f" stroked="f">
          <v:textbox inset="0,0,0,0">
            <w:txbxContent>
              <w:p w:rsidR="00921398" w:rsidRDefault="00921398">
                <w:pPr>
                  <w:pStyle w:val="BodyText"/>
                  <w:spacing w:line="232" w:lineRule="exact"/>
                  <w:ind w:left="40"/>
                </w:pPr>
                <w:fldSimple w:instr=" PAGE ">
                  <w:r w:rsidR="00B17E97">
                    <w:rPr>
                      <w:noProof/>
                    </w:rPr>
                    <w:t>12</w:t>
                  </w:r>
                </w:fldSimple>
                <w:r>
                  <w:rPr>
                    <w:spacing w:val="-23"/>
                  </w:rPr>
                  <w:t xml:space="preserve"> </w:t>
                </w:r>
                <w:r>
                  <w:t>|</w:t>
                </w:r>
                <w:r>
                  <w:rPr>
                    <w:spacing w:val="-22"/>
                  </w:rPr>
                  <w:t xml:space="preserve"> </w:t>
                </w:r>
                <w:r>
                  <w:t>OpenTopic</w:t>
                </w:r>
                <w:r>
                  <w:rPr>
                    <w:spacing w:val="-23"/>
                  </w:rPr>
                  <w:t xml:space="preserve"> </w:t>
                </w:r>
                <w:r>
                  <w:t>|</w:t>
                </w:r>
                <w:r>
                  <w:rPr>
                    <w:spacing w:val="-22"/>
                  </w:rPr>
                  <w:t xml:space="preserve"> </w:t>
                </w:r>
                <w:r>
                  <w:t>SequoiaDB数据库概述</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3" type="#_x0000_t202" style="position:absolute;margin-left:391.05pt;margin-top:34.65pt;width:182.95pt;height:12pt;z-index:-25912;mso-position-horizontal-relative:page;mso-position-vertical-relative:page" filled="f" stroked="f">
          <v:textbox inset="0,0,0,0">
            <w:txbxContent>
              <w:p w:rsidR="00921398" w:rsidRDefault="00921398">
                <w:pPr>
                  <w:pStyle w:val="BodyText"/>
                  <w:spacing w:line="232" w:lineRule="exact"/>
                  <w:ind w:left="20"/>
                </w:pPr>
                <w:r>
                  <w:t>OpenTopic</w:t>
                </w:r>
                <w:r>
                  <w:rPr>
                    <w:spacing w:val="-23"/>
                  </w:rPr>
                  <w:t xml:space="preserve"> </w:t>
                </w:r>
                <w:r>
                  <w:t>|</w:t>
                </w:r>
                <w:r>
                  <w:rPr>
                    <w:spacing w:val="-22"/>
                  </w:rPr>
                  <w:t xml:space="preserve"> </w:t>
                </w:r>
                <w:r>
                  <w:t>SequoiaDB数据库概述</w:t>
                </w:r>
                <w:r>
                  <w:rPr>
                    <w:spacing w:val="-23"/>
                  </w:rPr>
                  <w:t xml:space="preserve"> </w:t>
                </w:r>
                <w:r>
                  <w:t>|</w:t>
                </w:r>
                <w:r>
                  <w:rPr>
                    <w:spacing w:val="-22"/>
                  </w:rPr>
                  <w:t xml:space="preserve"> </w:t>
                </w:r>
                <w:fldSimple w:instr=" PAGE ">
                  <w:r w:rsidR="00B17E97">
                    <w:rPr>
                      <w:noProof/>
                    </w:rPr>
                    <w:t>11</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0" type="#_x0000_t202" style="position:absolute;margin-left:38pt;margin-top:34.65pt;width:134pt;height:12pt;z-index:-25909;mso-position-horizontal-relative:page;mso-position-vertical-relative:page" filled="f" stroked="f">
          <v:textbox style="mso-next-textbox:#_x0000_s1070"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36</w:t>
                </w:r>
                <w:r>
                  <w:fldChar w:fldCharType="end"/>
                </w:r>
                <w:r>
                  <w:rPr>
                    <w:spacing w:val="-44"/>
                    <w:w w:val="105"/>
                  </w:rPr>
                  <w:t xml:space="preserve"> </w:t>
                </w:r>
                <w:r>
                  <w:rPr>
                    <w:w w:val="130"/>
                  </w:rPr>
                  <w:t>|</w:t>
                </w:r>
                <w:r>
                  <w:rPr>
                    <w:spacing w:val="-59"/>
                    <w:w w:val="130"/>
                  </w:rPr>
                  <w:t xml:space="preserve"> </w:t>
                </w:r>
                <w:r>
                  <w:rPr>
                    <w:w w:val="105"/>
                  </w:rPr>
                  <w:t>OpenTopic</w:t>
                </w:r>
                <w:r>
                  <w:rPr>
                    <w:spacing w:val="-43"/>
                    <w:w w:val="105"/>
                  </w:rPr>
                  <w:t xml:space="preserve"> </w:t>
                </w:r>
                <w:r>
                  <w:rPr>
                    <w:w w:val="130"/>
                  </w:rPr>
                  <w:t>|</w:t>
                </w:r>
                <w:r>
                  <w:rPr>
                    <w:spacing w:val="-59"/>
                    <w:w w:val="130"/>
                  </w:rPr>
                  <w:t xml:space="preserve"> </w:t>
                </w:r>
                <w:r>
                  <w:rPr>
                    <w:w w:val="105"/>
                  </w:rPr>
                  <w:t>数据库概念</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71" type="#_x0000_t202" style="position:absolute;margin-left:440pt;margin-top:34.65pt;width:134pt;height:12pt;z-index:-25910;mso-position-horizontal-relative:page;mso-position-vertical-relative:page" filled="f" stroked="f">
          <v:textbox style="mso-next-textbox:#_x0000_s1071" inset="0,0,0,0">
            <w:txbxContent>
              <w:p w:rsidR="00921398" w:rsidRDefault="00921398">
                <w:pPr>
                  <w:pStyle w:val="BodyText"/>
                  <w:spacing w:line="232" w:lineRule="exact"/>
                  <w:ind w:left="20"/>
                </w:pPr>
                <w:r>
                  <w:rPr>
                    <w:w w:val="105"/>
                  </w:rPr>
                  <w:t>OpenTopic</w:t>
                </w:r>
                <w:r>
                  <w:rPr>
                    <w:spacing w:val="-44"/>
                    <w:w w:val="105"/>
                  </w:rPr>
                  <w:t xml:space="preserve"> </w:t>
                </w:r>
                <w:r>
                  <w:rPr>
                    <w:w w:val="130"/>
                  </w:rPr>
                  <w:t>|</w:t>
                </w:r>
                <w:r>
                  <w:rPr>
                    <w:spacing w:val="-59"/>
                    <w:w w:val="130"/>
                  </w:rPr>
                  <w:t xml:space="preserve"> </w:t>
                </w:r>
                <w:r>
                  <w:rPr>
                    <w:w w:val="105"/>
                  </w:rPr>
                  <w:t>数据库概念</w:t>
                </w:r>
                <w:r>
                  <w:rPr>
                    <w:spacing w:val="-43"/>
                    <w:w w:val="105"/>
                  </w:rPr>
                  <w:t xml:space="preserve"> </w:t>
                </w:r>
                <w:r>
                  <w:rPr>
                    <w:w w:val="130"/>
                  </w:rPr>
                  <w:t>|</w:t>
                </w:r>
                <w:r>
                  <w:rPr>
                    <w:spacing w:val="-59"/>
                    <w:w w:val="130"/>
                  </w:rPr>
                  <w:t xml:space="preserve"> </w:t>
                </w:r>
                <w:r>
                  <w:fldChar w:fldCharType="begin"/>
                </w:r>
                <w:r>
                  <w:rPr>
                    <w:w w:val="105"/>
                  </w:rPr>
                  <w:instrText xml:space="preserve"> PAGE </w:instrText>
                </w:r>
                <w:r>
                  <w:fldChar w:fldCharType="separate"/>
                </w:r>
                <w:r w:rsidR="00B17E97">
                  <w:rPr>
                    <w:noProof/>
                    <w:w w:val="105"/>
                  </w:rPr>
                  <w:t>37</w:t>
                </w:r>
                <w:r>
                  <w:fldChar w:fldCharType="end"/>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9" type="#_x0000_t202" style="position:absolute;margin-left:38pt;margin-top:34.65pt;width:124pt;height:12pt;z-index:-25908;mso-position-horizontal-relative:page;mso-position-vertical-relative:page" filled="f" stroked="f">
          <v:textbox style="mso-next-textbox:#_x0000_s1069"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50</w:t>
                </w:r>
                <w:r>
                  <w:fldChar w:fldCharType="end"/>
                </w:r>
                <w:r>
                  <w:rPr>
                    <w:spacing w:val="-44"/>
                    <w:w w:val="105"/>
                  </w:rPr>
                  <w:t xml:space="preserve"> </w:t>
                </w:r>
                <w:r>
                  <w:rPr>
                    <w:w w:val="140"/>
                  </w:rPr>
                  <w:t>|</w:t>
                </w:r>
                <w:r>
                  <w:rPr>
                    <w:spacing w:val="-65"/>
                    <w:w w:val="140"/>
                  </w:rPr>
                  <w:t xml:space="preserve"> </w:t>
                </w:r>
                <w:r>
                  <w:rPr>
                    <w:w w:val="105"/>
                  </w:rPr>
                  <w:t>OpenTopic</w:t>
                </w:r>
                <w:r>
                  <w:rPr>
                    <w:spacing w:val="-44"/>
                    <w:w w:val="105"/>
                  </w:rPr>
                  <w:t xml:space="preserve"> </w:t>
                </w:r>
                <w:r>
                  <w:rPr>
                    <w:w w:val="140"/>
                  </w:rPr>
                  <w:t>|</w:t>
                </w:r>
                <w:r>
                  <w:rPr>
                    <w:spacing w:val="-65"/>
                    <w:w w:val="140"/>
                  </w:rPr>
                  <w:t xml:space="preserve"> </w:t>
                </w:r>
                <w:r>
                  <w:rPr>
                    <w:w w:val="105"/>
                  </w:rPr>
                  <w:t>安装指南</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8" type="#_x0000_t202" style="position:absolute;margin-left:450pt;margin-top:34.65pt;width:124pt;height:12pt;z-index:-25907;mso-position-horizontal-relative:page;mso-position-vertical-relative:page" filled="f" stroked="f">
          <v:textbox style="mso-next-textbox:#_x0000_s1068" inset="0,0,0,0">
            <w:txbxContent>
              <w:p w:rsidR="00921398" w:rsidRDefault="00921398">
                <w:pPr>
                  <w:pStyle w:val="BodyText"/>
                  <w:spacing w:line="232" w:lineRule="exact"/>
                  <w:ind w:left="20"/>
                </w:pPr>
                <w:r>
                  <w:rPr>
                    <w:w w:val="105"/>
                  </w:rPr>
                  <w:t>OpenTopic</w:t>
                </w:r>
                <w:r>
                  <w:rPr>
                    <w:spacing w:val="-44"/>
                    <w:w w:val="105"/>
                  </w:rPr>
                  <w:t xml:space="preserve"> </w:t>
                </w:r>
                <w:r>
                  <w:rPr>
                    <w:w w:val="140"/>
                  </w:rPr>
                  <w:t>|</w:t>
                </w:r>
                <w:r>
                  <w:rPr>
                    <w:spacing w:val="-65"/>
                    <w:w w:val="140"/>
                  </w:rPr>
                  <w:t xml:space="preserve"> </w:t>
                </w:r>
                <w:r>
                  <w:rPr>
                    <w:w w:val="105"/>
                  </w:rPr>
                  <w:t>安装指南</w:t>
                </w:r>
                <w:r>
                  <w:rPr>
                    <w:spacing w:val="-44"/>
                    <w:w w:val="105"/>
                  </w:rPr>
                  <w:t xml:space="preserve"> </w:t>
                </w:r>
                <w:r>
                  <w:rPr>
                    <w:w w:val="140"/>
                  </w:rPr>
                  <w:t>|</w:t>
                </w:r>
                <w:r>
                  <w:rPr>
                    <w:spacing w:val="-65"/>
                    <w:w w:val="140"/>
                  </w:rPr>
                  <w:t xml:space="preserve"> </w:t>
                </w:r>
                <w:r>
                  <w:fldChar w:fldCharType="begin"/>
                </w:r>
                <w:r>
                  <w:rPr>
                    <w:w w:val="105"/>
                  </w:rPr>
                  <w:instrText xml:space="preserve"> PAGE </w:instrText>
                </w:r>
                <w:r>
                  <w:fldChar w:fldCharType="separate"/>
                </w:r>
                <w:r w:rsidR="00B17E97">
                  <w:rPr>
                    <w:noProof/>
                    <w:w w:val="105"/>
                  </w:rPr>
                  <w:t>49</w:t>
                </w:r>
                <w:r>
                  <w:fldChar w:fldCharType="end"/>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6" type="#_x0000_t202" style="position:absolute;margin-left:38pt;margin-top:34.65pt;width:134pt;height:12pt;z-index:-25905;mso-position-horizontal-relative:page;mso-position-vertical-relative:page" filled="f" stroked="f">
          <v:textbox style="mso-next-textbox:#_x0000_s1066"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4E7BF8">
                  <w:rPr>
                    <w:noProof/>
                    <w:w w:val="105"/>
                  </w:rPr>
                  <w:t>88</w:t>
                </w:r>
                <w:r>
                  <w:fldChar w:fldCharType="end"/>
                </w:r>
                <w:r>
                  <w:rPr>
                    <w:spacing w:val="-44"/>
                    <w:w w:val="105"/>
                  </w:rPr>
                  <w:t xml:space="preserve"> </w:t>
                </w:r>
                <w:r>
                  <w:rPr>
                    <w:w w:val="130"/>
                  </w:rPr>
                  <w:t>|</w:t>
                </w:r>
                <w:r>
                  <w:rPr>
                    <w:spacing w:val="-59"/>
                    <w:w w:val="130"/>
                  </w:rPr>
                  <w:t xml:space="preserve"> </w:t>
                </w:r>
                <w:r>
                  <w:rPr>
                    <w:w w:val="105"/>
                  </w:rPr>
                  <w:t>OpenTopic</w:t>
                </w:r>
                <w:r>
                  <w:rPr>
                    <w:spacing w:val="-43"/>
                    <w:w w:val="105"/>
                  </w:rPr>
                  <w:t xml:space="preserve"> </w:t>
                </w:r>
                <w:r>
                  <w:rPr>
                    <w:w w:val="130"/>
                  </w:rPr>
                  <w:t>|</w:t>
                </w:r>
                <w:r>
                  <w:rPr>
                    <w:spacing w:val="-59"/>
                    <w:w w:val="130"/>
                  </w:rPr>
                  <w:t xml:space="preserve"> </w:t>
                </w:r>
                <w:r>
                  <w:rPr>
                    <w:w w:val="105"/>
                  </w:rPr>
                  <w:t>数据库管理</w:t>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7" type="#_x0000_t202" style="position:absolute;margin-left:440pt;margin-top:34.65pt;width:134pt;height:12pt;z-index:-25906;mso-position-horizontal-relative:page;mso-position-vertical-relative:page" filled="f" stroked="f">
          <v:textbox style="mso-next-textbox:#_x0000_s1067" inset="0,0,0,0">
            <w:txbxContent>
              <w:p w:rsidR="00921398" w:rsidRDefault="00921398">
                <w:pPr>
                  <w:pStyle w:val="BodyText"/>
                  <w:spacing w:line="232" w:lineRule="exact"/>
                  <w:ind w:left="20"/>
                </w:pPr>
                <w:r>
                  <w:rPr>
                    <w:w w:val="105"/>
                  </w:rPr>
                  <w:t>OpenTopic</w:t>
                </w:r>
                <w:r>
                  <w:rPr>
                    <w:spacing w:val="-44"/>
                    <w:w w:val="105"/>
                  </w:rPr>
                  <w:t xml:space="preserve"> </w:t>
                </w:r>
                <w:r>
                  <w:rPr>
                    <w:w w:val="130"/>
                  </w:rPr>
                  <w:t>|</w:t>
                </w:r>
                <w:r>
                  <w:rPr>
                    <w:spacing w:val="-59"/>
                    <w:w w:val="130"/>
                  </w:rPr>
                  <w:t xml:space="preserve"> </w:t>
                </w:r>
                <w:r>
                  <w:rPr>
                    <w:w w:val="105"/>
                  </w:rPr>
                  <w:t>数据库管理</w:t>
                </w:r>
                <w:r>
                  <w:rPr>
                    <w:spacing w:val="-43"/>
                    <w:w w:val="105"/>
                  </w:rPr>
                  <w:t xml:space="preserve"> </w:t>
                </w:r>
                <w:r>
                  <w:rPr>
                    <w:w w:val="130"/>
                  </w:rPr>
                  <w:t>|</w:t>
                </w:r>
                <w:r>
                  <w:rPr>
                    <w:spacing w:val="-59"/>
                    <w:w w:val="130"/>
                  </w:rPr>
                  <w:t xml:space="preserve"> </w:t>
                </w:r>
                <w:r>
                  <w:fldChar w:fldCharType="begin"/>
                </w:r>
                <w:r>
                  <w:rPr>
                    <w:w w:val="105"/>
                  </w:rPr>
                  <w:instrText xml:space="preserve"> PAGE </w:instrText>
                </w:r>
                <w:r>
                  <w:fldChar w:fldCharType="separate"/>
                </w:r>
                <w:r w:rsidR="004E7BF8">
                  <w:rPr>
                    <w:noProof/>
                    <w:w w:val="105"/>
                  </w:rPr>
                  <w:t>87</w:t>
                </w:r>
                <w:r>
                  <w:fldChar w:fldCharType="end"/>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5" type="#_x0000_t202" style="position:absolute;margin-left:434.4pt;margin-top:34.65pt;width:139.6pt;height:12pt;z-index:-25904;mso-position-horizontal-relative:page;mso-position-vertical-relative:page" filled="f" stroked="f">
          <v:textbox style="mso-next-textbox:#_x0000_s1065" inset="0,0,0,0">
            <w:txbxContent>
              <w:p w:rsidR="00921398" w:rsidRDefault="00921398">
                <w:pPr>
                  <w:pStyle w:val="BodyText"/>
                  <w:spacing w:line="232" w:lineRule="exact"/>
                  <w:ind w:left="20"/>
                </w:pPr>
                <w:r>
                  <w:t>OpenTopic</w:t>
                </w:r>
                <w:r>
                  <w:rPr>
                    <w:spacing w:val="-22"/>
                  </w:rPr>
                  <w:t xml:space="preserve"> </w:t>
                </w:r>
                <w:r>
                  <w:t>|</w:t>
                </w:r>
                <w:r>
                  <w:rPr>
                    <w:spacing w:val="-22"/>
                  </w:rPr>
                  <w:t xml:space="preserve"> </w:t>
                </w:r>
                <w:r>
                  <w:t>Hadoop集成</w:t>
                </w:r>
                <w:r>
                  <w:rPr>
                    <w:spacing w:val="-21"/>
                  </w:rPr>
                  <w:t xml:space="preserve"> </w:t>
                </w:r>
                <w:r>
                  <w:t>|</w:t>
                </w:r>
                <w:r>
                  <w:rPr>
                    <w:spacing w:val="-22"/>
                  </w:rPr>
                  <w:t xml:space="preserve"> </w:t>
                </w:r>
                <w:fldSimple w:instr=" PAGE ">
                  <w:r w:rsidR="00B17E97">
                    <w:rPr>
                      <w:noProof/>
                    </w:rPr>
                    <w:t>99</w:t>
                  </w:r>
                </w:fldSimple>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0" w:lineRule="atLeast"/>
      <w:rPr>
        <w:sz w:val="4"/>
        <w:szCs w:val="4"/>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3" type="#_x0000_t202" style="position:absolute;margin-left:38pt;margin-top:34.65pt;width:129.5pt;height:12pt;z-index:-25902;mso-position-horizontal-relative:page;mso-position-vertical-relative:page" filled="f" stroked="f">
          <v:textbox style="mso-next-textbox:#_x0000_s1063"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98</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开发指南</w:t>
                </w:r>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4" type="#_x0000_t202" style="position:absolute;margin-left:434.4pt;margin-top:34.65pt;width:139.6pt;height:12pt;z-index:-25903;mso-position-horizontal-relative:page;mso-position-vertical-relative:page" filled="f" stroked="f">
          <v:textbox style="mso-next-textbox:#_x0000_s1064" inset="0,0,0,0">
            <w:txbxContent>
              <w:p w:rsidR="00921398" w:rsidRDefault="00921398">
                <w:pPr>
                  <w:pStyle w:val="BodyText"/>
                  <w:spacing w:line="232" w:lineRule="exact"/>
                  <w:ind w:left="20"/>
                </w:pPr>
                <w:r>
                  <w:t>OpenTopic</w:t>
                </w:r>
                <w:r>
                  <w:rPr>
                    <w:spacing w:val="-22"/>
                  </w:rPr>
                  <w:t xml:space="preserve"> </w:t>
                </w:r>
                <w:r>
                  <w:t>|</w:t>
                </w:r>
                <w:r>
                  <w:rPr>
                    <w:spacing w:val="-22"/>
                  </w:rPr>
                  <w:t xml:space="preserve"> </w:t>
                </w:r>
                <w:r>
                  <w:t>Hadoop集成</w:t>
                </w:r>
                <w:r>
                  <w:rPr>
                    <w:spacing w:val="-21"/>
                  </w:rPr>
                  <w:t xml:space="preserve"> </w:t>
                </w:r>
                <w:r>
                  <w:t>|</w:t>
                </w:r>
                <w:r>
                  <w:rPr>
                    <w:spacing w:val="-22"/>
                  </w:rPr>
                  <w:t xml:space="preserve"> </w:t>
                </w:r>
                <w:fldSimple w:instr=" PAGE ">
                  <w:r w:rsidR="00B17E97">
                    <w:rPr>
                      <w:noProof/>
                    </w:rPr>
                    <w:t>97</w:t>
                  </w:r>
                </w:fldSimple>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1" type="#_x0000_t202" style="position:absolute;margin-left:38pt;margin-top:34.65pt;width:129.5pt;height:12pt;z-index:-25900;mso-position-horizontal-relative:page;mso-position-vertical-relative:page" filled="f" stroked="f">
          <v:textbox style="mso-next-textbox:#_x0000_s1061"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144</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开发指南</w:t>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2" type="#_x0000_t202" style="position:absolute;margin-left:444.5pt;margin-top:34.65pt;width:129.5pt;height:12pt;z-index:-25901;mso-position-horizontal-relative:page;mso-position-vertical-relative:page" filled="f" stroked="f">
          <v:textbox style="mso-next-textbox:#_x0000_s1062"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开发指南</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145</w:t>
                </w:r>
                <w:r>
                  <w:fldChar w:fldCharType="end"/>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60" type="#_x0000_t202" style="position:absolute;margin-left:38pt;margin-top:34.65pt;width:129.5pt;height:12pt;z-index:-25899;mso-position-horizontal-relative:page;mso-position-vertical-relative:page" filled="f" stroked="f">
          <v:textbox style="mso-next-textbox:#_x0000_s1060"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150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9" type="#_x0000_t202" style="position:absolute;margin-left:444.5pt;margin-top:34.65pt;width:129.5pt;height:12pt;z-index:-25898;mso-position-horizontal-relative:page;mso-position-vertical-relative:page" filled="f" stroked="f">
          <v:textbox style="mso-next-textbox:#_x0000_s1059"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149</w:t>
                </w:r>
                <w:r>
                  <w:fldChar w:fldCharType="end"/>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7" type="#_x0000_t202" style="position:absolute;margin-left:38pt;margin-top:34.65pt;width:129.5pt;height:12pt;z-index:-25896;mso-position-horizontal-relative:page;mso-position-vertical-relative:page" filled="f" stroked="f">
          <v:textbox style="mso-next-textbox:#_x0000_s1057"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156</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8" type="#_x0000_t202" style="position:absolute;margin-left:444.5pt;margin-top:34.65pt;width:129.5pt;height:12pt;z-index:-25897;mso-position-horizontal-relative:page;mso-position-vertical-relative:page" filled="f" stroked="f">
          <v:textbox style="mso-next-textbox:#_x0000_s1058"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157</w:t>
                </w:r>
                <w:r>
                  <w:fldChar w:fldCharType="end"/>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6" type="#_x0000_t202" style="position:absolute;margin-left:38pt;margin-top:34.65pt;width:129.5pt;height:12pt;z-index:-25895;mso-position-horizontal-relative:page;mso-position-vertical-relative:page" filled="f" stroked="f">
          <v:textbox style="mso-next-textbox:#_x0000_s1056"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160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r w:rsidRPr="00EC10B3">
      <w:pict>
        <v:shape id="_x0000_s1055" type="#_x0000_t202" style="position:absolute;margin-left:80.7pt;margin-top:56.35pt;width:22pt;height:12pt;z-index:-25894;mso-position-horizontal-relative:page;mso-position-vertical-relative:page" filled="f" stroked="f">
          <v:textbox style="mso-next-textbox:#_x0000_s1055" inset="0,0,0,0">
            <w:txbxContent>
              <w:p w:rsidR="00921398" w:rsidRDefault="00921398">
                <w:pPr>
                  <w:pStyle w:val="BodyText"/>
                  <w:spacing w:line="232" w:lineRule="exact"/>
                  <w:ind w:left="20"/>
                </w:pPr>
                <w:r>
                  <w:t>格式</w:t>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4" type="#_x0000_t202" style="position:absolute;margin-left:444.5pt;margin-top:34.65pt;width:129.5pt;height:12pt;z-index:-25893;mso-position-horizontal-relative:page;mso-position-vertical-relative:page" filled="f" stroked="f">
          <v:textbox style="mso-next-textbox:#_x0000_s1054"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161</w:t>
                </w:r>
                <w:r>
                  <w:fldChar w:fldCharType="end"/>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3" type="#_x0000_t202" style="position:absolute;margin-left:38pt;margin-top:34.65pt;width:129.5pt;height:12pt;z-index:-25892;mso-position-horizontal-relative:page;mso-position-vertical-relative:page" filled="f" stroked="f">
          <v:textbox style="mso-next-textbox:#_x0000_s1053"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166</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2" type="#_x0000_t202" style="position:absolute;margin-left:444.5pt;margin-top:34.65pt;width:129.5pt;height:12pt;z-index:-25891;mso-position-horizontal-relative:page;mso-position-vertical-relative:page" filled="f" stroked="f">
          <v:textbox style="mso-next-textbox:#_x0000_s1052"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165</w:t>
                </w:r>
                <w:r>
                  <w:fldChar w:fldCharType="end"/>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0" type="#_x0000_t202" style="position:absolute;margin-left:38pt;margin-top:34.65pt;width:129.5pt;height:12pt;z-index:-25889;mso-position-horizontal-relative:page;mso-position-vertical-relative:page" filled="f" stroked="f">
          <v:textbox style="mso-next-textbox:#_x0000_s1050"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174</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51" type="#_x0000_t202" style="position:absolute;margin-left:444.5pt;margin-top:34.65pt;width:129.5pt;height:12pt;z-index:-25890;mso-position-horizontal-relative:page;mso-position-vertical-relative:page" filled="f" stroked="f">
          <v:textbox style="mso-next-textbox:#_x0000_s1051"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175</w:t>
                </w:r>
                <w:r>
                  <w:fldChar w:fldCharType="end"/>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9" type="#_x0000_t202" style="position:absolute;margin-left:38pt;margin-top:34.65pt;width:129.5pt;height:12pt;z-index:-25888;mso-position-horizontal-relative:page;mso-position-vertical-relative:page" filled="f" stroked="f">
          <v:textbox style="mso-next-textbox:#_x0000_s1049"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178</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r w:rsidRPr="00EC10B3">
      <w:pict>
        <v:shape id="_x0000_s1048" type="#_x0000_t202" style="position:absolute;margin-left:80.7pt;margin-top:56.35pt;width:22pt;height:12pt;z-index:-25887;mso-position-horizontal-relative:page;mso-position-vertical-relative:page" filled="f" stroked="f">
          <v:textbox style="mso-next-textbox:#_x0000_s1048" inset="0,0,0,0">
            <w:txbxContent>
              <w:p w:rsidR="00921398" w:rsidRDefault="00921398">
                <w:pPr>
                  <w:pStyle w:val="BodyText"/>
                  <w:spacing w:line="232" w:lineRule="exact"/>
                  <w:ind w:left="20"/>
                </w:pPr>
                <w:r>
                  <w:t>示例</w:t>
                </w:r>
              </w:p>
            </w:txbxContent>
          </v:textbox>
          <w10:wrap anchorx="page" anchory="pag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7" type="#_x0000_t202" style="position:absolute;margin-left:444.5pt;margin-top:34.65pt;width:129.5pt;height:12pt;z-index:-25886;mso-position-horizontal-relative:page;mso-position-vertical-relative:page" filled="f" stroked="f">
          <v:textbox style="mso-next-textbox:#_x0000_s1047"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179</w:t>
                </w:r>
                <w:r>
                  <w:fldChar w:fldCharType="end"/>
                </w:r>
              </w:p>
            </w:txbxContent>
          </v:textbox>
          <w10:wrap anchorx="page" anchory="pag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6" type="#_x0000_t202" style="position:absolute;margin-left:38pt;margin-top:34.65pt;width:129.5pt;height:12pt;z-index:-25885;mso-position-horizontal-relative:page;mso-position-vertical-relative:page" filled="f" stroked="f">
          <v:textbox style="mso-next-textbox:#_x0000_s1046"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182</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5" type="#_x0000_t202" style="position:absolute;margin-left:444.5pt;margin-top:34.65pt;width:129.5pt;height:12pt;z-index:-25884;mso-position-horizontal-relative:page;mso-position-vertical-relative:page" filled="f" stroked="f">
          <v:textbox style="mso-next-textbox:#_x0000_s1045"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183</w:t>
                </w:r>
                <w:r>
                  <w:fldChar w:fldCharType="end"/>
                </w:r>
              </w:p>
            </w:txbxContent>
          </v:textbox>
          <w10:wrap anchorx="page" anchory="pag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4" type="#_x0000_t202" style="position:absolute;margin-left:38pt;margin-top:34.65pt;width:129.5pt;height:12pt;z-index:-25883;mso-position-horizontal-relative:page;mso-position-vertical-relative:page" filled="f" stroked="f">
          <v:textbox style="mso-next-textbox:#_x0000_s1044"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186</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r w:rsidRPr="00EC10B3">
      <w:pict>
        <v:shape id="_x0000_s1043" type="#_x0000_t202" style="position:absolute;margin-left:80.7pt;margin-top:56.35pt;width:22pt;height:12pt;z-index:-25882;mso-position-horizontal-relative:page;mso-position-vertical-relative:page" filled="f" stroked="f">
          <v:textbox style="mso-next-textbox:#_x0000_s1043" inset="0,0,0,0">
            <w:txbxContent>
              <w:p w:rsidR="00921398" w:rsidRDefault="00921398">
                <w:pPr>
                  <w:pStyle w:val="BodyText"/>
                  <w:spacing w:line="232" w:lineRule="exact"/>
                  <w:ind w:left="20"/>
                </w:pPr>
                <w:r>
                  <w:t>示例</w:t>
                </w:r>
              </w:p>
            </w:txbxContent>
          </v:textbox>
          <w10:wrap anchorx="page" anchory="pag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2" type="#_x0000_t202" style="position:absolute;margin-left:444.5pt;margin-top:34.65pt;width:129.5pt;height:12pt;z-index:-25881;mso-position-horizontal-relative:page;mso-position-vertical-relative:page" filled="f" stroked="f">
          <v:textbox style="mso-next-textbox:#_x0000_s1042"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187</w:t>
                </w:r>
                <w:r>
                  <w:fldChar w:fldCharType="end"/>
                </w:r>
              </w:p>
            </w:txbxContent>
          </v:textbox>
          <w10:wrap anchorx="page" anchory="pag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1" type="#_x0000_t202" style="position:absolute;margin-left:38pt;margin-top:34.65pt;width:129.5pt;height:12pt;z-index:-25880;mso-position-horizontal-relative:page;mso-position-vertical-relative:page" filled="f" stroked="f">
          <v:textbox style="mso-next-textbox:#_x0000_s1041"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190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40" type="#_x0000_t202" style="position:absolute;margin-left:444.5pt;margin-top:34.65pt;width:129.5pt;height:12pt;z-index:-25879;mso-position-horizontal-relative:page;mso-position-vertical-relative:page" filled="f" stroked="f">
          <v:textbox style="mso-next-textbox:#_x0000_s1040"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191</w:t>
                </w:r>
                <w:r>
                  <w:fldChar w:fldCharType="end"/>
                </w:r>
              </w:p>
            </w:txbxContent>
          </v:textbox>
          <w10:wrap anchorx="page" anchory="pag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9" type="#_x0000_t202" style="position:absolute;margin-left:38pt;margin-top:34.65pt;width:129.5pt;height:12pt;z-index:-25878;mso-position-horizontal-relative:page;mso-position-vertical-relative:page" filled="f" stroked="f">
          <v:textbox style="mso-next-textbox:#_x0000_s1039"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194</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r w:rsidRPr="00EC10B3">
      <w:pict>
        <v:shape id="_x0000_s1038" type="#_x0000_t202" style="position:absolute;margin-left:80.7pt;margin-top:56.35pt;width:22pt;height:12pt;z-index:-25877;mso-position-horizontal-relative:page;mso-position-vertical-relative:page" filled="f" stroked="f">
          <v:textbox style="mso-next-textbox:#_x0000_s1038" inset="0,0,0,0">
            <w:txbxContent>
              <w:p w:rsidR="00921398" w:rsidRDefault="00921398">
                <w:pPr>
                  <w:pStyle w:val="BodyText"/>
                  <w:spacing w:line="232" w:lineRule="exact"/>
                  <w:ind w:left="20"/>
                </w:pPr>
                <w:r>
                  <w:t>示例</w:t>
                </w:r>
              </w:p>
            </w:txbxContent>
          </v:textbox>
          <w10:wrap anchorx="page" anchory="pag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7" type="#_x0000_t202" style="position:absolute;margin-left:444.5pt;margin-top:34.65pt;width:129.5pt;height:12pt;z-index:-25876;mso-position-horizontal-relative:page;mso-position-vertical-relative:page" filled="f" stroked="f">
          <v:textbox style="mso-next-textbox:#_x0000_s1037"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195</w:t>
                </w:r>
                <w:r>
                  <w:fldChar w:fldCharType="end"/>
                </w:r>
              </w:p>
            </w:txbxContent>
          </v:textbox>
          <w10:wrap anchorx="page" anchory="pag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6" type="#_x0000_t202" style="position:absolute;margin-left:38pt;margin-top:34.65pt;width:129.5pt;height:12pt;z-index:-25875;mso-position-horizontal-relative:page;mso-position-vertical-relative:page" filled="f" stroked="f">
          <v:textbox style="mso-next-textbox:#_x0000_s1036"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200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5" type="#_x0000_t202" style="position:absolute;margin-left:444.5pt;margin-top:34.65pt;width:129.5pt;height:12pt;z-index:-25874;mso-position-horizontal-relative:page;mso-position-vertical-relative:page" filled="f" stroked="f">
          <v:textbox style="mso-next-textbox:#_x0000_s1035"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201</w:t>
                </w:r>
                <w:r>
                  <w:fldChar w:fldCharType="end"/>
                </w:r>
              </w:p>
            </w:txbxContent>
          </v:textbox>
          <w10:wrap anchorx="page" anchory="pag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4" type="#_x0000_t202" style="position:absolute;margin-left:38pt;margin-top:34.65pt;width:129.5pt;height:12pt;z-index:-25873;mso-position-horizontal-relative:page;mso-position-vertical-relative:page" filled="f" stroked="f">
          <v:textbox style="mso-next-textbox:#_x0000_s1034"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204</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r w:rsidRPr="00EC10B3">
      <w:pict>
        <v:shape id="_x0000_s1033" type="#_x0000_t202" style="position:absolute;margin-left:80.7pt;margin-top:56.35pt;width:22pt;height:12pt;z-index:-25872;mso-position-horizontal-relative:page;mso-position-vertical-relative:page" filled="f" stroked="f">
          <v:textbox style="mso-next-textbox:#_x0000_s1033" inset="0,0,0,0">
            <w:txbxContent>
              <w:p w:rsidR="00921398" w:rsidRDefault="00921398">
                <w:pPr>
                  <w:pStyle w:val="BodyText"/>
                  <w:spacing w:line="232" w:lineRule="exact"/>
                  <w:ind w:left="20"/>
                </w:pPr>
                <w:r>
                  <w:t>描述</w:t>
                </w:r>
              </w:p>
            </w:txbxContent>
          </v:textbox>
          <w10:wrap anchorx="page" anchory="pag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2" type="#_x0000_t202" style="position:absolute;margin-left:444.5pt;margin-top:34.65pt;width:129.5pt;height:12pt;z-index:-25871;mso-position-horizontal-relative:page;mso-position-vertical-relative:page" filled="f" stroked="f">
          <v:textbox style="mso-next-textbox:#_x0000_s1032"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205</w:t>
                </w:r>
                <w:r>
                  <w:fldChar w:fldCharType="end"/>
                </w:r>
              </w:p>
            </w:txbxContent>
          </v:textbox>
          <w10:wrap anchorx="page" anchory="pag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1" type="#_x0000_t202" style="position:absolute;margin-left:38pt;margin-top:34.65pt;width:129.5pt;height:12pt;z-index:-25870;mso-position-horizontal-relative:page;mso-position-vertical-relative:page" filled="f" stroked="f">
          <v:textbox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220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30" type="#_x0000_t202" style="position:absolute;margin-left:444.5pt;margin-top:34.65pt;width:129.5pt;height:12pt;z-index:-25869;mso-position-horizontal-relative:page;mso-position-vertical-relative:page" filled="f" stroked="f">
          <v:textbox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219</w:t>
                </w:r>
                <w:r>
                  <w:fldChar w:fldCharType="end"/>
                </w:r>
              </w:p>
            </w:txbxContent>
          </v:textbox>
          <w10:wrap anchorx="page" anchory="pag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27" type="#_x0000_t202" style="position:absolute;margin-left:38pt;margin-top:34.65pt;width:129.5pt;height:12pt;z-index:-25866;mso-position-horizontal-relative:page;mso-position-vertical-relative:page" filled="f" stroked="f">
          <v:textbox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224</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29" type="#_x0000_t202" style="position:absolute;margin-left:444.5pt;margin-top:34.65pt;width:129.5pt;height:12pt;z-index:-25868;mso-position-horizontal-relative:page;mso-position-vertical-relative:page" filled="f" stroked="f">
          <v:textbox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223</w:t>
                </w:r>
                <w:r>
                  <w:fldChar w:fldCharType="end"/>
                </w:r>
              </w:p>
            </w:txbxContent>
          </v:textbox>
          <w10:wrap anchorx="page" anchory="page"/>
        </v:shape>
      </w:pict>
    </w:r>
    <w:r w:rsidRPr="00EC10B3">
      <w:pict>
        <v:shape id="_x0000_s1028" type="#_x0000_t202" style="position:absolute;margin-left:80.7pt;margin-top:56.35pt;width:22pt;height:12pt;z-index:-25867;mso-position-horizontal-relative:page;mso-position-vertical-relative:page" filled="f" stroked="f">
          <v:textbox inset="0,0,0,0">
            <w:txbxContent>
              <w:p w:rsidR="00921398" w:rsidRDefault="00921398">
                <w:pPr>
                  <w:pStyle w:val="BodyText"/>
                  <w:spacing w:line="232" w:lineRule="exact"/>
                  <w:ind w:left="20"/>
                </w:pPr>
                <w:r>
                  <w:t>语法</w:t>
                </w:r>
              </w:p>
            </w:txbxContent>
          </v:textbox>
          <w10:wrap anchorx="page" anchory="pag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25" type="#_x0000_t202" style="position:absolute;margin-left:38pt;margin-top:34.65pt;width:129.5pt;height:12pt;z-index:-25864;mso-position-horizontal-relative:page;mso-position-vertical-relative:page" filled="f" stroked="f">
          <v:textbox inset="0,0,0,0">
            <w:txbxContent>
              <w:p w:rsidR="00921398" w:rsidRDefault="00921398">
                <w:pPr>
                  <w:pStyle w:val="BodyText"/>
                  <w:spacing w:line="232" w:lineRule="exact"/>
                  <w:ind w:left="40"/>
                </w:pPr>
                <w:r>
                  <w:fldChar w:fldCharType="begin"/>
                </w:r>
                <w:r>
                  <w:rPr>
                    <w:w w:val="105"/>
                  </w:rPr>
                  <w:instrText xml:space="preserve"> PAGE </w:instrText>
                </w:r>
                <w:r>
                  <w:fldChar w:fldCharType="separate"/>
                </w:r>
                <w:r w:rsidR="00B17E97">
                  <w:rPr>
                    <w:noProof/>
                    <w:w w:val="105"/>
                  </w:rPr>
                  <w:t>240</w:t>
                </w:r>
                <w:r>
                  <w:fldChar w:fldCharType="end"/>
                </w:r>
                <w:r>
                  <w:rPr>
                    <w:spacing w:val="-45"/>
                    <w:w w:val="105"/>
                  </w:rPr>
                  <w:t xml:space="preserve"> </w:t>
                </w:r>
                <w:r>
                  <w:rPr>
                    <w:w w:val="130"/>
                  </w:rPr>
                  <w:t>|</w:t>
                </w:r>
                <w:r>
                  <w:rPr>
                    <w:spacing w:val="-60"/>
                    <w:w w:val="130"/>
                  </w:rPr>
                  <w:t xml:space="preserve"> </w:t>
                </w:r>
                <w:r>
                  <w:rPr>
                    <w:w w:val="105"/>
                  </w:rPr>
                  <w:t>OpenTopic</w:t>
                </w:r>
                <w:r>
                  <w:rPr>
                    <w:spacing w:val="-44"/>
                    <w:w w:val="105"/>
                  </w:rPr>
                  <w:t xml:space="preserve"> </w:t>
                </w:r>
                <w:r>
                  <w:rPr>
                    <w:w w:val="130"/>
                  </w:rPr>
                  <w:t>|</w:t>
                </w:r>
                <w:r>
                  <w:rPr>
                    <w:spacing w:val="-60"/>
                    <w:w w:val="130"/>
                  </w:rPr>
                  <w:t xml:space="preserve"> </w:t>
                </w:r>
                <w:r>
                  <w:rPr>
                    <w:w w:val="105"/>
                  </w:rPr>
                  <w:t>参考手册</w:t>
                </w:r>
              </w:p>
            </w:txbxContent>
          </v:textbox>
          <w10:wrap anchorx="page" anchory="pag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398" w:rsidRDefault="00921398">
    <w:pPr>
      <w:spacing w:line="200" w:lineRule="exact"/>
      <w:rPr>
        <w:sz w:val="20"/>
        <w:szCs w:val="20"/>
      </w:rPr>
    </w:pPr>
    <w:r w:rsidRPr="00EC10B3">
      <w:pict>
        <v:shapetype id="_x0000_t202" coordsize="21600,21600" o:spt="202" path="m,l,21600r21600,l21600,xe">
          <v:stroke joinstyle="miter"/>
          <v:path gradientshapeok="t" o:connecttype="rect"/>
        </v:shapetype>
        <v:shape id="_x0000_s1026" type="#_x0000_t202" style="position:absolute;margin-left:444.5pt;margin-top:34.65pt;width:129.5pt;height:12pt;z-index:-25865;mso-position-horizontal-relative:page;mso-position-vertical-relative:page" filled="f" stroked="f">
          <v:textbox inset="0,0,0,0">
            <w:txbxContent>
              <w:p w:rsidR="00921398" w:rsidRDefault="00921398">
                <w:pPr>
                  <w:pStyle w:val="BodyText"/>
                  <w:spacing w:line="232" w:lineRule="exact"/>
                  <w:ind w:left="20"/>
                </w:pPr>
                <w:r>
                  <w:rPr>
                    <w:w w:val="105"/>
                  </w:rPr>
                  <w:t>OpenTopic</w:t>
                </w:r>
                <w:r>
                  <w:rPr>
                    <w:spacing w:val="-45"/>
                    <w:w w:val="105"/>
                  </w:rPr>
                  <w:t xml:space="preserve"> </w:t>
                </w:r>
                <w:r>
                  <w:rPr>
                    <w:w w:val="130"/>
                  </w:rPr>
                  <w:t>|</w:t>
                </w:r>
                <w:r>
                  <w:rPr>
                    <w:spacing w:val="-60"/>
                    <w:w w:val="130"/>
                  </w:rPr>
                  <w:t xml:space="preserve"> </w:t>
                </w:r>
                <w:r>
                  <w:rPr>
                    <w:w w:val="105"/>
                  </w:rPr>
                  <w:t>参考手册</w:t>
                </w:r>
                <w:r>
                  <w:rPr>
                    <w:spacing w:val="-44"/>
                    <w:w w:val="105"/>
                  </w:rPr>
                  <w:t xml:space="preserve"> </w:t>
                </w:r>
                <w:r>
                  <w:rPr>
                    <w:w w:val="130"/>
                  </w:rPr>
                  <w:t>|</w:t>
                </w:r>
                <w:r>
                  <w:rPr>
                    <w:spacing w:val="-60"/>
                    <w:w w:val="130"/>
                  </w:rPr>
                  <w:t xml:space="preserve"> </w:t>
                </w:r>
                <w:r>
                  <w:fldChar w:fldCharType="begin"/>
                </w:r>
                <w:r>
                  <w:rPr>
                    <w:w w:val="105"/>
                  </w:rPr>
                  <w:instrText xml:space="preserve"> PAGE </w:instrText>
                </w:r>
                <w:r>
                  <w:fldChar w:fldCharType="separate"/>
                </w:r>
                <w:r w:rsidR="00B17E97">
                  <w:rPr>
                    <w:noProof/>
                    <w:w w:val="105"/>
                  </w:rPr>
                  <w:t>239</w:t>
                </w:r>
                <w: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5687"/>
    <w:multiLevelType w:val="hybridMultilevel"/>
    <w:tmpl w:val="9F5E861E"/>
    <w:lvl w:ilvl="0" w:tplc="A0600C7A">
      <w:start w:val="1"/>
      <w:numFmt w:val="bullet"/>
      <w:lvlText w:val="•"/>
      <w:lvlJc w:val="left"/>
      <w:pPr>
        <w:ind w:hanging="284"/>
      </w:pPr>
      <w:rPr>
        <w:rFonts w:ascii="Times New Roman" w:eastAsia="Times New Roman" w:hAnsi="Times New Roman" w:hint="default"/>
        <w:sz w:val="20"/>
        <w:szCs w:val="20"/>
      </w:rPr>
    </w:lvl>
    <w:lvl w:ilvl="1" w:tplc="F29A9464">
      <w:start w:val="1"/>
      <w:numFmt w:val="bullet"/>
      <w:lvlText w:val="•"/>
      <w:lvlJc w:val="left"/>
      <w:rPr>
        <w:rFonts w:hint="default"/>
      </w:rPr>
    </w:lvl>
    <w:lvl w:ilvl="2" w:tplc="558EA1B6">
      <w:start w:val="1"/>
      <w:numFmt w:val="bullet"/>
      <w:lvlText w:val="•"/>
      <w:lvlJc w:val="left"/>
      <w:rPr>
        <w:rFonts w:hint="default"/>
      </w:rPr>
    </w:lvl>
    <w:lvl w:ilvl="3" w:tplc="3D3221EA">
      <w:start w:val="1"/>
      <w:numFmt w:val="bullet"/>
      <w:lvlText w:val="•"/>
      <w:lvlJc w:val="left"/>
      <w:rPr>
        <w:rFonts w:hint="default"/>
      </w:rPr>
    </w:lvl>
    <w:lvl w:ilvl="4" w:tplc="655A83F4">
      <w:start w:val="1"/>
      <w:numFmt w:val="bullet"/>
      <w:lvlText w:val="•"/>
      <w:lvlJc w:val="left"/>
      <w:rPr>
        <w:rFonts w:hint="default"/>
      </w:rPr>
    </w:lvl>
    <w:lvl w:ilvl="5" w:tplc="998861E8">
      <w:start w:val="1"/>
      <w:numFmt w:val="bullet"/>
      <w:lvlText w:val="•"/>
      <w:lvlJc w:val="left"/>
      <w:rPr>
        <w:rFonts w:hint="default"/>
      </w:rPr>
    </w:lvl>
    <w:lvl w:ilvl="6" w:tplc="8D42966E">
      <w:start w:val="1"/>
      <w:numFmt w:val="bullet"/>
      <w:lvlText w:val="•"/>
      <w:lvlJc w:val="left"/>
      <w:rPr>
        <w:rFonts w:hint="default"/>
      </w:rPr>
    </w:lvl>
    <w:lvl w:ilvl="7" w:tplc="9FD8C452">
      <w:start w:val="1"/>
      <w:numFmt w:val="bullet"/>
      <w:lvlText w:val="•"/>
      <w:lvlJc w:val="left"/>
      <w:rPr>
        <w:rFonts w:hint="default"/>
      </w:rPr>
    </w:lvl>
    <w:lvl w:ilvl="8" w:tplc="F70C138E">
      <w:start w:val="1"/>
      <w:numFmt w:val="bullet"/>
      <w:lvlText w:val="•"/>
      <w:lvlJc w:val="left"/>
      <w:rPr>
        <w:rFonts w:hint="default"/>
      </w:rPr>
    </w:lvl>
  </w:abstractNum>
  <w:abstractNum w:abstractNumId="1">
    <w:nsid w:val="01D16664"/>
    <w:multiLevelType w:val="hybridMultilevel"/>
    <w:tmpl w:val="949A7C44"/>
    <w:lvl w:ilvl="0" w:tplc="A2063FD4">
      <w:start w:val="1"/>
      <w:numFmt w:val="bullet"/>
      <w:lvlText w:val="•"/>
      <w:lvlJc w:val="left"/>
      <w:pPr>
        <w:ind w:hanging="284"/>
      </w:pPr>
      <w:rPr>
        <w:rFonts w:ascii="Times New Roman" w:eastAsia="Times New Roman" w:hAnsi="Times New Roman" w:hint="default"/>
        <w:sz w:val="14"/>
        <w:szCs w:val="14"/>
      </w:rPr>
    </w:lvl>
    <w:lvl w:ilvl="1" w:tplc="FE26BD8A">
      <w:start w:val="1"/>
      <w:numFmt w:val="bullet"/>
      <w:lvlText w:val="•"/>
      <w:lvlJc w:val="left"/>
      <w:rPr>
        <w:rFonts w:hint="default"/>
      </w:rPr>
    </w:lvl>
    <w:lvl w:ilvl="2" w:tplc="D444AB58">
      <w:start w:val="1"/>
      <w:numFmt w:val="bullet"/>
      <w:lvlText w:val="•"/>
      <w:lvlJc w:val="left"/>
      <w:rPr>
        <w:rFonts w:hint="default"/>
      </w:rPr>
    </w:lvl>
    <w:lvl w:ilvl="3" w:tplc="DE2CE9EC">
      <w:start w:val="1"/>
      <w:numFmt w:val="bullet"/>
      <w:lvlText w:val="•"/>
      <w:lvlJc w:val="left"/>
      <w:rPr>
        <w:rFonts w:hint="default"/>
      </w:rPr>
    </w:lvl>
    <w:lvl w:ilvl="4" w:tplc="AACA8940">
      <w:start w:val="1"/>
      <w:numFmt w:val="bullet"/>
      <w:lvlText w:val="•"/>
      <w:lvlJc w:val="left"/>
      <w:rPr>
        <w:rFonts w:hint="default"/>
      </w:rPr>
    </w:lvl>
    <w:lvl w:ilvl="5" w:tplc="BBDA4194">
      <w:start w:val="1"/>
      <w:numFmt w:val="bullet"/>
      <w:lvlText w:val="•"/>
      <w:lvlJc w:val="left"/>
      <w:rPr>
        <w:rFonts w:hint="default"/>
      </w:rPr>
    </w:lvl>
    <w:lvl w:ilvl="6" w:tplc="36C0D0FA">
      <w:start w:val="1"/>
      <w:numFmt w:val="bullet"/>
      <w:lvlText w:val="•"/>
      <w:lvlJc w:val="left"/>
      <w:rPr>
        <w:rFonts w:hint="default"/>
      </w:rPr>
    </w:lvl>
    <w:lvl w:ilvl="7" w:tplc="8E167164">
      <w:start w:val="1"/>
      <w:numFmt w:val="bullet"/>
      <w:lvlText w:val="•"/>
      <w:lvlJc w:val="left"/>
      <w:rPr>
        <w:rFonts w:hint="default"/>
      </w:rPr>
    </w:lvl>
    <w:lvl w:ilvl="8" w:tplc="81B0AC40">
      <w:start w:val="1"/>
      <w:numFmt w:val="bullet"/>
      <w:lvlText w:val="•"/>
      <w:lvlJc w:val="left"/>
      <w:rPr>
        <w:rFonts w:hint="default"/>
      </w:rPr>
    </w:lvl>
  </w:abstractNum>
  <w:abstractNum w:abstractNumId="2">
    <w:nsid w:val="076145A1"/>
    <w:multiLevelType w:val="hybridMultilevel"/>
    <w:tmpl w:val="EAEE469E"/>
    <w:lvl w:ilvl="0" w:tplc="B02C0402">
      <w:start w:val="1"/>
      <w:numFmt w:val="decimal"/>
      <w:lvlText w:val="%1"/>
      <w:lvlJc w:val="left"/>
      <w:pPr>
        <w:ind w:hanging="110"/>
      </w:pPr>
      <w:rPr>
        <w:rFonts w:ascii="微软雅黑" w:eastAsia="微软雅黑" w:hAnsi="微软雅黑" w:hint="default"/>
        <w:w w:val="99"/>
        <w:sz w:val="20"/>
        <w:szCs w:val="20"/>
      </w:rPr>
    </w:lvl>
    <w:lvl w:ilvl="1" w:tplc="048A59DE">
      <w:start w:val="3"/>
      <w:numFmt w:val="decimal"/>
      <w:lvlText w:val="%2"/>
      <w:lvlJc w:val="left"/>
      <w:pPr>
        <w:ind w:hanging="110"/>
      </w:pPr>
      <w:rPr>
        <w:rFonts w:ascii="微软雅黑" w:eastAsia="微软雅黑" w:hAnsi="微软雅黑" w:hint="default"/>
        <w:w w:val="99"/>
        <w:sz w:val="20"/>
        <w:szCs w:val="20"/>
      </w:rPr>
    </w:lvl>
    <w:lvl w:ilvl="2" w:tplc="18F6EDD0">
      <w:start w:val="1"/>
      <w:numFmt w:val="bullet"/>
      <w:lvlText w:val="•"/>
      <w:lvlJc w:val="left"/>
      <w:rPr>
        <w:rFonts w:hint="default"/>
      </w:rPr>
    </w:lvl>
    <w:lvl w:ilvl="3" w:tplc="D9460F7C">
      <w:start w:val="1"/>
      <w:numFmt w:val="bullet"/>
      <w:lvlText w:val="•"/>
      <w:lvlJc w:val="left"/>
      <w:rPr>
        <w:rFonts w:hint="default"/>
      </w:rPr>
    </w:lvl>
    <w:lvl w:ilvl="4" w:tplc="498E506E">
      <w:start w:val="1"/>
      <w:numFmt w:val="bullet"/>
      <w:lvlText w:val="•"/>
      <w:lvlJc w:val="left"/>
      <w:rPr>
        <w:rFonts w:hint="default"/>
      </w:rPr>
    </w:lvl>
    <w:lvl w:ilvl="5" w:tplc="07F0CE44">
      <w:start w:val="1"/>
      <w:numFmt w:val="bullet"/>
      <w:lvlText w:val="•"/>
      <w:lvlJc w:val="left"/>
      <w:rPr>
        <w:rFonts w:hint="default"/>
      </w:rPr>
    </w:lvl>
    <w:lvl w:ilvl="6" w:tplc="B4F6C8C8">
      <w:start w:val="1"/>
      <w:numFmt w:val="bullet"/>
      <w:lvlText w:val="•"/>
      <w:lvlJc w:val="left"/>
      <w:rPr>
        <w:rFonts w:hint="default"/>
      </w:rPr>
    </w:lvl>
    <w:lvl w:ilvl="7" w:tplc="47F62DA4">
      <w:start w:val="1"/>
      <w:numFmt w:val="bullet"/>
      <w:lvlText w:val="•"/>
      <w:lvlJc w:val="left"/>
      <w:rPr>
        <w:rFonts w:hint="default"/>
      </w:rPr>
    </w:lvl>
    <w:lvl w:ilvl="8" w:tplc="421C8C06">
      <w:start w:val="1"/>
      <w:numFmt w:val="bullet"/>
      <w:lvlText w:val="•"/>
      <w:lvlJc w:val="left"/>
      <w:rPr>
        <w:rFonts w:hint="default"/>
      </w:rPr>
    </w:lvl>
  </w:abstractNum>
  <w:abstractNum w:abstractNumId="3">
    <w:nsid w:val="16ED3CCF"/>
    <w:multiLevelType w:val="hybridMultilevel"/>
    <w:tmpl w:val="05747F12"/>
    <w:lvl w:ilvl="0" w:tplc="44C6BE0C">
      <w:start w:val="1"/>
      <w:numFmt w:val="bullet"/>
      <w:lvlText w:val="•"/>
      <w:lvlJc w:val="left"/>
      <w:pPr>
        <w:ind w:hanging="284"/>
      </w:pPr>
      <w:rPr>
        <w:rFonts w:ascii="Times New Roman" w:eastAsia="Times New Roman" w:hAnsi="Times New Roman" w:hint="default"/>
        <w:sz w:val="14"/>
        <w:szCs w:val="14"/>
      </w:rPr>
    </w:lvl>
    <w:lvl w:ilvl="1" w:tplc="6FEE6C1E">
      <w:start w:val="1"/>
      <w:numFmt w:val="bullet"/>
      <w:lvlText w:val="•"/>
      <w:lvlJc w:val="left"/>
      <w:rPr>
        <w:rFonts w:hint="default"/>
      </w:rPr>
    </w:lvl>
    <w:lvl w:ilvl="2" w:tplc="34CA7AEE">
      <w:start w:val="1"/>
      <w:numFmt w:val="bullet"/>
      <w:lvlText w:val="•"/>
      <w:lvlJc w:val="left"/>
      <w:rPr>
        <w:rFonts w:hint="default"/>
      </w:rPr>
    </w:lvl>
    <w:lvl w:ilvl="3" w:tplc="784C87D4">
      <w:start w:val="1"/>
      <w:numFmt w:val="bullet"/>
      <w:lvlText w:val="•"/>
      <w:lvlJc w:val="left"/>
      <w:rPr>
        <w:rFonts w:hint="default"/>
      </w:rPr>
    </w:lvl>
    <w:lvl w:ilvl="4" w:tplc="3192F678">
      <w:start w:val="1"/>
      <w:numFmt w:val="bullet"/>
      <w:lvlText w:val="•"/>
      <w:lvlJc w:val="left"/>
      <w:rPr>
        <w:rFonts w:hint="default"/>
      </w:rPr>
    </w:lvl>
    <w:lvl w:ilvl="5" w:tplc="E346A142">
      <w:start w:val="1"/>
      <w:numFmt w:val="bullet"/>
      <w:lvlText w:val="•"/>
      <w:lvlJc w:val="left"/>
      <w:rPr>
        <w:rFonts w:hint="default"/>
      </w:rPr>
    </w:lvl>
    <w:lvl w:ilvl="6" w:tplc="D9CACFF2">
      <w:start w:val="1"/>
      <w:numFmt w:val="bullet"/>
      <w:lvlText w:val="•"/>
      <w:lvlJc w:val="left"/>
      <w:rPr>
        <w:rFonts w:hint="default"/>
      </w:rPr>
    </w:lvl>
    <w:lvl w:ilvl="7" w:tplc="1DE689EC">
      <w:start w:val="1"/>
      <w:numFmt w:val="bullet"/>
      <w:lvlText w:val="•"/>
      <w:lvlJc w:val="left"/>
      <w:rPr>
        <w:rFonts w:hint="default"/>
      </w:rPr>
    </w:lvl>
    <w:lvl w:ilvl="8" w:tplc="BF20A076">
      <w:start w:val="1"/>
      <w:numFmt w:val="bullet"/>
      <w:lvlText w:val="•"/>
      <w:lvlJc w:val="left"/>
      <w:rPr>
        <w:rFonts w:hint="default"/>
      </w:rPr>
    </w:lvl>
  </w:abstractNum>
  <w:abstractNum w:abstractNumId="4">
    <w:nsid w:val="1CDA130A"/>
    <w:multiLevelType w:val="hybridMultilevel"/>
    <w:tmpl w:val="23A02CC4"/>
    <w:lvl w:ilvl="0" w:tplc="CDD05A92">
      <w:start w:val="1"/>
      <w:numFmt w:val="bullet"/>
      <w:lvlText w:val="•"/>
      <w:lvlJc w:val="left"/>
      <w:pPr>
        <w:ind w:hanging="284"/>
      </w:pPr>
      <w:rPr>
        <w:rFonts w:ascii="Times New Roman" w:eastAsia="Times New Roman" w:hAnsi="Times New Roman" w:hint="default"/>
        <w:sz w:val="20"/>
        <w:szCs w:val="20"/>
      </w:rPr>
    </w:lvl>
    <w:lvl w:ilvl="1" w:tplc="17EAA96E">
      <w:start w:val="1"/>
      <w:numFmt w:val="bullet"/>
      <w:lvlText w:val="•"/>
      <w:lvlJc w:val="left"/>
      <w:rPr>
        <w:rFonts w:hint="default"/>
      </w:rPr>
    </w:lvl>
    <w:lvl w:ilvl="2" w:tplc="6C66DC90">
      <w:start w:val="1"/>
      <w:numFmt w:val="bullet"/>
      <w:lvlText w:val="•"/>
      <w:lvlJc w:val="left"/>
      <w:rPr>
        <w:rFonts w:hint="default"/>
      </w:rPr>
    </w:lvl>
    <w:lvl w:ilvl="3" w:tplc="24D8D0AA">
      <w:start w:val="1"/>
      <w:numFmt w:val="bullet"/>
      <w:lvlText w:val="•"/>
      <w:lvlJc w:val="left"/>
      <w:rPr>
        <w:rFonts w:hint="default"/>
      </w:rPr>
    </w:lvl>
    <w:lvl w:ilvl="4" w:tplc="97787308">
      <w:start w:val="1"/>
      <w:numFmt w:val="bullet"/>
      <w:lvlText w:val="•"/>
      <w:lvlJc w:val="left"/>
      <w:rPr>
        <w:rFonts w:hint="default"/>
      </w:rPr>
    </w:lvl>
    <w:lvl w:ilvl="5" w:tplc="8640D082">
      <w:start w:val="1"/>
      <w:numFmt w:val="bullet"/>
      <w:lvlText w:val="•"/>
      <w:lvlJc w:val="left"/>
      <w:rPr>
        <w:rFonts w:hint="default"/>
      </w:rPr>
    </w:lvl>
    <w:lvl w:ilvl="6" w:tplc="A5D09FA4">
      <w:start w:val="1"/>
      <w:numFmt w:val="bullet"/>
      <w:lvlText w:val="•"/>
      <w:lvlJc w:val="left"/>
      <w:rPr>
        <w:rFonts w:hint="default"/>
      </w:rPr>
    </w:lvl>
    <w:lvl w:ilvl="7" w:tplc="C68EAB48">
      <w:start w:val="1"/>
      <w:numFmt w:val="bullet"/>
      <w:lvlText w:val="•"/>
      <w:lvlJc w:val="left"/>
      <w:rPr>
        <w:rFonts w:hint="default"/>
      </w:rPr>
    </w:lvl>
    <w:lvl w:ilvl="8" w:tplc="896C8076">
      <w:start w:val="1"/>
      <w:numFmt w:val="bullet"/>
      <w:lvlText w:val="•"/>
      <w:lvlJc w:val="left"/>
      <w:rPr>
        <w:rFonts w:hint="default"/>
      </w:rPr>
    </w:lvl>
  </w:abstractNum>
  <w:abstractNum w:abstractNumId="5">
    <w:nsid w:val="1D021185"/>
    <w:multiLevelType w:val="hybridMultilevel"/>
    <w:tmpl w:val="879E5552"/>
    <w:lvl w:ilvl="0" w:tplc="A5EC0064">
      <w:start w:val="1"/>
      <w:numFmt w:val="bullet"/>
      <w:lvlText w:val="•"/>
      <w:lvlJc w:val="left"/>
      <w:pPr>
        <w:ind w:hanging="284"/>
      </w:pPr>
      <w:rPr>
        <w:rFonts w:ascii="Times New Roman" w:eastAsia="Times New Roman" w:hAnsi="Times New Roman" w:hint="default"/>
        <w:sz w:val="14"/>
        <w:szCs w:val="14"/>
      </w:rPr>
    </w:lvl>
    <w:lvl w:ilvl="1" w:tplc="54186ECA">
      <w:start w:val="1"/>
      <w:numFmt w:val="bullet"/>
      <w:lvlText w:val="•"/>
      <w:lvlJc w:val="left"/>
      <w:rPr>
        <w:rFonts w:hint="default"/>
      </w:rPr>
    </w:lvl>
    <w:lvl w:ilvl="2" w:tplc="B80C1F00">
      <w:start w:val="1"/>
      <w:numFmt w:val="bullet"/>
      <w:lvlText w:val="•"/>
      <w:lvlJc w:val="left"/>
      <w:rPr>
        <w:rFonts w:hint="default"/>
      </w:rPr>
    </w:lvl>
    <w:lvl w:ilvl="3" w:tplc="BCB4F32C">
      <w:start w:val="1"/>
      <w:numFmt w:val="bullet"/>
      <w:lvlText w:val="•"/>
      <w:lvlJc w:val="left"/>
      <w:rPr>
        <w:rFonts w:hint="default"/>
      </w:rPr>
    </w:lvl>
    <w:lvl w:ilvl="4" w:tplc="925E87E8">
      <w:start w:val="1"/>
      <w:numFmt w:val="bullet"/>
      <w:lvlText w:val="•"/>
      <w:lvlJc w:val="left"/>
      <w:rPr>
        <w:rFonts w:hint="default"/>
      </w:rPr>
    </w:lvl>
    <w:lvl w:ilvl="5" w:tplc="4D2026AA">
      <w:start w:val="1"/>
      <w:numFmt w:val="bullet"/>
      <w:lvlText w:val="•"/>
      <w:lvlJc w:val="left"/>
      <w:rPr>
        <w:rFonts w:hint="default"/>
      </w:rPr>
    </w:lvl>
    <w:lvl w:ilvl="6" w:tplc="9F2E59C0">
      <w:start w:val="1"/>
      <w:numFmt w:val="bullet"/>
      <w:lvlText w:val="•"/>
      <w:lvlJc w:val="left"/>
      <w:rPr>
        <w:rFonts w:hint="default"/>
      </w:rPr>
    </w:lvl>
    <w:lvl w:ilvl="7" w:tplc="90802702">
      <w:start w:val="1"/>
      <w:numFmt w:val="bullet"/>
      <w:lvlText w:val="•"/>
      <w:lvlJc w:val="left"/>
      <w:rPr>
        <w:rFonts w:hint="default"/>
      </w:rPr>
    </w:lvl>
    <w:lvl w:ilvl="8" w:tplc="D2ACBE26">
      <w:start w:val="1"/>
      <w:numFmt w:val="bullet"/>
      <w:lvlText w:val="•"/>
      <w:lvlJc w:val="left"/>
      <w:rPr>
        <w:rFonts w:hint="default"/>
      </w:rPr>
    </w:lvl>
  </w:abstractNum>
  <w:abstractNum w:abstractNumId="6">
    <w:nsid w:val="1D7A75DB"/>
    <w:multiLevelType w:val="hybridMultilevel"/>
    <w:tmpl w:val="2B68AB80"/>
    <w:lvl w:ilvl="0" w:tplc="CA0CA36E">
      <w:start w:val="1"/>
      <w:numFmt w:val="bullet"/>
      <w:lvlText w:val="•"/>
      <w:lvlJc w:val="left"/>
      <w:pPr>
        <w:ind w:hanging="284"/>
      </w:pPr>
      <w:rPr>
        <w:rFonts w:ascii="Times New Roman" w:eastAsia="Times New Roman" w:hAnsi="Times New Roman" w:hint="default"/>
        <w:sz w:val="14"/>
        <w:szCs w:val="14"/>
      </w:rPr>
    </w:lvl>
    <w:lvl w:ilvl="1" w:tplc="376ED960">
      <w:start w:val="1"/>
      <w:numFmt w:val="decimal"/>
      <w:lvlText w:val="%2."/>
      <w:lvlJc w:val="left"/>
      <w:pPr>
        <w:ind w:hanging="115"/>
      </w:pPr>
      <w:rPr>
        <w:rFonts w:ascii="微软雅黑" w:eastAsia="微软雅黑" w:hAnsi="微软雅黑" w:hint="default"/>
        <w:w w:val="96"/>
        <w:sz w:val="14"/>
        <w:szCs w:val="14"/>
      </w:rPr>
    </w:lvl>
    <w:lvl w:ilvl="2" w:tplc="BD248FDC">
      <w:start w:val="1"/>
      <w:numFmt w:val="bullet"/>
      <w:lvlText w:val="•"/>
      <w:lvlJc w:val="left"/>
      <w:rPr>
        <w:rFonts w:hint="default"/>
      </w:rPr>
    </w:lvl>
    <w:lvl w:ilvl="3" w:tplc="6FB0191C">
      <w:start w:val="1"/>
      <w:numFmt w:val="bullet"/>
      <w:lvlText w:val="•"/>
      <w:lvlJc w:val="left"/>
      <w:rPr>
        <w:rFonts w:hint="default"/>
      </w:rPr>
    </w:lvl>
    <w:lvl w:ilvl="4" w:tplc="AC0A6C28">
      <w:start w:val="1"/>
      <w:numFmt w:val="bullet"/>
      <w:lvlText w:val="•"/>
      <w:lvlJc w:val="left"/>
      <w:rPr>
        <w:rFonts w:hint="default"/>
      </w:rPr>
    </w:lvl>
    <w:lvl w:ilvl="5" w:tplc="D9646856">
      <w:start w:val="1"/>
      <w:numFmt w:val="bullet"/>
      <w:lvlText w:val="•"/>
      <w:lvlJc w:val="left"/>
      <w:rPr>
        <w:rFonts w:hint="default"/>
      </w:rPr>
    </w:lvl>
    <w:lvl w:ilvl="6" w:tplc="3C60B704">
      <w:start w:val="1"/>
      <w:numFmt w:val="bullet"/>
      <w:lvlText w:val="•"/>
      <w:lvlJc w:val="left"/>
      <w:rPr>
        <w:rFonts w:hint="default"/>
      </w:rPr>
    </w:lvl>
    <w:lvl w:ilvl="7" w:tplc="81C83762">
      <w:start w:val="1"/>
      <w:numFmt w:val="bullet"/>
      <w:lvlText w:val="•"/>
      <w:lvlJc w:val="left"/>
      <w:rPr>
        <w:rFonts w:hint="default"/>
      </w:rPr>
    </w:lvl>
    <w:lvl w:ilvl="8" w:tplc="0C7AF112">
      <w:start w:val="1"/>
      <w:numFmt w:val="bullet"/>
      <w:lvlText w:val="•"/>
      <w:lvlJc w:val="left"/>
      <w:rPr>
        <w:rFonts w:hint="default"/>
      </w:rPr>
    </w:lvl>
  </w:abstractNum>
  <w:abstractNum w:abstractNumId="7">
    <w:nsid w:val="1E596BEC"/>
    <w:multiLevelType w:val="hybridMultilevel"/>
    <w:tmpl w:val="15301578"/>
    <w:lvl w:ilvl="0" w:tplc="FCF87D26">
      <w:start w:val="1"/>
      <w:numFmt w:val="decimal"/>
      <w:lvlText w:val="%1"/>
      <w:lvlJc w:val="left"/>
      <w:pPr>
        <w:ind w:hanging="110"/>
      </w:pPr>
      <w:rPr>
        <w:rFonts w:ascii="微软雅黑" w:eastAsia="微软雅黑" w:hAnsi="微软雅黑" w:hint="default"/>
        <w:w w:val="99"/>
        <w:sz w:val="20"/>
        <w:szCs w:val="20"/>
      </w:rPr>
    </w:lvl>
    <w:lvl w:ilvl="1" w:tplc="B9B87B9E">
      <w:start w:val="1"/>
      <w:numFmt w:val="bullet"/>
      <w:lvlText w:val="•"/>
      <w:lvlJc w:val="left"/>
      <w:rPr>
        <w:rFonts w:hint="default"/>
      </w:rPr>
    </w:lvl>
    <w:lvl w:ilvl="2" w:tplc="D25E04C0">
      <w:start w:val="1"/>
      <w:numFmt w:val="bullet"/>
      <w:lvlText w:val="•"/>
      <w:lvlJc w:val="left"/>
      <w:rPr>
        <w:rFonts w:hint="default"/>
      </w:rPr>
    </w:lvl>
    <w:lvl w:ilvl="3" w:tplc="B23C2BE6">
      <w:start w:val="1"/>
      <w:numFmt w:val="bullet"/>
      <w:lvlText w:val="•"/>
      <w:lvlJc w:val="left"/>
      <w:rPr>
        <w:rFonts w:hint="default"/>
      </w:rPr>
    </w:lvl>
    <w:lvl w:ilvl="4" w:tplc="78D852A8">
      <w:start w:val="1"/>
      <w:numFmt w:val="bullet"/>
      <w:lvlText w:val="•"/>
      <w:lvlJc w:val="left"/>
      <w:rPr>
        <w:rFonts w:hint="default"/>
      </w:rPr>
    </w:lvl>
    <w:lvl w:ilvl="5" w:tplc="4BF0A16C">
      <w:start w:val="1"/>
      <w:numFmt w:val="bullet"/>
      <w:lvlText w:val="•"/>
      <w:lvlJc w:val="left"/>
      <w:rPr>
        <w:rFonts w:hint="default"/>
      </w:rPr>
    </w:lvl>
    <w:lvl w:ilvl="6" w:tplc="510A3FC2">
      <w:start w:val="1"/>
      <w:numFmt w:val="bullet"/>
      <w:lvlText w:val="•"/>
      <w:lvlJc w:val="left"/>
      <w:rPr>
        <w:rFonts w:hint="default"/>
      </w:rPr>
    </w:lvl>
    <w:lvl w:ilvl="7" w:tplc="76DA26A0">
      <w:start w:val="1"/>
      <w:numFmt w:val="bullet"/>
      <w:lvlText w:val="•"/>
      <w:lvlJc w:val="left"/>
      <w:rPr>
        <w:rFonts w:hint="default"/>
      </w:rPr>
    </w:lvl>
    <w:lvl w:ilvl="8" w:tplc="20A26F66">
      <w:start w:val="1"/>
      <w:numFmt w:val="bullet"/>
      <w:lvlText w:val="•"/>
      <w:lvlJc w:val="left"/>
      <w:rPr>
        <w:rFonts w:hint="default"/>
      </w:rPr>
    </w:lvl>
  </w:abstractNum>
  <w:abstractNum w:abstractNumId="8">
    <w:nsid w:val="2249045C"/>
    <w:multiLevelType w:val="hybridMultilevel"/>
    <w:tmpl w:val="E1868284"/>
    <w:lvl w:ilvl="0" w:tplc="8D6E58E0">
      <w:start w:val="1"/>
      <w:numFmt w:val="bullet"/>
      <w:lvlText w:val="•"/>
      <w:lvlJc w:val="left"/>
      <w:pPr>
        <w:ind w:hanging="284"/>
      </w:pPr>
      <w:rPr>
        <w:rFonts w:ascii="Times New Roman" w:eastAsia="Times New Roman" w:hAnsi="Times New Roman" w:hint="default"/>
        <w:sz w:val="14"/>
        <w:szCs w:val="14"/>
      </w:rPr>
    </w:lvl>
    <w:lvl w:ilvl="1" w:tplc="E332B8BC">
      <w:start w:val="1"/>
      <w:numFmt w:val="bullet"/>
      <w:lvlText w:val="•"/>
      <w:lvlJc w:val="left"/>
      <w:rPr>
        <w:rFonts w:hint="default"/>
      </w:rPr>
    </w:lvl>
    <w:lvl w:ilvl="2" w:tplc="81BA43FE">
      <w:start w:val="1"/>
      <w:numFmt w:val="bullet"/>
      <w:lvlText w:val="•"/>
      <w:lvlJc w:val="left"/>
      <w:rPr>
        <w:rFonts w:hint="default"/>
      </w:rPr>
    </w:lvl>
    <w:lvl w:ilvl="3" w:tplc="E5F6A208">
      <w:start w:val="1"/>
      <w:numFmt w:val="bullet"/>
      <w:lvlText w:val="•"/>
      <w:lvlJc w:val="left"/>
      <w:rPr>
        <w:rFonts w:hint="default"/>
      </w:rPr>
    </w:lvl>
    <w:lvl w:ilvl="4" w:tplc="B8CE520C">
      <w:start w:val="1"/>
      <w:numFmt w:val="bullet"/>
      <w:lvlText w:val="•"/>
      <w:lvlJc w:val="left"/>
      <w:rPr>
        <w:rFonts w:hint="default"/>
      </w:rPr>
    </w:lvl>
    <w:lvl w:ilvl="5" w:tplc="0860857A">
      <w:start w:val="1"/>
      <w:numFmt w:val="bullet"/>
      <w:lvlText w:val="•"/>
      <w:lvlJc w:val="left"/>
      <w:rPr>
        <w:rFonts w:hint="default"/>
      </w:rPr>
    </w:lvl>
    <w:lvl w:ilvl="6" w:tplc="FDB6ED3E">
      <w:start w:val="1"/>
      <w:numFmt w:val="bullet"/>
      <w:lvlText w:val="•"/>
      <w:lvlJc w:val="left"/>
      <w:rPr>
        <w:rFonts w:hint="default"/>
      </w:rPr>
    </w:lvl>
    <w:lvl w:ilvl="7" w:tplc="0F0CB240">
      <w:start w:val="1"/>
      <w:numFmt w:val="bullet"/>
      <w:lvlText w:val="•"/>
      <w:lvlJc w:val="left"/>
      <w:rPr>
        <w:rFonts w:hint="default"/>
      </w:rPr>
    </w:lvl>
    <w:lvl w:ilvl="8" w:tplc="ED2EA652">
      <w:start w:val="1"/>
      <w:numFmt w:val="bullet"/>
      <w:lvlText w:val="•"/>
      <w:lvlJc w:val="left"/>
      <w:rPr>
        <w:rFonts w:hint="default"/>
      </w:rPr>
    </w:lvl>
  </w:abstractNum>
  <w:abstractNum w:abstractNumId="9">
    <w:nsid w:val="25931FBD"/>
    <w:multiLevelType w:val="hybridMultilevel"/>
    <w:tmpl w:val="7A2C83E0"/>
    <w:lvl w:ilvl="0" w:tplc="87E4A8C2">
      <w:start w:val="1"/>
      <w:numFmt w:val="bullet"/>
      <w:lvlText w:val="•"/>
      <w:lvlJc w:val="left"/>
      <w:pPr>
        <w:ind w:hanging="284"/>
      </w:pPr>
      <w:rPr>
        <w:rFonts w:ascii="Times New Roman" w:eastAsia="Times New Roman" w:hAnsi="Times New Roman" w:hint="default"/>
        <w:sz w:val="20"/>
        <w:szCs w:val="20"/>
      </w:rPr>
    </w:lvl>
    <w:lvl w:ilvl="1" w:tplc="CCB84296">
      <w:start w:val="1"/>
      <w:numFmt w:val="bullet"/>
      <w:lvlText w:val="•"/>
      <w:lvlJc w:val="left"/>
      <w:rPr>
        <w:rFonts w:hint="default"/>
      </w:rPr>
    </w:lvl>
    <w:lvl w:ilvl="2" w:tplc="FC5877DA">
      <w:start w:val="1"/>
      <w:numFmt w:val="bullet"/>
      <w:lvlText w:val="•"/>
      <w:lvlJc w:val="left"/>
      <w:rPr>
        <w:rFonts w:hint="default"/>
      </w:rPr>
    </w:lvl>
    <w:lvl w:ilvl="3" w:tplc="758ABE5A">
      <w:start w:val="1"/>
      <w:numFmt w:val="bullet"/>
      <w:lvlText w:val="•"/>
      <w:lvlJc w:val="left"/>
      <w:rPr>
        <w:rFonts w:hint="default"/>
      </w:rPr>
    </w:lvl>
    <w:lvl w:ilvl="4" w:tplc="30BE745A">
      <w:start w:val="1"/>
      <w:numFmt w:val="bullet"/>
      <w:lvlText w:val="•"/>
      <w:lvlJc w:val="left"/>
      <w:rPr>
        <w:rFonts w:hint="default"/>
      </w:rPr>
    </w:lvl>
    <w:lvl w:ilvl="5" w:tplc="35E29F4C">
      <w:start w:val="1"/>
      <w:numFmt w:val="bullet"/>
      <w:lvlText w:val="•"/>
      <w:lvlJc w:val="left"/>
      <w:rPr>
        <w:rFonts w:hint="default"/>
      </w:rPr>
    </w:lvl>
    <w:lvl w:ilvl="6" w:tplc="C4D0E6B4">
      <w:start w:val="1"/>
      <w:numFmt w:val="bullet"/>
      <w:lvlText w:val="•"/>
      <w:lvlJc w:val="left"/>
      <w:rPr>
        <w:rFonts w:hint="default"/>
      </w:rPr>
    </w:lvl>
    <w:lvl w:ilvl="7" w:tplc="15E2EEBC">
      <w:start w:val="1"/>
      <w:numFmt w:val="bullet"/>
      <w:lvlText w:val="•"/>
      <w:lvlJc w:val="left"/>
      <w:rPr>
        <w:rFonts w:hint="default"/>
      </w:rPr>
    </w:lvl>
    <w:lvl w:ilvl="8" w:tplc="4468A2AE">
      <w:start w:val="1"/>
      <w:numFmt w:val="bullet"/>
      <w:lvlText w:val="•"/>
      <w:lvlJc w:val="left"/>
      <w:rPr>
        <w:rFonts w:hint="default"/>
      </w:rPr>
    </w:lvl>
  </w:abstractNum>
  <w:abstractNum w:abstractNumId="10">
    <w:nsid w:val="26D74399"/>
    <w:multiLevelType w:val="hybridMultilevel"/>
    <w:tmpl w:val="EA568824"/>
    <w:lvl w:ilvl="0" w:tplc="3CF6174E">
      <w:start w:val="1"/>
      <w:numFmt w:val="bullet"/>
      <w:lvlText w:val="•"/>
      <w:lvlJc w:val="left"/>
      <w:pPr>
        <w:ind w:hanging="284"/>
      </w:pPr>
      <w:rPr>
        <w:rFonts w:ascii="Times New Roman" w:eastAsia="Times New Roman" w:hAnsi="Times New Roman" w:hint="default"/>
        <w:sz w:val="20"/>
        <w:szCs w:val="20"/>
      </w:rPr>
    </w:lvl>
    <w:lvl w:ilvl="1" w:tplc="5FC4812C">
      <w:start w:val="1"/>
      <w:numFmt w:val="bullet"/>
      <w:lvlText w:val="•"/>
      <w:lvlJc w:val="left"/>
      <w:pPr>
        <w:ind w:hanging="284"/>
      </w:pPr>
      <w:rPr>
        <w:rFonts w:ascii="Times New Roman" w:eastAsia="Times New Roman" w:hAnsi="Times New Roman" w:hint="default"/>
        <w:sz w:val="20"/>
        <w:szCs w:val="20"/>
      </w:rPr>
    </w:lvl>
    <w:lvl w:ilvl="2" w:tplc="0660E596">
      <w:start w:val="1"/>
      <w:numFmt w:val="bullet"/>
      <w:lvlText w:val="•"/>
      <w:lvlJc w:val="left"/>
      <w:rPr>
        <w:rFonts w:hint="default"/>
      </w:rPr>
    </w:lvl>
    <w:lvl w:ilvl="3" w:tplc="61A0B2E2">
      <w:start w:val="1"/>
      <w:numFmt w:val="bullet"/>
      <w:lvlText w:val="•"/>
      <w:lvlJc w:val="left"/>
      <w:rPr>
        <w:rFonts w:hint="default"/>
      </w:rPr>
    </w:lvl>
    <w:lvl w:ilvl="4" w:tplc="1FFA119C">
      <w:start w:val="1"/>
      <w:numFmt w:val="bullet"/>
      <w:lvlText w:val="•"/>
      <w:lvlJc w:val="left"/>
      <w:rPr>
        <w:rFonts w:hint="default"/>
      </w:rPr>
    </w:lvl>
    <w:lvl w:ilvl="5" w:tplc="F586D22C">
      <w:start w:val="1"/>
      <w:numFmt w:val="bullet"/>
      <w:lvlText w:val="•"/>
      <w:lvlJc w:val="left"/>
      <w:rPr>
        <w:rFonts w:hint="default"/>
      </w:rPr>
    </w:lvl>
    <w:lvl w:ilvl="6" w:tplc="577CBBB8">
      <w:start w:val="1"/>
      <w:numFmt w:val="bullet"/>
      <w:lvlText w:val="•"/>
      <w:lvlJc w:val="left"/>
      <w:rPr>
        <w:rFonts w:hint="default"/>
      </w:rPr>
    </w:lvl>
    <w:lvl w:ilvl="7" w:tplc="16C25BEC">
      <w:start w:val="1"/>
      <w:numFmt w:val="bullet"/>
      <w:lvlText w:val="•"/>
      <w:lvlJc w:val="left"/>
      <w:rPr>
        <w:rFonts w:hint="default"/>
      </w:rPr>
    </w:lvl>
    <w:lvl w:ilvl="8" w:tplc="FF284A14">
      <w:start w:val="1"/>
      <w:numFmt w:val="bullet"/>
      <w:lvlText w:val="•"/>
      <w:lvlJc w:val="left"/>
      <w:rPr>
        <w:rFonts w:hint="default"/>
      </w:rPr>
    </w:lvl>
  </w:abstractNum>
  <w:abstractNum w:abstractNumId="11">
    <w:nsid w:val="275809CB"/>
    <w:multiLevelType w:val="hybridMultilevel"/>
    <w:tmpl w:val="EF5ADEC0"/>
    <w:lvl w:ilvl="0" w:tplc="2E524AA4">
      <w:start w:val="192"/>
      <w:numFmt w:val="decimal"/>
      <w:lvlText w:val="%1"/>
      <w:lvlJc w:val="left"/>
      <w:pPr>
        <w:ind w:hanging="1300"/>
      </w:pPr>
      <w:rPr>
        <w:rFonts w:hint="default"/>
      </w:rPr>
    </w:lvl>
    <w:lvl w:ilvl="1" w:tplc="0B9EF2B0">
      <w:numFmt w:val="none"/>
      <w:lvlText w:val=""/>
      <w:lvlJc w:val="left"/>
      <w:pPr>
        <w:tabs>
          <w:tab w:val="num" w:pos="360"/>
        </w:tabs>
      </w:pPr>
    </w:lvl>
    <w:lvl w:ilvl="2" w:tplc="FEB4D578">
      <w:numFmt w:val="none"/>
      <w:lvlText w:val=""/>
      <w:lvlJc w:val="left"/>
      <w:pPr>
        <w:tabs>
          <w:tab w:val="num" w:pos="360"/>
        </w:tabs>
      </w:pPr>
    </w:lvl>
    <w:lvl w:ilvl="3" w:tplc="F3DE1432">
      <w:numFmt w:val="none"/>
      <w:lvlText w:val=""/>
      <w:lvlJc w:val="left"/>
      <w:pPr>
        <w:tabs>
          <w:tab w:val="num" w:pos="360"/>
        </w:tabs>
      </w:pPr>
    </w:lvl>
    <w:lvl w:ilvl="4" w:tplc="37D2C68C">
      <w:start w:val="1"/>
      <w:numFmt w:val="bullet"/>
      <w:lvlText w:val="•"/>
      <w:lvlJc w:val="left"/>
      <w:rPr>
        <w:rFonts w:hint="default"/>
      </w:rPr>
    </w:lvl>
    <w:lvl w:ilvl="5" w:tplc="90E29E8C">
      <w:start w:val="1"/>
      <w:numFmt w:val="bullet"/>
      <w:lvlText w:val="•"/>
      <w:lvlJc w:val="left"/>
      <w:rPr>
        <w:rFonts w:hint="default"/>
      </w:rPr>
    </w:lvl>
    <w:lvl w:ilvl="6" w:tplc="EA50C55C">
      <w:start w:val="1"/>
      <w:numFmt w:val="bullet"/>
      <w:lvlText w:val="•"/>
      <w:lvlJc w:val="left"/>
      <w:rPr>
        <w:rFonts w:hint="default"/>
      </w:rPr>
    </w:lvl>
    <w:lvl w:ilvl="7" w:tplc="14DC9D6E">
      <w:start w:val="1"/>
      <w:numFmt w:val="bullet"/>
      <w:lvlText w:val="•"/>
      <w:lvlJc w:val="left"/>
      <w:rPr>
        <w:rFonts w:hint="default"/>
      </w:rPr>
    </w:lvl>
    <w:lvl w:ilvl="8" w:tplc="2E44446A">
      <w:start w:val="1"/>
      <w:numFmt w:val="bullet"/>
      <w:lvlText w:val="•"/>
      <w:lvlJc w:val="left"/>
      <w:rPr>
        <w:rFonts w:hint="default"/>
      </w:rPr>
    </w:lvl>
  </w:abstractNum>
  <w:abstractNum w:abstractNumId="12">
    <w:nsid w:val="2B3C527A"/>
    <w:multiLevelType w:val="hybridMultilevel"/>
    <w:tmpl w:val="9A8A0B5E"/>
    <w:lvl w:ilvl="0" w:tplc="802A6558">
      <w:start w:val="1"/>
      <w:numFmt w:val="bullet"/>
      <w:lvlText w:val="•"/>
      <w:lvlJc w:val="left"/>
      <w:pPr>
        <w:ind w:hanging="284"/>
      </w:pPr>
      <w:rPr>
        <w:rFonts w:ascii="Times New Roman" w:eastAsia="Times New Roman" w:hAnsi="Times New Roman" w:hint="default"/>
        <w:sz w:val="14"/>
        <w:szCs w:val="14"/>
      </w:rPr>
    </w:lvl>
    <w:lvl w:ilvl="1" w:tplc="4C90C608">
      <w:start w:val="1"/>
      <w:numFmt w:val="bullet"/>
      <w:lvlText w:val="•"/>
      <w:lvlJc w:val="left"/>
      <w:rPr>
        <w:rFonts w:hint="default"/>
      </w:rPr>
    </w:lvl>
    <w:lvl w:ilvl="2" w:tplc="961048EA">
      <w:start w:val="1"/>
      <w:numFmt w:val="bullet"/>
      <w:lvlText w:val="•"/>
      <w:lvlJc w:val="left"/>
      <w:rPr>
        <w:rFonts w:hint="default"/>
      </w:rPr>
    </w:lvl>
    <w:lvl w:ilvl="3" w:tplc="BF743BE2">
      <w:start w:val="1"/>
      <w:numFmt w:val="bullet"/>
      <w:lvlText w:val="•"/>
      <w:lvlJc w:val="left"/>
      <w:rPr>
        <w:rFonts w:hint="default"/>
      </w:rPr>
    </w:lvl>
    <w:lvl w:ilvl="4" w:tplc="BE7E58DA">
      <w:start w:val="1"/>
      <w:numFmt w:val="bullet"/>
      <w:lvlText w:val="•"/>
      <w:lvlJc w:val="left"/>
      <w:rPr>
        <w:rFonts w:hint="default"/>
      </w:rPr>
    </w:lvl>
    <w:lvl w:ilvl="5" w:tplc="35F0C3D6">
      <w:start w:val="1"/>
      <w:numFmt w:val="bullet"/>
      <w:lvlText w:val="•"/>
      <w:lvlJc w:val="left"/>
      <w:rPr>
        <w:rFonts w:hint="default"/>
      </w:rPr>
    </w:lvl>
    <w:lvl w:ilvl="6" w:tplc="72269BF2">
      <w:start w:val="1"/>
      <w:numFmt w:val="bullet"/>
      <w:lvlText w:val="•"/>
      <w:lvlJc w:val="left"/>
      <w:rPr>
        <w:rFonts w:hint="default"/>
      </w:rPr>
    </w:lvl>
    <w:lvl w:ilvl="7" w:tplc="FB94203C">
      <w:start w:val="1"/>
      <w:numFmt w:val="bullet"/>
      <w:lvlText w:val="•"/>
      <w:lvlJc w:val="left"/>
      <w:rPr>
        <w:rFonts w:hint="default"/>
      </w:rPr>
    </w:lvl>
    <w:lvl w:ilvl="8" w:tplc="FD66C1D4">
      <w:start w:val="1"/>
      <w:numFmt w:val="bullet"/>
      <w:lvlText w:val="•"/>
      <w:lvlJc w:val="left"/>
      <w:rPr>
        <w:rFonts w:hint="default"/>
      </w:rPr>
    </w:lvl>
  </w:abstractNum>
  <w:abstractNum w:abstractNumId="13">
    <w:nsid w:val="3AB62087"/>
    <w:multiLevelType w:val="hybridMultilevel"/>
    <w:tmpl w:val="37DAFB38"/>
    <w:lvl w:ilvl="0" w:tplc="1846ACBE">
      <w:start w:val="1"/>
      <w:numFmt w:val="decimal"/>
      <w:lvlText w:val="%1."/>
      <w:lvlJc w:val="left"/>
      <w:pPr>
        <w:ind w:hanging="216"/>
        <w:jc w:val="right"/>
      </w:pPr>
      <w:rPr>
        <w:rFonts w:ascii="微软雅黑" w:eastAsia="微软雅黑" w:hAnsi="微软雅黑" w:hint="default"/>
        <w:w w:val="99"/>
        <w:sz w:val="20"/>
        <w:szCs w:val="20"/>
      </w:rPr>
    </w:lvl>
    <w:lvl w:ilvl="1" w:tplc="76342EDA">
      <w:start w:val="1"/>
      <w:numFmt w:val="bullet"/>
      <w:lvlText w:val="•"/>
      <w:lvlJc w:val="left"/>
      <w:rPr>
        <w:rFonts w:hint="default"/>
      </w:rPr>
    </w:lvl>
    <w:lvl w:ilvl="2" w:tplc="C75809E6">
      <w:start w:val="1"/>
      <w:numFmt w:val="bullet"/>
      <w:lvlText w:val="•"/>
      <w:lvlJc w:val="left"/>
      <w:rPr>
        <w:rFonts w:hint="default"/>
      </w:rPr>
    </w:lvl>
    <w:lvl w:ilvl="3" w:tplc="FBBCF854">
      <w:start w:val="1"/>
      <w:numFmt w:val="bullet"/>
      <w:lvlText w:val="•"/>
      <w:lvlJc w:val="left"/>
      <w:rPr>
        <w:rFonts w:hint="default"/>
      </w:rPr>
    </w:lvl>
    <w:lvl w:ilvl="4" w:tplc="6FEAD2F8">
      <w:start w:val="1"/>
      <w:numFmt w:val="bullet"/>
      <w:lvlText w:val="•"/>
      <w:lvlJc w:val="left"/>
      <w:rPr>
        <w:rFonts w:hint="default"/>
      </w:rPr>
    </w:lvl>
    <w:lvl w:ilvl="5" w:tplc="23FCC9E6">
      <w:start w:val="1"/>
      <w:numFmt w:val="bullet"/>
      <w:lvlText w:val="•"/>
      <w:lvlJc w:val="left"/>
      <w:rPr>
        <w:rFonts w:hint="default"/>
      </w:rPr>
    </w:lvl>
    <w:lvl w:ilvl="6" w:tplc="1C6E1CB4">
      <w:start w:val="1"/>
      <w:numFmt w:val="bullet"/>
      <w:lvlText w:val="•"/>
      <w:lvlJc w:val="left"/>
      <w:rPr>
        <w:rFonts w:hint="default"/>
      </w:rPr>
    </w:lvl>
    <w:lvl w:ilvl="7" w:tplc="87D6B93E">
      <w:start w:val="1"/>
      <w:numFmt w:val="bullet"/>
      <w:lvlText w:val="•"/>
      <w:lvlJc w:val="left"/>
      <w:rPr>
        <w:rFonts w:hint="default"/>
      </w:rPr>
    </w:lvl>
    <w:lvl w:ilvl="8" w:tplc="FD56927E">
      <w:start w:val="1"/>
      <w:numFmt w:val="bullet"/>
      <w:lvlText w:val="•"/>
      <w:lvlJc w:val="left"/>
      <w:rPr>
        <w:rFonts w:hint="default"/>
      </w:rPr>
    </w:lvl>
  </w:abstractNum>
  <w:abstractNum w:abstractNumId="14">
    <w:nsid w:val="3D982C8D"/>
    <w:multiLevelType w:val="hybridMultilevel"/>
    <w:tmpl w:val="C8004118"/>
    <w:lvl w:ilvl="0" w:tplc="AC98C1BC">
      <w:start w:val="1"/>
      <w:numFmt w:val="bullet"/>
      <w:lvlText w:val="•"/>
      <w:lvlJc w:val="left"/>
      <w:pPr>
        <w:ind w:hanging="284"/>
      </w:pPr>
      <w:rPr>
        <w:rFonts w:ascii="Times New Roman" w:eastAsia="Times New Roman" w:hAnsi="Times New Roman" w:hint="default"/>
        <w:sz w:val="14"/>
        <w:szCs w:val="14"/>
      </w:rPr>
    </w:lvl>
    <w:lvl w:ilvl="1" w:tplc="0628ABF4">
      <w:start w:val="1"/>
      <w:numFmt w:val="bullet"/>
      <w:lvlText w:val="•"/>
      <w:lvlJc w:val="left"/>
      <w:rPr>
        <w:rFonts w:hint="default"/>
      </w:rPr>
    </w:lvl>
    <w:lvl w:ilvl="2" w:tplc="3402A138">
      <w:start w:val="1"/>
      <w:numFmt w:val="bullet"/>
      <w:lvlText w:val="•"/>
      <w:lvlJc w:val="left"/>
      <w:rPr>
        <w:rFonts w:hint="default"/>
      </w:rPr>
    </w:lvl>
    <w:lvl w:ilvl="3" w:tplc="5A0AA33E">
      <w:start w:val="1"/>
      <w:numFmt w:val="bullet"/>
      <w:lvlText w:val="•"/>
      <w:lvlJc w:val="left"/>
      <w:rPr>
        <w:rFonts w:hint="default"/>
      </w:rPr>
    </w:lvl>
    <w:lvl w:ilvl="4" w:tplc="18AC0318">
      <w:start w:val="1"/>
      <w:numFmt w:val="bullet"/>
      <w:lvlText w:val="•"/>
      <w:lvlJc w:val="left"/>
      <w:rPr>
        <w:rFonts w:hint="default"/>
      </w:rPr>
    </w:lvl>
    <w:lvl w:ilvl="5" w:tplc="184C6116">
      <w:start w:val="1"/>
      <w:numFmt w:val="bullet"/>
      <w:lvlText w:val="•"/>
      <w:lvlJc w:val="left"/>
      <w:rPr>
        <w:rFonts w:hint="default"/>
      </w:rPr>
    </w:lvl>
    <w:lvl w:ilvl="6" w:tplc="E46457BE">
      <w:start w:val="1"/>
      <w:numFmt w:val="bullet"/>
      <w:lvlText w:val="•"/>
      <w:lvlJc w:val="left"/>
      <w:rPr>
        <w:rFonts w:hint="default"/>
      </w:rPr>
    </w:lvl>
    <w:lvl w:ilvl="7" w:tplc="88FEEFC0">
      <w:start w:val="1"/>
      <w:numFmt w:val="bullet"/>
      <w:lvlText w:val="•"/>
      <w:lvlJc w:val="left"/>
      <w:rPr>
        <w:rFonts w:hint="default"/>
      </w:rPr>
    </w:lvl>
    <w:lvl w:ilvl="8" w:tplc="465CB426">
      <w:start w:val="1"/>
      <w:numFmt w:val="bullet"/>
      <w:lvlText w:val="•"/>
      <w:lvlJc w:val="left"/>
      <w:rPr>
        <w:rFonts w:hint="default"/>
      </w:rPr>
    </w:lvl>
  </w:abstractNum>
  <w:abstractNum w:abstractNumId="15">
    <w:nsid w:val="41384C04"/>
    <w:multiLevelType w:val="hybridMultilevel"/>
    <w:tmpl w:val="F2BCCC28"/>
    <w:lvl w:ilvl="0" w:tplc="AEBE5B9E">
      <w:start w:val="1"/>
      <w:numFmt w:val="decimal"/>
      <w:lvlText w:val="%1"/>
      <w:lvlJc w:val="left"/>
      <w:pPr>
        <w:ind w:hanging="800"/>
      </w:pPr>
      <w:rPr>
        <w:rFonts w:ascii="仿宋" w:eastAsia="仿宋" w:hAnsi="仿宋" w:hint="default"/>
        <w:sz w:val="20"/>
        <w:szCs w:val="20"/>
      </w:rPr>
    </w:lvl>
    <w:lvl w:ilvl="1" w:tplc="5AA8397C">
      <w:start w:val="1"/>
      <w:numFmt w:val="bullet"/>
      <w:lvlText w:val="•"/>
      <w:lvlJc w:val="left"/>
      <w:pPr>
        <w:ind w:hanging="284"/>
      </w:pPr>
      <w:rPr>
        <w:rFonts w:ascii="Times New Roman" w:eastAsia="Times New Roman" w:hAnsi="Times New Roman" w:hint="default"/>
        <w:sz w:val="20"/>
        <w:szCs w:val="20"/>
      </w:rPr>
    </w:lvl>
    <w:lvl w:ilvl="2" w:tplc="991E9FEA">
      <w:start w:val="1"/>
      <w:numFmt w:val="bullet"/>
      <w:lvlText w:val="•"/>
      <w:lvlJc w:val="left"/>
      <w:rPr>
        <w:rFonts w:hint="default"/>
      </w:rPr>
    </w:lvl>
    <w:lvl w:ilvl="3" w:tplc="3BE89730">
      <w:start w:val="1"/>
      <w:numFmt w:val="bullet"/>
      <w:lvlText w:val="•"/>
      <w:lvlJc w:val="left"/>
      <w:rPr>
        <w:rFonts w:hint="default"/>
      </w:rPr>
    </w:lvl>
    <w:lvl w:ilvl="4" w:tplc="9606DB6E">
      <w:start w:val="1"/>
      <w:numFmt w:val="bullet"/>
      <w:lvlText w:val="•"/>
      <w:lvlJc w:val="left"/>
      <w:rPr>
        <w:rFonts w:hint="default"/>
      </w:rPr>
    </w:lvl>
    <w:lvl w:ilvl="5" w:tplc="86F87504">
      <w:start w:val="1"/>
      <w:numFmt w:val="bullet"/>
      <w:lvlText w:val="•"/>
      <w:lvlJc w:val="left"/>
      <w:rPr>
        <w:rFonts w:hint="default"/>
      </w:rPr>
    </w:lvl>
    <w:lvl w:ilvl="6" w:tplc="7E20024A">
      <w:start w:val="1"/>
      <w:numFmt w:val="bullet"/>
      <w:lvlText w:val="•"/>
      <w:lvlJc w:val="left"/>
      <w:rPr>
        <w:rFonts w:hint="default"/>
      </w:rPr>
    </w:lvl>
    <w:lvl w:ilvl="7" w:tplc="158ACFFC">
      <w:start w:val="1"/>
      <w:numFmt w:val="bullet"/>
      <w:lvlText w:val="•"/>
      <w:lvlJc w:val="left"/>
      <w:rPr>
        <w:rFonts w:hint="default"/>
      </w:rPr>
    </w:lvl>
    <w:lvl w:ilvl="8" w:tplc="B4F8FF1A">
      <w:start w:val="1"/>
      <w:numFmt w:val="bullet"/>
      <w:lvlText w:val="•"/>
      <w:lvlJc w:val="left"/>
      <w:rPr>
        <w:rFonts w:hint="default"/>
      </w:rPr>
    </w:lvl>
  </w:abstractNum>
  <w:abstractNum w:abstractNumId="16">
    <w:nsid w:val="41B91C0E"/>
    <w:multiLevelType w:val="hybridMultilevel"/>
    <w:tmpl w:val="0A0CC6DE"/>
    <w:lvl w:ilvl="0" w:tplc="D362E746">
      <w:start w:val="1"/>
      <w:numFmt w:val="bullet"/>
      <w:lvlText w:val="•"/>
      <w:lvlJc w:val="left"/>
      <w:pPr>
        <w:ind w:hanging="284"/>
      </w:pPr>
      <w:rPr>
        <w:rFonts w:ascii="Times New Roman" w:eastAsia="Times New Roman" w:hAnsi="Times New Roman" w:hint="default"/>
        <w:sz w:val="14"/>
        <w:szCs w:val="14"/>
      </w:rPr>
    </w:lvl>
    <w:lvl w:ilvl="1" w:tplc="055AC3F0">
      <w:start w:val="1"/>
      <w:numFmt w:val="bullet"/>
      <w:lvlText w:val="•"/>
      <w:lvlJc w:val="left"/>
      <w:rPr>
        <w:rFonts w:hint="default"/>
      </w:rPr>
    </w:lvl>
    <w:lvl w:ilvl="2" w:tplc="4ECA1F60">
      <w:start w:val="1"/>
      <w:numFmt w:val="bullet"/>
      <w:lvlText w:val="•"/>
      <w:lvlJc w:val="left"/>
      <w:rPr>
        <w:rFonts w:hint="default"/>
      </w:rPr>
    </w:lvl>
    <w:lvl w:ilvl="3" w:tplc="277AD8AE">
      <w:start w:val="1"/>
      <w:numFmt w:val="bullet"/>
      <w:lvlText w:val="•"/>
      <w:lvlJc w:val="left"/>
      <w:rPr>
        <w:rFonts w:hint="default"/>
      </w:rPr>
    </w:lvl>
    <w:lvl w:ilvl="4" w:tplc="36C23724">
      <w:start w:val="1"/>
      <w:numFmt w:val="bullet"/>
      <w:lvlText w:val="•"/>
      <w:lvlJc w:val="left"/>
      <w:rPr>
        <w:rFonts w:hint="default"/>
      </w:rPr>
    </w:lvl>
    <w:lvl w:ilvl="5" w:tplc="C90EB46E">
      <w:start w:val="1"/>
      <w:numFmt w:val="bullet"/>
      <w:lvlText w:val="•"/>
      <w:lvlJc w:val="left"/>
      <w:rPr>
        <w:rFonts w:hint="default"/>
      </w:rPr>
    </w:lvl>
    <w:lvl w:ilvl="6" w:tplc="93F826A4">
      <w:start w:val="1"/>
      <w:numFmt w:val="bullet"/>
      <w:lvlText w:val="•"/>
      <w:lvlJc w:val="left"/>
      <w:rPr>
        <w:rFonts w:hint="default"/>
      </w:rPr>
    </w:lvl>
    <w:lvl w:ilvl="7" w:tplc="E092D622">
      <w:start w:val="1"/>
      <w:numFmt w:val="bullet"/>
      <w:lvlText w:val="•"/>
      <w:lvlJc w:val="left"/>
      <w:rPr>
        <w:rFonts w:hint="default"/>
      </w:rPr>
    </w:lvl>
    <w:lvl w:ilvl="8" w:tplc="714E174A">
      <w:start w:val="1"/>
      <w:numFmt w:val="bullet"/>
      <w:lvlText w:val="•"/>
      <w:lvlJc w:val="left"/>
      <w:rPr>
        <w:rFonts w:hint="default"/>
      </w:rPr>
    </w:lvl>
  </w:abstractNum>
  <w:abstractNum w:abstractNumId="17">
    <w:nsid w:val="420461B5"/>
    <w:multiLevelType w:val="hybridMultilevel"/>
    <w:tmpl w:val="2E60A3B0"/>
    <w:lvl w:ilvl="0" w:tplc="14D48E2E">
      <w:start w:val="1"/>
      <w:numFmt w:val="bullet"/>
      <w:lvlText w:val="•"/>
      <w:lvlJc w:val="left"/>
      <w:pPr>
        <w:ind w:hanging="284"/>
      </w:pPr>
      <w:rPr>
        <w:rFonts w:ascii="Times New Roman" w:eastAsia="Times New Roman" w:hAnsi="Times New Roman" w:hint="default"/>
        <w:sz w:val="14"/>
        <w:szCs w:val="14"/>
      </w:rPr>
    </w:lvl>
    <w:lvl w:ilvl="1" w:tplc="13A4028A">
      <w:start w:val="1"/>
      <w:numFmt w:val="bullet"/>
      <w:lvlText w:val="•"/>
      <w:lvlJc w:val="left"/>
      <w:rPr>
        <w:rFonts w:hint="default"/>
      </w:rPr>
    </w:lvl>
    <w:lvl w:ilvl="2" w:tplc="B5AC38D6">
      <w:start w:val="1"/>
      <w:numFmt w:val="bullet"/>
      <w:lvlText w:val="•"/>
      <w:lvlJc w:val="left"/>
      <w:rPr>
        <w:rFonts w:hint="default"/>
      </w:rPr>
    </w:lvl>
    <w:lvl w:ilvl="3" w:tplc="EAF6A86C">
      <w:start w:val="1"/>
      <w:numFmt w:val="bullet"/>
      <w:lvlText w:val="•"/>
      <w:lvlJc w:val="left"/>
      <w:rPr>
        <w:rFonts w:hint="default"/>
      </w:rPr>
    </w:lvl>
    <w:lvl w:ilvl="4" w:tplc="E90039C4">
      <w:start w:val="1"/>
      <w:numFmt w:val="bullet"/>
      <w:lvlText w:val="•"/>
      <w:lvlJc w:val="left"/>
      <w:rPr>
        <w:rFonts w:hint="default"/>
      </w:rPr>
    </w:lvl>
    <w:lvl w:ilvl="5" w:tplc="A6A0B9C8">
      <w:start w:val="1"/>
      <w:numFmt w:val="bullet"/>
      <w:lvlText w:val="•"/>
      <w:lvlJc w:val="left"/>
      <w:rPr>
        <w:rFonts w:hint="default"/>
      </w:rPr>
    </w:lvl>
    <w:lvl w:ilvl="6" w:tplc="BEC62F3A">
      <w:start w:val="1"/>
      <w:numFmt w:val="bullet"/>
      <w:lvlText w:val="•"/>
      <w:lvlJc w:val="left"/>
      <w:rPr>
        <w:rFonts w:hint="default"/>
      </w:rPr>
    </w:lvl>
    <w:lvl w:ilvl="7" w:tplc="406E11AC">
      <w:start w:val="1"/>
      <w:numFmt w:val="bullet"/>
      <w:lvlText w:val="•"/>
      <w:lvlJc w:val="left"/>
      <w:rPr>
        <w:rFonts w:hint="default"/>
      </w:rPr>
    </w:lvl>
    <w:lvl w:ilvl="8" w:tplc="51EE7054">
      <w:start w:val="1"/>
      <w:numFmt w:val="bullet"/>
      <w:lvlText w:val="•"/>
      <w:lvlJc w:val="left"/>
      <w:rPr>
        <w:rFonts w:hint="default"/>
      </w:rPr>
    </w:lvl>
  </w:abstractNum>
  <w:abstractNum w:abstractNumId="18">
    <w:nsid w:val="420A4585"/>
    <w:multiLevelType w:val="hybridMultilevel"/>
    <w:tmpl w:val="98DEE9BC"/>
    <w:lvl w:ilvl="0" w:tplc="876EF10C">
      <w:start w:val="1"/>
      <w:numFmt w:val="bullet"/>
      <w:lvlText w:val="•"/>
      <w:lvlJc w:val="left"/>
      <w:pPr>
        <w:ind w:hanging="284"/>
      </w:pPr>
      <w:rPr>
        <w:rFonts w:ascii="Times New Roman" w:eastAsia="Times New Roman" w:hAnsi="Times New Roman" w:hint="default"/>
        <w:sz w:val="14"/>
        <w:szCs w:val="14"/>
      </w:rPr>
    </w:lvl>
    <w:lvl w:ilvl="1" w:tplc="D8EEB3A4">
      <w:start w:val="1"/>
      <w:numFmt w:val="bullet"/>
      <w:lvlText w:val="•"/>
      <w:lvlJc w:val="left"/>
      <w:rPr>
        <w:rFonts w:hint="default"/>
      </w:rPr>
    </w:lvl>
    <w:lvl w:ilvl="2" w:tplc="17FEE300">
      <w:start w:val="1"/>
      <w:numFmt w:val="bullet"/>
      <w:lvlText w:val="•"/>
      <w:lvlJc w:val="left"/>
      <w:rPr>
        <w:rFonts w:hint="default"/>
      </w:rPr>
    </w:lvl>
    <w:lvl w:ilvl="3" w:tplc="0D18BEE2">
      <w:start w:val="1"/>
      <w:numFmt w:val="bullet"/>
      <w:lvlText w:val="•"/>
      <w:lvlJc w:val="left"/>
      <w:rPr>
        <w:rFonts w:hint="default"/>
      </w:rPr>
    </w:lvl>
    <w:lvl w:ilvl="4" w:tplc="591CEDCE">
      <w:start w:val="1"/>
      <w:numFmt w:val="bullet"/>
      <w:lvlText w:val="•"/>
      <w:lvlJc w:val="left"/>
      <w:rPr>
        <w:rFonts w:hint="default"/>
      </w:rPr>
    </w:lvl>
    <w:lvl w:ilvl="5" w:tplc="AEF43C3C">
      <w:start w:val="1"/>
      <w:numFmt w:val="bullet"/>
      <w:lvlText w:val="•"/>
      <w:lvlJc w:val="left"/>
      <w:rPr>
        <w:rFonts w:hint="default"/>
      </w:rPr>
    </w:lvl>
    <w:lvl w:ilvl="6" w:tplc="3766AFE2">
      <w:start w:val="1"/>
      <w:numFmt w:val="bullet"/>
      <w:lvlText w:val="•"/>
      <w:lvlJc w:val="left"/>
      <w:rPr>
        <w:rFonts w:hint="default"/>
      </w:rPr>
    </w:lvl>
    <w:lvl w:ilvl="7" w:tplc="F866FFFA">
      <w:start w:val="1"/>
      <w:numFmt w:val="bullet"/>
      <w:lvlText w:val="•"/>
      <w:lvlJc w:val="left"/>
      <w:rPr>
        <w:rFonts w:hint="default"/>
      </w:rPr>
    </w:lvl>
    <w:lvl w:ilvl="8" w:tplc="DEA4F3E2">
      <w:start w:val="1"/>
      <w:numFmt w:val="bullet"/>
      <w:lvlText w:val="•"/>
      <w:lvlJc w:val="left"/>
      <w:rPr>
        <w:rFonts w:hint="default"/>
      </w:rPr>
    </w:lvl>
  </w:abstractNum>
  <w:abstractNum w:abstractNumId="19">
    <w:nsid w:val="42B735E1"/>
    <w:multiLevelType w:val="hybridMultilevel"/>
    <w:tmpl w:val="52804F1E"/>
    <w:lvl w:ilvl="0" w:tplc="C8E4795E">
      <w:start w:val="1"/>
      <w:numFmt w:val="bullet"/>
      <w:lvlText w:val="•"/>
      <w:lvlJc w:val="left"/>
      <w:pPr>
        <w:ind w:hanging="284"/>
      </w:pPr>
      <w:rPr>
        <w:rFonts w:ascii="Times New Roman" w:eastAsia="Times New Roman" w:hAnsi="Times New Roman" w:hint="default"/>
        <w:sz w:val="14"/>
        <w:szCs w:val="14"/>
      </w:rPr>
    </w:lvl>
    <w:lvl w:ilvl="1" w:tplc="91001670">
      <w:start w:val="1"/>
      <w:numFmt w:val="bullet"/>
      <w:lvlText w:val="•"/>
      <w:lvlJc w:val="left"/>
      <w:rPr>
        <w:rFonts w:hint="default"/>
      </w:rPr>
    </w:lvl>
    <w:lvl w:ilvl="2" w:tplc="4956C4BE">
      <w:start w:val="1"/>
      <w:numFmt w:val="bullet"/>
      <w:lvlText w:val="•"/>
      <w:lvlJc w:val="left"/>
      <w:rPr>
        <w:rFonts w:hint="default"/>
      </w:rPr>
    </w:lvl>
    <w:lvl w:ilvl="3" w:tplc="654CADDE">
      <w:start w:val="1"/>
      <w:numFmt w:val="bullet"/>
      <w:lvlText w:val="•"/>
      <w:lvlJc w:val="left"/>
      <w:rPr>
        <w:rFonts w:hint="default"/>
      </w:rPr>
    </w:lvl>
    <w:lvl w:ilvl="4" w:tplc="94D2E0F8">
      <w:start w:val="1"/>
      <w:numFmt w:val="bullet"/>
      <w:lvlText w:val="•"/>
      <w:lvlJc w:val="left"/>
      <w:rPr>
        <w:rFonts w:hint="default"/>
      </w:rPr>
    </w:lvl>
    <w:lvl w:ilvl="5" w:tplc="118A317A">
      <w:start w:val="1"/>
      <w:numFmt w:val="bullet"/>
      <w:lvlText w:val="•"/>
      <w:lvlJc w:val="left"/>
      <w:rPr>
        <w:rFonts w:hint="default"/>
      </w:rPr>
    </w:lvl>
    <w:lvl w:ilvl="6" w:tplc="645216A2">
      <w:start w:val="1"/>
      <w:numFmt w:val="bullet"/>
      <w:lvlText w:val="•"/>
      <w:lvlJc w:val="left"/>
      <w:rPr>
        <w:rFonts w:hint="default"/>
      </w:rPr>
    </w:lvl>
    <w:lvl w:ilvl="7" w:tplc="C6D8F3EC">
      <w:start w:val="1"/>
      <w:numFmt w:val="bullet"/>
      <w:lvlText w:val="•"/>
      <w:lvlJc w:val="left"/>
      <w:rPr>
        <w:rFonts w:hint="default"/>
      </w:rPr>
    </w:lvl>
    <w:lvl w:ilvl="8" w:tplc="30B62312">
      <w:start w:val="1"/>
      <w:numFmt w:val="bullet"/>
      <w:lvlText w:val="•"/>
      <w:lvlJc w:val="left"/>
      <w:rPr>
        <w:rFonts w:hint="default"/>
      </w:rPr>
    </w:lvl>
  </w:abstractNum>
  <w:abstractNum w:abstractNumId="20">
    <w:nsid w:val="49C13214"/>
    <w:multiLevelType w:val="hybridMultilevel"/>
    <w:tmpl w:val="B1D48588"/>
    <w:lvl w:ilvl="0" w:tplc="267E0FA2">
      <w:start w:val="1"/>
      <w:numFmt w:val="bullet"/>
      <w:lvlText w:val="•"/>
      <w:lvlJc w:val="left"/>
      <w:pPr>
        <w:ind w:hanging="284"/>
      </w:pPr>
      <w:rPr>
        <w:rFonts w:ascii="Times New Roman" w:eastAsia="Times New Roman" w:hAnsi="Times New Roman" w:hint="default"/>
        <w:sz w:val="14"/>
        <w:szCs w:val="14"/>
      </w:rPr>
    </w:lvl>
    <w:lvl w:ilvl="1" w:tplc="F9AA7748">
      <w:start w:val="1"/>
      <w:numFmt w:val="bullet"/>
      <w:lvlText w:val="•"/>
      <w:lvlJc w:val="left"/>
      <w:rPr>
        <w:rFonts w:hint="default"/>
      </w:rPr>
    </w:lvl>
    <w:lvl w:ilvl="2" w:tplc="69045138">
      <w:start w:val="1"/>
      <w:numFmt w:val="bullet"/>
      <w:lvlText w:val="•"/>
      <w:lvlJc w:val="left"/>
      <w:rPr>
        <w:rFonts w:hint="default"/>
      </w:rPr>
    </w:lvl>
    <w:lvl w:ilvl="3" w:tplc="241EF424">
      <w:start w:val="1"/>
      <w:numFmt w:val="bullet"/>
      <w:lvlText w:val="•"/>
      <w:lvlJc w:val="left"/>
      <w:rPr>
        <w:rFonts w:hint="default"/>
      </w:rPr>
    </w:lvl>
    <w:lvl w:ilvl="4" w:tplc="8B166770">
      <w:start w:val="1"/>
      <w:numFmt w:val="bullet"/>
      <w:lvlText w:val="•"/>
      <w:lvlJc w:val="left"/>
      <w:rPr>
        <w:rFonts w:hint="default"/>
      </w:rPr>
    </w:lvl>
    <w:lvl w:ilvl="5" w:tplc="B998946E">
      <w:start w:val="1"/>
      <w:numFmt w:val="bullet"/>
      <w:lvlText w:val="•"/>
      <w:lvlJc w:val="left"/>
      <w:rPr>
        <w:rFonts w:hint="default"/>
      </w:rPr>
    </w:lvl>
    <w:lvl w:ilvl="6" w:tplc="C1E645FC">
      <w:start w:val="1"/>
      <w:numFmt w:val="bullet"/>
      <w:lvlText w:val="•"/>
      <w:lvlJc w:val="left"/>
      <w:rPr>
        <w:rFonts w:hint="default"/>
      </w:rPr>
    </w:lvl>
    <w:lvl w:ilvl="7" w:tplc="559820AA">
      <w:start w:val="1"/>
      <w:numFmt w:val="bullet"/>
      <w:lvlText w:val="•"/>
      <w:lvlJc w:val="left"/>
      <w:rPr>
        <w:rFonts w:hint="default"/>
      </w:rPr>
    </w:lvl>
    <w:lvl w:ilvl="8" w:tplc="8B1A0440">
      <w:start w:val="1"/>
      <w:numFmt w:val="bullet"/>
      <w:lvlText w:val="•"/>
      <w:lvlJc w:val="left"/>
      <w:rPr>
        <w:rFonts w:hint="default"/>
      </w:rPr>
    </w:lvl>
  </w:abstractNum>
  <w:abstractNum w:abstractNumId="21">
    <w:nsid w:val="53DD7BE6"/>
    <w:multiLevelType w:val="hybridMultilevel"/>
    <w:tmpl w:val="EAA697FA"/>
    <w:lvl w:ilvl="0" w:tplc="E342F356">
      <w:start w:val="1"/>
      <w:numFmt w:val="bullet"/>
      <w:lvlText w:val="•"/>
      <w:lvlJc w:val="left"/>
      <w:pPr>
        <w:ind w:hanging="284"/>
      </w:pPr>
      <w:rPr>
        <w:rFonts w:ascii="Times New Roman" w:eastAsia="Times New Roman" w:hAnsi="Times New Roman" w:hint="default"/>
        <w:sz w:val="20"/>
        <w:szCs w:val="20"/>
      </w:rPr>
    </w:lvl>
    <w:lvl w:ilvl="1" w:tplc="E9C004EA">
      <w:start w:val="1"/>
      <w:numFmt w:val="bullet"/>
      <w:lvlText w:val="•"/>
      <w:lvlJc w:val="left"/>
      <w:rPr>
        <w:rFonts w:hint="default"/>
      </w:rPr>
    </w:lvl>
    <w:lvl w:ilvl="2" w:tplc="BF72F8BC">
      <w:start w:val="1"/>
      <w:numFmt w:val="bullet"/>
      <w:lvlText w:val="•"/>
      <w:lvlJc w:val="left"/>
      <w:rPr>
        <w:rFonts w:hint="default"/>
      </w:rPr>
    </w:lvl>
    <w:lvl w:ilvl="3" w:tplc="EEAE1FB2">
      <w:start w:val="1"/>
      <w:numFmt w:val="bullet"/>
      <w:lvlText w:val="•"/>
      <w:lvlJc w:val="left"/>
      <w:rPr>
        <w:rFonts w:hint="default"/>
      </w:rPr>
    </w:lvl>
    <w:lvl w:ilvl="4" w:tplc="5434CEF6">
      <w:start w:val="1"/>
      <w:numFmt w:val="bullet"/>
      <w:lvlText w:val="•"/>
      <w:lvlJc w:val="left"/>
      <w:rPr>
        <w:rFonts w:hint="default"/>
      </w:rPr>
    </w:lvl>
    <w:lvl w:ilvl="5" w:tplc="405C90CC">
      <w:start w:val="1"/>
      <w:numFmt w:val="bullet"/>
      <w:lvlText w:val="•"/>
      <w:lvlJc w:val="left"/>
      <w:rPr>
        <w:rFonts w:hint="default"/>
      </w:rPr>
    </w:lvl>
    <w:lvl w:ilvl="6" w:tplc="8C66C252">
      <w:start w:val="1"/>
      <w:numFmt w:val="bullet"/>
      <w:lvlText w:val="•"/>
      <w:lvlJc w:val="left"/>
      <w:rPr>
        <w:rFonts w:hint="default"/>
      </w:rPr>
    </w:lvl>
    <w:lvl w:ilvl="7" w:tplc="5CD4C68C">
      <w:start w:val="1"/>
      <w:numFmt w:val="bullet"/>
      <w:lvlText w:val="•"/>
      <w:lvlJc w:val="left"/>
      <w:rPr>
        <w:rFonts w:hint="default"/>
      </w:rPr>
    </w:lvl>
    <w:lvl w:ilvl="8" w:tplc="7BE45240">
      <w:start w:val="1"/>
      <w:numFmt w:val="bullet"/>
      <w:lvlText w:val="•"/>
      <w:lvlJc w:val="left"/>
      <w:rPr>
        <w:rFonts w:hint="default"/>
      </w:rPr>
    </w:lvl>
  </w:abstractNum>
  <w:abstractNum w:abstractNumId="22">
    <w:nsid w:val="54586E53"/>
    <w:multiLevelType w:val="hybridMultilevel"/>
    <w:tmpl w:val="7786C71E"/>
    <w:lvl w:ilvl="0" w:tplc="6950B7AA">
      <w:start w:val="1"/>
      <w:numFmt w:val="bullet"/>
      <w:lvlText w:val="•"/>
      <w:lvlJc w:val="left"/>
      <w:pPr>
        <w:ind w:hanging="284"/>
      </w:pPr>
      <w:rPr>
        <w:rFonts w:ascii="Times New Roman" w:eastAsia="Times New Roman" w:hAnsi="Times New Roman" w:hint="default"/>
        <w:sz w:val="20"/>
        <w:szCs w:val="20"/>
      </w:rPr>
    </w:lvl>
    <w:lvl w:ilvl="1" w:tplc="84D0B748">
      <w:start w:val="1"/>
      <w:numFmt w:val="bullet"/>
      <w:lvlText w:val="•"/>
      <w:lvlJc w:val="left"/>
      <w:pPr>
        <w:ind w:hanging="284"/>
      </w:pPr>
      <w:rPr>
        <w:rFonts w:ascii="Times New Roman" w:eastAsia="Times New Roman" w:hAnsi="Times New Roman" w:hint="default"/>
        <w:sz w:val="20"/>
        <w:szCs w:val="20"/>
      </w:rPr>
    </w:lvl>
    <w:lvl w:ilvl="2" w:tplc="D5EA08EC">
      <w:start w:val="1"/>
      <w:numFmt w:val="bullet"/>
      <w:lvlText w:val="&quot;"/>
      <w:lvlJc w:val="left"/>
      <w:pPr>
        <w:ind w:hanging="200"/>
      </w:pPr>
      <w:rPr>
        <w:rFonts w:ascii="仿宋" w:eastAsia="仿宋" w:hAnsi="仿宋" w:hint="default"/>
        <w:sz w:val="20"/>
        <w:szCs w:val="20"/>
      </w:rPr>
    </w:lvl>
    <w:lvl w:ilvl="3" w:tplc="AAA860A8">
      <w:start w:val="1"/>
      <w:numFmt w:val="bullet"/>
      <w:lvlText w:val="•"/>
      <w:lvlJc w:val="left"/>
      <w:rPr>
        <w:rFonts w:hint="default"/>
      </w:rPr>
    </w:lvl>
    <w:lvl w:ilvl="4" w:tplc="73C25F06">
      <w:start w:val="1"/>
      <w:numFmt w:val="bullet"/>
      <w:lvlText w:val="•"/>
      <w:lvlJc w:val="left"/>
      <w:rPr>
        <w:rFonts w:hint="default"/>
      </w:rPr>
    </w:lvl>
    <w:lvl w:ilvl="5" w:tplc="FDB23C58">
      <w:start w:val="1"/>
      <w:numFmt w:val="bullet"/>
      <w:lvlText w:val="•"/>
      <w:lvlJc w:val="left"/>
      <w:rPr>
        <w:rFonts w:hint="default"/>
      </w:rPr>
    </w:lvl>
    <w:lvl w:ilvl="6" w:tplc="8C5AF776">
      <w:start w:val="1"/>
      <w:numFmt w:val="bullet"/>
      <w:lvlText w:val="•"/>
      <w:lvlJc w:val="left"/>
      <w:rPr>
        <w:rFonts w:hint="default"/>
      </w:rPr>
    </w:lvl>
    <w:lvl w:ilvl="7" w:tplc="F8AEDABE">
      <w:start w:val="1"/>
      <w:numFmt w:val="bullet"/>
      <w:lvlText w:val="•"/>
      <w:lvlJc w:val="left"/>
      <w:rPr>
        <w:rFonts w:hint="default"/>
      </w:rPr>
    </w:lvl>
    <w:lvl w:ilvl="8" w:tplc="50B80F3A">
      <w:start w:val="1"/>
      <w:numFmt w:val="bullet"/>
      <w:lvlText w:val="•"/>
      <w:lvlJc w:val="left"/>
      <w:rPr>
        <w:rFonts w:hint="default"/>
      </w:rPr>
    </w:lvl>
  </w:abstractNum>
  <w:abstractNum w:abstractNumId="23">
    <w:nsid w:val="551313EE"/>
    <w:multiLevelType w:val="hybridMultilevel"/>
    <w:tmpl w:val="8AF45B48"/>
    <w:lvl w:ilvl="0" w:tplc="74EAA54E">
      <w:start w:val="1"/>
      <w:numFmt w:val="bullet"/>
      <w:lvlText w:val="•"/>
      <w:lvlJc w:val="left"/>
      <w:pPr>
        <w:ind w:hanging="284"/>
      </w:pPr>
      <w:rPr>
        <w:rFonts w:ascii="Times New Roman" w:eastAsia="Times New Roman" w:hAnsi="Times New Roman" w:hint="default"/>
        <w:sz w:val="14"/>
        <w:szCs w:val="14"/>
      </w:rPr>
    </w:lvl>
    <w:lvl w:ilvl="1" w:tplc="4CA01BD2">
      <w:start w:val="1"/>
      <w:numFmt w:val="bullet"/>
      <w:lvlText w:val="•"/>
      <w:lvlJc w:val="left"/>
      <w:rPr>
        <w:rFonts w:hint="default"/>
      </w:rPr>
    </w:lvl>
    <w:lvl w:ilvl="2" w:tplc="A5180ECA">
      <w:start w:val="1"/>
      <w:numFmt w:val="bullet"/>
      <w:lvlText w:val="•"/>
      <w:lvlJc w:val="left"/>
      <w:rPr>
        <w:rFonts w:hint="default"/>
      </w:rPr>
    </w:lvl>
    <w:lvl w:ilvl="3" w:tplc="C76C2662">
      <w:start w:val="1"/>
      <w:numFmt w:val="bullet"/>
      <w:lvlText w:val="•"/>
      <w:lvlJc w:val="left"/>
      <w:rPr>
        <w:rFonts w:hint="default"/>
      </w:rPr>
    </w:lvl>
    <w:lvl w:ilvl="4" w:tplc="F1E221B0">
      <w:start w:val="1"/>
      <w:numFmt w:val="bullet"/>
      <w:lvlText w:val="•"/>
      <w:lvlJc w:val="left"/>
      <w:rPr>
        <w:rFonts w:hint="default"/>
      </w:rPr>
    </w:lvl>
    <w:lvl w:ilvl="5" w:tplc="B1C8D802">
      <w:start w:val="1"/>
      <w:numFmt w:val="bullet"/>
      <w:lvlText w:val="•"/>
      <w:lvlJc w:val="left"/>
      <w:rPr>
        <w:rFonts w:hint="default"/>
      </w:rPr>
    </w:lvl>
    <w:lvl w:ilvl="6" w:tplc="5A6A1A00">
      <w:start w:val="1"/>
      <w:numFmt w:val="bullet"/>
      <w:lvlText w:val="•"/>
      <w:lvlJc w:val="left"/>
      <w:rPr>
        <w:rFonts w:hint="default"/>
      </w:rPr>
    </w:lvl>
    <w:lvl w:ilvl="7" w:tplc="D056EDDE">
      <w:start w:val="1"/>
      <w:numFmt w:val="bullet"/>
      <w:lvlText w:val="•"/>
      <w:lvlJc w:val="left"/>
      <w:rPr>
        <w:rFonts w:hint="default"/>
      </w:rPr>
    </w:lvl>
    <w:lvl w:ilvl="8" w:tplc="0C3A78B2">
      <w:start w:val="1"/>
      <w:numFmt w:val="bullet"/>
      <w:lvlText w:val="•"/>
      <w:lvlJc w:val="left"/>
      <w:rPr>
        <w:rFonts w:hint="default"/>
      </w:rPr>
    </w:lvl>
  </w:abstractNum>
  <w:abstractNum w:abstractNumId="24">
    <w:nsid w:val="597B0572"/>
    <w:multiLevelType w:val="hybridMultilevel"/>
    <w:tmpl w:val="32CE8F46"/>
    <w:lvl w:ilvl="0" w:tplc="FF3C29F2">
      <w:start w:val="1"/>
      <w:numFmt w:val="bullet"/>
      <w:lvlText w:val="•"/>
      <w:lvlJc w:val="left"/>
      <w:pPr>
        <w:ind w:hanging="284"/>
      </w:pPr>
      <w:rPr>
        <w:rFonts w:ascii="Times New Roman" w:eastAsia="Times New Roman" w:hAnsi="Times New Roman" w:hint="default"/>
        <w:sz w:val="20"/>
        <w:szCs w:val="20"/>
      </w:rPr>
    </w:lvl>
    <w:lvl w:ilvl="1" w:tplc="9BE8BF66">
      <w:start w:val="1"/>
      <w:numFmt w:val="bullet"/>
      <w:lvlText w:val="•"/>
      <w:lvlJc w:val="left"/>
      <w:pPr>
        <w:ind w:hanging="284"/>
      </w:pPr>
      <w:rPr>
        <w:rFonts w:ascii="Times New Roman" w:eastAsia="Times New Roman" w:hAnsi="Times New Roman" w:hint="default"/>
        <w:sz w:val="20"/>
        <w:szCs w:val="20"/>
      </w:rPr>
    </w:lvl>
    <w:lvl w:ilvl="2" w:tplc="32BE28E4">
      <w:start w:val="1"/>
      <w:numFmt w:val="bullet"/>
      <w:lvlText w:val="•"/>
      <w:lvlJc w:val="left"/>
      <w:rPr>
        <w:rFonts w:hint="default"/>
      </w:rPr>
    </w:lvl>
    <w:lvl w:ilvl="3" w:tplc="09AC5B9A">
      <w:start w:val="1"/>
      <w:numFmt w:val="bullet"/>
      <w:lvlText w:val="•"/>
      <w:lvlJc w:val="left"/>
      <w:rPr>
        <w:rFonts w:hint="default"/>
      </w:rPr>
    </w:lvl>
    <w:lvl w:ilvl="4" w:tplc="764A78E4">
      <w:start w:val="1"/>
      <w:numFmt w:val="bullet"/>
      <w:lvlText w:val="•"/>
      <w:lvlJc w:val="left"/>
      <w:rPr>
        <w:rFonts w:hint="default"/>
      </w:rPr>
    </w:lvl>
    <w:lvl w:ilvl="5" w:tplc="55BCA532">
      <w:start w:val="1"/>
      <w:numFmt w:val="bullet"/>
      <w:lvlText w:val="•"/>
      <w:lvlJc w:val="left"/>
      <w:rPr>
        <w:rFonts w:hint="default"/>
      </w:rPr>
    </w:lvl>
    <w:lvl w:ilvl="6" w:tplc="E3BE8B9E">
      <w:start w:val="1"/>
      <w:numFmt w:val="bullet"/>
      <w:lvlText w:val="•"/>
      <w:lvlJc w:val="left"/>
      <w:rPr>
        <w:rFonts w:hint="default"/>
      </w:rPr>
    </w:lvl>
    <w:lvl w:ilvl="7" w:tplc="9F805E1A">
      <w:start w:val="1"/>
      <w:numFmt w:val="bullet"/>
      <w:lvlText w:val="•"/>
      <w:lvlJc w:val="left"/>
      <w:rPr>
        <w:rFonts w:hint="default"/>
      </w:rPr>
    </w:lvl>
    <w:lvl w:ilvl="8" w:tplc="8018B196">
      <w:start w:val="1"/>
      <w:numFmt w:val="bullet"/>
      <w:lvlText w:val="•"/>
      <w:lvlJc w:val="left"/>
      <w:rPr>
        <w:rFonts w:hint="default"/>
      </w:rPr>
    </w:lvl>
  </w:abstractNum>
  <w:abstractNum w:abstractNumId="25">
    <w:nsid w:val="5DC87A4D"/>
    <w:multiLevelType w:val="hybridMultilevel"/>
    <w:tmpl w:val="4A08A376"/>
    <w:lvl w:ilvl="0" w:tplc="72968978">
      <w:start w:val="1"/>
      <w:numFmt w:val="bullet"/>
      <w:lvlText w:val="•"/>
      <w:lvlJc w:val="left"/>
      <w:pPr>
        <w:ind w:hanging="284"/>
      </w:pPr>
      <w:rPr>
        <w:rFonts w:ascii="Times New Roman" w:eastAsia="Times New Roman" w:hAnsi="Times New Roman" w:hint="default"/>
        <w:sz w:val="14"/>
        <w:szCs w:val="14"/>
      </w:rPr>
    </w:lvl>
    <w:lvl w:ilvl="1" w:tplc="4DA888B4">
      <w:start w:val="1"/>
      <w:numFmt w:val="bullet"/>
      <w:lvlText w:val="•"/>
      <w:lvlJc w:val="left"/>
      <w:rPr>
        <w:rFonts w:hint="default"/>
      </w:rPr>
    </w:lvl>
    <w:lvl w:ilvl="2" w:tplc="054C84C0">
      <w:start w:val="1"/>
      <w:numFmt w:val="bullet"/>
      <w:lvlText w:val="•"/>
      <w:lvlJc w:val="left"/>
      <w:rPr>
        <w:rFonts w:hint="default"/>
      </w:rPr>
    </w:lvl>
    <w:lvl w:ilvl="3" w:tplc="2C4CA9B4">
      <w:start w:val="1"/>
      <w:numFmt w:val="bullet"/>
      <w:lvlText w:val="•"/>
      <w:lvlJc w:val="left"/>
      <w:rPr>
        <w:rFonts w:hint="default"/>
      </w:rPr>
    </w:lvl>
    <w:lvl w:ilvl="4" w:tplc="0F684A74">
      <w:start w:val="1"/>
      <w:numFmt w:val="bullet"/>
      <w:lvlText w:val="•"/>
      <w:lvlJc w:val="left"/>
      <w:rPr>
        <w:rFonts w:hint="default"/>
      </w:rPr>
    </w:lvl>
    <w:lvl w:ilvl="5" w:tplc="A1FE2E5C">
      <w:start w:val="1"/>
      <w:numFmt w:val="bullet"/>
      <w:lvlText w:val="•"/>
      <w:lvlJc w:val="left"/>
      <w:rPr>
        <w:rFonts w:hint="default"/>
      </w:rPr>
    </w:lvl>
    <w:lvl w:ilvl="6" w:tplc="CFC2BE26">
      <w:start w:val="1"/>
      <w:numFmt w:val="bullet"/>
      <w:lvlText w:val="•"/>
      <w:lvlJc w:val="left"/>
      <w:rPr>
        <w:rFonts w:hint="default"/>
      </w:rPr>
    </w:lvl>
    <w:lvl w:ilvl="7" w:tplc="388CDD8C">
      <w:start w:val="1"/>
      <w:numFmt w:val="bullet"/>
      <w:lvlText w:val="•"/>
      <w:lvlJc w:val="left"/>
      <w:rPr>
        <w:rFonts w:hint="default"/>
      </w:rPr>
    </w:lvl>
    <w:lvl w:ilvl="8" w:tplc="CA90A51C">
      <w:start w:val="1"/>
      <w:numFmt w:val="bullet"/>
      <w:lvlText w:val="•"/>
      <w:lvlJc w:val="left"/>
      <w:rPr>
        <w:rFonts w:hint="default"/>
      </w:rPr>
    </w:lvl>
  </w:abstractNum>
  <w:abstractNum w:abstractNumId="26">
    <w:nsid w:val="5F894C37"/>
    <w:multiLevelType w:val="hybridMultilevel"/>
    <w:tmpl w:val="20C227D4"/>
    <w:lvl w:ilvl="0" w:tplc="42A4DBB2">
      <w:start w:val="1"/>
      <w:numFmt w:val="bullet"/>
      <w:lvlText w:val="•"/>
      <w:lvlJc w:val="left"/>
      <w:pPr>
        <w:ind w:hanging="284"/>
      </w:pPr>
      <w:rPr>
        <w:rFonts w:ascii="Times New Roman" w:eastAsia="Times New Roman" w:hAnsi="Times New Roman" w:hint="default"/>
        <w:sz w:val="14"/>
        <w:szCs w:val="14"/>
      </w:rPr>
    </w:lvl>
    <w:lvl w:ilvl="1" w:tplc="C548CCAA">
      <w:start w:val="1"/>
      <w:numFmt w:val="bullet"/>
      <w:lvlText w:val="•"/>
      <w:lvlJc w:val="left"/>
      <w:rPr>
        <w:rFonts w:hint="default"/>
      </w:rPr>
    </w:lvl>
    <w:lvl w:ilvl="2" w:tplc="52FE3EC0">
      <w:start w:val="1"/>
      <w:numFmt w:val="bullet"/>
      <w:lvlText w:val="•"/>
      <w:lvlJc w:val="left"/>
      <w:rPr>
        <w:rFonts w:hint="default"/>
      </w:rPr>
    </w:lvl>
    <w:lvl w:ilvl="3" w:tplc="DA5800B4">
      <w:start w:val="1"/>
      <w:numFmt w:val="bullet"/>
      <w:lvlText w:val="•"/>
      <w:lvlJc w:val="left"/>
      <w:rPr>
        <w:rFonts w:hint="default"/>
      </w:rPr>
    </w:lvl>
    <w:lvl w:ilvl="4" w:tplc="6BB8F4E2">
      <w:start w:val="1"/>
      <w:numFmt w:val="bullet"/>
      <w:lvlText w:val="•"/>
      <w:lvlJc w:val="left"/>
      <w:rPr>
        <w:rFonts w:hint="default"/>
      </w:rPr>
    </w:lvl>
    <w:lvl w:ilvl="5" w:tplc="396896CC">
      <w:start w:val="1"/>
      <w:numFmt w:val="bullet"/>
      <w:lvlText w:val="•"/>
      <w:lvlJc w:val="left"/>
      <w:rPr>
        <w:rFonts w:hint="default"/>
      </w:rPr>
    </w:lvl>
    <w:lvl w:ilvl="6" w:tplc="8826C01C">
      <w:start w:val="1"/>
      <w:numFmt w:val="bullet"/>
      <w:lvlText w:val="•"/>
      <w:lvlJc w:val="left"/>
      <w:rPr>
        <w:rFonts w:hint="default"/>
      </w:rPr>
    </w:lvl>
    <w:lvl w:ilvl="7" w:tplc="79D8B278">
      <w:start w:val="1"/>
      <w:numFmt w:val="bullet"/>
      <w:lvlText w:val="•"/>
      <w:lvlJc w:val="left"/>
      <w:rPr>
        <w:rFonts w:hint="default"/>
      </w:rPr>
    </w:lvl>
    <w:lvl w:ilvl="8" w:tplc="1172CA76">
      <w:start w:val="1"/>
      <w:numFmt w:val="bullet"/>
      <w:lvlText w:val="•"/>
      <w:lvlJc w:val="left"/>
      <w:rPr>
        <w:rFonts w:hint="default"/>
      </w:rPr>
    </w:lvl>
  </w:abstractNum>
  <w:abstractNum w:abstractNumId="27">
    <w:nsid w:val="623A12AA"/>
    <w:multiLevelType w:val="hybridMultilevel"/>
    <w:tmpl w:val="6F2C5896"/>
    <w:lvl w:ilvl="0" w:tplc="E2348242">
      <w:start w:val="1"/>
      <w:numFmt w:val="decimal"/>
      <w:lvlText w:val="%1"/>
      <w:lvlJc w:val="left"/>
      <w:pPr>
        <w:ind w:hanging="110"/>
      </w:pPr>
      <w:rPr>
        <w:rFonts w:ascii="微软雅黑" w:eastAsia="微软雅黑" w:hAnsi="微软雅黑" w:hint="default"/>
        <w:w w:val="99"/>
        <w:sz w:val="20"/>
        <w:szCs w:val="20"/>
      </w:rPr>
    </w:lvl>
    <w:lvl w:ilvl="1" w:tplc="9B103C3E">
      <w:start w:val="1"/>
      <w:numFmt w:val="bullet"/>
      <w:lvlText w:val="•"/>
      <w:lvlJc w:val="left"/>
      <w:rPr>
        <w:rFonts w:hint="default"/>
      </w:rPr>
    </w:lvl>
    <w:lvl w:ilvl="2" w:tplc="A4109C0C">
      <w:start w:val="1"/>
      <w:numFmt w:val="bullet"/>
      <w:lvlText w:val="•"/>
      <w:lvlJc w:val="left"/>
      <w:rPr>
        <w:rFonts w:hint="default"/>
      </w:rPr>
    </w:lvl>
    <w:lvl w:ilvl="3" w:tplc="15501AF8">
      <w:start w:val="1"/>
      <w:numFmt w:val="bullet"/>
      <w:lvlText w:val="•"/>
      <w:lvlJc w:val="left"/>
      <w:rPr>
        <w:rFonts w:hint="default"/>
      </w:rPr>
    </w:lvl>
    <w:lvl w:ilvl="4" w:tplc="FBBE6CA2">
      <w:start w:val="1"/>
      <w:numFmt w:val="bullet"/>
      <w:lvlText w:val="•"/>
      <w:lvlJc w:val="left"/>
      <w:rPr>
        <w:rFonts w:hint="default"/>
      </w:rPr>
    </w:lvl>
    <w:lvl w:ilvl="5" w:tplc="E4368BF2">
      <w:start w:val="1"/>
      <w:numFmt w:val="bullet"/>
      <w:lvlText w:val="•"/>
      <w:lvlJc w:val="left"/>
      <w:rPr>
        <w:rFonts w:hint="default"/>
      </w:rPr>
    </w:lvl>
    <w:lvl w:ilvl="6" w:tplc="3D1252C8">
      <w:start w:val="1"/>
      <w:numFmt w:val="bullet"/>
      <w:lvlText w:val="•"/>
      <w:lvlJc w:val="left"/>
      <w:rPr>
        <w:rFonts w:hint="default"/>
      </w:rPr>
    </w:lvl>
    <w:lvl w:ilvl="7" w:tplc="45A4339E">
      <w:start w:val="1"/>
      <w:numFmt w:val="bullet"/>
      <w:lvlText w:val="•"/>
      <w:lvlJc w:val="left"/>
      <w:rPr>
        <w:rFonts w:hint="default"/>
      </w:rPr>
    </w:lvl>
    <w:lvl w:ilvl="8" w:tplc="AB1CC4EC">
      <w:start w:val="1"/>
      <w:numFmt w:val="bullet"/>
      <w:lvlText w:val="•"/>
      <w:lvlJc w:val="left"/>
      <w:rPr>
        <w:rFonts w:hint="default"/>
      </w:rPr>
    </w:lvl>
  </w:abstractNum>
  <w:abstractNum w:abstractNumId="28">
    <w:nsid w:val="626E6427"/>
    <w:multiLevelType w:val="hybridMultilevel"/>
    <w:tmpl w:val="F3BAD7B0"/>
    <w:lvl w:ilvl="0" w:tplc="F93E52F4">
      <w:start w:val="1"/>
      <w:numFmt w:val="decimal"/>
      <w:lvlText w:val="%1"/>
      <w:lvlJc w:val="left"/>
      <w:pPr>
        <w:ind w:hanging="110"/>
      </w:pPr>
      <w:rPr>
        <w:rFonts w:ascii="微软雅黑" w:eastAsia="微软雅黑" w:hAnsi="微软雅黑" w:hint="default"/>
        <w:w w:val="99"/>
        <w:sz w:val="20"/>
        <w:szCs w:val="20"/>
      </w:rPr>
    </w:lvl>
    <w:lvl w:ilvl="1" w:tplc="E6447726">
      <w:start w:val="1"/>
      <w:numFmt w:val="bullet"/>
      <w:lvlText w:val="•"/>
      <w:lvlJc w:val="left"/>
      <w:pPr>
        <w:ind w:hanging="284"/>
      </w:pPr>
      <w:rPr>
        <w:rFonts w:ascii="Times New Roman" w:eastAsia="Times New Roman" w:hAnsi="Times New Roman" w:hint="default"/>
        <w:sz w:val="20"/>
        <w:szCs w:val="20"/>
      </w:rPr>
    </w:lvl>
    <w:lvl w:ilvl="2" w:tplc="92E627DC">
      <w:start w:val="1"/>
      <w:numFmt w:val="bullet"/>
      <w:lvlText w:val="•"/>
      <w:lvlJc w:val="left"/>
      <w:rPr>
        <w:rFonts w:hint="default"/>
      </w:rPr>
    </w:lvl>
    <w:lvl w:ilvl="3" w:tplc="A1966FA0">
      <w:start w:val="1"/>
      <w:numFmt w:val="bullet"/>
      <w:lvlText w:val="•"/>
      <w:lvlJc w:val="left"/>
      <w:rPr>
        <w:rFonts w:hint="default"/>
      </w:rPr>
    </w:lvl>
    <w:lvl w:ilvl="4" w:tplc="C31EFA52">
      <w:start w:val="1"/>
      <w:numFmt w:val="bullet"/>
      <w:lvlText w:val="•"/>
      <w:lvlJc w:val="left"/>
      <w:rPr>
        <w:rFonts w:hint="default"/>
      </w:rPr>
    </w:lvl>
    <w:lvl w:ilvl="5" w:tplc="C07615CA">
      <w:start w:val="1"/>
      <w:numFmt w:val="bullet"/>
      <w:lvlText w:val="•"/>
      <w:lvlJc w:val="left"/>
      <w:rPr>
        <w:rFonts w:hint="default"/>
      </w:rPr>
    </w:lvl>
    <w:lvl w:ilvl="6" w:tplc="3488B302">
      <w:start w:val="1"/>
      <w:numFmt w:val="bullet"/>
      <w:lvlText w:val="•"/>
      <w:lvlJc w:val="left"/>
      <w:rPr>
        <w:rFonts w:hint="default"/>
      </w:rPr>
    </w:lvl>
    <w:lvl w:ilvl="7" w:tplc="E02EFD30">
      <w:start w:val="1"/>
      <w:numFmt w:val="bullet"/>
      <w:lvlText w:val="•"/>
      <w:lvlJc w:val="left"/>
      <w:rPr>
        <w:rFonts w:hint="default"/>
      </w:rPr>
    </w:lvl>
    <w:lvl w:ilvl="8" w:tplc="BA4ECAD4">
      <w:start w:val="1"/>
      <w:numFmt w:val="bullet"/>
      <w:lvlText w:val="•"/>
      <w:lvlJc w:val="left"/>
      <w:rPr>
        <w:rFonts w:hint="default"/>
      </w:rPr>
    </w:lvl>
  </w:abstractNum>
  <w:abstractNum w:abstractNumId="29">
    <w:nsid w:val="6512354E"/>
    <w:multiLevelType w:val="hybridMultilevel"/>
    <w:tmpl w:val="7B6ECAB4"/>
    <w:lvl w:ilvl="0" w:tplc="DDA0FED2">
      <w:start w:val="1"/>
      <w:numFmt w:val="bullet"/>
      <w:lvlText w:val="•"/>
      <w:lvlJc w:val="left"/>
      <w:pPr>
        <w:ind w:hanging="284"/>
      </w:pPr>
      <w:rPr>
        <w:rFonts w:ascii="Times New Roman" w:eastAsia="Times New Roman" w:hAnsi="Times New Roman" w:hint="default"/>
        <w:sz w:val="14"/>
        <w:szCs w:val="14"/>
      </w:rPr>
    </w:lvl>
    <w:lvl w:ilvl="1" w:tplc="4D3EA73A">
      <w:start w:val="1"/>
      <w:numFmt w:val="bullet"/>
      <w:lvlText w:val="•"/>
      <w:lvlJc w:val="left"/>
      <w:rPr>
        <w:rFonts w:hint="default"/>
      </w:rPr>
    </w:lvl>
    <w:lvl w:ilvl="2" w:tplc="D2CEAD82">
      <w:start w:val="1"/>
      <w:numFmt w:val="bullet"/>
      <w:lvlText w:val="•"/>
      <w:lvlJc w:val="left"/>
      <w:rPr>
        <w:rFonts w:hint="default"/>
      </w:rPr>
    </w:lvl>
    <w:lvl w:ilvl="3" w:tplc="C88C2F84">
      <w:start w:val="1"/>
      <w:numFmt w:val="bullet"/>
      <w:lvlText w:val="•"/>
      <w:lvlJc w:val="left"/>
      <w:rPr>
        <w:rFonts w:hint="default"/>
      </w:rPr>
    </w:lvl>
    <w:lvl w:ilvl="4" w:tplc="47D418DC">
      <w:start w:val="1"/>
      <w:numFmt w:val="bullet"/>
      <w:lvlText w:val="•"/>
      <w:lvlJc w:val="left"/>
      <w:rPr>
        <w:rFonts w:hint="default"/>
      </w:rPr>
    </w:lvl>
    <w:lvl w:ilvl="5" w:tplc="0680C1D8">
      <w:start w:val="1"/>
      <w:numFmt w:val="bullet"/>
      <w:lvlText w:val="•"/>
      <w:lvlJc w:val="left"/>
      <w:rPr>
        <w:rFonts w:hint="default"/>
      </w:rPr>
    </w:lvl>
    <w:lvl w:ilvl="6" w:tplc="FB686312">
      <w:start w:val="1"/>
      <w:numFmt w:val="bullet"/>
      <w:lvlText w:val="•"/>
      <w:lvlJc w:val="left"/>
      <w:rPr>
        <w:rFonts w:hint="default"/>
      </w:rPr>
    </w:lvl>
    <w:lvl w:ilvl="7" w:tplc="3432CEE6">
      <w:start w:val="1"/>
      <w:numFmt w:val="bullet"/>
      <w:lvlText w:val="•"/>
      <w:lvlJc w:val="left"/>
      <w:rPr>
        <w:rFonts w:hint="default"/>
      </w:rPr>
    </w:lvl>
    <w:lvl w:ilvl="8" w:tplc="CB7E5C18">
      <w:start w:val="1"/>
      <w:numFmt w:val="bullet"/>
      <w:lvlText w:val="•"/>
      <w:lvlJc w:val="left"/>
      <w:rPr>
        <w:rFonts w:hint="default"/>
      </w:rPr>
    </w:lvl>
  </w:abstractNum>
  <w:abstractNum w:abstractNumId="30">
    <w:nsid w:val="663C4DAD"/>
    <w:multiLevelType w:val="hybridMultilevel"/>
    <w:tmpl w:val="7264010C"/>
    <w:lvl w:ilvl="0" w:tplc="63AC30EA">
      <w:start w:val="1"/>
      <w:numFmt w:val="bullet"/>
      <w:lvlText w:val="•"/>
      <w:lvlJc w:val="left"/>
      <w:pPr>
        <w:ind w:hanging="284"/>
      </w:pPr>
      <w:rPr>
        <w:rFonts w:ascii="Times New Roman" w:eastAsia="Times New Roman" w:hAnsi="Times New Roman" w:hint="default"/>
        <w:sz w:val="20"/>
        <w:szCs w:val="20"/>
      </w:rPr>
    </w:lvl>
    <w:lvl w:ilvl="1" w:tplc="D7764C0C">
      <w:start w:val="1"/>
      <w:numFmt w:val="bullet"/>
      <w:lvlText w:val="•"/>
      <w:lvlJc w:val="left"/>
      <w:pPr>
        <w:ind w:hanging="284"/>
      </w:pPr>
      <w:rPr>
        <w:rFonts w:ascii="Times New Roman" w:eastAsia="Times New Roman" w:hAnsi="Times New Roman" w:hint="default"/>
        <w:sz w:val="20"/>
        <w:szCs w:val="20"/>
      </w:rPr>
    </w:lvl>
    <w:lvl w:ilvl="2" w:tplc="F42AB596">
      <w:start w:val="1"/>
      <w:numFmt w:val="bullet"/>
      <w:lvlText w:val="•"/>
      <w:lvlJc w:val="left"/>
      <w:rPr>
        <w:rFonts w:hint="default"/>
      </w:rPr>
    </w:lvl>
    <w:lvl w:ilvl="3" w:tplc="E0CEDF4C">
      <w:start w:val="1"/>
      <w:numFmt w:val="bullet"/>
      <w:lvlText w:val="•"/>
      <w:lvlJc w:val="left"/>
      <w:rPr>
        <w:rFonts w:hint="default"/>
      </w:rPr>
    </w:lvl>
    <w:lvl w:ilvl="4" w:tplc="1D5A6D3A">
      <w:start w:val="1"/>
      <w:numFmt w:val="bullet"/>
      <w:lvlText w:val="•"/>
      <w:lvlJc w:val="left"/>
      <w:rPr>
        <w:rFonts w:hint="default"/>
      </w:rPr>
    </w:lvl>
    <w:lvl w:ilvl="5" w:tplc="BAA6EF5C">
      <w:start w:val="1"/>
      <w:numFmt w:val="bullet"/>
      <w:lvlText w:val="•"/>
      <w:lvlJc w:val="left"/>
      <w:rPr>
        <w:rFonts w:hint="default"/>
      </w:rPr>
    </w:lvl>
    <w:lvl w:ilvl="6" w:tplc="4AB6B7F2">
      <w:start w:val="1"/>
      <w:numFmt w:val="bullet"/>
      <w:lvlText w:val="•"/>
      <w:lvlJc w:val="left"/>
      <w:rPr>
        <w:rFonts w:hint="default"/>
      </w:rPr>
    </w:lvl>
    <w:lvl w:ilvl="7" w:tplc="557AA370">
      <w:start w:val="1"/>
      <w:numFmt w:val="bullet"/>
      <w:lvlText w:val="•"/>
      <w:lvlJc w:val="left"/>
      <w:rPr>
        <w:rFonts w:hint="default"/>
      </w:rPr>
    </w:lvl>
    <w:lvl w:ilvl="8" w:tplc="9CDC28F6">
      <w:start w:val="1"/>
      <w:numFmt w:val="bullet"/>
      <w:lvlText w:val="•"/>
      <w:lvlJc w:val="left"/>
      <w:rPr>
        <w:rFonts w:hint="default"/>
      </w:rPr>
    </w:lvl>
  </w:abstractNum>
  <w:abstractNum w:abstractNumId="31">
    <w:nsid w:val="66E47B2B"/>
    <w:multiLevelType w:val="hybridMultilevel"/>
    <w:tmpl w:val="C8AE6240"/>
    <w:lvl w:ilvl="0" w:tplc="BC800D5A">
      <w:start w:val="1"/>
      <w:numFmt w:val="bullet"/>
      <w:lvlText w:val="•"/>
      <w:lvlJc w:val="left"/>
      <w:pPr>
        <w:ind w:hanging="284"/>
      </w:pPr>
      <w:rPr>
        <w:rFonts w:ascii="Times New Roman" w:eastAsia="Times New Roman" w:hAnsi="Times New Roman" w:hint="default"/>
        <w:sz w:val="14"/>
        <w:szCs w:val="14"/>
      </w:rPr>
    </w:lvl>
    <w:lvl w:ilvl="1" w:tplc="BAB07A42">
      <w:start w:val="1"/>
      <w:numFmt w:val="bullet"/>
      <w:lvlText w:val="•"/>
      <w:lvlJc w:val="left"/>
      <w:rPr>
        <w:rFonts w:hint="default"/>
      </w:rPr>
    </w:lvl>
    <w:lvl w:ilvl="2" w:tplc="9550B8B2">
      <w:start w:val="1"/>
      <w:numFmt w:val="bullet"/>
      <w:lvlText w:val="•"/>
      <w:lvlJc w:val="left"/>
      <w:rPr>
        <w:rFonts w:hint="default"/>
      </w:rPr>
    </w:lvl>
    <w:lvl w:ilvl="3" w:tplc="14C29E46">
      <w:start w:val="1"/>
      <w:numFmt w:val="bullet"/>
      <w:lvlText w:val="•"/>
      <w:lvlJc w:val="left"/>
      <w:rPr>
        <w:rFonts w:hint="default"/>
      </w:rPr>
    </w:lvl>
    <w:lvl w:ilvl="4" w:tplc="5AB68F6E">
      <w:start w:val="1"/>
      <w:numFmt w:val="bullet"/>
      <w:lvlText w:val="•"/>
      <w:lvlJc w:val="left"/>
      <w:rPr>
        <w:rFonts w:hint="default"/>
      </w:rPr>
    </w:lvl>
    <w:lvl w:ilvl="5" w:tplc="D0F26EF6">
      <w:start w:val="1"/>
      <w:numFmt w:val="bullet"/>
      <w:lvlText w:val="•"/>
      <w:lvlJc w:val="left"/>
      <w:rPr>
        <w:rFonts w:hint="default"/>
      </w:rPr>
    </w:lvl>
    <w:lvl w:ilvl="6" w:tplc="6D4C6EAC">
      <w:start w:val="1"/>
      <w:numFmt w:val="bullet"/>
      <w:lvlText w:val="•"/>
      <w:lvlJc w:val="left"/>
      <w:rPr>
        <w:rFonts w:hint="default"/>
      </w:rPr>
    </w:lvl>
    <w:lvl w:ilvl="7" w:tplc="48925EF0">
      <w:start w:val="1"/>
      <w:numFmt w:val="bullet"/>
      <w:lvlText w:val="•"/>
      <w:lvlJc w:val="left"/>
      <w:rPr>
        <w:rFonts w:hint="default"/>
      </w:rPr>
    </w:lvl>
    <w:lvl w:ilvl="8" w:tplc="9D8EB7E0">
      <w:start w:val="1"/>
      <w:numFmt w:val="bullet"/>
      <w:lvlText w:val="•"/>
      <w:lvlJc w:val="left"/>
      <w:rPr>
        <w:rFonts w:hint="default"/>
      </w:rPr>
    </w:lvl>
  </w:abstractNum>
  <w:abstractNum w:abstractNumId="32">
    <w:nsid w:val="6D25778C"/>
    <w:multiLevelType w:val="hybridMultilevel"/>
    <w:tmpl w:val="2DDA5B4E"/>
    <w:lvl w:ilvl="0" w:tplc="25D0E192">
      <w:start w:val="1"/>
      <w:numFmt w:val="bullet"/>
      <w:lvlText w:val="•"/>
      <w:lvlJc w:val="left"/>
      <w:pPr>
        <w:ind w:hanging="284"/>
      </w:pPr>
      <w:rPr>
        <w:rFonts w:ascii="Times New Roman" w:eastAsia="Times New Roman" w:hAnsi="Times New Roman" w:hint="default"/>
        <w:sz w:val="14"/>
        <w:szCs w:val="14"/>
      </w:rPr>
    </w:lvl>
    <w:lvl w:ilvl="1" w:tplc="4A3E8984">
      <w:start w:val="1"/>
      <w:numFmt w:val="bullet"/>
      <w:lvlText w:val="•"/>
      <w:lvlJc w:val="left"/>
      <w:rPr>
        <w:rFonts w:hint="default"/>
      </w:rPr>
    </w:lvl>
    <w:lvl w:ilvl="2" w:tplc="2250D736">
      <w:start w:val="1"/>
      <w:numFmt w:val="bullet"/>
      <w:lvlText w:val="•"/>
      <w:lvlJc w:val="left"/>
      <w:rPr>
        <w:rFonts w:hint="default"/>
      </w:rPr>
    </w:lvl>
    <w:lvl w:ilvl="3" w:tplc="B64AC1FE">
      <w:start w:val="1"/>
      <w:numFmt w:val="bullet"/>
      <w:lvlText w:val="•"/>
      <w:lvlJc w:val="left"/>
      <w:rPr>
        <w:rFonts w:hint="default"/>
      </w:rPr>
    </w:lvl>
    <w:lvl w:ilvl="4" w:tplc="B986E0D2">
      <w:start w:val="1"/>
      <w:numFmt w:val="bullet"/>
      <w:lvlText w:val="•"/>
      <w:lvlJc w:val="left"/>
      <w:rPr>
        <w:rFonts w:hint="default"/>
      </w:rPr>
    </w:lvl>
    <w:lvl w:ilvl="5" w:tplc="81CE4C5C">
      <w:start w:val="1"/>
      <w:numFmt w:val="bullet"/>
      <w:lvlText w:val="•"/>
      <w:lvlJc w:val="left"/>
      <w:rPr>
        <w:rFonts w:hint="default"/>
      </w:rPr>
    </w:lvl>
    <w:lvl w:ilvl="6" w:tplc="DACE9524">
      <w:start w:val="1"/>
      <w:numFmt w:val="bullet"/>
      <w:lvlText w:val="•"/>
      <w:lvlJc w:val="left"/>
      <w:rPr>
        <w:rFonts w:hint="default"/>
      </w:rPr>
    </w:lvl>
    <w:lvl w:ilvl="7" w:tplc="28DA790C">
      <w:start w:val="1"/>
      <w:numFmt w:val="bullet"/>
      <w:lvlText w:val="•"/>
      <w:lvlJc w:val="left"/>
      <w:rPr>
        <w:rFonts w:hint="default"/>
      </w:rPr>
    </w:lvl>
    <w:lvl w:ilvl="8" w:tplc="63E839A0">
      <w:start w:val="1"/>
      <w:numFmt w:val="bullet"/>
      <w:lvlText w:val="•"/>
      <w:lvlJc w:val="left"/>
      <w:rPr>
        <w:rFonts w:hint="default"/>
      </w:rPr>
    </w:lvl>
  </w:abstractNum>
  <w:abstractNum w:abstractNumId="33">
    <w:nsid w:val="730D1A56"/>
    <w:multiLevelType w:val="hybridMultilevel"/>
    <w:tmpl w:val="5A085A96"/>
    <w:lvl w:ilvl="0" w:tplc="934666B2">
      <w:start w:val="1"/>
      <w:numFmt w:val="bullet"/>
      <w:lvlText w:val="•"/>
      <w:lvlJc w:val="left"/>
      <w:pPr>
        <w:ind w:hanging="284"/>
      </w:pPr>
      <w:rPr>
        <w:rFonts w:ascii="Times New Roman" w:eastAsia="Times New Roman" w:hAnsi="Times New Roman" w:hint="default"/>
        <w:sz w:val="20"/>
        <w:szCs w:val="20"/>
      </w:rPr>
    </w:lvl>
    <w:lvl w:ilvl="1" w:tplc="3B628144">
      <w:start w:val="1"/>
      <w:numFmt w:val="bullet"/>
      <w:lvlText w:val="•"/>
      <w:lvlJc w:val="left"/>
      <w:pPr>
        <w:ind w:hanging="284"/>
      </w:pPr>
      <w:rPr>
        <w:rFonts w:ascii="Times New Roman" w:eastAsia="Times New Roman" w:hAnsi="Times New Roman" w:hint="default"/>
        <w:sz w:val="20"/>
        <w:szCs w:val="20"/>
      </w:rPr>
    </w:lvl>
    <w:lvl w:ilvl="2" w:tplc="9A6C8DF4">
      <w:start w:val="1"/>
      <w:numFmt w:val="bullet"/>
      <w:lvlText w:val="•"/>
      <w:lvlJc w:val="left"/>
      <w:rPr>
        <w:rFonts w:hint="default"/>
      </w:rPr>
    </w:lvl>
    <w:lvl w:ilvl="3" w:tplc="74A8F468">
      <w:start w:val="1"/>
      <w:numFmt w:val="bullet"/>
      <w:lvlText w:val="•"/>
      <w:lvlJc w:val="left"/>
      <w:rPr>
        <w:rFonts w:hint="default"/>
      </w:rPr>
    </w:lvl>
    <w:lvl w:ilvl="4" w:tplc="ED48AC94">
      <w:start w:val="1"/>
      <w:numFmt w:val="bullet"/>
      <w:lvlText w:val="•"/>
      <w:lvlJc w:val="left"/>
      <w:rPr>
        <w:rFonts w:hint="default"/>
      </w:rPr>
    </w:lvl>
    <w:lvl w:ilvl="5" w:tplc="341EDC0E">
      <w:start w:val="1"/>
      <w:numFmt w:val="bullet"/>
      <w:lvlText w:val="•"/>
      <w:lvlJc w:val="left"/>
      <w:rPr>
        <w:rFonts w:hint="default"/>
      </w:rPr>
    </w:lvl>
    <w:lvl w:ilvl="6" w:tplc="BF34A162">
      <w:start w:val="1"/>
      <w:numFmt w:val="bullet"/>
      <w:lvlText w:val="•"/>
      <w:lvlJc w:val="left"/>
      <w:rPr>
        <w:rFonts w:hint="default"/>
      </w:rPr>
    </w:lvl>
    <w:lvl w:ilvl="7" w:tplc="A4EC87E2">
      <w:start w:val="1"/>
      <w:numFmt w:val="bullet"/>
      <w:lvlText w:val="•"/>
      <w:lvlJc w:val="left"/>
      <w:rPr>
        <w:rFonts w:hint="default"/>
      </w:rPr>
    </w:lvl>
    <w:lvl w:ilvl="8" w:tplc="48B25AC8">
      <w:start w:val="1"/>
      <w:numFmt w:val="bullet"/>
      <w:lvlText w:val="•"/>
      <w:lvlJc w:val="left"/>
      <w:rPr>
        <w:rFonts w:hint="default"/>
      </w:rPr>
    </w:lvl>
  </w:abstractNum>
  <w:abstractNum w:abstractNumId="34">
    <w:nsid w:val="77C7719D"/>
    <w:multiLevelType w:val="hybridMultilevel"/>
    <w:tmpl w:val="D8C6D59C"/>
    <w:lvl w:ilvl="0" w:tplc="6DCE1A6A">
      <w:start w:val="1"/>
      <w:numFmt w:val="bullet"/>
      <w:lvlText w:val="•"/>
      <w:lvlJc w:val="left"/>
      <w:pPr>
        <w:ind w:hanging="284"/>
      </w:pPr>
      <w:rPr>
        <w:rFonts w:ascii="Times New Roman" w:eastAsia="Times New Roman" w:hAnsi="Times New Roman" w:hint="default"/>
        <w:sz w:val="14"/>
        <w:szCs w:val="14"/>
      </w:rPr>
    </w:lvl>
    <w:lvl w:ilvl="1" w:tplc="B7887E78">
      <w:start w:val="1"/>
      <w:numFmt w:val="bullet"/>
      <w:lvlText w:val="•"/>
      <w:lvlJc w:val="left"/>
      <w:rPr>
        <w:rFonts w:hint="default"/>
      </w:rPr>
    </w:lvl>
    <w:lvl w:ilvl="2" w:tplc="24A8C960">
      <w:start w:val="1"/>
      <w:numFmt w:val="bullet"/>
      <w:lvlText w:val="•"/>
      <w:lvlJc w:val="left"/>
      <w:rPr>
        <w:rFonts w:hint="default"/>
      </w:rPr>
    </w:lvl>
    <w:lvl w:ilvl="3" w:tplc="0088C500">
      <w:start w:val="1"/>
      <w:numFmt w:val="bullet"/>
      <w:lvlText w:val="•"/>
      <w:lvlJc w:val="left"/>
      <w:rPr>
        <w:rFonts w:hint="default"/>
      </w:rPr>
    </w:lvl>
    <w:lvl w:ilvl="4" w:tplc="3CBEC782">
      <w:start w:val="1"/>
      <w:numFmt w:val="bullet"/>
      <w:lvlText w:val="•"/>
      <w:lvlJc w:val="left"/>
      <w:rPr>
        <w:rFonts w:hint="default"/>
      </w:rPr>
    </w:lvl>
    <w:lvl w:ilvl="5" w:tplc="4BFA39C6">
      <w:start w:val="1"/>
      <w:numFmt w:val="bullet"/>
      <w:lvlText w:val="•"/>
      <w:lvlJc w:val="left"/>
      <w:rPr>
        <w:rFonts w:hint="default"/>
      </w:rPr>
    </w:lvl>
    <w:lvl w:ilvl="6" w:tplc="F42E098A">
      <w:start w:val="1"/>
      <w:numFmt w:val="bullet"/>
      <w:lvlText w:val="•"/>
      <w:lvlJc w:val="left"/>
      <w:rPr>
        <w:rFonts w:hint="default"/>
      </w:rPr>
    </w:lvl>
    <w:lvl w:ilvl="7" w:tplc="50B8F23C">
      <w:start w:val="1"/>
      <w:numFmt w:val="bullet"/>
      <w:lvlText w:val="•"/>
      <w:lvlJc w:val="left"/>
      <w:rPr>
        <w:rFonts w:hint="default"/>
      </w:rPr>
    </w:lvl>
    <w:lvl w:ilvl="8" w:tplc="7354BB72">
      <w:start w:val="1"/>
      <w:numFmt w:val="bullet"/>
      <w:lvlText w:val="•"/>
      <w:lvlJc w:val="left"/>
      <w:rPr>
        <w:rFonts w:hint="default"/>
      </w:rPr>
    </w:lvl>
  </w:abstractNum>
  <w:num w:numId="1">
    <w:abstractNumId w:val="33"/>
  </w:num>
  <w:num w:numId="2">
    <w:abstractNumId w:val="0"/>
  </w:num>
  <w:num w:numId="3">
    <w:abstractNumId w:val="24"/>
  </w:num>
  <w:num w:numId="4">
    <w:abstractNumId w:val="7"/>
  </w:num>
  <w:num w:numId="5">
    <w:abstractNumId w:val="4"/>
  </w:num>
  <w:num w:numId="6">
    <w:abstractNumId w:val="28"/>
  </w:num>
  <w:num w:numId="7">
    <w:abstractNumId w:val="22"/>
  </w:num>
  <w:num w:numId="8">
    <w:abstractNumId w:val="15"/>
  </w:num>
  <w:num w:numId="9">
    <w:abstractNumId w:val="9"/>
  </w:num>
  <w:num w:numId="10">
    <w:abstractNumId w:val="13"/>
  </w:num>
  <w:num w:numId="11">
    <w:abstractNumId w:val="11"/>
  </w:num>
  <w:num w:numId="12">
    <w:abstractNumId w:val="2"/>
  </w:num>
  <w:num w:numId="13">
    <w:abstractNumId w:val="8"/>
  </w:num>
  <w:num w:numId="14">
    <w:abstractNumId w:val="1"/>
  </w:num>
  <w:num w:numId="15">
    <w:abstractNumId w:val="26"/>
  </w:num>
  <w:num w:numId="16">
    <w:abstractNumId w:val="18"/>
  </w:num>
  <w:num w:numId="17">
    <w:abstractNumId w:val="32"/>
  </w:num>
  <w:num w:numId="18">
    <w:abstractNumId w:val="3"/>
  </w:num>
  <w:num w:numId="19">
    <w:abstractNumId w:val="12"/>
  </w:num>
  <w:num w:numId="20">
    <w:abstractNumId w:val="20"/>
  </w:num>
  <w:num w:numId="21">
    <w:abstractNumId w:val="19"/>
  </w:num>
  <w:num w:numId="22">
    <w:abstractNumId w:val="25"/>
  </w:num>
  <w:num w:numId="23">
    <w:abstractNumId w:val="23"/>
  </w:num>
  <w:num w:numId="24">
    <w:abstractNumId w:val="27"/>
  </w:num>
  <w:num w:numId="25">
    <w:abstractNumId w:val="10"/>
  </w:num>
  <w:num w:numId="26">
    <w:abstractNumId w:val="5"/>
  </w:num>
  <w:num w:numId="27">
    <w:abstractNumId w:val="6"/>
  </w:num>
  <w:num w:numId="28">
    <w:abstractNumId w:val="29"/>
  </w:num>
  <w:num w:numId="29">
    <w:abstractNumId w:val="14"/>
  </w:num>
  <w:num w:numId="30">
    <w:abstractNumId w:val="16"/>
  </w:num>
  <w:num w:numId="31">
    <w:abstractNumId w:val="34"/>
  </w:num>
  <w:num w:numId="32">
    <w:abstractNumId w:val="17"/>
  </w:num>
  <w:num w:numId="33">
    <w:abstractNumId w:val="30"/>
  </w:num>
  <w:num w:numId="34">
    <w:abstractNumId w:val="31"/>
  </w:num>
  <w:num w:numId="3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hideSpellingErrors/>
  <w:hideGrammaticalErrors/>
  <w:trackRevisions/>
  <w:defaultTabStop w:val="720"/>
  <w:evenAndOddHeaders/>
  <w:drawingGridHorizontalSpacing w:val="110"/>
  <w:displayHorizontalDrawingGridEvery w:val="2"/>
  <w:characterSpacingControl w:val="doNotCompress"/>
  <w:hdrShapeDefaults>
    <o:shapedefaults v:ext="edit" spidmax="49154"/>
    <o:shapelayout v:ext="edit">
      <o:idmap v:ext="edit" data="1"/>
    </o:shapelayout>
  </w:hdrShapeDefaults>
  <w:footnotePr>
    <w:footnote w:id="0"/>
    <w:footnote w:id="1"/>
  </w:footnotePr>
  <w:endnotePr>
    <w:endnote w:id="0"/>
    <w:endnote w:id="1"/>
  </w:endnotePr>
  <w:compat>
    <w:ulTrailSpace/>
    <w:useFELayout/>
  </w:compat>
  <w:rsids>
    <w:rsidRoot w:val="00737AD2"/>
    <w:rsid w:val="00032FCE"/>
    <w:rsid w:val="000354D0"/>
    <w:rsid w:val="00051668"/>
    <w:rsid w:val="000F3E31"/>
    <w:rsid w:val="00110A71"/>
    <w:rsid w:val="00117342"/>
    <w:rsid w:val="00117AB2"/>
    <w:rsid w:val="001509B5"/>
    <w:rsid w:val="00171E03"/>
    <w:rsid w:val="001B4D1D"/>
    <w:rsid w:val="001C2F81"/>
    <w:rsid w:val="001D7BF6"/>
    <w:rsid w:val="001E2D5C"/>
    <w:rsid w:val="0024628B"/>
    <w:rsid w:val="002667D2"/>
    <w:rsid w:val="002C22C1"/>
    <w:rsid w:val="002D045E"/>
    <w:rsid w:val="002D7564"/>
    <w:rsid w:val="00311780"/>
    <w:rsid w:val="00347017"/>
    <w:rsid w:val="00350DC2"/>
    <w:rsid w:val="00386C4E"/>
    <w:rsid w:val="003B1C71"/>
    <w:rsid w:val="003E6E0A"/>
    <w:rsid w:val="004113C2"/>
    <w:rsid w:val="004359C5"/>
    <w:rsid w:val="00454A84"/>
    <w:rsid w:val="00460AA1"/>
    <w:rsid w:val="004E7BF8"/>
    <w:rsid w:val="00526E11"/>
    <w:rsid w:val="0055363E"/>
    <w:rsid w:val="00592F0E"/>
    <w:rsid w:val="00596F16"/>
    <w:rsid w:val="005A5CB7"/>
    <w:rsid w:val="005D0FA3"/>
    <w:rsid w:val="005D532C"/>
    <w:rsid w:val="00613404"/>
    <w:rsid w:val="006417E2"/>
    <w:rsid w:val="0066768D"/>
    <w:rsid w:val="00675970"/>
    <w:rsid w:val="0068464F"/>
    <w:rsid w:val="006A0D6F"/>
    <w:rsid w:val="006D7CB7"/>
    <w:rsid w:val="007003A1"/>
    <w:rsid w:val="00717265"/>
    <w:rsid w:val="00732281"/>
    <w:rsid w:val="00737AD2"/>
    <w:rsid w:val="00781DA6"/>
    <w:rsid w:val="007A0C31"/>
    <w:rsid w:val="007E705D"/>
    <w:rsid w:val="00814FE4"/>
    <w:rsid w:val="008A4A90"/>
    <w:rsid w:val="00921398"/>
    <w:rsid w:val="00924638"/>
    <w:rsid w:val="00925D9A"/>
    <w:rsid w:val="0093493D"/>
    <w:rsid w:val="00963A90"/>
    <w:rsid w:val="00972B84"/>
    <w:rsid w:val="009875F8"/>
    <w:rsid w:val="009B0CA7"/>
    <w:rsid w:val="00A029B6"/>
    <w:rsid w:val="00A154AA"/>
    <w:rsid w:val="00A658C7"/>
    <w:rsid w:val="00A96555"/>
    <w:rsid w:val="00AC26C8"/>
    <w:rsid w:val="00AE3B12"/>
    <w:rsid w:val="00B17E97"/>
    <w:rsid w:val="00B50480"/>
    <w:rsid w:val="00B61CB7"/>
    <w:rsid w:val="00B9352A"/>
    <w:rsid w:val="00BA4C7B"/>
    <w:rsid w:val="00BB20EA"/>
    <w:rsid w:val="00BE0572"/>
    <w:rsid w:val="00C76DC2"/>
    <w:rsid w:val="00CB7FD9"/>
    <w:rsid w:val="00CD7FCC"/>
    <w:rsid w:val="00D02460"/>
    <w:rsid w:val="00D1086E"/>
    <w:rsid w:val="00D41692"/>
    <w:rsid w:val="00D457DF"/>
    <w:rsid w:val="00D666FE"/>
    <w:rsid w:val="00DD2F99"/>
    <w:rsid w:val="00E04C63"/>
    <w:rsid w:val="00E13C15"/>
    <w:rsid w:val="00E1661B"/>
    <w:rsid w:val="00E466FC"/>
    <w:rsid w:val="00E6052E"/>
    <w:rsid w:val="00E811E7"/>
    <w:rsid w:val="00E86698"/>
    <w:rsid w:val="00E916EC"/>
    <w:rsid w:val="00EC10B3"/>
    <w:rsid w:val="00EE628B"/>
    <w:rsid w:val="00F07EE0"/>
    <w:rsid w:val="00F14F24"/>
    <w:rsid w:val="00F42A98"/>
    <w:rsid w:val="00F526A0"/>
    <w:rsid w:val="00F60C2A"/>
    <w:rsid w:val="00F66DC0"/>
    <w:rsid w:val="00FD0EED"/>
    <w:rsid w:val="00FD36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2,3,39"/>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37AD2"/>
  </w:style>
  <w:style w:type="paragraph" w:styleId="Heading1">
    <w:name w:val="heading 1"/>
    <w:basedOn w:val="Normal"/>
    <w:uiPriority w:val="1"/>
    <w:qFormat/>
    <w:rsid w:val="00737AD2"/>
    <w:pPr>
      <w:ind w:left="113"/>
      <w:outlineLvl w:val="0"/>
    </w:pPr>
    <w:rPr>
      <w:rFonts w:ascii="微软雅黑" w:eastAsia="微软雅黑" w:hAnsi="微软雅黑"/>
      <w:sz w:val="36"/>
      <w:szCs w:val="36"/>
    </w:rPr>
  </w:style>
  <w:style w:type="paragraph" w:styleId="Heading2">
    <w:name w:val="heading 2"/>
    <w:basedOn w:val="Normal"/>
    <w:uiPriority w:val="1"/>
    <w:qFormat/>
    <w:rsid w:val="00737AD2"/>
    <w:pPr>
      <w:ind w:left="113"/>
      <w:outlineLvl w:val="1"/>
    </w:pPr>
    <w:rPr>
      <w:rFonts w:ascii="微软雅黑" w:eastAsia="微软雅黑" w:hAnsi="微软雅黑"/>
      <w:sz w:val="28"/>
      <w:szCs w:val="28"/>
    </w:rPr>
  </w:style>
  <w:style w:type="paragraph" w:styleId="Heading3">
    <w:name w:val="heading 3"/>
    <w:basedOn w:val="Normal"/>
    <w:uiPriority w:val="1"/>
    <w:qFormat/>
    <w:rsid w:val="00737AD2"/>
    <w:pPr>
      <w:ind w:left="113"/>
      <w:outlineLvl w:val="2"/>
    </w:pPr>
    <w:rPr>
      <w:rFonts w:ascii="微软雅黑" w:eastAsia="微软雅黑" w:hAnsi="微软雅黑"/>
      <w:sz w:val="24"/>
      <w:szCs w:val="24"/>
    </w:rPr>
  </w:style>
  <w:style w:type="paragraph" w:styleId="Heading4">
    <w:name w:val="heading 4"/>
    <w:basedOn w:val="Normal"/>
    <w:next w:val="Normal"/>
    <w:link w:val="Heading4Char"/>
    <w:uiPriority w:val="9"/>
    <w:unhideWhenUsed/>
    <w:qFormat/>
    <w:rsid w:val="00921398"/>
    <w:pPr>
      <w:keepNext/>
      <w:keepLines/>
      <w:spacing w:before="280" w:after="290" w:line="376" w:lineRule="auto"/>
      <w:ind w:left="357"/>
      <w:jc w:val="both"/>
      <w:outlineLvl w:val="3"/>
    </w:pPr>
    <w:rPr>
      <w:rFonts w:asciiTheme="majorHAnsi" w:eastAsiaTheme="majorEastAsia" w:hAnsiTheme="majorHAnsi" w:cstheme="majorBidi"/>
      <w:b/>
      <w:bCs/>
      <w:kern w:val="2"/>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37AD2"/>
    <w:pPr>
      <w:ind w:left="565"/>
    </w:pPr>
    <w:rPr>
      <w:rFonts w:ascii="微软雅黑" w:eastAsia="微软雅黑" w:hAnsi="微软雅黑"/>
      <w:sz w:val="24"/>
      <w:szCs w:val="24"/>
    </w:rPr>
  </w:style>
  <w:style w:type="paragraph" w:styleId="TOC2">
    <w:name w:val="toc 2"/>
    <w:basedOn w:val="Normal"/>
    <w:uiPriority w:val="1"/>
    <w:qFormat/>
    <w:rsid w:val="00737AD2"/>
    <w:pPr>
      <w:ind w:left="1165"/>
    </w:pPr>
    <w:rPr>
      <w:rFonts w:ascii="微软雅黑" w:eastAsia="微软雅黑" w:hAnsi="微软雅黑"/>
      <w:sz w:val="20"/>
      <w:szCs w:val="20"/>
    </w:rPr>
  </w:style>
  <w:style w:type="paragraph" w:styleId="TOC3">
    <w:name w:val="toc 3"/>
    <w:basedOn w:val="Normal"/>
    <w:uiPriority w:val="1"/>
    <w:qFormat/>
    <w:rsid w:val="00737AD2"/>
    <w:pPr>
      <w:ind w:left="1765"/>
    </w:pPr>
    <w:rPr>
      <w:rFonts w:ascii="微软雅黑" w:eastAsia="微软雅黑" w:hAnsi="微软雅黑"/>
      <w:sz w:val="20"/>
      <w:szCs w:val="20"/>
    </w:rPr>
  </w:style>
  <w:style w:type="paragraph" w:styleId="TOC4">
    <w:name w:val="toc 4"/>
    <w:basedOn w:val="Normal"/>
    <w:uiPriority w:val="1"/>
    <w:qFormat/>
    <w:rsid w:val="00737AD2"/>
    <w:pPr>
      <w:ind w:left="1838"/>
    </w:pPr>
    <w:rPr>
      <w:rFonts w:ascii="微软雅黑" w:eastAsia="微软雅黑" w:hAnsi="微软雅黑"/>
      <w:sz w:val="20"/>
      <w:szCs w:val="20"/>
    </w:rPr>
  </w:style>
  <w:style w:type="paragraph" w:styleId="TOC5">
    <w:name w:val="toc 5"/>
    <w:basedOn w:val="Normal"/>
    <w:uiPriority w:val="1"/>
    <w:qFormat/>
    <w:rsid w:val="00737AD2"/>
    <w:pPr>
      <w:ind w:left="2785"/>
    </w:pPr>
    <w:rPr>
      <w:rFonts w:ascii="微软雅黑" w:eastAsia="微软雅黑" w:hAnsi="微软雅黑"/>
      <w:sz w:val="20"/>
      <w:szCs w:val="20"/>
    </w:rPr>
  </w:style>
  <w:style w:type="paragraph" w:styleId="BodyText">
    <w:name w:val="Body Text"/>
    <w:basedOn w:val="Normal"/>
    <w:uiPriority w:val="1"/>
    <w:qFormat/>
    <w:rsid w:val="00737AD2"/>
    <w:pPr>
      <w:ind w:left="933"/>
    </w:pPr>
    <w:rPr>
      <w:rFonts w:ascii="微软雅黑" w:eastAsia="微软雅黑" w:hAnsi="微软雅黑"/>
      <w:sz w:val="20"/>
      <w:szCs w:val="20"/>
    </w:rPr>
  </w:style>
  <w:style w:type="paragraph" w:styleId="ListParagraph">
    <w:name w:val="List Paragraph"/>
    <w:basedOn w:val="Normal"/>
    <w:uiPriority w:val="1"/>
    <w:qFormat/>
    <w:rsid w:val="00737AD2"/>
  </w:style>
  <w:style w:type="paragraph" w:customStyle="1" w:styleId="TableParagraph">
    <w:name w:val="Table Paragraph"/>
    <w:basedOn w:val="Normal"/>
    <w:uiPriority w:val="1"/>
    <w:qFormat/>
    <w:rsid w:val="00737AD2"/>
  </w:style>
  <w:style w:type="paragraph" w:styleId="DocumentMap">
    <w:name w:val="Document Map"/>
    <w:basedOn w:val="Normal"/>
    <w:link w:val="DocumentMapChar"/>
    <w:uiPriority w:val="99"/>
    <w:semiHidden/>
    <w:unhideWhenUsed/>
    <w:rsid w:val="005D0FA3"/>
    <w:rPr>
      <w:rFonts w:ascii="Tahoma" w:hAnsi="Tahoma" w:cs="Tahoma"/>
      <w:sz w:val="16"/>
      <w:szCs w:val="16"/>
    </w:rPr>
  </w:style>
  <w:style w:type="character" w:customStyle="1" w:styleId="DocumentMapChar">
    <w:name w:val="Document Map Char"/>
    <w:basedOn w:val="DefaultParagraphFont"/>
    <w:link w:val="DocumentMap"/>
    <w:uiPriority w:val="99"/>
    <w:semiHidden/>
    <w:rsid w:val="005D0FA3"/>
    <w:rPr>
      <w:rFonts w:ascii="Tahoma" w:hAnsi="Tahoma" w:cs="Tahoma"/>
      <w:sz w:val="16"/>
      <w:szCs w:val="16"/>
    </w:rPr>
  </w:style>
  <w:style w:type="paragraph" w:styleId="BalloonText">
    <w:name w:val="Balloon Text"/>
    <w:basedOn w:val="Normal"/>
    <w:link w:val="BalloonTextChar"/>
    <w:uiPriority w:val="99"/>
    <w:semiHidden/>
    <w:unhideWhenUsed/>
    <w:rsid w:val="005D0FA3"/>
    <w:rPr>
      <w:sz w:val="16"/>
      <w:szCs w:val="16"/>
    </w:rPr>
  </w:style>
  <w:style w:type="character" w:customStyle="1" w:styleId="BalloonTextChar">
    <w:name w:val="Balloon Text Char"/>
    <w:basedOn w:val="DefaultParagraphFont"/>
    <w:link w:val="BalloonText"/>
    <w:uiPriority w:val="99"/>
    <w:semiHidden/>
    <w:rsid w:val="005D0FA3"/>
    <w:rPr>
      <w:sz w:val="16"/>
      <w:szCs w:val="16"/>
    </w:rPr>
  </w:style>
  <w:style w:type="character" w:customStyle="1" w:styleId="Heading4Char">
    <w:name w:val="Heading 4 Char"/>
    <w:basedOn w:val="DefaultParagraphFont"/>
    <w:link w:val="Heading4"/>
    <w:uiPriority w:val="9"/>
    <w:rsid w:val="00921398"/>
    <w:rPr>
      <w:rFonts w:asciiTheme="majorHAnsi" w:eastAsiaTheme="majorEastAsia" w:hAnsiTheme="majorHAnsi" w:cstheme="majorBidi"/>
      <w:b/>
      <w:bCs/>
      <w:kern w:val="2"/>
      <w:sz w:val="28"/>
      <w:szCs w:val="28"/>
      <w:lang w:eastAsia="zh-CN"/>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2.jpeg"/><Relationship Id="rId39" Type="http://schemas.openxmlformats.org/officeDocument/2006/relationships/hyperlink" Target="http://www.sequoiadb.com/index.php?p=downserver" TargetMode="External"/><Relationship Id="rId21" Type="http://schemas.openxmlformats.org/officeDocument/2006/relationships/image" Target="media/image10.png"/><Relationship Id="rId34" Type="http://schemas.openxmlformats.org/officeDocument/2006/relationships/header" Target="header7.xml"/><Relationship Id="rId42" Type="http://schemas.openxmlformats.org/officeDocument/2006/relationships/image" Target="media/image23.png"/><Relationship Id="rId47" Type="http://schemas.openxmlformats.org/officeDocument/2006/relationships/header" Target="header14.xml"/><Relationship Id="rId50" Type="http://schemas.openxmlformats.org/officeDocument/2006/relationships/hyperlink" Target="https://developer.mozilla.org//en-US/docs/Web/JavaScript/Language_Resources" TargetMode="External"/><Relationship Id="rId55" Type="http://schemas.openxmlformats.org/officeDocument/2006/relationships/hyperlink" Target="http://www.sequoiadb.com/" TargetMode="External"/><Relationship Id="rId63" Type="http://schemas.openxmlformats.org/officeDocument/2006/relationships/header" Target="header18.xml"/><Relationship Id="rId68" Type="http://schemas.openxmlformats.org/officeDocument/2006/relationships/header" Target="header23.xml"/><Relationship Id="rId76" Type="http://schemas.openxmlformats.org/officeDocument/2006/relationships/header" Target="header31.xml"/><Relationship Id="rId84" Type="http://schemas.openxmlformats.org/officeDocument/2006/relationships/header" Target="header39.xml"/><Relationship Id="rId89" Type="http://schemas.openxmlformats.org/officeDocument/2006/relationships/header" Target="header44.xml"/><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header" Target="header4.xml"/><Relationship Id="rId24" Type="http://schemas.openxmlformats.org/officeDocument/2006/relationships/hyperlink" Target="http://perldoc.perl.org/perlre.html" TargetMode="External"/><Relationship Id="rId32" Type="http://schemas.openxmlformats.org/officeDocument/2006/relationships/image" Target="media/image18.jpeg"/><Relationship Id="rId37" Type="http://schemas.openxmlformats.org/officeDocument/2006/relationships/image" Target="media/image21.jpeg"/><Relationship Id="rId40" Type="http://schemas.openxmlformats.org/officeDocument/2006/relationships/header" Target="header9.xml"/><Relationship Id="rId45" Type="http://schemas.openxmlformats.org/officeDocument/2006/relationships/header" Target="header12.xml"/><Relationship Id="rId53" Type="http://schemas.openxmlformats.org/officeDocument/2006/relationships/image" Target="media/image25.png"/><Relationship Id="rId58" Type="http://schemas.openxmlformats.org/officeDocument/2006/relationships/hyperlink" Target="http://localhost/test.php" TargetMode="External"/><Relationship Id="rId66" Type="http://schemas.openxmlformats.org/officeDocument/2006/relationships/header" Target="header21.xml"/><Relationship Id="rId74" Type="http://schemas.openxmlformats.org/officeDocument/2006/relationships/header" Target="header29.xml"/><Relationship Id="rId79" Type="http://schemas.openxmlformats.org/officeDocument/2006/relationships/header" Target="header34.xml"/><Relationship Id="rId87" Type="http://schemas.openxmlformats.org/officeDocument/2006/relationships/header" Target="header42.xml"/><Relationship Id="rId5" Type="http://schemas.openxmlformats.org/officeDocument/2006/relationships/webSettings" Target="webSettings.xml"/><Relationship Id="rId61" Type="http://schemas.openxmlformats.org/officeDocument/2006/relationships/hyperlink" Target="http://www.sequoiadb.com/" TargetMode="External"/><Relationship Id="rId82" Type="http://schemas.openxmlformats.org/officeDocument/2006/relationships/header" Target="header37.xml"/><Relationship Id="rId90" Type="http://schemas.openxmlformats.org/officeDocument/2006/relationships/header" Target="header45.xml"/><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header" Target="header5.xm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eader" Target="header8.xml"/><Relationship Id="rId43" Type="http://schemas.openxmlformats.org/officeDocument/2006/relationships/image" Target="media/image24.jpeg"/><Relationship Id="rId48" Type="http://schemas.openxmlformats.org/officeDocument/2006/relationships/header" Target="header15.xml"/><Relationship Id="rId56" Type="http://schemas.openxmlformats.org/officeDocument/2006/relationships/image" Target="media/image26.jpeg"/><Relationship Id="rId64" Type="http://schemas.openxmlformats.org/officeDocument/2006/relationships/header" Target="header19.xml"/><Relationship Id="rId69" Type="http://schemas.openxmlformats.org/officeDocument/2006/relationships/header" Target="header24.xml"/><Relationship Id="rId77" Type="http://schemas.openxmlformats.org/officeDocument/2006/relationships/header" Target="header32.xml"/><Relationship Id="rId8" Type="http://schemas.openxmlformats.org/officeDocument/2006/relationships/header" Target="header1.xml"/><Relationship Id="rId51" Type="http://schemas.openxmlformats.org/officeDocument/2006/relationships/hyperlink" Target="https://developer.mozilla.org//en-US/docs/Web/JavaScript/Language_Resources" TargetMode="External"/><Relationship Id="rId72" Type="http://schemas.openxmlformats.org/officeDocument/2006/relationships/header" Target="header27.xml"/><Relationship Id="rId80" Type="http://schemas.openxmlformats.org/officeDocument/2006/relationships/header" Target="header35.xml"/><Relationship Id="rId85" Type="http://schemas.openxmlformats.org/officeDocument/2006/relationships/header" Target="header40.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2.jpeg"/><Relationship Id="rId46" Type="http://schemas.openxmlformats.org/officeDocument/2006/relationships/header" Target="header13.xml"/><Relationship Id="rId59" Type="http://schemas.openxmlformats.org/officeDocument/2006/relationships/hyperlink" Target="http://www.sequoiadb.com/" TargetMode="External"/><Relationship Id="rId67" Type="http://schemas.openxmlformats.org/officeDocument/2006/relationships/header" Target="header22.xml"/><Relationship Id="rId20" Type="http://schemas.openxmlformats.org/officeDocument/2006/relationships/image" Target="media/image9.jpeg"/><Relationship Id="rId41" Type="http://schemas.openxmlformats.org/officeDocument/2006/relationships/header" Target="header10.xml"/><Relationship Id="rId54" Type="http://schemas.openxmlformats.org/officeDocument/2006/relationships/hyperlink" Target="http://www.sequoiadb.com/" TargetMode="External"/><Relationship Id="rId62" Type="http://schemas.openxmlformats.org/officeDocument/2006/relationships/header" Target="header17.xml"/><Relationship Id="rId70" Type="http://schemas.openxmlformats.org/officeDocument/2006/relationships/header" Target="header25.xml"/><Relationship Id="rId75" Type="http://schemas.openxmlformats.org/officeDocument/2006/relationships/header" Target="header30.xml"/><Relationship Id="rId83" Type="http://schemas.openxmlformats.org/officeDocument/2006/relationships/header" Target="header38.xml"/><Relationship Id="rId88" Type="http://schemas.openxmlformats.org/officeDocument/2006/relationships/header" Target="header43.xml"/><Relationship Id="rId91" Type="http://schemas.openxmlformats.org/officeDocument/2006/relationships/header" Target="header4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image" Target="media/image14.jpeg"/><Relationship Id="rId36" Type="http://schemas.openxmlformats.org/officeDocument/2006/relationships/image" Target="media/image20.jpeg"/><Relationship Id="rId49" Type="http://schemas.openxmlformats.org/officeDocument/2006/relationships/header" Target="header16.xml"/><Relationship Id="rId57" Type="http://schemas.openxmlformats.org/officeDocument/2006/relationships/hyperlink" Target="http://www.sequoiadb.com/" TargetMode="External"/><Relationship Id="rId10" Type="http://schemas.openxmlformats.org/officeDocument/2006/relationships/header" Target="header3.xml"/><Relationship Id="rId31" Type="http://schemas.openxmlformats.org/officeDocument/2006/relationships/image" Target="media/image17.jpeg"/><Relationship Id="rId44" Type="http://schemas.openxmlformats.org/officeDocument/2006/relationships/header" Target="header11.xml"/><Relationship Id="rId52" Type="http://schemas.openxmlformats.org/officeDocument/2006/relationships/hyperlink" Target="http://www.sequoiadb.com/" TargetMode="External"/><Relationship Id="rId60" Type="http://schemas.openxmlformats.org/officeDocument/2006/relationships/hyperlink" Target="http://docs.mongodb.org/ecosystem/tutorial/use-csharp-driver/" TargetMode="External"/><Relationship Id="rId65" Type="http://schemas.openxmlformats.org/officeDocument/2006/relationships/header" Target="header20.xml"/><Relationship Id="rId73" Type="http://schemas.openxmlformats.org/officeDocument/2006/relationships/header" Target="header28.xml"/><Relationship Id="rId78" Type="http://schemas.openxmlformats.org/officeDocument/2006/relationships/header" Target="header33.xml"/><Relationship Id="rId81" Type="http://schemas.openxmlformats.org/officeDocument/2006/relationships/header" Target="header36.xml"/><Relationship Id="rId86" Type="http://schemas.openxmlformats.org/officeDocument/2006/relationships/header" Target="header4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216CA-6592-40A1-8230-92B895421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256</Pages>
  <Words>42931</Words>
  <Characters>244711</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287068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jwhe</dc:creator>
  <cp:lastModifiedBy>Zhen Liu</cp:lastModifiedBy>
  <cp:revision>28</cp:revision>
  <dcterms:created xsi:type="dcterms:W3CDTF">2014-08-08T05:18:00Z</dcterms:created>
  <dcterms:modified xsi:type="dcterms:W3CDTF">2014-08-11T03:31:00Z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2014-07-17T00:00:00Z</vt:filetime>
  </property>
  <property fmtid="{D5CDD505-2E9C-101B-9397-08002B2CF9AE}" pid="3" name="LastSaved">
    <vt:filetime>2014-07-17T00:00:00Z</vt:filetime>
  </property>
</Properties>
</file>